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8779" w14:textId="77777777" w:rsidR="006F1B3D" w:rsidRDefault="006F1B3D" w:rsidP="008C7539">
      <w:pPr>
        <w:pStyle w:val="BodyText"/>
        <w:suppressAutoHyphens/>
        <w:rPr>
          <w:sz w:val="34"/>
        </w:rPr>
      </w:pPr>
    </w:p>
    <w:p w14:paraId="6172D2DE" w14:textId="77777777" w:rsidR="006F1B3D" w:rsidRDefault="006F1B3D" w:rsidP="008C7539">
      <w:pPr>
        <w:pStyle w:val="BodyText"/>
        <w:suppressAutoHyphens/>
        <w:spacing w:before="145"/>
        <w:rPr>
          <w:sz w:val="34"/>
        </w:rPr>
      </w:pPr>
    </w:p>
    <w:p w14:paraId="0D108B68" w14:textId="77777777" w:rsidR="006F1B3D" w:rsidRPr="00D76DD9" w:rsidRDefault="00191F14" w:rsidP="008C7539">
      <w:pPr>
        <w:suppressAutoHyphens/>
        <w:spacing w:before="1" w:line="336" w:lineRule="auto"/>
        <w:ind w:left="314" w:right="1032"/>
        <w:jc w:val="center"/>
        <w:rPr>
          <w:b/>
          <w:position w:val="6"/>
          <w:sz w:val="24"/>
        </w:rPr>
      </w:pPr>
      <w:r w:rsidRPr="00D76DD9">
        <w:rPr>
          <w:b/>
          <w:sz w:val="34"/>
        </w:rPr>
        <w:t>Do C</w:t>
      </w:r>
      <w:ins w:id="0" w:author="Editor" w:date="2026-09-08T16:18:00Z">
        <w:r w:rsidRPr="00D76DD9">
          <w:rPr>
            <w:b/>
            <w:sz w:val="34"/>
          </w:rPr>
          <w:t>onditional Cash Transfer</w:t>
        </w:r>
      </w:ins>
      <w:del w:id="1" w:author="Editor" w:date="2026-09-08T16:18:00Z">
        <w:r w:rsidRPr="00D76DD9" w:rsidDel="00191F14">
          <w:rPr>
            <w:b/>
            <w:sz w:val="34"/>
          </w:rPr>
          <w:delText>CT</w:delText>
        </w:r>
      </w:del>
      <w:r w:rsidRPr="00D76DD9">
        <w:rPr>
          <w:b/>
          <w:sz w:val="34"/>
        </w:rPr>
        <w:t xml:space="preserve"> Programs Reduce Mortality? Ten-Year Evidence from Mexico</w:t>
      </w:r>
      <w:del w:id="2" w:author="Editor" w:date="2026-09-08T16:19:00Z">
        <w:r w:rsidRPr="00D76DD9" w:rsidDel="00191F14">
          <w:rPr>
            <w:b/>
            <w:sz w:val="34"/>
          </w:rPr>
          <w:delText xml:space="preserve"> </w:delText>
        </w:r>
      </w:del>
      <w:r w:rsidRPr="00D76DD9">
        <w:rPr>
          <w:b/>
          <w:position w:val="6"/>
          <w:sz w:val="24"/>
        </w:rPr>
        <w:t>*</w:t>
      </w:r>
    </w:p>
    <w:p w14:paraId="4EC0D8D1" w14:textId="77777777" w:rsidR="006F1B3D" w:rsidDel="00E0145E" w:rsidRDefault="00191F14" w:rsidP="008C7539">
      <w:pPr>
        <w:pStyle w:val="Heading2"/>
        <w:suppressAutoHyphens/>
        <w:spacing w:before="1"/>
        <w:rPr>
          <w:del w:id="3" w:author="Editor" w:date="2026-09-11T11:57:00Z"/>
        </w:rPr>
      </w:pPr>
      <w:del w:id="4" w:author="Editor" w:date="2026-09-11T11:57:00Z">
        <w:r w:rsidDel="00E0145E">
          <w:delText>Preliminary</w:delText>
        </w:r>
        <w:r w:rsidDel="00E0145E">
          <w:rPr>
            <w:spacing w:val="4"/>
          </w:rPr>
          <w:delText xml:space="preserve"> </w:delText>
        </w:r>
        <w:r w:rsidDel="00E0145E">
          <w:delText>draft,</w:delText>
        </w:r>
        <w:r w:rsidDel="00E0145E">
          <w:rPr>
            <w:spacing w:val="4"/>
          </w:rPr>
          <w:delText xml:space="preserve"> </w:delText>
        </w:r>
        <w:r w:rsidDel="00E0145E">
          <w:delText>do</w:delText>
        </w:r>
        <w:r w:rsidDel="00E0145E">
          <w:rPr>
            <w:spacing w:val="4"/>
          </w:rPr>
          <w:delText xml:space="preserve"> </w:delText>
        </w:r>
        <w:r w:rsidDel="00E0145E">
          <w:delText>not</w:delText>
        </w:r>
        <w:r w:rsidDel="00E0145E">
          <w:rPr>
            <w:spacing w:val="4"/>
          </w:rPr>
          <w:delText xml:space="preserve"> </w:delText>
        </w:r>
        <w:r w:rsidDel="00E0145E">
          <w:rPr>
            <w:spacing w:val="-4"/>
          </w:rPr>
          <w:delText>cite</w:delText>
        </w:r>
      </w:del>
    </w:p>
    <w:p w14:paraId="574AA111" w14:textId="77777777" w:rsidR="006F1B3D" w:rsidRDefault="006F1B3D" w:rsidP="008C7539">
      <w:pPr>
        <w:pStyle w:val="BodyText"/>
        <w:suppressAutoHyphens/>
        <w:rPr>
          <w:i/>
          <w:sz w:val="20"/>
        </w:rPr>
      </w:pPr>
    </w:p>
    <w:p w14:paraId="6511EC87" w14:textId="77777777" w:rsidR="006F1B3D" w:rsidRDefault="006F1B3D" w:rsidP="008C7539">
      <w:pPr>
        <w:pStyle w:val="BodyText"/>
        <w:suppressAutoHyphens/>
        <w:spacing w:before="104" w:after="1"/>
        <w:rPr>
          <w:i/>
          <w:sz w:val="20"/>
        </w:rPr>
      </w:pPr>
    </w:p>
    <w:tbl>
      <w:tblPr>
        <w:tblW w:w="0" w:type="auto"/>
        <w:tblInd w:w="226" w:type="dxa"/>
        <w:tblLayout w:type="fixed"/>
        <w:tblCellMar>
          <w:left w:w="0" w:type="dxa"/>
          <w:right w:w="0" w:type="dxa"/>
        </w:tblCellMar>
        <w:tblLook w:val="01E0" w:firstRow="1" w:lastRow="1" w:firstColumn="1" w:lastColumn="1" w:noHBand="0" w:noVBand="0"/>
      </w:tblPr>
      <w:tblGrid>
        <w:gridCol w:w="1977"/>
        <w:gridCol w:w="2453"/>
        <w:gridCol w:w="2391"/>
        <w:gridCol w:w="2188"/>
      </w:tblGrid>
      <w:tr w:rsidR="006F1B3D" w14:paraId="4D1540D3" w14:textId="77777777">
        <w:trPr>
          <w:trHeight w:val="420"/>
        </w:trPr>
        <w:tc>
          <w:tcPr>
            <w:tcW w:w="1977" w:type="dxa"/>
          </w:tcPr>
          <w:p w14:paraId="7BABF1B2" w14:textId="77777777" w:rsidR="006F1B3D" w:rsidRDefault="00191F14" w:rsidP="00E0145E">
            <w:pPr>
              <w:pStyle w:val="TableParagraph"/>
              <w:suppressAutoHyphens/>
              <w:spacing w:before="27"/>
              <w:ind w:left="50"/>
              <w:rPr>
                <w:sz w:val="28"/>
              </w:rPr>
            </w:pPr>
            <w:r>
              <w:rPr>
                <w:sz w:val="28"/>
              </w:rPr>
              <w:t>Emma</w:t>
            </w:r>
            <w:r>
              <w:rPr>
                <w:spacing w:val="15"/>
                <w:sz w:val="28"/>
              </w:rPr>
              <w:t xml:space="preserve"> </w:t>
            </w:r>
            <w:r>
              <w:rPr>
                <w:spacing w:val="-2"/>
                <w:sz w:val="28"/>
              </w:rPr>
              <w:t>Aguila</w:t>
            </w:r>
            <w:del w:id="5" w:author="Editor" w:date="2026-09-11T12:01:00Z">
              <w:r w:rsidDel="00E0145E">
                <w:rPr>
                  <w:spacing w:val="-2"/>
                  <w:sz w:val="28"/>
                  <w:vertAlign w:val="superscript"/>
                </w:rPr>
                <w:delText>†</w:delText>
              </w:r>
            </w:del>
            <w:ins w:id="6" w:author="Editor" w:date="2026-09-11T12:02:00Z">
              <w:r w:rsidR="00E0145E">
                <w:rPr>
                  <w:spacing w:val="-2"/>
                  <w:sz w:val="28"/>
                  <w:vertAlign w:val="superscript"/>
                </w:rPr>
                <w:t>a</w:t>
              </w:r>
            </w:ins>
          </w:p>
        </w:tc>
        <w:tc>
          <w:tcPr>
            <w:tcW w:w="2453" w:type="dxa"/>
          </w:tcPr>
          <w:p w14:paraId="0E644722" w14:textId="77777777" w:rsidR="006F1B3D" w:rsidRDefault="00191F14" w:rsidP="00E0145E">
            <w:pPr>
              <w:pStyle w:val="TableParagraph"/>
              <w:suppressAutoHyphens/>
              <w:spacing w:before="27"/>
              <w:ind w:left="180" w:right="179"/>
              <w:jc w:val="center"/>
              <w:rPr>
                <w:sz w:val="28"/>
              </w:rPr>
            </w:pPr>
            <w:r>
              <w:rPr>
                <w:sz w:val="28"/>
              </w:rPr>
              <w:t>William</w:t>
            </w:r>
            <w:r>
              <w:rPr>
                <w:spacing w:val="6"/>
                <w:sz w:val="28"/>
              </w:rPr>
              <w:t xml:space="preserve"> </w:t>
            </w:r>
            <w:r>
              <w:rPr>
                <w:sz w:val="28"/>
              </w:rPr>
              <w:t>H.</w:t>
            </w:r>
            <w:r>
              <w:rPr>
                <w:spacing w:val="7"/>
                <w:sz w:val="28"/>
              </w:rPr>
              <w:t xml:space="preserve"> </w:t>
            </w:r>
            <w:r>
              <w:rPr>
                <w:spacing w:val="-4"/>
                <w:sz w:val="28"/>
              </w:rPr>
              <w:t>Dow</w:t>
            </w:r>
            <w:del w:id="7" w:author="Editor" w:date="2026-09-11T12:01:00Z">
              <w:r w:rsidDel="00E0145E">
                <w:rPr>
                  <w:spacing w:val="-4"/>
                  <w:sz w:val="28"/>
                  <w:vertAlign w:val="superscript"/>
                </w:rPr>
                <w:delText>‡</w:delText>
              </w:r>
            </w:del>
            <w:ins w:id="8" w:author="Editor" w:date="2026-09-11T12:02:00Z">
              <w:r w:rsidR="00E0145E">
                <w:rPr>
                  <w:spacing w:val="-4"/>
                  <w:sz w:val="28"/>
                  <w:vertAlign w:val="superscript"/>
                </w:rPr>
                <w:t>b</w:t>
              </w:r>
            </w:ins>
          </w:p>
        </w:tc>
        <w:tc>
          <w:tcPr>
            <w:tcW w:w="2391" w:type="dxa"/>
          </w:tcPr>
          <w:p w14:paraId="3809946E" w14:textId="77777777" w:rsidR="006F1B3D" w:rsidRDefault="00191F14" w:rsidP="00E0145E">
            <w:pPr>
              <w:pStyle w:val="TableParagraph"/>
              <w:suppressAutoHyphens/>
              <w:spacing w:before="27"/>
              <w:ind w:left="226"/>
              <w:rPr>
                <w:sz w:val="28"/>
              </w:rPr>
            </w:pPr>
            <w:r>
              <w:rPr>
                <w:sz w:val="28"/>
              </w:rPr>
              <w:t>Felipe</w:t>
            </w:r>
            <w:r>
              <w:rPr>
                <w:spacing w:val="13"/>
                <w:sz w:val="28"/>
              </w:rPr>
              <w:t xml:space="preserve"> </w:t>
            </w:r>
            <w:r>
              <w:rPr>
                <w:spacing w:val="-2"/>
                <w:sz w:val="28"/>
              </w:rPr>
              <w:t>Menares</w:t>
            </w:r>
            <w:del w:id="9" w:author="Editor" w:date="2026-09-11T12:02:00Z">
              <w:r w:rsidDel="00E0145E">
                <w:rPr>
                  <w:spacing w:val="-2"/>
                  <w:sz w:val="28"/>
                  <w:vertAlign w:val="superscript"/>
                </w:rPr>
                <w:delText>§</w:delText>
              </w:r>
            </w:del>
            <w:ins w:id="10" w:author="Editor" w:date="2026-09-11T12:02:00Z">
              <w:r w:rsidR="00E0145E">
                <w:rPr>
                  <w:spacing w:val="-2"/>
                  <w:sz w:val="28"/>
                  <w:vertAlign w:val="superscript"/>
                </w:rPr>
                <w:t>c</w:t>
              </w:r>
            </w:ins>
          </w:p>
        </w:tc>
        <w:tc>
          <w:tcPr>
            <w:tcW w:w="2188" w:type="dxa"/>
          </w:tcPr>
          <w:p w14:paraId="629018D3" w14:textId="77777777" w:rsidR="006F1B3D" w:rsidRDefault="00191F14" w:rsidP="00E0145E">
            <w:pPr>
              <w:pStyle w:val="TableParagraph"/>
              <w:suppressAutoHyphens/>
              <w:spacing w:before="27"/>
              <w:ind w:left="164"/>
              <w:rPr>
                <w:sz w:val="28"/>
              </w:rPr>
            </w:pPr>
            <w:r>
              <w:rPr>
                <w:sz w:val="28"/>
              </w:rPr>
              <w:t>Susan</w:t>
            </w:r>
            <w:r>
              <w:rPr>
                <w:spacing w:val="-3"/>
                <w:sz w:val="28"/>
              </w:rPr>
              <w:t xml:space="preserve"> </w:t>
            </w:r>
            <w:r>
              <w:rPr>
                <w:sz w:val="28"/>
              </w:rPr>
              <w:t>W.</w:t>
            </w:r>
            <w:r>
              <w:rPr>
                <w:spacing w:val="-2"/>
                <w:sz w:val="28"/>
              </w:rPr>
              <w:t xml:space="preserve"> Parker</w:t>
            </w:r>
            <w:del w:id="11" w:author="Editor" w:date="2026-09-11T12:02:00Z">
              <w:r w:rsidDel="00E0145E">
                <w:rPr>
                  <w:spacing w:val="-2"/>
                  <w:sz w:val="28"/>
                  <w:vertAlign w:val="superscript"/>
                </w:rPr>
                <w:delText>¶</w:delText>
              </w:r>
            </w:del>
            <w:ins w:id="12" w:author="Editor" w:date="2026-09-11T12:02:00Z">
              <w:r w:rsidR="00E0145E">
                <w:rPr>
                  <w:spacing w:val="-2"/>
                  <w:sz w:val="28"/>
                  <w:vertAlign w:val="superscript"/>
                </w:rPr>
                <w:t>d</w:t>
              </w:r>
            </w:ins>
          </w:p>
        </w:tc>
      </w:tr>
      <w:tr w:rsidR="006F1B3D" w14:paraId="644F5B41" w14:textId="77777777">
        <w:trPr>
          <w:trHeight w:val="397"/>
        </w:trPr>
        <w:tc>
          <w:tcPr>
            <w:tcW w:w="1977" w:type="dxa"/>
          </w:tcPr>
          <w:p w14:paraId="4364C741" w14:textId="77777777" w:rsidR="006F1B3D" w:rsidRDefault="006F1B3D" w:rsidP="008C7539">
            <w:pPr>
              <w:pStyle w:val="TableParagraph"/>
              <w:suppressAutoHyphens/>
              <w:rPr>
                <w:sz w:val="20"/>
              </w:rPr>
            </w:pPr>
          </w:p>
        </w:tc>
        <w:tc>
          <w:tcPr>
            <w:tcW w:w="2453" w:type="dxa"/>
          </w:tcPr>
          <w:p w14:paraId="0C3CD1F9" w14:textId="77777777" w:rsidR="006F1B3D" w:rsidRDefault="00191F14" w:rsidP="00B26B42">
            <w:pPr>
              <w:pStyle w:val="TableParagraph"/>
              <w:suppressAutoHyphens/>
              <w:spacing w:before="55"/>
              <w:ind w:left="180"/>
              <w:jc w:val="center"/>
              <w:rPr>
                <w:position w:val="7"/>
                <w:sz w:val="28"/>
              </w:rPr>
            </w:pPr>
            <w:r>
              <w:rPr>
                <w:sz w:val="28"/>
              </w:rPr>
              <w:t>Jorge</w:t>
            </w:r>
            <w:r>
              <w:rPr>
                <w:spacing w:val="7"/>
                <w:sz w:val="28"/>
              </w:rPr>
              <w:t xml:space="preserve"> </w:t>
            </w:r>
            <w:r>
              <w:rPr>
                <w:spacing w:val="-2"/>
                <w:sz w:val="28"/>
              </w:rPr>
              <w:t>Peniche</w:t>
            </w:r>
            <w:del w:id="13" w:author="Editor" w:date="2026-09-11T12:00:00Z">
              <w:r w:rsidRPr="00C40890" w:rsidDel="00E0145E">
                <w:rPr>
                  <w:noProof/>
                  <w:spacing w:val="10"/>
                  <w:position w:val="7"/>
                  <w:sz w:val="28"/>
                  <w:szCs w:val="28"/>
                  <w:vertAlign w:val="superscript"/>
                </w:rPr>
                <w:drawing>
                  <wp:inline distT="0" distB="0" distL="0" distR="0" wp14:anchorId="0FC46DC6" wp14:editId="7DB3FFE5">
                    <wp:extent cx="38100" cy="1079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8100" cy="107950"/>
                            </a:xfrm>
                            <a:prstGeom prst="rect">
                              <a:avLst/>
                            </a:prstGeom>
                          </pic:spPr>
                        </pic:pic>
                      </a:graphicData>
                    </a:graphic>
                  </wp:inline>
                </w:drawing>
              </w:r>
            </w:del>
            <w:ins w:id="14" w:author="Editor" w:date="2026-09-13T18:00:00Z">
              <w:r w:rsidR="00B26B42">
                <w:rPr>
                  <w:position w:val="7"/>
                  <w:sz w:val="28"/>
                  <w:szCs w:val="28"/>
                  <w:vertAlign w:val="superscript"/>
                </w:rPr>
                <w:t>a</w:t>
              </w:r>
            </w:ins>
          </w:p>
        </w:tc>
        <w:tc>
          <w:tcPr>
            <w:tcW w:w="2391" w:type="dxa"/>
          </w:tcPr>
          <w:p w14:paraId="144FEA44" w14:textId="77777777" w:rsidR="006F1B3D" w:rsidRDefault="00191F14" w:rsidP="00E0145E">
            <w:pPr>
              <w:pStyle w:val="TableParagraph"/>
              <w:suppressAutoHyphens/>
              <w:spacing w:before="55"/>
              <w:ind w:left="588"/>
              <w:rPr>
                <w:position w:val="5"/>
                <w:sz w:val="20"/>
              </w:rPr>
            </w:pPr>
            <w:r>
              <w:rPr>
                <w:sz w:val="28"/>
              </w:rPr>
              <w:t>Soomin</w:t>
            </w:r>
            <w:r>
              <w:rPr>
                <w:spacing w:val="18"/>
                <w:sz w:val="28"/>
              </w:rPr>
              <w:t xml:space="preserve"> </w:t>
            </w:r>
            <w:r>
              <w:rPr>
                <w:spacing w:val="-4"/>
                <w:sz w:val="28"/>
              </w:rPr>
              <w:t>Ryu</w:t>
            </w:r>
            <w:del w:id="15" w:author="Editor" w:date="2026-09-11T12:03:00Z">
              <w:r w:rsidDel="00E0145E">
                <w:rPr>
                  <w:spacing w:val="-4"/>
                  <w:position w:val="5"/>
                  <w:sz w:val="20"/>
                </w:rPr>
                <w:delText>**</w:delText>
              </w:r>
            </w:del>
            <w:ins w:id="16" w:author="Editor" w:date="2026-09-11T12:03:00Z">
              <w:r w:rsidR="00E0145E">
                <w:rPr>
                  <w:spacing w:val="-4"/>
                  <w:position w:val="5"/>
                  <w:sz w:val="20"/>
                </w:rPr>
                <w:t>e</w:t>
              </w:r>
            </w:ins>
          </w:p>
        </w:tc>
        <w:tc>
          <w:tcPr>
            <w:tcW w:w="2188" w:type="dxa"/>
          </w:tcPr>
          <w:p w14:paraId="58DAFE01" w14:textId="77777777" w:rsidR="006F1B3D" w:rsidRDefault="006F1B3D" w:rsidP="008C7539">
            <w:pPr>
              <w:pStyle w:val="TableParagraph"/>
              <w:suppressAutoHyphens/>
              <w:rPr>
                <w:sz w:val="20"/>
              </w:rPr>
            </w:pPr>
          </w:p>
        </w:tc>
      </w:tr>
    </w:tbl>
    <w:p w14:paraId="536CC639" w14:textId="77777777" w:rsidR="006F1B3D" w:rsidRDefault="006F1B3D" w:rsidP="008C7539">
      <w:pPr>
        <w:pStyle w:val="BodyText"/>
        <w:suppressAutoHyphens/>
        <w:spacing w:before="25"/>
        <w:rPr>
          <w:i/>
          <w:sz w:val="22"/>
        </w:rPr>
      </w:pPr>
    </w:p>
    <w:p w14:paraId="0EFD4AFB" w14:textId="77777777" w:rsidR="006F1B3D" w:rsidRPr="009277AA" w:rsidRDefault="00191F14" w:rsidP="008C7539">
      <w:pPr>
        <w:suppressAutoHyphens/>
        <w:spacing w:before="1"/>
        <w:ind w:right="717"/>
        <w:jc w:val="center"/>
        <w:rPr>
          <w:b/>
          <w:sz w:val="28"/>
          <w:szCs w:val="28"/>
        </w:rPr>
      </w:pPr>
      <w:commentRangeStart w:id="17"/>
      <w:r w:rsidRPr="009277AA">
        <w:rPr>
          <w:b/>
          <w:spacing w:val="-2"/>
          <w:sz w:val="28"/>
          <w:szCs w:val="28"/>
        </w:rPr>
        <w:t>Abstract</w:t>
      </w:r>
      <w:commentRangeEnd w:id="17"/>
      <w:r w:rsidR="00CC1EF9" w:rsidRPr="009277AA">
        <w:rPr>
          <w:rStyle w:val="CommentReference"/>
          <w:b/>
          <w:sz w:val="28"/>
          <w:szCs w:val="28"/>
        </w:rPr>
        <w:commentReference w:id="17"/>
      </w:r>
    </w:p>
    <w:p w14:paraId="26324398" w14:textId="77777777" w:rsidR="006F1B3D" w:rsidRPr="00E0145E" w:rsidRDefault="006F1B3D" w:rsidP="008C7539">
      <w:pPr>
        <w:pStyle w:val="BodyText"/>
        <w:suppressAutoHyphens/>
        <w:spacing w:before="41"/>
        <w:rPr>
          <w:b/>
        </w:rPr>
      </w:pPr>
    </w:p>
    <w:p w14:paraId="7157F1D6" w14:textId="77777777" w:rsidR="006F1B3D" w:rsidRPr="00E0145E" w:rsidRDefault="00191F14" w:rsidP="009277AA">
      <w:pPr>
        <w:suppressAutoHyphens/>
        <w:spacing w:before="1" w:line="322" w:lineRule="auto"/>
        <w:ind w:right="720"/>
        <w:jc w:val="both"/>
        <w:rPr>
          <w:sz w:val="24"/>
          <w:szCs w:val="24"/>
        </w:rPr>
      </w:pPr>
      <w:del w:id="18" w:author="Editor" w:date="2026-09-08T16:19:00Z">
        <w:r w:rsidRPr="00E0145E" w:rsidDel="00191F14">
          <w:rPr>
            <w:sz w:val="24"/>
            <w:szCs w:val="24"/>
          </w:rPr>
          <w:delText xml:space="preserve">We study </w:delText>
        </w:r>
      </w:del>
      <w:ins w:id="19" w:author="Editor" w:date="2026-09-08T16:19:00Z">
        <w:r w:rsidRPr="00E0145E">
          <w:rPr>
            <w:sz w:val="24"/>
            <w:szCs w:val="24"/>
          </w:rPr>
          <w:t xml:space="preserve">This paper examines </w:t>
        </w:r>
      </w:ins>
      <w:r w:rsidRPr="00E0145E">
        <w:rPr>
          <w:sz w:val="24"/>
          <w:szCs w:val="24"/>
        </w:rPr>
        <w:t>the long-term effects of Mexico’s conditional cash transfer (CCT) program</w:t>
      </w:r>
      <w:r w:rsidR="003503A6" w:rsidRPr="00E0145E">
        <w:rPr>
          <w:sz w:val="24"/>
          <w:szCs w:val="24"/>
        </w:rPr>
        <w:t xml:space="preserve"> (</w:t>
      </w:r>
      <w:ins w:id="20" w:author="Editor" w:date="2026-09-10T09:02:00Z">
        <w:r w:rsidR="003503A6" w:rsidRPr="00E0145E">
          <w:rPr>
            <w:i/>
            <w:sz w:val="24"/>
            <w:szCs w:val="24"/>
            <w:shd w:val="clear" w:color="auto" w:fill="FFFFFF"/>
          </w:rPr>
          <w:t>Programa de Educacion, Salud y Alimentacion</w:t>
        </w:r>
      </w:ins>
      <w:r w:rsidR="003503A6" w:rsidRPr="00E0145E">
        <w:rPr>
          <w:i/>
          <w:sz w:val="24"/>
          <w:szCs w:val="24"/>
          <w:shd w:val="clear" w:color="auto" w:fill="FFFFFF"/>
        </w:rPr>
        <w:t xml:space="preserve"> </w:t>
      </w:r>
      <w:del w:id="21" w:author="Editor" w:date="2026-09-11T11:57:00Z">
        <w:r w:rsidR="003503A6" w:rsidRPr="00E0145E" w:rsidDel="00E0145E">
          <w:rPr>
            <w:i/>
            <w:sz w:val="24"/>
            <w:szCs w:val="24"/>
            <w:shd w:val="clear" w:color="auto" w:fill="FFFFFF"/>
          </w:rPr>
          <w:delText>–</w:delText>
        </w:r>
      </w:del>
      <w:ins w:id="22" w:author="Editor" w:date="2026-09-11T11:57:00Z">
        <w:r w:rsidR="00E0145E" w:rsidRPr="00E0145E">
          <w:rPr>
            <w:i/>
            <w:sz w:val="24"/>
            <w:szCs w:val="24"/>
            <w:shd w:val="clear" w:color="auto" w:fill="FFFFFF"/>
          </w:rPr>
          <w:t xml:space="preserve">- </w:t>
        </w:r>
      </w:ins>
      <w:r w:rsidR="003503A6" w:rsidRPr="00E0145E">
        <w:rPr>
          <w:sz w:val="24"/>
          <w:szCs w:val="24"/>
          <w:shd w:val="clear" w:color="auto" w:fill="FFFFFF"/>
        </w:rPr>
        <w:t>Progresa</w:t>
      </w:r>
      <w:r w:rsidR="003503A6" w:rsidRPr="00E0145E">
        <w:rPr>
          <w:i/>
          <w:sz w:val="24"/>
          <w:szCs w:val="24"/>
          <w:shd w:val="clear" w:color="auto" w:fill="FFFFFF"/>
        </w:rPr>
        <w:t>)</w:t>
      </w:r>
      <w:r w:rsidRPr="00E0145E">
        <w:rPr>
          <w:sz w:val="24"/>
          <w:szCs w:val="24"/>
        </w:rPr>
        <w:t xml:space="preserve"> on </w:t>
      </w:r>
      <w:ins w:id="23" w:author="Editor" w:date="2026-09-08T16:19:00Z">
        <w:r w:rsidRPr="00E0145E">
          <w:rPr>
            <w:sz w:val="24"/>
            <w:szCs w:val="24"/>
          </w:rPr>
          <w:t>the</w:t>
        </w:r>
      </w:ins>
      <w:del w:id="24" w:author="Editor" w:date="2026-09-08T16:19:00Z">
        <w:r w:rsidRPr="00E0145E" w:rsidDel="00191F14">
          <w:rPr>
            <w:sz w:val="24"/>
            <w:szCs w:val="24"/>
          </w:rPr>
          <w:delText>adult</w:delText>
        </w:r>
      </w:del>
      <w:r w:rsidRPr="00E0145E">
        <w:rPr>
          <w:sz w:val="24"/>
          <w:szCs w:val="24"/>
        </w:rPr>
        <w:t xml:space="preserve"> mortality </w:t>
      </w:r>
      <w:del w:id="25" w:author="Editor" w:date="2026-09-11T11:57:00Z">
        <w:r w:rsidRPr="00E0145E" w:rsidDel="00E0145E">
          <w:rPr>
            <w:sz w:val="24"/>
            <w:szCs w:val="24"/>
          </w:rPr>
          <w:delText xml:space="preserve">at </w:delText>
        </w:r>
      </w:del>
      <w:ins w:id="26" w:author="Editor" w:date="2026-09-11T11:57:00Z">
        <w:r w:rsidR="00E0145E" w:rsidRPr="00E0145E">
          <w:rPr>
            <w:sz w:val="24"/>
            <w:szCs w:val="24"/>
          </w:rPr>
          <w:t xml:space="preserve">of </w:t>
        </w:r>
      </w:ins>
      <w:ins w:id="27" w:author="Editor" w:date="2026-09-08T16:19:00Z">
        <w:r w:rsidRPr="00E0145E">
          <w:rPr>
            <w:sz w:val="24"/>
            <w:szCs w:val="24"/>
          </w:rPr>
          <w:t xml:space="preserve">adults </w:t>
        </w:r>
      </w:ins>
      <w:r w:rsidRPr="00E0145E">
        <w:rPr>
          <w:sz w:val="24"/>
          <w:szCs w:val="24"/>
        </w:rPr>
        <w:t xml:space="preserve">ages 65 and older. </w:t>
      </w:r>
      <w:del w:id="28" w:author="Editor" w:date="2026-09-08T16:20:00Z">
        <w:r w:rsidRPr="00E0145E" w:rsidDel="00191F14">
          <w:rPr>
            <w:sz w:val="24"/>
            <w:szCs w:val="24"/>
          </w:rPr>
          <w:delText xml:space="preserve">Using </w:delText>
        </w:r>
      </w:del>
      <w:ins w:id="29" w:author="Editor" w:date="2026-09-08T16:20:00Z">
        <w:r w:rsidRPr="00E0145E">
          <w:rPr>
            <w:sz w:val="24"/>
            <w:szCs w:val="24"/>
          </w:rPr>
          <w:t xml:space="preserve">The analysis uses </w:t>
        </w:r>
      </w:ins>
      <w:r w:rsidRPr="00E0145E">
        <w:rPr>
          <w:sz w:val="24"/>
          <w:szCs w:val="24"/>
        </w:rPr>
        <w:t xml:space="preserve">vital statistics combined with administrative records on program enrollment, </w:t>
      </w:r>
      <w:del w:id="30" w:author="Editor" w:date="2026-09-11T11:57:00Z">
        <w:r w:rsidRPr="00E0145E" w:rsidDel="00E0145E">
          <w:rPr>
            <w:sz w:val="24"/>
            <w:szCs w:val="24"/>
          </w:rPr>
          <w:delText xml:space="preserve">and </w:delText>
        </w:r>
      </w:del>
      <w:ins w:id="31" w:author="Editor" w:date="2026-09-11T11:57:00Z">
        <w:r w:rsidR="00E0145E" w:rsidRPr="00E0145E">
          <w:rPr>
            <w:sz w:val="24"/>
            <w:szCs w:val="24"/>
          </w:rPr>
          <w:t xml:space="preserve">along with </w:t>
        </w:r>
      </w:ins>
      <w:r w:rsidRPr="00E0145E">
        <w:rPr>
          <w:sz w:val="24"/>
          <w:szCs w:val="24"/>
        </w:rPr>
        <w:t>a difference-in-differences design that compares munic</w:t>
      </w:r>
      <w:del w:id="32" w:author="Editor" w:date="2026-09-08T16:20:00Z">
        <w:r w:rsidRPr="00E0145E" w:rsidDel="00191F14">
          <w:rPr>
            <w:sz w:val="24"/>
            <w:szCs w:val="24"/>
          </w:rPr>
          <w:delText>-</w:delText>
        </w:r>
      </w:del>
      <w:r w:rsidRPr="00E0145E">
        <w:rPr>
          <w:sz w:val="24"/>
          <w:szCs w:val="24"/>
        </w:rPr>
        <w:t>ipalities with different levels of early enrollment but similar eventual coverage</w:t>
      </w:r>
      <w:ins w:id="33" w:author="Editor" w:date="2026-09-08T16:21:00Z">
        <w:r w:rsidRPr="00E0145E">
          <w:rPr>
            <w:sz w:val="24"/>
            <w:szCs w:val="24"/>
          </w:rPr>
          <w:t>. No evidence was found that</w:t>
        </w:r>
      </w:ins>
      <w:del w:id="34" w:author="Editor" w:date="2026-09-08T16:21:00Z">
        <w:r w:rsidRPr="00E0145E" w:rsidDel="00191F14">
          <w:rPr>
            <w:sz w:val="24"/>
            <w:szCs w:val="24"/>
          </w:rPr>
          <w:delText>, we find no evidence that</w:delText>
        </w:r>
      </w:del>
      <w:r w:rsidRPr="00E0145E">
        <w:rPr>
          <w:sz w:val="24"/>
          <w:szCs w:val="24"/>
        </w:rPr>
        <w:t xml:space="preserve"> earlier exposure </w:t>
      </w:r>
      <w:ins w:id="35" w:author="Editor" w:date="2026-09-08T16:21:00Z">
        <w:r w:rsidRPr="00E0145E">
          <w:rPr>
            <w:sz w:val="24"/>
            <w:szCs w:val="24"/>
          </w:rPr>
          <w:t xml:space="preserve">to CCTs </w:t>
        </w:r>
      </w:ins>
      <w:r w:rsidRPr="00E0145E">
        <w:rPr>
          <w:sz w:val="24"/>
          <w:szCs w:val="24"/>
        </w:rPr>
        <w:t>reduced older-adult mortality. T</w:t>
      </w:r>
      <w:ins w:id="36" w:author="Editor" w:date="2026-09-08T16:22:00Z">
        <w:r w:rsidRPr="00E0145E">
          <w:rPr>
            <w:sz w:val="24"/>
            <w:szCs w:val="24"/>
          </w:rPr>
          <w:t>he analysis used Progresa’s own experimental evaluation data t</w:t>
        </w:r>
      </w:ins>
      <w:r w:rsidRPr="00E0145E">
        <w:rPr>
          <w:sz w:val="24"/>
          <w:szCs w:val="24"/>
        </w:rPr>
        <w:t>o examine behavioral channels</w:t>
      </w:r>
      <w:del w:id="37" w:author="Editor" w:date="2026-09-08T16:22:00Z">
        <w:r w:rsidRPr="00E0145E" w:rsidDel="00191F14">
          <w:rPr>
            <w:sz w:val="24"/>
            <w:szCs w:val="24"/>
          </w:rPr>
          <w:delText>,</w:delText>
        </w:r>
      </w:del>
      <w:r w:rsidRPr="00E0145E">
        <w:rPr>
          <w:sz w:val="24"/>
          <w:szCs w:val="24"/>
        </w:rPr>
        <w:t xml:space="preserve"> </w:t>
      </w:r>
      <w:del w:id="38" w:author="Editor" w:date="2026-09-08T16:22:00Z">
        <w:r w:rsidRPr="00E0145E" w:rsidDel="00191F14">
          <w:rPr>
            <w:sz w:val="24"/>
            <w:szCs w:val="24"/>
          </w:rPr>
          <w:delText xml:space="preserve">we use </w:delText>
        </w:r>
        <w:r w:rsidRPr="00E0145E" w:rsidDel="00191F14">
          <w:rPr>
            <w:i/>
            <w:sz w:val="24"/>
            <w:szCs w:val="24"/>
          </w:rPr>
          <w:delText>Progresa</w:delText>
        </w:r>
        <w:r w:rsidRPr="00E0145E" w:rsidDel="00191F14">
          <w:rPr>
            <w:sz w:val="24"/>
            <w:szCs w:val="24"/>
          </w:rPr>
          <w:delText xml:space="preserve">’s own experimental evaluation data </w:delText>
        </w:r>
      </w:del>
      <w:r w:rsidRPr="00E0145E">
        <w:rPr>
          <w:sz w:val="24"/>
          <w:szCs w:val="24"/>
        </w:rPr>
        <w:t xml:space="preserve">and </w:t>
      </w:r>
      <w:del w:id="39" w:author="Editor" w:date="2026-09-08T16:22:00Z">
        <w:r w:rsidRPr="00E0145E" w:rsidDel="00191F14">
          <w:rPr>
            <w:sz w:val="24"/>
            <w:szCs w:val="24"/>
          </w:rPr>
          <w:delText xml:space="preserve">find </w:delText>
        </w:r>
      </w:del>
      <w:ins w:id="40" w:author="Editor" w:date="2026-09-08T16:22:00Z">
        <w:r w:rsidRPr="00E0145E">
          <w:rPr>
            <w:sz w:val="24"/>
            <w:szCs w:val="24"/>
          </w:rPr>
          <w:t xml:space="preserve">found </w:t>
        </w:r>
      </w:ins>
      <w:r w:rsidRPr="00E0145E">
        <w:rPr>
          <w:sz w:val="24"/>
          <w:szCs w:val="24"/>
        </w:rPr>
        <w:t xml:space="preserve">no significant </w:t>
      </w:r>
      <w:del w:id="41" w:author="Editor" w:date="2026-09-08T18:25:00Z">
        <w:r w:rsidRPr="00E0145E" w:rsidDel="00CE47F7">
          <w:rPr>
            <w:sz w:val="24"/>
            <w:szCs w:val="24"/>
          </w:rPr>
          <w:delText xml:space="preserve">effects </w:delText>
        </w:r>
      </w:del>
      <w:ins w:id="42" w:author="Editor" w:date="2026-09-08T18:25:00Z">
        <w:r w:rsidR="00CE47F7" w:rsidRPr="00E0145E">
          <w:rPr>
            <w:sz w:val="24"/>
            <w:szCs w:val="24"/>
          </w:rPr>
          <w:t xml:space="preserve">effects </w:t>
        </w:r>
      </w:ins>
      <w:r w:rsidRPr="00E0145E">
        <w:rPr>
          <w:sz w:val="24"/>
          <w:szCs w:val="24"/>
        </w:rPr>
        <w:t xml:space="preserve">on older adults’ labor supply and limited evidence of changes in household composition. </w:t>
      </w:r>
      <w:del w:id="43" w:author="Editor" w:date="2026-09-08T16:22:00Z">
        <w:r w:rsidRPr="00E0145E" w:rsidDel="00191F14">
          <w:rPr>
            <w:sz w:val="24"/>
            <w:szCs w:val="24"/>
          </w:rPr>
          <w:delText>We conclude</w:delText>
        </w:r>
      </w:del>
      <w:ins w:id="44" w:author="Editor" w:date="2026-09-08T16:22:00Z">
        <w:r w:rsidRPr="00E0145E">
          <w:rPr>
            <w:sz w:val="24"/>
            <w:szCs w:val="24"/>
          </w:rPr>
          <w:t>In</w:t>
        </w:r>
      </w:ins>
      <w:ins w:id="45" w:author="Editor" w:date="2026-09-08T16:23:00Z">
        <w:r w:rsidRPr="00E0145E">
          <w:rPr>
            <w:sz w:val="24"/>
            <w:szCs w:val="24"/>
          </w:rPr>
          <w:t xml:space="preserve"> conclusion</w:t>
        </w:r>
      </w:ins>
      <w:del w:id="46" w:author="Editor" w:date="2026-09-08T16:23:00Z">
        <w:r w:rsidRPr="00E0145E" w:rsidDel="00191F14">
          <w:rPr>
            <w:sz w:val="24"/>
            <w:szCs w:val="24"/>
          </w:rPr>
          <w:delText xml:space="preserve"> </w:delText>
        </w:r>
      </w:del>
      <w:ins w:id="47" w:author="Editor" w:date="2026-09-08T16:23:00Z">
        <w:r w:rsidRPr="00E0145E">
          <w:rPr>
            <w:sz w:val="24"/>
            <w:szCs w:val="24"/>
          </w:rPr>
          <w:t xml:space="preserve">, </w:t>
        </w:r>
      </w:ins>
      <w:r w:rsidRPr="00E0145E">
        <w:rPr>
          <w:sz w:val="24"/>
          <w:szCs w:val="24"/>
        </w:rPr>
        <w:t xml:space="preserve">there is little evidence of significant </w:t>
      </w:r>
      <w:del w:id="48" w:author="Editor" w:date="2026-09-08T16:23:00Z">
        <w:r w:rsidRPr="00E0145E" w:rsidDel="00191F14">
          <w:rPr>
            <w:sz w:val="24"/>
            <w:szCs w:val="24"/>
          </w:rPr>
          <w:delText xml:space="preserve">mortality </w:delText>
        </w:r>
      </w:del>
      <w:r w:rsidRPr="00E0145E">
        <w:rPr>
          <w:sz w:val="24"/>
          <w:szCs w:val="24"/>
        </w:rPr>
        <w:t xml:space="preserve">benefits </w:t>
      </w:r>
      <w:ins w:id="49" w:author="Editor" w:date="2026-09-08T16:23:00Z">
        <w:r w:rsidRPr="00E0145E">
          <w:rPr>
            <w:sz w:val="24"/>
            <w:szCs w:val="24"/>
          </w:rPr>
          <w:t xml:space="preserve">in terms of mortality </w:t>
        </w:r>
      </w:ins>
      <w:r w:rsidRPr="00E0145E">
        <w:rPr>
          <w:sz w:val="24"/>
          <w:szCs w:val="24"/>
        </w:rPr>
        <w:t xml:space="preserve">among older adults from Progresa’s household-based </w:t>
      </w:r>
      <w:del w:id="50" w:author="Editor" w:date="2026-09-08T16:23:00Z">
        <w:r w:rsidRPr="00E0145E" w:rsidDel="00191F14">
          <w:rPr>
            <w:sz w:val="24"/>
            <w:szCs w:val="24"/>
          </w:rPr>
          <w:delText>conditional cash transfer</w:delText>
        </w:r>
      </w:del>
      <w:ins w:id="51" w:author="Editor" w:date="2026-09-08T16:23:00Z">
        <w:r w:rsidRPr="00E0145E">
          <w:rPr>
            <w:sz w:val="24"/>
            <w:szCs w:val="24"/>
          </w:rPr>
          <w:t>CCT</w:t>
        </w:r>
      </w:ins>
      <w:r w:rsidRPr="00E0145E">
        <w:rPr>
          <w:sz w:val="24"/>
          <w:szCs w:val="24"/>
        </w:rPr>
        <w:t xml:space="preserve"> program.</w:t>
      </w:r>
    </w:p>
    <w:p w14:paraId="55E593DB" w14:textId="77777777" w:rsidR="006F1B3D" w:rsidRDefault="006F1B3D" w:rsidP="008C7539">
      <w:pPr>
        <w:pStyle w:val="BodyText"/>
        <w:suppressAutoHyphens/>
        <w:spacing w:before="80"/>
        <w:rPr>
          <w:sz w:val="22"/>
        </w:rPr>
      </w:pPr>
    </w:p>
    <w:p w14:paraId="63660ECD" w14:textId="77777777" w:rsidR="006F1B3D" w:rsidRDefault="00191F14" w:rsidP="009277AA">
      <w:pPr>
        <w:suppressAutoHyphens/>
        <w:jc w:val="both"/>
      </w:pPr>
      <w:r>
        <w:rPr>
          <w:b/>
          <w:spacing w:val="-2"/>
        </w:rPr>
        <w:t>Keywords:</w:t>
      </w:r>
      <w:r>
        <w:rPr>
          <w:b/>
          <w:spacing w:val="13"/>
        </w:rPr>
        <w:t xml:space="preserve"> </w:t>
      </w:r>
      <w:del w:id="52" w:author="Editor" w:date="2026-09-08T16:23:00Z">
        <w:r w:rsidDel="00191F14">
          <w:rPr>
            <w:spacing w:val="-2"/>
          </w:rPr>
          <w:delText>Mortality</w:delText>
        </w:r>
      </w:del>
      <w:ins w:id="53" w:author="Editor" w:date="2026-09-08T16:23:00Z">
        <w:r>
          <w:rPr>
            <w:spacing w:val="-2"/>
          </w:rPr>
          <w:t>mortality</w:t>
        </w:r>
      </w:ins>
      <w:r>
        <w:rPr>
          <w:spacing w:val="-2"/>
        </w:rPr>
        <w:t>,</w:t>
      </w:r>
      <w:r>
        <w:t xml:space="preserve"> </w:t>
      </w:r>
      <w:del w:id="54" w:author="Editor" w:date="2026-09-08T16:23:00Z">
        <w:r w:rsidDel="00191F14">
          <w:rPr>
            <w:spacing w:val="-2"/>
          </w:rPr>
          <w:delText>Conditional</w:delText>
        </w:r>
        <w:r w:rsidDel="00191F14">
          <w:delText xml:space="preserve"> </w:delText>
        </w:r>
      </w:del>
      <w:ins w:id="55" w:author="Editor" w:date="2026-09-08T16:23:00Z">
        <w:r>
          <w:rPr>
            <w:spacing w:val="-2"/>
          </w:rPr>
          <w:t>conditional</w:t>
        </w:r>
        <w:r>
          <w:t xml:space="preserve"> </w:t>
        </w:r>
      </w:ins>
      <w:del w:id="56" w:author="Editor" w:date="2026-09-08T16:23:00Z">
        <w:r w:rsidDel="00191F14">
          <w:rPr>
            <w:spacing w:val="-2"/>
          </w:rPr>
          <w:delText>Cash</w:delText>
        </w:r>
        <w:r w:rsidDel="00191F14">
          <w:delText xml:space="preserve"> </w:delText>
        </w:r>
      </w:del>
      <w:ins w:id="57" w:author="Editor" w:date="2026-09-08T16:23:00Z">
        <w:r>
          <w:rPr>
            <w:spacing w:val="-2"/>
          </w:rPr>
          <w:t>cash</w:t>
        </w:r>
        <w:r>
          <w:t xml:space="preserve"> </w:t>
        </w:r>
      </w:ins>
      <w:del w:id="58" w:author="Editor" w:date="2026-09-08T16:23:00Z">
        <w:r w:rsidDel="00191F14">
          <w:rPr>
            <w:spacing w:val="-2"/>
          </w:rPr>
          <w:delText>Transfers</w:delText>
        </w:r>
      </w:del>
      <w:ins w:id="59" w:author="Editor" w:date="2026-09-08T16:23:00Z">
        <w:r>
          <w:rPr>
            <w:spacing w:val="-2"/>
          </w:rPr>
          <w:t>transfers</w:t>
        </w:r>
      </w:ins>
      <w:r>
        <w:rPr>
          <w:spacing w:val="-2"/>
        </w:rPr>
        <w:t>,</w:t>
      </w:r>
      <w:r>
        <w:t xml:space="preserve"> </w:t>
      </w:r>
      <w:r w:rsidRPr="003503A6">
        <w:rPr>
          <w:spacing w:val="-2"/>
        </w:rPr>
        <w:t>Progresa</w:t>
      </w:r>
      <w:r>
        <w:rPr>
          <w:spacing w:val="-2"/>
        </w:rPr>
        <w:t>,</w:t>
      </w:r>
      <w:r>
        <w:t xml:space="preserve"> </w:t>
      </w:r>
      <w:r>
        <w:rPr>
          <w:spacing w:val="-2"/>
        </w:rPr>
        <w:t>Mexico,</w:t>
      </w:r>
      <w:r>
        <w:t xml:space="preserve"> </w:t>
      </w:r>
      <w:del w:id="60" w:author="Editor" w:date="2026-09-08T16:23:00Z">
        <w:r w:rsidDel="00191F14">
          <w:rPr>
            <w:spacing w:val="-2"/>
          </w:rPr>
          <w:delText>Older</w:delText>
        </w:r>
        <w:r w:rsidDel="00191F14">
          <w:delText xml:space="preserve"> </w:delText>
        </w:r>
      </w:del>
      <w:ins w:id="61" w:author="Editor" w:date="2026-09-08T16:23:00Z">
        <w:r>
          <w:rPr>
            <w:spacing w:val="-2"/>
          </w:rPr>
          <w:t>older</w:t>
        </w:r>
        <w:r>
          <w:t xml:space="preserve"> </w:t>
        </w:r>
      </w:ins>
      <w:del w:id="62" w:author="Editor" w:date="2026-09-08T16:23:00Z">
        <w:r w:rsidDel="00191F14">
          <w:rPr>
            <w:spacing w:val="-2"/>
          </w:rPr>
          <w:delText>Adults</w:delText>
        </w:r>
      </w:del>
      <w:ins w:id="63" w:author="Editor" w:date="2026-09-08T16:23:00Z">
        <w:r>
          <w:rPr>
            <w:spacing w:val="-2"/>
          </w:rPr>
          <w:t>adults</w:t>
        </w:r>
      </w:ins>
    </w:p>
    <w:p w14:paraId="5D52AAEF" w14:textId="77777777" w:rsidR="006F1B3D" w:rsidRPr="002B7BB1" w:rsidRDefault="00191F14" w:rsidP="009277AA">
      <w:pPr>
        <w:suppressAutoHyphens/>
        <w:spacing w:before="86"/>
        <w:jc w:val="both"/>
        <w:rPr>
          <w:lang w:val="pt-BR"/>
          <w:rPrChange w:id="64" w:author="Rivera Orozco, Maria Fernanda" w:date="2026-09-14T10:18:00Z" w16du:dateUtc="2026-09-14T14:18:00Z">
            <w:rPr/>
          </w:rPrChange>
        </w:rPr>
      </w:pPr>
      <w:r w:rsidRPr="002B7BB1">
        <w:rPr>
          <w:b/>
          <w:lang w:val="pt-BR"/>
          <w:rPrChange w:id="65" w:author="Rivera Orozco, Maria Fernanda" w:date="2026-09-14T10:18:00Z" w16du:dateUtc="2026-09-14T14:18:00Z">
            <w:rPr>
              <w:b/>
            </w:rPr>
          </w:rPrChange>
        </w:rPr>
        <w:t>JEL</w:t>
      </w:r>
      <w:r w:rsidRPr="002B7BB1">
        <w:rPr>
          <w:b/>
          <w:spacing w:val="-5"/>
          <w:lang w:val="pt-BR"/>
          <w:rPrChange w:id="66" w:author="Rivera Orozco, Maria Fernanda" w:date="2026-09-14T10:18:00Z" w16du:dateUtc="2026-09-14T14:18:00Z">
            <w:rPr>
              <w:b/>
              <w:spacing w:val="-5"/>
            </w:rPr>
          </w:rPrChange>
        </w:rPr>
        <w:t xml:space="preserve"> </w:t>
      </w:r>
      <w:del w:id="67" w:author="Editor" w:date="2026-09-08T16:23:00Z">
        <w:r w:rsidRPr="002B7BB1" w:rsidDel="00191F14">
          <w:rPr>
            <w:b/>
            <w:lang w:val="pt-BR"/>
            <w:rPrChange w:id="68" w:author="Rivera Orozco, Maria Fernanda" w:date="2026-09-14T10:18:00Z" w16du:dateUtc="2026-09-14T14:18:00Z">
              <w:rPr>
                <w:b/>
              </w:rPr>
            </w:rPrChange>
          </w:rPr>
          <w:delText>Codes</w:delText>
        </w:r>
      </w:del>
      <w:ins w:id="69" w:author="Editor" w:date="2026-09-08T16:23:00Z">
        <w:r w:rsidRPr="002B7BB1">
          <w:rPr>
            <w:b/>
            <w:lang w:val="pt-BR"/>
            <w:rPrChange w:id="70" w:author="Rivera Orozco, Maria Fernanda" w:date="2026-09-14T10:18:00Z" w16du:dateUtc="2026-09-14T14:18:00Z">
              <w:rPr>
                <w:b/>
              </w:rPr>
            </w:rPrChange>
          </w:rPr>
          <w:t>codes</w:t>
        </w:r>
      </w:ins>
      <w:r w:rsidRPr="002B7BB1">
        <w:rPr>
          <w:b/>
          <w:lang w:val="pt-BR"/>
          <w:rPrChange w:id="71" w:author="Rivera Orozco, Maria Fernanda" w:date="2026-09-14T10:18:00Z" w16du:dateUtc="2026-09-14T14:18:00Z">
            <w:rPr>
              <w:b/>
            </w:rPr>
          </w:rPrChange>
        </w:rPr>
        <w:t>:</w:t>
      </w:r>
      <w:r w:rsidRPr="002B7BB1">
        <w:rPr>
          <w:b/>
          <w:spacing w:val="7"/>
          <w:lang w:val="pt-BR"/>
          <w:rPrChange w:id="72" w:author="Rivera Orozco, Maria Fernanda" w:date="2026-09-14T10:18:00Z" w16du:dateUtc="2026-09-14T14:18:00Z">
            <w:rPr>
              <w:b/>
              <w:spacing w:val="7"/>
            </w:rPr>
          </w:rPrChange>
        </w:rPr>
        <w:t xml:space="preserve"> </w:t>
      </w:r>
      <w:r w:rsidRPr="002B7BB1">
        <w:rPr>
          <w:lang w:val="pt-BR"/>
          <w:rPrChange w:id="73" w:author="Rivera Orozco, Maria Fernanda" w:date="2026-09-14T10:18:00Z" w16du:dateUtc="2026-09-14T14:18:00Z">
            <w:rPr/>
          </w:rPrChange>
        </w:rPr>
        <w:t>I13,</w:t>
      </w:r>
      <w:r w:rsidRPr="002B7BB1">
        <w:rPr>
          <w:spacing w:val="-5"/>
          <w:lang w:val="pt-BR"/>
          <w:rPrChange w:id="74" w:author="Rivera Orozco, Maria Fernanda" w:date="2026-09-14T10:18:00Z" w16du:dateUtc="2026-09-14T14:18:00Z">
            <w:rPr>
              <w:spacing w:val="-5"/>
            </w:rPr>
          </w:rPrChange>
        </w:rPr>
        <w:t xml:space="preserve"> </w:t>
      </w:r>
      <w:r w:rsidRPr="002B7BB1">
        <w:rPr>
          <w:lang w:val="pt-BR"/>
          <w:rPrChange w:id="75" w:author="Rivera Orozco, Maria Fernanda" w:date="2026-09-14T10:18:00Z" w16du:dateUtc="2026-09-14T14:18:00Z">
            <w:rPr/>
          </w:rPrChange>
        </w:rPr>
        <w:t>I14,</w:t>
      </w:r>
      <w:r w:rsidRPr="002B7BB1">
        <w:rPr>
          <w:spacing w:val="-5"/>
          <w:lang w:val="pt-BR"/>
          <w:rPrChange w:id="76" w:author="Rivera Orozco, Maria Fernanda" w:date="2026-09-14T10:18:00Z" w16du:dateUtc="2026-09-14T14:18:00Z">
            <w:rPr>
              <w:spacing w:val="-5"/>
            </w:rPr>
          </w:rPrChange>
        </w:rPr>
        <w:t xml:space="preserve"> </w:t>
      </w:r>
      <w:r w:rsidRPr="002B7BB1">
        <w:rPr>
          <w:lang w:val="pt-BR"/>
          <w:rPrChange w:id="77" w:author="Rivera Orozco, Maria Fernanda" w:date="2026-09-14T10:18:00Z" w16du:dateUtc="2026-09-14T14:18:00Z">
            <w:rPr/>
          </w:rPrChange>
        </w:rPr>
        <w:t>I15,</w:t>
      </w:r>
      <w:r w:rsidRPr="002B7BB1">
        <w:rPr>
          <w:spacing w:val="-5"/>
          <w:lang w:val="pt-BR"/>
          <w:rPrChange w:id="78" w:author="Rivera Orozco, Maria Fernanda" w:date="2026-09-14T10:18:00Z" w16du:dateUtc="2026-09-14T14:18:00Z">
            <w:rPr>
              <w:spacing w:val="-5"/>
            </w:rPr>
          </w:rPrChange>
        </w:rPr>
        <w:t xml:space="preserve"> I18</w:t>
      </w:r>
    </w:p>
    <w:p w14:paraId="47747235" w14:textId="77777777" w:rsidR="006F1B3D" w:rsidRPr="002B7BB1" w:rsidRDefault="00191F14" w:rsidP="008C7539">
      <w:pPr>
        <w:pStyle w:val="BodyText"/>
        <w:suppressAutoHyphens/>
        <w:spacing w:before="77"/>
        <w:rPr>
          <w:sz w:val="20"/>
          <w:lang w:val="pt-BR"/>
          <w:rPrChange w:id="79" w:author="Rivera Orozco, Maria Fernanda" w:date="2026-09-14T10:18:00Z" w16du:dateUtc="2026-09-14T14:18:00Z">
            <w:rPr>
              <w:sz w:val="20"/>
            </w:rPr>
          </w:rPrChange>
        </w:rPr>
      </w:pPr>
      <w:r>
        <w:rPr>
          <w:noProof/>
          <w:sz w:val="20"/>
        </w:rPr>
        <mc:AlternateContent>
          <mc:Choice Requires="wps">
            <w:drawing>
              <wp:anchor distT="0" distB="0" distL="0" distR="0" simplePos="0" relativeHeight="487587840" behindDoc="1" locked="0" layoutInCell="1" allowOverlap="1" wp14:anchorId="21B941F0" wp14:editId="5B23474A">
                <wp:simplePos x="0" y="0"/>
                <wp:positionH relativeFrom="page">
                  <wp:posOffset>914400</wp:posOffset>
                </wp:positionH>
                <wp:positionV relativeFrom="paragraph">
                  <wp:posOffset>210267</wp:posOffset>
                </wp:positionV>
                <wp:extent cx="23774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068A07" id="Graphic 2" o:spid="_x0000_s1026" style="position:absolute;margin-left:1in;margin-top:16.55pt;width:187.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" path="m,l2377401,e" filled="f" strokeweight=".14039mm">
                <v:path arrowok="t"/>
                <w10:wrap type="topAndBottom" anchorx="page"/>
              </v:shape>
            </w:pict>
          </mc:Fallback>
        </mc:AlternateContent>
      </w:r>
    </w:p>
    <w:p w14:paraId="594E3DDC" w14:textId="77777777" w:rsidR="006F1B3D" w:rsidRDefault="00191F14" w:rsidP="00D76DD9">
      <w:pPr>
        <w:suppressAutoHyphens/>
        <w:spacing w:before="9" w:line="249" w:lineRule="auto"/>
        <w:ind w:right="717"/>
        <w:jc w:val="both"/>
        <w:rPr>
          <w:sz w:val="20"/>
        </w:rPr>
      </w:pPr>
      <w:r>
        <w:rPr>
          <w:position w:val="4"/>
          <w:sz w:val="14"/>
        </w:rPr>
        <w:t>*</w:t>
      </w:r>
      <w:del w:id="80" w:author="Editor" w:date="2026-09-08T16:24:00Z">
        <w:r w:rsidDel="00191F14">
          <w:rPr>
            <w:sz w:val="20"/>
          </w:rPr>
          <w:delText>This version: August 2026.</w:delText>
        </w:r>
      </w:del>
      <w:r>
        <w:rPr>
          <w:spacing w:val="28"/>
          <w:sz w:val="20"/>
        </w:rPr>
        <w:t xml:space="preserve"> </w:t>
      </w:r>
      <w:del w:id="81" w:author="Editor" w:date="2026-09-08T16:24:00Z">
        <w:r w:rsidDel="00191F14">
          <w:rPr>
            <w:sz w:val="20"/>
          </w:rPr>
          <w:delText xml:space="preserve">For valuable comments and suggestions, we </w:delText>
        </w:r>
      </w:del>
      <w:ins w:id="82" w:author="Editor" w:date="2026-09-08T16:24:00Z">
        <w:r>
          <w:rPr>
            <w:sz w:val="20"/>
          </w:rPr>
          <w:t xml:space="preserve">The authors </w:t>
        </w:r>
      </w:ins>
      <w:r>
        <w:rPr>
          <w:sz w:val="20"/>
        </w:rPr>
        <w:t>thank Victoria Barone</w:t>
      </w:r>
      <w:ins w:id="83" w:author="Editor" w:date="2026-09-08T16:24:00Z">
        <w:r>
          <w:rPr>
            <w:sz w:val="20"/>
          </w:rPr>
          <w:t>,</w:t>
        </w:r>
      </w:ins>
      <w:del w:id="84" w:author="Editor" w:date="2026-09-08T16:24:00Z">
        <w:r w:rsidDel="00191F14">
          <w:rPr>
            <w:sz w:val="20"/>
          </w:rPr>
          <w:delText xml:space="preserve"> and</w:delText>
        </w:r>
      </w:del>
      <w:r>
        <w:rPr>
          <w:sz w:val="20"/>
        </w:rPr>
        <w:t xml:space="preserve"> Tom Buch</w:t>
      </w:r>
      <w:del w:id="85" w:author="Editor" w:date="2026-09-08T16:24:00Z">
        <w:r w:rsidDel="00191F14">
          <w:rPr>
            <w:sz w:val="20"/>
          </w:rPr>
          <w:delText>-</w:delText>
        </w:r>
      </w:del>
      <w:r>
        <w:rPr>
          <w:sz w:val="20"/>
        </w:rPr>
        <w:t>muller</w:t>
      </w:r>
      <w:ins w:id="86" w:author="Editor" w:date="2026-09-08T16:24:00Z">
        <w:r>
          <w:rPr>
            <w:sz w:val="20"/>
          </w:rPr>
          <w:t>,</w:t>
        </w:r>
      </w:ins>
      <w:del w:id="87" w:author="Editor" w:date="2026-09-08T16:24:00Z">
        <w:r w:rsidDel="00191F14">
          <w:rPr>
            <w:sz w:val="20"/>
          </w:rPr>
          <w:delText>;</w:delText>
        </w:r>
      </w:del>
      <w:r>
        <w:rPr>
          <w:sz w:val="20"/>
        </w:rPr>
        <w:t xml:space="preserve"> and participants </w:t>
      </w:r>
      <w:del w:id="88" w:author="Editor" w:date="2026-09-08T16:25:00Z">
        <w:r w:rsidDel="00191F14">
          <w:rPr>
            <w:sz w:val="20"/>
          </w:rPr>
          <w:delText xml:space="preserve">at </w:delText>
        </w:r>
      </w:del>
      <w:ins w:id="89" w:author="Editor" w:date="2026-09-08T16:25:00Z">
        <w:r>
          <w:rPr>
            <w:sz w:val="20"/>
          </w:rPr>
          <w:t xml:space="preserve">in </w:t>
        </w:r>
      </w:ins>
      <w:r>
        <w:rPr>
          <w:sz w:val="20"/>
        </w:rPr>
        <w:t>the 10th American</w:t>
      </w:r>
      <w:del w:id="90" w:author="Editor" w:date="2026-09-08T16:24:00Z">
        <w:r w:rsidDel="00191F14">
          <w:rPr>
            <w:sz w:val="20"/>
          </w:rPr>
          <w:delText xml:space="preserve"> </w:delText>
        </w:r>
      </w:del>
      <w:r>
        <w:rPr>
          <w:sz w:val="20"/>
        </w:rPr>
        <w:t>-</w:t>
      </w:r>
      <w:ins w:id="91" w:author="Editor" w:date="2026-09-08T16:25:00Z">
        <w:r>
          <w:rPr>
            <w:sz w:val="20"/>
          </w:rPr>
          <w:t>E</w:t>
        </w:r>
      </w:ins>
      <w:del w:id="92" w:author="Editor" w:date="2026-09-08T16:25:00Z">
        <w:r w:rsidDel="00191F14">
          <w:rPr>
            <w:sz w:val="20"/>
          </w:rPr>
          <w:delText xml:space="preserve"> </w:delText>
        </w:r>
      </w:del>
      <w:del w:id="93" w:author="Editor" w:date="2026-09-08T16:24:00Z">
        <w:r w:rsidDel="00191F14">
          <w:rPr>
            <w:sz w:val="20"/>
          </w:rPr>
          <w:delText>E</w:delText>
        </w:r>
      </w:del>
      <w:r>
        <w:rPr>
          <w:sz w:val="20"/>
        </w:rPr>
        <w:t>uropean Health Economics Study Group</w:t>
      </w:r>
      <w:ins w:id="94" w:author="Editor" w:date="2026-09-08T16:25:00Z">
        <w:r>
          <w:rPr>
            <w:sz w:val="20"/>
          </w:rPr>
          <w:t xml:space="preserve"> and</w:t>
        </w:r>
      </w:ins>
      <w:del w:id="95" w:author="Editor" w:date="2026-09-08T16:25:00Z">
        <w:r w:rsidDel="00191F14">
          <w:rPr>
            <w:sz w:val="20"/>
          </w:rPr>
          <w:delText>,</w:delText>
        </w:r>
      </w:del>
      <w:r>
        <w:rPr>
          <w:sz w:val="20"/>
        </w:rPr>
        <w:t xml:space="preserve"> 12th IRDES-LIRAES Workshop on Applied Health Economics and Policy Evaluation</w:t>
      </w:r>
      <w:del w:id="96" w:author="Editor" w:date="2026-09-08T16:25:00Z">
        <w:r w:rsidDel="00191F14">
          <w:rPr>
            <w:sz w:val="20"/>
          </w:rPr>
          <w:delText>,</w:delText>
        </w:r>
      </w:del>
      <w:ins w:id="97" w:author="Editor" w:date="2026-09-08T16:25:00Z">
        <w:r w:rsidRPr="00191F14">
          <w:rPr>
            <w:sz w:val="20"/>
          </w:rPr>
          <w:t xml:space="preserve"> </w:t>
        </w:r>
        <w:r>
          <w:rPr>
            <w:sz w:val="20"/>
          </w:rPr>
          <w:t xml:space="preserve">for valuable comments and suggestions </w:t>
        </w:r>
      </w:ins>
      <w:ins w:id="98" w:author="Editor" w:date="2026-09-11T11:59:00Z">
        <w:r w:rsidR="00E0145E">
          <w:rPr>
            <w:sz w:val="20"/>
          </w:rPr>
          <w:t>for</w:t>
        </w:r>
      </w:ins>
      <w:ins w:id="99" w:author="Editor" w:date="2026-09-08T16:25:00Z">
        <w:r>
          <w:rPr>
            <w:sz w:val="20"/>
          </w:rPr>
          <w:t xml:space="preserve"> this version of the paper as well as</w:t>
        </w:r>
      </w:ins>
      <w:del w:id="100" w:author="Editor" w:date="2026-09-08T16:25:00Z">
        <w:r w:rsidDel="00191F14">
          <w:rPr>
            <w:sz w:val="20"/>
          </w:rPr>
          <w:delText xml:space="preserve"> and the Inter-American Development Bank, and</w:delText>
        </w:r>
      </w:del>
      <w:r>
        <w:rPr>
          <w:sz w:val="20"/>
        </w:rPr>
        <w:t xml:space="preserve"> </w:t>
      </w:r>
      <w:ins w:id="101" w:author="Editor" w:date="2026-09-11T11:59:00Z">
        <w:r w:rsidR="00E0145E">
          <w:rPr>
            <w:sz w:val="20"/>
          </w:rPr>
          <w:t xml:space="preserve">for </w:t>
        </w:r>
      </w:ins>
      <w:r>
        <w:rPr>
          <w:sz w:val="20"/>
        </w:rPr>
        <w:t>earlier versions presented at the 2022 PAA and LACEA-LAMES meetings.</w:t>
      </w:r>
      <w:r>
        <w:rPr>
          <w:spacing w:val="40"/>
          <w:sz w:val="20"/>
        </w:rPr>
        <w:t xml:space="preserve"> </w:t>
      </w:r>
      <w:del w:id="102" w:author="Editor" w:date="2026-09-08T16:26:00Z">
        <w:r w:rsidDel="00191F14">
          <w:rPr>
            <w:sz w:val="20"/>
          </w:rPr>
          <w:delText xml:space="preserve">We </w:delText>
        </w:r>
      </w:del>
      <w:ins w:id="103" w:author="Editor" w:date="2026-09-08T16:26:00Z">
        <w:r>
          <w:rPr>
            <w:sz w:val="20"/>
          </w:rPr>
          <w:t xml:space="preserve">The authors </w:t>
        </w:r>
      </w:ins>
      <w:r>
        <w:rPr>
          <w:sz w:val="20"/>
        </w:rPr>
        <w:t>also thank Pedro Bernal, Mathieu Pedemonte, and Natalia Testa for fruitful conversations.</w:t>
      </w:r>
      <w:r>
        <w:rPr>
          <w:spacing w:val="40"/>
          <w:sz w:val="20"/>
        </w:rPr>
        <w:t xml:space="preserve"> </w:t>
      </w:r>
      <w:r>
        <w:rPr>
          <w:sz w:val="20"/>
        </w:rPr>
        <w:t>The opinions expressed in this paper are those of the au</w:t>
      </w:r>
      <w:del w:id="104" w:author="Editor" w:date="2026-09-08T16:26:00Z">
        <w:r w:rsidDel="00191F14">
          <w:rPr>
            <w:sz w:val="20"/>
          </w:rPr>
          <w:delText>-</w:delText>
        </w:r>
      </w:del>
      <w:r>
        <w:rPr>
          <w:sz w:val="20"/>
        </w:rPr>
        <w:t>thors</w:t>
      </w:r>
      <w:r>
        <w:rPr>
          <w:spacing w:val="-5"/>
          <w:sz w:val="20"/>
        </w:rPr>
        <w:t xml:space="preserve"> </w:t>
      </w:r>
      <w:r>
        <w:rPr>
          <w:sz w:val="20"/>
        </w:rPr>
        <w:t>and</w:t>
      </w:r>
      <w:r>
        <w:rPr>
          <w:spacing w:val="-5"/>
          <w:sz w:val="20"/>
        </w:rPr>
        <w:t xml:space="preserve"> </w:t>
      </w:r>
      <w:r>
        <w:rPr>
          <w:sz w:val="20"/>
        </w:rPr>
        <w:t>do</w:t>
      </w:r>
      <w:r>
        <w:rPr>
          <w:spacing w:val="-5"/>
          <w:sz w:val="20"/>
        </w:rPr>
        <w:t xml:space="preserve"> </w:t>
      </w:r>
      <w:r>
        <w:rPr>
          <w:sz w:val="20"/>
        </w:rPr>
        <w:t>not</w:t>
      </w:r>
      <w:r>
        <w:rPr>
          <w:spacing w:val="-5"/>
          <w:sz w:val="20"/>
        </w:rPr>
        <w:t xml:space="preserve"> </w:t>
      </w:r>
      <w:r>
        <w:rPr>
          <w:sz w:val="20"/>
        </w:rPr>
        <w:t>necessarily</w:t>
      </w:r>
      <w:r>
        <w:rPr>
          <w:spacing w:val="-5"/>
          <w:sz w:val="20"/>
        </w:rPr>
        <w:t xml:space="preserve"> </w:t>
      </w:r>
      <w:r>
        <w:rPr>
          <w:sz w:val="20"/>
        </w:rPr>
        <w:t>reflect</w:t>
      </w:r>
      <w:r>
        <w:rPr>
          <w:spacing w:val="-5"/>
          <w:sz w:val="20"/>
        </w:rPr>
        <w:t xml:space="preserve"> </w:t>
      </w:r>
      <w:r>
        <w:rPr>
          <w:sz w:val="20"/>
        </w:rPr>
        <w:t>the</w:t>
      </w:r>
      <w:r>
        <w:rPr>
          <w:spacing w:val="-5"/>
          <w:sz w:val="20"/>
        </w:rPr>
        <w:t xml:space="preserve"> </w:t>
      </w:r>
      <w:r>
        <w:rPr>
          <w:sz w:val="20"/>
        </w:rPr>
        <w:t>views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Inter-American</w:t>
      </w:r>
      <w:r>
        <w:rPr>
          <w:spacing w:val="-5"/>
          <w:sz w:val="20"/>
        </w:rPr>
        <w:t xml:space="preserve"> </w:t>
      </w:r>
      <w:r>
        <w:rPr>
          <w:sz w:val="20"/>
        </w:rPr>
        <w:t>Development</w:t>
      </w:r>
      <w:r>
        <w:rPr>
          <w:spacing w:val="-5"/>
          <w:sz w:val="20"/>
        </w:rPr>
        <w:t xml:space="preserve"> </w:t>
      </w:r>
      <w:r>
        <w:rPr>
          <w:sz w:val="20"/>
        </w:rPr>
        <w:t>Bank,</w:t>
      </w:r>
      <w:r>
        <w:rPr>
          <w:spacing w:val="-5"/>
          <w:sz w:val="20"/>
        </w:rPr>
        <w:t xml:space="preserve"> </w:t>
      </w:r>
      <w:r>
        <w:rPr>
          <w:sz w:val="20"/>
        </w:rPr>
        <w:t>its</w:t>
      </w:r>
      <w:r>
        <w:rPr>
          <w:spacing w:val="-5"/>
          <w:sz w:val="20"/>
        </w:rPr>
        <w:t xml:space="preserve"> </w:t>
      </w:r>
      <w:r>
        <w:rPr>
          <w:sz w:val="20"/>
        </w:rPr>
        <w:t>Board</w:t>
      </w:r>
      <w:r>
        <w:rPr>
          <w:spacing w:val="-5"/>
          <w:sz w:val="20"/>
        </w:rPr>
        <w:t xml:space="preserve"> </w:t>
      </w:r>
      <w:r>
        <w:rPr>
          <w:sz w:val="20"/>
        </w:rPr>
        <w:t>of</w:t>
      </w:r>
      <w:r>
        <w:rPr>
          <w:spacing w:val="-5"/>
          <w:sz w:val="20"/>
        </w:rPr>
        <w:t xml:space="preserve"> </w:t>
      </w:r>
      <w:r>
        <w:rPr>
          <w:sz w:val="20"/>
        </w:rPr>
        <w:t>Directors,</w:t>
      </w:r>
      <w:r>
        <w:rPr>
          <w:spacing w:val="-5"/>
          <w:sz w:val="20"/>
        </w:rPr>
        <w:t xml:space="preserve"> </w:t>
      </w:r>
      <w:r>
        <w:rPr>
          <w:sz w:val="20"/>
        </w:rPr>
        <w:t>or</w:t>
      </w:r>
      <w:r>
        <w:rPr>
          <w:spacing w:val="-5"/>
          <w:sz w:val="20"/>
        </w:rPr>
        <w:t xml:space="preserve"> </w:t>
      </w:r>
      <w:r>
        <w:rPr>
          <w:sz w:val="20"/>
        </w:rPr>
        <w:t>the countries they represent</w:t>
      </w:r>
      <w:del w:id="105" w:author="Editor" w:date="2026-09-08T16:26:00Z">
        <w:r w:rsidDel="00191F14">
          <w:rPr>
            <w:sz w:val="20"/>
          </w:rPr>
          <w:delText xml:space="preserve">, </w:delText>
        </w:r>
      </w:del>
      <w:ins w:id="106" w:author="Editor" w:date="2026-09-08T16:26:00Z">
        <w:r>
          <w:rPr>
            <w:sz w:val="20"/>
          </w:rPr>
          <w:t xml:space="preserve">. Nor does it represent the </w:t>
        </w:r>
        <w:r w:rsidRPr="00D048B7">
          <w:rPr>
            <w:sz w:val="20"/>
            <w:szCs w:val="20"/>
          </w:rPr>
          <w:t>view</w:t>
        </w:r>
      </w:ins>
      <w:ins w:id="107" w:author="Editor" w:date="2026-09-08T16:27:00Z">
        <w:r w:rsidRPr="00D048B7">
          <w:rPr>
            <w:sz w:val="20"/>
            <w:szCs w:val="20"/>
          </w:rPr>
          <w:t xml:space="preserve">s </w:t>
        </w:r>
      </w:ins>
      <w:ins w:id="108" w:author="Editor" w:date="2026-09-11T11:59:00Z">
        <w:r w:rsidR="00E0145E">
          <w:rPr>
            <w:sz w:val="20"/>
            <w:szCs w:val="20"/>
          </w:rPr>
          <w:t xml:space="preserve">of </w:t>
        </w:r>
      </w:ins>
      <w:ins w:id="109" w:author="Editor" w:date="2026-09-08T16:27:00Z">
        <w:r w:rsidRPr="00D048B7">
          <w:rPr>
            <w:sz w:val="20"/>
            <w:szCs w:val="20"/>
          </w:rPr>
          <w:t xml:space="preserve">Mexico’s </w:t>
        </w:r>
        <w:r w:rsidRPr="00181B91">
          <w:rPr>
            <w:i/>
            <w:sz w:val="20"/>
            <w:szCs w:val="20"/>
          </w:rPr>
          <w:t>Instituto Nacional de Estadística y Geografía</w:t>
        </w:r>
      </w:ins>
      <w:ins w:id="110" w:author="Editor" w:date="2026-09-08T16:28:00Z">
        <w:r>
          <w:rPr>
            <w:sz w:val="20"/>
            <w:szCs w:val="20"/>
          </w:rPr>
          <w:t xml:space="preserve"> (INEGI)</w:t>
        </w:r>
      </w:ins>
      <w:del w:id="111" w:author="Editor" w:date="2026-09-08T16:27:00Z">
        <w:r w:rsidRPr="00D048B7" w:rsidDel="00191F14">
          <w:rPr>
            <w:sz w:val="20"/>
            <w:szCs w:val="20"/>
          </w:rPr>
          <w:delText xml:space="preserve">nor of INEGI. All </w:delText>
        </w:r>
      </w:del>
      <w:ins w:id="112" w:author="Editor" w:date="2026-09-08T16:27:00Z">
        <w:r w:rsidRPr="00D048B7">
          <w:rPr>
            <w:sz w:val="20"/>
            <w:szCs w:val="20"/>
          </w:rPr>
          <w:t xml:space="preserve">. </w:t>
        </w:r>
      </w:ins>
      <w:ins w:id="113" w:author="Editor" w:date="2026-09-08T16:28:00Z">
        <w:r w:rsidR="00097D42">
          <w:rPr>
            <w:sz w:val="20"/>
          </w:rPr>
          <w:t xml:space="preserve">All data used are publicly available from </w:t>
        </w:r>
        <w:r w:rsidR="00097D42">
          <w:rPr>
            <w:spacing w:val="-2"/>
            <w:sz w:val="20"/>
          </w:rPr>
          <w:t xml:space="preserve">INEGI. Any </w:t>
        </w:r>
      </w:ins>
      <w:del w:id="114" w:author="Editor" w:date="2026-09-08T16:28:00Z">
        <w:r w:rsidRPr="00D048B7" w:rsidDel="00097D42">
          <w:rPr>
            <w:sz w:val="20"/>
            <w:szCs w:val="20"/>
          </w:rPr>
          <w:delText>remaining</w:delText>
        </w:r>
        <w:r w:rsidDel="00097D42">
          <w:rPr>
            <w:sz w:val="20"/>
          </w:rPr>
          <w:delText xml:space="preserve"> </w:delText>
        </w:r>
      </w:del>
      <w:r>
        <w:rPr>
          <w:sz w:val="20"/>
        </w:rPr>
        <w:t xml:space="preserve">errors are </w:t>
      </w:r>
      <w:ins w:id="115" w:author="Editor" w:date="2026-09-08T16:28:00Z">
        <w:r w:rsidR="00097D42">
          <w:rPr>
            <w:sz w:val="20"/>
          </w:rPr>
          <w:t>those of the authors</w:t>
        </w:r>
      </w:ins>
      <w:del w:id="116" w:author="Editor" w:date="2026-09-08T16:28:00Z">
        <w:r w:rsidDel="00097D42">
          <w:rPr>
            <w:sz w:val="20"/>
          </w:rPr>
          <w:delText>our own</w:delText>
        </w:r>
      </w:del>
      <w:r>
        <w:rPr>
          <w:sz w:val="20"/>
        </w:rPr>
        <w:t>.</w:t>
      </w:r>
      <w:r>
        <w:rPr>
          <w:spacing w:val="40"/>
          <w:sz w:val="20"/>
        </w:rPr>
        <w:t xml:space="preserve"> </w:t>
      </w:r>
      <w:del w:id="117" w:author="Editor" w:date="2026-09-08T16:28:00Z">
        <w:r w:rsidDel="00097D42">
          <w:rPr>
            <w:sz w:val="20"/>
          </w:rPr>
          <w:delText xml:space="preserve">All data used </w:delText>
        </w:r>
      </w:del>
      <w:del w:id="118" w:author="Editor" w:date="2026-09-08T16:27:00Z">
        <w:r w:rsidDel="00191F14">
          <w:rPr>
            <w:sz w:val="20"/>
          </w:rPr>
          <w:delText xml:space="preserve">is </w:delText>
        </w:r>
      </w:del>
      <w:del w:id="119" w:author="Editor" w:date="2026-09-08T16:28:00Z">
        <w:r w:rsidDel="00097D42">
          <w:rPr>
            <w:sz w:val="20"/>
          </w:rPr>
          <w:delText xml:space="preserve">publicly available from </w:delText>
        </w:r>
        <w:r w:rsidDel="00097D42">
          <w:rPr>
            <w:spacing w:val="-2"/>
            <w:sz w:val="20"/>
          </w:rPr>
          <w:delText>INEGI.</w:delText>
        </w:r>
      </w:del>
    </w:p>
    <w:p w14:paraId="29A7FC43" w14:textId="77777777" w:rsidR="006F1B3D" w:rsidRDefault="00E0145E" w:rsidP="002D6DAC">
      <w:pPr>
        <w:suppressAutoHyphens/>
        <w:spacing w:line="229" w:lineRule="exact"/>
        <w:rPr>
          <w:sz w:val="20"/>
        </w:rPr>
      </w:pPr>
      <w:ins w:id="120" w:author="Editor" w:date="2026-09-11T12:02:00Z">
        <w:r>
          <w:rPr>
            <w:position w:val="7"/>
            <w:sz w:val="14"/>
          </w:rPr>
          <w:t xml:space="preserve">a </w:t>
        </w:r>
      </w:ins>
      <w:del w:id="121" w:author="Editor" w:date="2026-09-11T12:01:00Z">
        <w:r w:rsidR="00191F14" w:rsidDel="00E0145E">
          <w:rPr>
            <w:position w:val="7"/>
            <w:sz w:val="14"/>
          </w:rPr>
          <w:delText>†</w:delText>
        </w:r>
      </w:del>
      <w:r w:rsidR="00191F14">
        <w:rPr>
          <w:sz w:val="20"/>
        </w:rPr>
        <w:t>Sol</w:t>
      </w:r>
      <w:r w:rsidR="00191F14">
        <w:rPr>
          <w:spacing w:val="-8"/>
          <w:sz w:val="20"/>
        </w:rPr>
        <w:t xml:space="preserve"> </w:t>
      </w:r>
      <w:r w:rsidR="00191F14">
        <w:rPr>
          <w:sz w:val="20"/>
        </w:rPr>
        <w:t>Price</w:t>
      </w:r>
      <w:r w:rsidR="00191F14">
        <w:rPr>
          <w:spacing w:val="-7"/>
          <w:sz w:val="20"/>
        </w:rPr>
        <w:t xml:space="preserve"> </w:t>
      </w:r>
      <w:r w:rsidR="00191F14">
        <w:rPr>
          <w:sz w:val="20"/>
        </w:rPr>
        <w:t>School</w:t>
      </w:r>
      <w:r w:rsidR="00191F14">
        <w:rPr>
          <w:spacing w:val="-8"/>
          <w:sz w:val="20"/>
        </w:rPr>
        <w:t xml:space="preserve"> </w:t>
      </w:r>
      <w:r w:rsidR="00191F14">
        <w:rPr>
          <w:sz w:val="20"/>
        </w:rPr>
        <w:t>of</w:t>
      </w:r>
      <w:r w:rsidR="00191F14">
        <w:rPr>
          <w:spacing w:val="-7"/>
          <w:sz w:val="20"/>
        </w:rPr>
        <w:t xml:space="preserve"> </w:t>
      </w:r>
      <w:r w:rsidR="00191F14">
        <w:rPr>
          <w:sz w:val="20"/>
        </w:rPr>
        <w:t>Public</w:t>
      </w:r>
      <w:r w:rsidR="00191F14">
        <w:rPr>
          <w:spacing w:val="-8"/>
          <w:sz w:val="20"/>
        </w:rPr>
        <w:t xml:space="preserve"> </w:t>
      </w:r>
      <w:r w:rsidR="00191F14">
        <w:rPr>
          <w:sz w:val="20"/>
        </w:rPr>
        <w:t>Policy,</w:t>
      </w:r>
      <w:r w:rsidR="00191F14">
        <w:rPr>
          <w:spacing w:val="-7"/>
          <w:sz w:val="20"/>
        </w:rPr>
        <w:t xml:space="preserve"> </w:t>
      </w:r>
      <w:r w:rsidR="00191F14">
        <w:rPr>
          <w:sz w:val="20"/>
        </w:rPr>
        <w:t>University</w:t>
      </w:r>
      <w:r w:rsidR="00191F14">
        <w:rPr>
          <w:spacing w:val="-7"/>
          <w:sz w:val="20"/>
        </w:rPr>
        <w:t xml:space="preserve"> </w:t>
      </w:r>
      <w:r w:rsidR="00191F14">
        <w:rPr>
          <w:sz w:val="20"/>
        </w:rPr>
        <w:t>of</w:t>
      </w:r>
      <w:r w:rsidR="00191F14">
        <w:rPr>
          <w:spacing w:val="-8"/>
          <w:sz w:val="20"/>
        </w:rPr>
        <w:t xml:space="preserve"> </w:t>
      </w:r>
      <w:r w:rsidR="00191F14">
        <w:rPr>
          <w:sz w:val="20"/>
        </w:rPr>
        <w:t>Southern</w:t>
      </w:r>
      <w:r w:rsidR="00191F14">
        <w:rPr>
          <w:spacing w:val="-7"/>
          <w:sz w:val="20"/>
        </w:rPr>
        <w:t xml:space="preserve"> </w:t>
      </w:r>
      <w:r w:rsidR="00191F14">
        <w:rPr>
          <w:spacing w:val="-2"/>
          <w:sz w:val="20"/>
        </w:rPr>
        <w:t>California.</w:t>
      </w:r>
    </w:p>
    <w:p w14:paraId="2C8559ED" w14:textId="77777777" w:rsidR="006F1B3D" w:rsidRDefault="00191F14" w:rsidP="002D6DAC">
      <w:pPr>
        <w:suppressAutoHyphens/>
        <w:spacing w:line="240" w:lineRule="exact"/>
        <w:rPr>
          <w:sz w:val="20"/>
        </w:rPr>
      </w:pPr>
      <w:del w:id="122" w:author="Editor" w:date="2026-09-11T12:02:00Z">
        <w:r w:rsidDel="00E0145E">
          <w:rPr>
            <w:position w:val="7"/>
            <w:sz w:val="14"/>
          </w:rPr>
          <w:lastRenderedPageBreak/>
          <w:delText>‡</w:delText>
        </w:r>
      </w:del>
      <w:ins w:id="123" w:author="Editor" w:date="2026-09-11T12:02:00Z">
        <w:r w:rsidR="00E0145E">
          <w:rPr>
            <w:position w:val="7"/>
            <w:sz w:val="14"/>
          </w:rPr>
          <w:t xml:space="preserve">b </w:t>
        </w:r>
      </w:ins>
      <w:r>
        <w:rPr>
          <w:sz w:val="20"/>
        </w:rPr>
        <w:t>School</w:t>
      </w:r>
      <w:r>
        <w:rPr>
          <w:spacing w:val="-8"/>
          <w:sz w:val="20"/>
        </w:rPr>
        <w:t xml:space="preserve"> </w:t>
      </w:r>
      <w:r>
        <w:rPr>
          <w:sz w:val="20"/>
        </w:rPr>
        <w:t>of</w:t>
      </w:r>
      <w:r>
        <w:rPr>
          <w:spacing w:val="-8"/>
          <w:sz w:val="20"/>
        </w:rPr>
        <w:t xml:space="preserve"> </w:t>
      </w:r>
      <w:r>
        <w:rPr>
          <w:sz w:val="20"/>
        </w:rPr>
        <w:t>Public</w:t>
      </w:r>
      <w:r>
        <w:rPr>
          <w:spacing w:val="-8"/>
          <w:sz w:val="20"/>
        </w:rPr>
        <w:t xml:space="preserve"> </w:t>
      </w:r>
      <w:r>
        <w:rPr>
          <w:sz w:val="20"/>
        </w:rPr>
        <w:t>Health</w:t>
      </w:r>
      <w:r>
        <w:rPr>
          <w:spacing w:val="-8"/>
          <w:sz w:val="20"/>
        </w:rPr>
        <w:t xml:space="preserve"> </w:t>
      </w:r>
      <w:r>
        <w:rPr>
          <w:sz w:val="20"/>
        </w:rPr>
        <w:t>and</w:t>
      </w:r>
      <w:r>
        <w:rPr>
          <w:spacing w:val="-8"/>
          <w:sz w:val="20"/>
        </w:rPr>
        <w:t xml:space="preserve"> </w:t>
      </w:r>
      <w:r>
        <w:rPr>
          <w:sz w:val="20"/>
        </w:rPr>
        <w:t>Department</w:t>
      </w:r>
      <w:r>
        <w:rPr>
          <w:spacing w:val="-7"/>
          <w:sz w:val="20"/>
        </w:rPr>
        <w:t xml:space="preserve"> </w:t>
      </w:r>
      <w:r>
        <w:rPr>
          <w:sz w:val="20"/>
        </w:rPr>
        <w:t>of</w:t>
      </w:r>
      <w:r>
        <w:rPr>
          <w:spacing w:val="-8"/>
          <w:sz w:val="20"/>
        </w:rPr>
        <w:t xml:space="preserve"> </w:t>
      </w:r>
      <w:r>
        <w:rPr>
          <w:sz w:val="20"/>
        </w:rPr>
        <w:t>Demography,</w:t>
      </w:r>
      <w:r>
        <w:rPr>
          <w:spacing w:val="-8"/>
          <w:sz w:val="20"/>
        </w:rPr>
        <w:t xml:space="preserve"> </w:t>
      </w:r>
      <w:r>
        <w:rPr>
          <w:sz w:val="20"/>
        </w:rPr>
        <w:t>University</w:t>
      </w:r>
      <w:r>
        <w:rPr>
          <w:spacing w:val="-8"/>
          <w:sz w:val="20"/>
        </w:rPr>
        <w:t xml:space="preserve"> </w:t>
      </w:r>
      <w:r>
        <w:rPr>
          <w:sz w:val="20"/>
        </w:rPr>
        <w:t>of</w:t>
      </w:r>
      <w:r>
        <w:rPr>
          <w:spacing w:val="-8"/>
          <w:sz w:val="20"/>
        </w:rPr>
        <w:t xml:space="preserve"> </w:t>
      </w:r>
      <w:r>
        <w:rPr>
          <w:sz w:val="20"/>
        </w:rPr>
        <w:t>California,</w:t>
      </w:r>
      <w:r>
        <w:rPr>
          <w:spacing w:val="-8"/>
          <w:sz w:val="20"/>
        </w:rPr>
        <w:t xml:space="preserve"> </w:t>
      </w:r>
      <w:r>
        <w:rPr>
          <w:spacing w:val="-2"/>
          <w:sz w:val="20"/>
        </w:rPr>
        <w:t>Berkeley.</w:t>
      </w:r>
    </w:p>
    <w:p w14:paraId="12D7ACCC" w14:textId="77777777" w:rsidR="006F1B3D" w:rsidRDefault="00191F14" w:rsidP="002D6DAC">
      <w:pPr>
        <w:suppressAutoHyphens/>
        <w:spacing w:line="238" w:lineRule="exact"/>
        <w:rPr>
          <w:sz w:val="20"/>
        </w:rPr>
      </w:pPr>
      <w:del w:id="124" w:author="Editor" w:date="2026-09-11T12:02:00Z">
        <w:r w:rsidDel="00E0145E">
          <w:rPr>
            <w:spacing w:val="-2"/>
            <w:position w:val="7"/>
            <w:sz w:val="14"/>
          </w:rPr>
          <w:delText>§</w:delText>
        </w:r>
      </w:del>
      <w:ins w:id="125" w:author="Editor" w:date="2026-09-11T12:02:00Z">
        <w:r w:rsidR="00E0145E">
          <w:rPr>
            <w:spacing w:val="-2"/>
            <w:position w:val="7"/>
            <w:sz w:val="14"/>
          </w:rPr>
          <w:t xml:space="preserve">c </w:t>
        </w:r>
      </w:ins>
      <w:r>
        <w:rPr>
          <w:spacing w:val="-2"/>
          <w:sz w:val="20"/>
        </w:rPr>
        <w:t>Inter-American</w:t>
      </w:r>
      <w:r>
        <w:rPr>
          <w:spacing w:val="11"/>
          <w:sz w:val="20"/>
        </w:rPr>
        <w:t xml:space="preserve"> </w:t>
      </w:r>
      <w:r>
        <w:rPr>
          <w:spacing w:val="-2"/>
          <w:sz w:val="20"/>
        </w:rPr>
        <w:t>Development</w:t>
      </w:r>
      <w:r>
        <w:rPr>
          <w:spacing w:val="12"/>
          <w:sz w:val="20"/>
        </w:rPr>
        <w:t xml:space="preserve"> </w:t>
      </w:r>
      <w:r>
        <w:rPr>
          <w:spacing w:val="-2"/>
          <w:sz w:val="20"/>
        </w:rPr>
        <w:t>Bank.</w:t>
      </w:r>
    </w:p>
    <w:p w14:paraId="770CBD76" w14:textId="77777777" w:rsidR="00B74441" w:rsidRDefault="00191F14" w:rsidP="002D6DAC">
      <w:pPr>
        <w:suppressAutoHyphens/>
        <w:spacing w:line="240" w:lineRule="exact"/>
        <w:rPr>
          <w:ins w:id="126" w:author="Editor" w:date="2026-09-14T07:58:00Z"/>
          <w:spacing w:val="-2"/>
          <w:sz w:val="20"/>
        </w:rPr>
      </w:pPr>
      <w:del w:id="127" w:author="Editor" w:date="2026-09-11T12:02:00Z">
        <w:r w:rsidDel="00E0145E">
          <w:rPr>
            <w:position w:val="7"/>
            <w:sz w:val="14"/>
          </w:rPr>
          <w:delText>¶</w:delText>
        </w:r>
      </w:del>
      <w:ins w:id="128" w:author="Editor" w:date="2026-09-11T12:02:00Z">
        <w:r w:rsidR="00E0145E">
          <w:rPr>
            <w:position w:val="7"/>
            <w:sz w:val="14"/>
          </w:rPr>
          <w:t xml:space="preserve">d </w:t>
        </w:r>
      </w:ins>
      <w:r>
        <w:rPr>
          <w:sz w:val="20"/>
        </w:rPr>
        <w:t>School</w:t>
      </w:r>
      <w:r>
        <w:rPr>
          <w:spacing w:val="-9"/>
          <w:sz w:val="20"/>
        </w:rPr>
        <w:t xml:space="preserve"> </w:t>
      </w:r>
      <w:r>
        <w:rPr>
          <w:sz w:val="20"/>
        </w:rPr>
        <w:t>of</w:t>
      </w:r>
      <w:r>
        <w:rPr>
          <w:spacing w:val="-8"/>
          <w:sz w:val="20"/>
        </w:rPr>
        <w:t xml:space="preserve"> </w:t>
      </w:r>
      <w:r>
        <w:rPr>
          <w:sz w:val="20"/>
        </w:rPr>
        <w:t>Public</w:t>
      </w:r>
      <w:r>
        <w:rPr>
          <w:spacing w:val="-8"/>
          <w:sz w:val="20"/>
        </w:rPr>
        <w:t xml:space="preserve"> </w:t>
      </w:r>
      <w:r>
        <w:rPr>
          <w:sz w:val="20"/>
        </w:rPr>
        <w:t>Policy,</w:t>
      </w:r>
      <w:r>
        <w:rPr>
          <w:spacing w:val="-9"/>
          <w:sz w:val="20"/>
        </w:rPr>
        <w:t xml:space="preserve"> </w:t>
      </w:r>
      <w:r>
        <w:rPr>
          <w:sz w:val="20"/>
        </w:rPr>
        <w:t>University</w:t>
      </w:r>
      <w:r>
        <w:rPr>
          <w:spacing w:val="-8"/>
          <w:sz w:val="20"/>
        </w:rPr>
        <w:t xml:space="preserve"> </w:t>
      </w:r>
      <w:r>
        <w:rPr>
          <w:sz w:val="20"/>
        </w:rPr>
        <w:t>of</w:t>
      </w:r>
      <w:r>
        <w:rPr>
          <w:spacing w:val="-8"/>
          <w:sz w:val="20"/>
        </w:rPr>
        <w:t xml:space="preserve"> </w:t>
      </w:r>
      <w:r>
        <w:rPr>
          <w:spacing w:val="-2"/>
          <w:sz w:val="20"/>
        </w:rPr>
        <w:t>Maryland.</w:t>
      </w:r>
      <w:ins w:id="129" w:author="Editor" w:date="2026-09-14T07:57:00Z">
        <w:r w:rsidR="00B74441">
          <w:rPr>
            <w:spacing w:val="-2"/>
            <w:sz w:val="20"/>
          </w:rPr>
          <w:t xml:space="preserve"> </w:t>
        </w:r>
      </w:ins>
    </w:p>
    <w:p w14:paraId="3ECD5047" w14:textId="77777777" w:rsidR="006F1B3D" w:rsidDel="00B74441" w:rsidRDefault="00B74441" w:rsidP="002D6DAC">
      <w:pPr>
        <w:suppressAutoHyphens/>
        <w:spacing w:line="240" w:lineRule="exact"/>
        <w:rPr>
          <w:del w:id="130" w:author="Editor" w:date="2026-09-14T07:58:00Z"/>
          <w:sz w:val="20"/>
        </w:rPr>
      </w:pPr>
      <w:ins w:id="131" w:author="Editor" w:date="2026-09-14T07:57:00Z">
        <w:r w:rsidRPr="00B74441">
          <w:rPr>
            <w:spacing w:val="-2"/>
            <w:sz w:val="20"/>
            <w:vertAlign w:val="superscript"/>
          </w:rPr>
          <w:t>e</w:t>
        </w:r>
      </w:ins>
      <w:ins w:id="132" w:author="Editor" w:date="2026-09-14T07:58:00Z">
        <w:r>
          <w:rPr>
            <w:spacing w:val="-2"/>
            <w:sz w:val="20"/>
            <w:vertAlign w:val="superscript"/>
          </w:rPr>
          <w:t xml:space="preserve"> </w:t>
        </w:r>
      </w:ins>
    </w:p>
    <w:p w14:paraId="658D89BC" w14:textId="77777777" w:rsidR="006F1B3D" w:rsidRPr="00B74441" w:rsidDel="00E0145E" w:rsidRDefault="00191F14" w:rsidP="00B74441">
      <w:pPr>
        <w:suppressAutoHyphens/>
        <w:spacing w:before="10" w:line="240" w:lineRule="exact"/>
        <w:rPr>
          <w:del w:id="133" w:author="Editor" w:date="2026-09-11T12:00:00Z"/>
          <w:sz w:val="14"/>
          <w:szCs w:val="14"/>
          <w:vertAlign w:val="superscript"/>
        </w:rPr>
      </w:pPr>
      <w:del w:id="134" w:author="Editor" w:date="2026-09-11T12:00:00Z">
        <w:r w:rsidRPr="00B74441" w:rsidDel="00E0145E">
          <w:rPr>
            <w:noProof/>
            <w:position w:val="5"/>
            <w:sz w:val="14"/>
            <w:szCs w:val="14"/>
            <w:vertAlign w:val="superscript"/>
          </w:rPr>
          <w:drawing>
            <wp:inline distT="0" distB="0" distL="0" distR="0" wp14:anchorId="6DFFFF62" wp14:editId="10F54492">
              <wp:extent cx="25400" cy="762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5400" cy="76200"/>
                      </a:xfrm>
                      <a:prstGeom prst="rect">
                        <a:avLst/>
                      </a:prstGeom>
                    </pic:spPr>
                  </pic:pic>
                </a:graphicData>
              </a:graphic>
            </wp:inline>
          </w:drawing>
        </w:r>
        <w:r w:rsidRPr="00B74441" w:rsidDel="00E0145E">
          <w:rPr>
            <w:sz w:val="14"/>
            <w:szCs w:val="14"/>
            <w:vertAlign w:val="superscript"/>
          </w:rPr>
          <w:delText>Sol</w:delText>
        </w:r>
        <w:r w:rsidRPr="00B74441" w:rsidDel="00E0145E">
          <w:rPr>
            <w:spacing w:val="-9"/>
            <w:sz w:val="14"/>
            <w:szCs w:val="14"/>
            <w:vertAlign w:val="superscript"/>
          </w:rPr>
          <w:delText xml:space="preserve"> </w:delText>
        </w:r>
        <w:r w:rsidRPr="00B74441" w:rsidDel="00E0145E">
          <w:rPr>
            <w:sz w:val="14"/>
            <w:szCs w:val="14"/>
            <w:vertAlign w:val="superscript"/>
          </w:rPr>
          <w:delText>Price</w:delText>
        </w:r>
        <w:r w:rsidRPr="00B74441" w:rsidDel="00E0145E">
          <w:rPr>
            <w:spacing w:val="-8"/>
            <w:sz w:val="14"/>
            <w:szCs w:val="14"/>
            <w:vertAlign w:val="superscript"/>
          </w:rPr>
          <w:delText xml:space="preserve"> </w:delText>
        </w:r>
        <w:r w:rsidRPr="00B74441" w:rsidDel="00E0145E">
          <w:rPr>
            <w:sz w:val="14"/>
            <w:szCs w:val="14"/>
            <w:vertAlign w:val="superscript"/>
          </w:rPr>
          <w:delText>School</w:delText>
        </w:r>
        <w:r w:rsidRPr="00B74441" w:rsidDel="00E0145E">
          <w:rPr>
            <w:spacing w:val="-9"/>
            <w:sz w:val="14"/>
            <w:szCs w:val="14"/>
            <w:vertAlign w:val="superscript"/>
          </w:rPr>
          <w:delText xml:space="preserve"> </w:delText>
        </w:r>
        <w:r w:rsidRPr="00B74441" w:rsidDel="00E0145E">
          <w:rPr>
            <w:sz w:val="14"/>
            <w:szCs w:val="14"/>
            <w:vertAlign w:val="superscript"/>
          </w:rPr>
          <w:delText>of</w:delText>
        </w:r>
        <w:r w:rsidRPr="00B74441" w:rsidDel="00E0145E">
          <w:rPr>
            <w:spacing w:val="-8"/>
            <w:sz w:val="14"/>
            <w:szCs w:val="14"/>
            <w:vertAlign w:val="superscript"/>
          </w:rPr>
          <w:delText xml:space="preserve"> </w:delText>
        </w:r>
        <w:r w:rsidRPr="00B74441" w:rsidDel="00E0145E">
          <w:rPr>
            <w:sz w:val="14"/>
            <w:szCs w:val="14"/>
            <w:vertAlign w:val="superscript"/>
          </w:rPr>
          <w:delText>Public</w:delText>
        </w:r>
        <w:r w:rsidRPr="00B74441" w:rsidDel="00E0145E">
          <w:rPr>
            <w:spacing w:val="-8"/>
            <w:sz w:val="14"/>
            <w:szCs w:val="14"/>
            <w:vertAlign w:val="superscript"/>
          </w:rPr>
          <w:delText xml:space="preserve"> </w:delText>
        </w:r>
        <w:r w:rsidRPr="00B74441" w:rsidDel="00E0145E">
          <w:rPr>
            <w:sz w:val="14"/>
            <w:szCs w:val="14"/>
            <w:vertAlign w:val="superscript"/>
          </w:rPr>
          <w:delText>Policy,</w:delText>
        </w:r>
        <w:r w:rsidRPr="00B74441" w:rsidDel="00E0145E">
          <w:rPr>
            <w:spacing w:val="-9"/>
            <w:sz w:val="14"/>
            <w:szCs w:val="14"/>
            <w:vertAlign w:val="superscript"/>
          </w:rPr>
          <w:delText xml:space="preserve"> </w:delText>
        </w:r>
        <w:r w:rsidRPr="00B74441" w:rsidDel="00E0145E">
          <w:rPr>
            <w:sz w:val="14"/>
            <w:szCs w:val="14"/>
            <w:vertAlign w:val="superscript"/>
          </w:rPr>
          <w:delText>University</w:delText>
        </w:r>
        <w:r w:rsidRPr="00B74441" w:rsidDel="00E0145E">
          <w:rPr>
            <w:spacing w:val="-8"/>
            <w:sz w:val="14"/>
            <w:szCs w:val="14"/>
            <w:vertAlign w:val="superscript"/>
          </w:rPr>
          <w:delText xml:space="preserve"> </w:delText>
        </w:r>
        <w:r w:rsidRPr="00B74441" w:rsidDel="00E0145E">
          <w:rPr>
            <w:sz w:val="14"/>
            <w:szCs w:val="14"/>
            <w:vertAlign w:val="superscript"/>
          </w:rPr>
          <w:delText>of</w:delText>
        </w:r>
        <w:r w:rsidRPr="00B74441" w:rsidDel="00E0145E">
          <w:rPr>
            <w:spacing w:val="-8"/>
            <w:sz w:val="14"/>
            <w:szCs w:val="14"/>
            <w:vertAlign w:val="superscript"/>
          </w:rPr>
          <w:delText xml:space="preserve"> </w:delText>
        </w:r>
        <w:r w:rsidRPr="00B74441" w:rsidDel="00E0145E">
          <w:rPr>
            <w:sz w:val="14"/>
            <w:szCs w:val="14"/>
            <w:vertAlign w:val="superscript"/>
          </w:rPr>
          <w:delText>Southern</w:delText>
        </w:r>
        <w:r w:rsidRPr="00B74441" w:rsidDel="00E0145E">
          <w:rPr>
            <w:spacing w:val="-9"/>
            <w:sz w:val="14"/>
            <w:szCs w:val="14"/>
            <w:vertAlign w:val="superscript"/>
          </w:rPr>
          <w:delText xml:space="preserve"> </w:delText>
        </w:r>
        <w:r w:rsidRPr="00B74441" w:rsidDel="00E0145E">
          <w:rPr>
            <w:spacing w:val="-2"/>
            <w:sz w:val="14"/>
            <w:szCs w:val="14"/>
            <w:vertAlign w:val="superscript"/>
          </w:rPr>
          <w:delText>California.</w:delText>
        </w:r>
      </w:del>
    </w:p>
    <w:p w14:paraId="01E9D841" w14:textId="77777777" w:rsidR="006F1B3D" w:rsidRDefault="00191F14" w:rsidP="002D6DAC">
      <w:pPr>
        <w:suppressAutoHyphens/>
        <w:spacing w:line="223" w:lineRule="exact"/>
        <w:rPr>
          <w:sz w:val="20"/>
        </w:rPr>
      </w:pPr>
      <w:del w:id="135" w:author="Editor" w:date="2026-09-11T12:03:00Z">
        <w:r w:rsidRPr="00B74441" w:rsidDel="00E0145E">
          <w:rPr>
            <w:position w:val="4"/>
            <w:sz w:val="14"/>
            <w:szCs w:val="14"/>
            <w:vertAlign w:val="superscript"/>
          </w:rPr>
          <w:delText>*</w:delText>
        </w:r>
        <w:r w:rsidRPr="00B74441" w:rsidDel="00E0145E">
          <w:rPr>
            <w:position w:val="4"/>
            <w:sz w:val="14"/>
            <w:szCs w:val="14"/>
          </w:rPr>
          <w:delText>*</w:delText>
        </w:r>
      </w:del>
      <w:r>
        <w:rPr>
          <w:sz w:val="20"/>
        </w:rPr>
        <w:t>Department</w:t>
      </w:r>
      <w:r>
        <w:rPr>
          <w:spacing w:val="-7"/>
          <w:sz w:val="20"/>
        </w:rPr>
        <w:t xml:space="preserve"> </w:t>
      </w:r>
      <w:r>
        <w:rPr>
          <w:sz w:val="20"/>
        </w:rPr>
        <w:t>of</w:t>
      </w:r>
      <w:r>
        <w:rPr>
          <w:spacing w:val="-6"/>
          <w:sz w:val="20"/>
        </w:rPr>
        <w:t xml:space="preserve"> </w:t>
      </w:r>
      <w:r>
        <w:rPr>
          <w:sz w:val="20"/>
        </w:rPr>
        <w:t>Public</w:t>
      </w:r>
      <w:r>
        <w:rPr>
          <w:spacing w:val="-7"/>
          <w:sz w:val="20"/>
        </w:rPr>
        <w:t xml:space="preserve"> </w:t>
      </w:r>
      <w:r>
        <w:rPr>
          <w:sz w:val="20"/>
        </w:rPr>
        <w:t>Health,</w:t>
      </w:r>
      <w:r>
        <w:rPr>
          <w:spacing w:val="-6"/>
          <w:sz w:val="20"/>
        </w:rPr>
        <w:t xml:space="preserve"> </w:t>
      </w:r>
      <w:r>
        <w:rPr>
          <w:sz w:val="20"/>
        </w:rPr>
        <w:t>University</w:t>
      </w:r>
      <w:r>
        <w:rPr>
          <w:spacing w:val="-7"/>
          <w:sz w:val="20"/>
        </w:rPr>
        <w:t xml:space="preserve"> </w:t>
      </w:r>
      <w:r>
        <w:rPr>
          <w:sz w:val="20"/>
        </w:rPr>
        <w:t>of</w:t>
      </w:r>
      <w:r>
        <w:rPr>
          <w:spacing w:val="-6"/>
          <w:sz w:val="20"/>
        </w:rPr>
        <w:t xml:space="preserve"> </w:t>
      </w:r>
      <w:r>
        <w:rPr>
          <w:spacing w:val="-2"/>
          <w:sz w:val="20"/>
        </w:rPr>
        <w:t>Missouri.</w:t>
      </w:r>
    </w:p>
    <w:p w14:paraId="0319D8C2" w14:textId="77777777" w:rsidR="006F1B3D" w:rsidRDefault="006F1B3D" w:rsidP="008C7539">
      <w:pPr>
        <w:suppressAutoHyphens/>
        <w:spacing w:line="223" w:lineRule="exact"/>
        <w:rPr>
          <w:sz w:val="20"/>
        </w:rPr>
        <w:sectPr w:rsidR="006F1B3D">
          <w:type w:val="continuous"/>
          <w:pgSz w:w="12240" w:h="15840"/>
          <w:pgMar w:top="1820" w:right="720" w:bottom="280" w:left="1440" w:header="720" w:footer="720" w:gutter="0"/>
          <w:cols w:space="720"/>
        </w:sectPr>
      </w:pPr>
    </w:p>
    <w:p w14:paraId="119D453A" w14:textId="77777777" w:rsidR="006F1B3D" w:rsidRDefault="00191F14" w:rsidP="008C7539">
      <w:pPr>
        <w:pStyle w:val="Heading1"/>
        <w:numPr>
          <w:ilvl w:val="0"/>
          <w:numId w:val="6"/>
        </w:numPr>
        <w:tabs>
          <w:tab w:val="left" w:pos="516"/>
        </w:tabs>
        <w:suppressAutoHyphens/>
        <w:spacing w:before="86"/>
        <w:ind w:hanging="516"/>
      </w:pPr>
      <w:bookmarkStart w:id="136" w:name="Introduction"/>
      <w:bookmarkEnd w:id="136"/>
      <w:r>
        <w:rPr>
          <w:spacing w:val="-2"/>
        </w:rPr>
        <w:lastRenderedPageBreak/>
        <w:t>Introduction</w:t>
      </w:r>
    </w:p>
    <w:p w14:paraId="597575C4" w14:textId="77777777" w:rsidR="006F1B3D" w:rsidRDefault="006F1B3D" w:rsidP="008C7539">
      <w:pPr>
        <w:pStyle w:val="BodyText"/>
        <w:suppressAutoHyphens/>
        <w:spacing w:before="29"/>
        <w:rPr>
          <w:b/>
          <w:sz w:val="34"/>
        </w:rPr>
      </w:pPr>
    </w:p>
    <w:p w14:paraId="0A33BF29" w14:textId="77777777" w:rsidR="00D048B7" w:rsidRDefault="00191F14" w:rsidP="008C7539">
      <w:pPr>
        <w:pStyle w:val="BodyText"/>
        <w:suppressAutoHyphens/>
        <w:spacing w:line="314" w:lineRule="auto"/>
        <w:ind w:left="-1" w:right="717"/>
        <w:jc w:val="both"/>
        <w:rPr>
          <w:ins w:id="137" w:author="Editor" w:date="2026-09-08T18:03:00Z"/>
          <w:spacing w:val="16"/>
        </w:rPr>
      </w:pPr>
      <w:r>
        <w:t>Older</w:t>
      </w:r>
      <w:r>
        <w:rPr>
          <w:spacing w:val="-5"/>
        </w:rPr>
        <w:t xml:space="preserve"> </w:t>
      </w:r>
      <w:r>
        <w:t>adults</w:t>
      </w:r>
      <w:r>
        <w:rPr>
          <w:spacing w:val="-5"/>
        </w:rPr>
        <w:t xml:space="preserve"> </w:t>
      </w:r>
      <w:r>
        <w:t>have</w:t>
      </w:r>
      <w:r>
        <w:rPr>
          <w:spacing w:val="-5"/>
        </w:rPr>
        <w:t xml:space="preserve"> </w:t>
      </w:r>
      <w:r>
        <w:t>become</w:t>
      </w:r>
      <w:r>
        <w:rPr>
          <w:spacing w:val="-5"/>
        </w:rPr>
        <w:t xml:space="preserve"> </w:t>
      </w:r>
      <w:r>
        <w:t>one</w:t>
      </w:r>
      <w:r>
        <w:rPr>
          <w:spacing w:val="-5"/>
        </w:rPr>
        <w:t xml:space="preserve"> </w:t>
      </w:r>
      <w:r>
        <w:t>of</w:t>
      </w:r>
      <w:r>
        <w:rPr>
          <w:spacing w:val="-5"/>
        </w:rPr>
        <w:t xml:space="preserve"> </w:t>
      </w:r>
      <w:r>
        <w:t>the</w:t>
      </w:r>
      <w:r>
        <w:rPr>
          <w:spacing w:val="-5"/>
        </w:rPr>
        <w:t xml:space="preserve"> </w:t>
      </w:r>
      <w:r>
        <w:t>fastest-growing</w:t>
      </w:r>
      <w:r>
        <w:rPr>
          <w:spacing w:val="-5"/>
        </w:rPr>
        <w:t xml:space="preserve"> </w:t>
      </w:r>
      <w:r>
        <w:t>population</w:t>
      </w:r>
      <w:r>
        <w:rPr>
          <w:spacing w:val="-5"/>
        </w:rPr>
        <w:t xml:space="preserve"> </w:t>
      </w:r>
      <w:r>
        <w:t>groups</w:t>
      </w:r>
      <w:r>
        <w:rPr>
          <w:spacing w:val="-5"/>
        </w:rPr>
        <w:t xml:space="preserve"> </w:t>
      </w:r>
      <w:r>
        <w:t>worldwide</w:t>
      </w:r>
      <w:r>
        <w:rPr>
          <w:spacing w:val="-5"/>
        </w:rPr>
        <w:t xml:space="preserve"> </w:t>
      </w:r>
      <w:r>
        <w:t>as</w:t>
      </w:r>
      <w:r>
        <w:rPr>
          <w:spacing w:val="-5"/>
        </w:rPr>
        <w:t xml:space="preserve"> </w:t>
      </w:r>
      <w:r>
        <w:t>fertility</w:t>
      </w:r>
      <w:r>
        <w:rPr>
          <w:spacing w:val="-5"/>
        </w:rPr>
        <w:t xml:space="preserve"> </w:t>
      </w:r>
      <w:r>
        <w:t>has declined across both developed and developing countries (</w:t>
      </w:r>
      <w:r w:rsidR="004A2FF4">
        <w:fldChar w:fldCharType="begin"/>
      </w:r>
      <w:r w:rsidR="004A2FF4">
        <w:instrText xml:space="preserve"> HYPERLINK \l "_bookmark67" </w:instrText>
      </w:r>
      <w:r w:rsidR="004A2FF4">
        <w:fldChar w:fldCharType="separate"/>
      </w:r>
      <w:r>
        <w:rPr>
          <w:color w:val="0000FF"/>
        </w:rPr>
        <w:t>U</w:t>
      </w:r>
      <w:ins w:id="138" w:author="Editor" w:date="2026-09-11T12:04:00Z">
        <w:r w:rsidR="00CF2B1B">
          <w:rPr>
            <w:color w:val="0000FF"/>
          </w:rPr>
          <w:t>nited Nations</w:t>
        </w:r>
      </w:ins>
      <w:del w:id="139" w:author="Editor" w:date="2026-09-11T12:04:00Z">
        <w:r w:rsidDel="00CF2B1B">
          <w:rPr>
            <w:color w:val="0000FF"/>
          </w:rPr>
          <w:delText>N</w:delText>
        </w:r>
      </w:del>
      <w:r w:rsidR="004A2FF4">
        <w:rPr>
          <w:color w:val="0000FF"/>
        </w:rPr>
        <w:fldChar w:fldCharType="end"/>
      </w:r>
      <w:r>
        <w:t xml:space="preserve">, </w:t>
      </w:r>
      <w:hyperlink w:anchor="_bookmark67" w:history="1">
        <w:r>
          <w:rPr>
            <w:color w:val="0000FF"/>
          </w:rPr>
          <w:t>2024</w:t>
        </w:r>
      </w:hyperlink>
      <w:r>
        <w:t>).</w:t>
      </w:r>
      <w:r w:rsidR="008C7539">
        <w:rPr>
          <w:rStyle w:val="FootnoteReference"/>
        </w:rPr>
        <w:footnoteReference w:id="1"/>
      </w:r>
      <w:r>
        <w:rPr>
          <w:color w:val="FF0000"/>
          <w:spacing w:val="40"/>
        </w:rPr>
        <w:t xml:space="preserve"> </w:t>
      </w:r>
      <w:r>
        <w:t>In Latin America and the Caribbean,</w:t>
      </w:r>
      <w:r>
        <w:rPr>
          <w:spacing w:val="-6"/>
        </w:rPr>
        <w:t xml:space="preserve"> </w:t>
      </w:r>
      <w:r>
        <w:t>the</w:t>
      </w:r>
      <w:r>
        <w:rPr>
          <w:spacing w:val="-6"/>
        </w:rPr>
        <w:t xml:space="preserve"> </w:t>
      </w:r>
      <w:r>
        <w:t>share</w:t>
      </w:r>
      <w:r>
        <w:rPr>
          <w:spacing w:val="-6"/>
        </w:rPr>
        <w:t xml:space="preserve"> </w:t>
      </w:r>
      <w:r>
        <w:t>of</w:t>
      </w:r>
      <w:r>
        <w:rPr>
          <w:spacing w:val="-6"/>
        </w:rPr>
        <w:t xml:space="preserve"> </w:t>
      </w:r>
      <w:r>
        <w:t>the</w:t>
      </w:r>
      <w:r>
        <w:rPr>
          <w:spacing w:val="-6"/>
        </w:rPr>
        <w:t xml:space="preserve"> </w:t>
      </w:r>
      <w:r>
        <w:t>population</w:t>
      </w:r>
      <w:r>
        <w:rPr>
          <w:spacing w:val="-6"/>
        </w:rPr>
        <w:t xml:space="preserve"> </w:t>
      </w:r>
      <w:r>
        <w:t>aged</w:t>
      </w:r>
      <w:r>
        <w:rPr>
          <w:spacing w:val="-6"/>
        </w:rPr>
        <w:t xml:space="preserve"> </w:t>
      </w:r>
      <w:r>
        <w:t>65</w:t>
      </w:r>
      <w:r>
        <w:rPr>
          <w:spacing w:val="-6"/>
        </w:rPr>
        <w:t xml:space="preserve"> </w:t>
      </w:r>
      <w:r>
        <w:t>and</w:t>
      </w:r>
      <w:r>
        <w:rPr>
          <w:spacing w:val="-6"/>
        </w:rPr>
        <w:t xml:space="preserve"> </w:t>
      </w:r>
      <w:r>
        <w:t>older</w:t>
      </w:r>
      <w:r>
        <w:rPr>
          <w:spacing w:val="-6"/>
        </w:rPr>
        <w:t xml:space="preserve"> </w:t>
      </w:r>
      <w:del w:id="141" w:author="Editor" w:date="2026-09-08T18:02:00Z">
        <w:r w:rsidDel="00D048B7">
          <w:delText>stood</w:delText>
        </w:r>
        <w:r w:rsidDel="00D048B7">
          <w:rPr>
            <w:spacing w:val="-6"/>
          </w:rPr>
          <w:delText xml:space="preserve"> </w:delText>
        </w:r>
        <w:r w:rsidDel="00D048B7">
          <w:delText>at</w:delText>
        </w:r>
      </w:del>
      <w:ins w:id="142" w:author="Editor" w:date="2026-09-08T18:02:00Z">
        <w:r w:rsidR="00D048B7">
          <w:t>wa</w:t>
        </w:r>
      </w:ins>
      <w:ins w:id="143" w:author="Editor" w:date="2026-09-08T18:03:00Z">
        <w:r w:rsidR="00D048B7">
          <w:t>s</w:t>
        </w:r>
      </w:ins>
      <w:r>
        <w:rPr>
          <w:spacing w:val="-6"/>
        </w:rPr>
        <w:t xml:space="preserve"> </w:t>
      </w:r>
      <w:r>
        <w:t>9.9</w:t>
      </w:r>
      <w:del w:id="144" w:author="Editor" w:date="2026-09-08T18:02:00Z">
        <w:r w:rsidDel="00D048B7">
          <w:delText>%</w:delText>
        </w:r>
      </w:del>
      <w:ins w:id="145" w:author="Editor" w:date="2026-09-08T18:02:00Z">
        <w:r w:rsidR="00D048B7">
          <w:t xml:space="preserve"> percent</w:t>
        </w:r>
      </w:ins>
      <w:r>
        <w:rPr>
          <w:spacing w:val="-6"/>
        </w:rPr>
        <w:t xml:space="preserve"> </w:t>
      </w:r>
      <w:r>
        <w:t>in</w:t>
      </w:r>
      <w:r>
        <w:rPr>
          <w:spacing w:val="-7"/>
        </w:rPr>
        <w:t xml:space="preserve"> </w:t>
      </w:r>
      <w:r>
        <w:t>2024</w:t>
      </w:r>
      <w:r>
        <w:rPr>
          <w:spacing w:val="-6"/>
        </w:rPr>
        <w:t xml:space="preserve"> </w:t>
      </w:r>
      <w:r>
        <w:t>and</w:t>
      </w:r>
      <w:r>
        <w:rPr>
          <w:spacing w:val="-6"/>
        </w:rPr>
        <w:t xml:space="preserve"> </w:t>
      </w:r>
      <w:r>
        <w:t>is</w:t>
      </w:r>
      <w:r>
        <w:rPr>
          <w:spacing w:val="-6"/>
        </w:rPr>
        <w:t xml:space="preserve"> </w:t>
      </w:r>
      <w:r>
        <w:t>projected</w:t>
      </w:r>
      <w:r>
        <w:rPr>
          <w:spacing w:val="-6"/>
        </w:rPr>
        <w:t xml:space="preserve"> </w:t>
      </w:r>
      <w:r>
        <w:t>to nearly</w:t>
      </w:r>
      <w:r>
        <w:rPr>
          <w:spacing w:val="-7"/>
        </w:rPr>
        <w:t xml:space="preserve"> </w:t>
      </w:r>
      <w:r>
        <w:t>double</w:t>
      </w:r>
      <w:r>
        <w:rPr>
          <w:spacing w:val="-7"/>
        </w:rPr>
        <w:t xml:space="preserve"> </w:t>
      </w:r>
      <w:r>
        <w:t>to</w:t>
      </w:r>
      <w:r>
        <w:rPr>
          <w:spacing w:val="-7"/>
        </w:rPr>
        <w:t xml:space="preserve"> </w:t>
      </w:r>
      <w:r>
        <w:t>18.9</w:t>
      </w:r>
      <w:del w:id="146" w:author="Editor" w:date="2026-09-08T18:02:00Z">
        <w:r w:rsidDel="00D048B7">
          <w:delText>%</w:delText>
        </w:r>
      </w:del>
      <w:ins w:id="147" w:author="Editor" w:date="2026-09-08T18:02:00Z">
        <w:r w:rsidR="00D048B7">
          <w:t xml:space="preserve"> percent</w:t>
        </w:r>
      </w:ins>
      <w:r>
        <w:rPr>
          <w:spacing w:val="-7"/>
        </w:rPr>
        <w:t xml:space="preserve"> </w:t>
      </w:r>
      <w:r>
        <w:t>by</w:t>
      </w:r>
      <w:r>
        <w:rPr>
          <w:spacing w:val="-7"/>
        </w:rPr>
        <w:t xml:space="preserve"> </w:t>
      </w:r>
      <w:r>
        <w:t>2050</w:t>
      </w:r>
      <w:r>
        <w:rPr>
          <w:spacing w:val="-7"/>
        </w:rPr>
        <w:t xml:space="preserve"> </w:t>
      </w:r>
      <w:r>
        <w:t>(</w:t>
      </w:r>
      <w:r w:rsidR="004A2FF4">
        <w:fldChar w:fldCharType="begin"/>
      </w:r>
      <w:r w:rsidR="004A2FF4">
        <w:instrText xml:space="preserve"> HYPERLINK \l "_bookmark67" </w:instrText>
      </w:r>
      <w:r w:rsidR="004A2FF4">
        <w:fldChar w:fldCharType="separate"/>
      </w:r>
      <w:r>
        <w:rPr>
          <w:color w:val="0000FF"/>
        </w:rPr>
        <w:t>U</w:t>
      </w:r>
      <w:ins w:id="148" w:author="Editor" w:date="2026-09-11T12:04:00Z">
        <w:r w:rsidR="00CF2B1B">
          <w:rPr>
            <w:color w:val="0000FF"/>
          </w:rPr>
          <w:t>nited Nations</w:t>
        </w:r>
      </w:ins>
      <w:del w:id="149" w:author="Editor" w:date="2026-09-11T12:04:00Z">
        <w:r w:rsidDel="00CF2B1B">
          <w:rPr>
            <w:color w:val="0000FF"/>
          </w:rPr>
          <w:delText>N</w:delText>
        </w:r>
      </w:del>
      <w:r w:rsidR="004A2FF4">
        <w:rPr>
          <w:color w:val="0000FF"/>
        </w:rPr>
        <w:fldChar w:fldCharType="end"/>
      </w:r>
      <w:r>
        <w:t>,</w:t>
      </w:r>
      <w:r>
        <w:rPr>
          <w:spacing w:val="-7"/>
        </w:rPr>
        <w:t xml:space="preserve"> </w:t>
      </w:r>
      <w:hyperlink w:anchor="_bookmark67" w:history="1">
        <w:r>
          <w:rPr>
            <w:color w:val="0000FF"/>
          </w:rPr>
          <w:t>2024</w:t>
        </w:r>
      </w:hyperlink>
      <w:del w:id="150" w:author="Editor" w:date="2026-09-08T18:03:00Z">
        <w:r w:rsidDel="00D048B7">
          <w:delText>),</w:delText>
        </w:r>
        <w:r w:rsidDel="00D048B7">
          <w:rPr>
            <w:spacing w:val="-7"/>
          </w:rPr>
          <w:delText xml:space="preserve"> </w:delText>
        </w:r>
      </w:del>
      <w:ins w:id="151" w:author="Editor" w:date="2026-09-08T18:03:00Z">
        <w:r w:rsidR="00D048B7">
          <w:t>). A</w:t>
        </w:r>
      </w:ins>
      <w:del w:id="152" w:author="Editor" w:date="2026-09-08T18:03:00Z">
        <w:r w:rsidDel="00D048B7">
          <w:delText>with</w:delText>
        </w:r>
        <w:r w:rsidDel="00D048B7">
          <w:rPr>
            <w:spacing w:val="-7"/>
          </w:rPr>
          <w:delText xml:space="preserve"> </w:delText>
        </w:r>
        <w:r w:rsidDel="00D048B7">
          <w:delText>a</w:delText>
        </w:r>
      </w:del>
      <w:r>
        <w:rPr>
          <w:spacing w:val="-7"/>
        </w:rPr>
        <w:t xml:space="preserve"> </w:t>
      </w:r>
      <w:r>
        <w:t>growing</w:t>
      </w:r>
      <w:r>
        <w:rPr>
          <w:spacing w:val="-7"/>
        </w:rPr>
        <w:t xml:space="preserve"> </w:t>
      </w:r>
      <w:r>
        <w:t>share</w:t>
      </w:r>
      <w:r>
        <w:rPr>
          <w:spacing w:val="-7"/>
        </w:rPr>
        <w:t xml:space="preserve"> </w:t>
      </w:r>
      <w:r>
        <w:t>of</w:t>
      </w:r>
      <w:r>
        <w:rPr>
          <w:spacing w:val="-7"/>
        </w:rPr>
        <w:t xml:space="preserve"> </w:t>
      </w:r>
      <w:r>
        <w:t>this</w:t>
      </w:r>
      <w:r>
        <w:rPr>
          <w:spacing w:val="-7"/>
        </w:rPr>
        <w:t xml:space="preserve"> </w:t>
      </w:r>
      <w:r>
        <w:t>population</w:t>
      </w:r>
      <w:r>
        <w:rPr>
          <w:spacing w:val="-7"/>
        </w:rPr>
        <w:t xml:space="preserve"> </w:t>
      </w:r>
      <w:ins w:id="153" w:author="Editor" w:date="2026-09-11T17:47:00Z">
        <w:r w:rsidR="00181B91">
          <w:rPr>
            <w:spacing w:val="-7"/>
          </w:rPr>
          <w:t xml:space="preserve">is </w:t>
        </w:r>
      </w:ins>
      <w:r>
        <w:t xml:space="preserve">concentrated </w:t>
      </w:r>
      <w:r>
        <w:rPr>
          <w:spacing w:val="-2"/>
        </w:rPr>
        <w:t>in</w:t>
      </w:r>
      <w:r>
        <w:rPr>
          <w:spacing w:val="-8"/>
        </w:rPr>
        <w:t xml:space="preserve"> </w:t>
      </w:r>
      <w:r>
        <w:rPr>
          <w:spacing w:val="-2"/>
        </w:rPr>
        <w:t>low-</w:t>
      </w:r>
      <w:r>
        <w:rPr>
          <w:spacing w:val="-9"/>
        </w:rPr>
        <w:t xml:space="preserve"> </w:t>
      </w:r>
      <w:r>
        <w:rPr>
          <w:spacing w:val="-2"/>
        </w:rPr>
        <w:t>and</w:t>
      </w:r>
      <w:r>
        <w:rPr>
          <w:spacing w:val="-8"/>
        </w:rPr>
        <w:t xml:space="preserve"> </w:t>
      </w:r>
      <w:r>
        <w:rPr>
          <w:spacing w:val="-2"/>
        </w:rPr>
        <w:t>middle-income</w:t>
      </w:r>
      <w:r>
        <w:rPr>
          <w:spacing w:val="-9"/>
        </w:rPr>
        <w:t xml:space="preserve"> </w:t>
      </w:r>
      <w:r>
        <w:rPr>
          <w:spacing w:val="-2"/>
        </w:rPr>
        <w:t>countries</w:t>
      </w:r>
      <w:r>
        <w:rPr>
          <w:spacing w:val="-8"/>
        </w:rPr>
        <w:t xml:space="preserve"> </w:t>
      </w:r>
      <w:r>
        <w:rPr>
          <w:spacing w:val="-2"/>
        </w:rPr>
        <w:t>(</w:t>
      </w:r>
      <w:hyperlink w:anchor="_bookmark68" w:history="1">
        <w:r>
          <w:rPr>
            <w:color w:val="0000FF"/>
            <w:spacing w:val="-2"/>
          </w:rPr>
          <w:t>WHO</w:t>
        </w:r>
      </w:hyperlink>
      <w:r>
        <w:rPr>
          <w:spacing w:val="-2"/>
        </w:rPr>
        <w:t>,</w:t>
      </w:r>
      <w:r>
        <w:rPr>
          <w:spacing w:val="-8"/>
        </w:rPr>
        <w:t xml:space="preserve"> </w:t>
      </w:r>
      <w:hyperlink w:anchor="_bookmark68" w:history="1">
        <w:r>
          <w:rPr>
            <w:color w:val="0000FF"/>
            <w:spacing w:val="-2"/>
          </w:rPr>
          <w:t>2024</w:t>
        </w:r>
      </w:hyperlink>
      <w:r>
        <w:rPr>
          <w:spacing w:val="-2"/>
        </w:rPr>
        <w:t>).</w:t>
      </w:r>
      <w:r>
        <w:rPr>
          <w:spacing w:val="16"/>
        </w:rPr>
        <w:t xml:space="preserve"> </w:t>
      </w:r>
    </w:p>
    <w:p w14:paraId="7E3938D2" w14:textId="77777777" w:rsidR="006F1B3D" w:rsidRDefault="00191F14" w:rsidP="004A2FF4">
      <w:pPr>
        <w:pStyle w:val="BodyText"/>
        <w:suppressAutoHyphens/>
        <w:spacing w:before="120" w:line="314" w:lineRule="auto"/>
        <w:ind w:right="720" w:firstLine="346"/>
        <w:jc w:val="both"/>
      </w:pPr>
      <w:del w:id="154" w:author="Editor" w:date="2026-09-08T18:04:00Z">
        <w:r w:rsidDel="00D048B7">
          <w:rPr>
            <w:spacing w:val="-2"/>
          </w:rPr>
          <w:delText>Yet</w:delText>
        </w:r>
        <w:r w:rsidDel="00D048B7">
          <w:rPr>
            <w:spacing w:val="-8"/>
          </w:rPr>
          <w:delText xml:space="preserve"> </w:delText>
        </w:r>
        <w:r w:rsidDel="00D048B7">
          <w:rPr>
            <w:spacing w:val="-2"/>
          </w:rPr>
          <w:delText>p</w:delText>
        </w:r>
      </w:del>
      <w:ins w:id="155" w:author="Editor" w:date="2026-09-08T18:04:00Z">
        <w:r w:rsidR="00D048B7">
          <w:rPr>
            <w:spacing w:val="-2"/>
          </w:rPr>
          <w:t>P</w:t>
        </w:r>
      </w:ins>
      <w:r>
        <w:rPr>
          <w:spacing w:val="-2"/>
        </w:rPr>
        <w:t>opulation</w:t>
      </w:r>
      <w:r>
        <w:rPr>
          <w:spacing w:val="-9"/>
        </w:rPr>
        <w:t xml:space="preserve"> </w:t>
      </w:r>
      <w:r>
        <w:rPr>
          <w:spacing w:val="-2"/>
        </w:rPr>
        <w:t>aging</w:t>
      </w:r>
      <w:r>
        <w:rPr>
          <w:spacing w:val="-8"/>
        </w:rPr>
        <w:t xml:space="preserve"> </w:t>
      </w:r>
      <w:r>
        <w:rPr>
          <w:spacing w:val="-2"/>
        </w:rPr>
        <w:t>in</w:t>
      </w:r>
      <w:r>
        <w:rPr>
          <w:spacing w:val="-9"/>
        </w:rPr>
        <w:t xml:space="preserve"> </w:t>
      </w:r>
      <w:del w:id="156" w:author="Editor" w:date="2026-09-08T18:04:00Z">
        <w:r w:rsidDel="00D048B7">
          <w:rPr>
            <w:spacing w:val="-2"/>
          </w:rPr>
          <w:delText>the</w:delText>
        </w:r>
        <w:r w:rsidDel="00D048B7">
          <w:rPr>
            <w:spacing w:val="-8"/>
          </w:rPr>
          <w:delText xml:space="preserve"> </w:delText>
        </w:r>
        <w:r w:rsidDel="00D048B7">
          <w:rPr>
            <w:spacing w:val="-2"/>
          </w:rPr>
          <w:delText>region</w:delText>
        </w:r>
      </w:del>
      <w:ins w:id="157" w:author="Editor" w:date="2026-09-08T18:04:00Z">
        <w:r w:rsidR="00D048B7">
          <w:rPr>
            <w:spacing w:val="-2"/>
          </w:rPr>
          <w:t>Latin America and the Caribbean</w:t>
        </w:r>
      </w:ins>
      <w:r>
        <w:rPr>
          <w:spacing w:val="-8"/>
        </w:rPr>
        <w:t xml:space="preserve"> </w:t>
      </w:r>
      <w:r>
        <w:rPr>
          <w:spacing w:val="-2"/>
        </w:rPr>
        <w:t>is</w:t>
      </w:r>
      <w:r>
        <w:rPr>
          <w:spacing w:val="-9"/>
        </w:rPr>
        <w:t xml:space="preserve"> </w:t>
      </w:r>
      <w:r>
        <w:rPr>
          <w:spacing w:val="-2"/>
        </w:rPr>
        <w:t xml:space="preserve">unfolding </w:t>
      </w:r>
      <w:r>
        <w:t>against a backdrop of persistent material deprivation</w:t>
      </w:r>
      <w:del w:id="158" w:author="Editor" w:date="2026-09-08T18:04:00Z">
        <w:r w:rsidDel="00D048B7">
          <w:delText xml:space="preserve">: </w:delText>
        </w:r>
      </w:del>
      <w:ins w:id="159" w:author="Editor" w:date="2026-09-08T18:04:00Z">
        <w:r w:rsidR="00D048B7">
          <w:t>. A</w:t>
        </w:r>
      </w:ins>
      <w:del w:id="160" w:author="Editor" w:date="2026-09-08T18:04:00Z">
        <w:r w:rsidDel="00D048B7">
          <w:delText>a</w:delText>
        </w:r>
      </w:del>
      <w:r>
        <w:t xml:space="preserve">ccording to the most recent estimates, one </w:t>
      </w:r>
      <w:r>
        <w:rPr>
          <w:spacing w:val="-2"/>
        </w:rPr>
        <w:t>in</w:t>
      </w:r>
      <w:r>
        <w:rPr>
          <w:spacing w:val="-9"/>
        </w:rPr>
        <w:t xml:space="preserve"> </w:t>
      </w:r>
      <w:r>
        <w:rPr>
          <w:spacing w:val="-2"/>
        </w:rPr>
        <w:t>five</w:t>
      </w:r>
      <w:r>
        <w:rPr>
          <w:spacing w:val="-9"/>
        </w:rPr>
        <w:t xml:space="preserve"> </w:t>
      </w:r>
      <w:r>
        <w:rPr>
          <w:spacing w:val="-2"/>
        </w:rPr>
        <w:t>older</w:t>
      </w:r>
      <w:r>
        <w:rPr>
          <w:spacing w:val="-9"/>
        </w:rPr>
        <w:t xml:space="preserve"> </w:t>
      </w:r>
      <w:r>
        <w:rPr>
          <w:spacing w:val="-2"/>
        </w:rPr>
        <w:t>adults</w:t>
      </w:r>
      <w:r>
        <w:rPr>
          <w:spacing w:val="-9"/>
        </w:rPr>
        <w:t xml:space="preserve"> </w:t>
      </w:r>
      <w:r>
        <w:rPr>
          <w:spacing w:val="-2"/>
        </w:rPr>
        <w:t>in</w:t>
      </w:r>
      <w:r>
        <w:rPr>
          <w:spacing w:val="-9"/>
        </w:rPr>
        <w:t xml:space="preserve"> </w:t>
      </w:r>
      <w:del w:id="161" w:author="Editor" w:date="2026-09-08T18:04:00Z">
        <w:r w:rsidDel="00D048B7">
          <w:rPr>
            <w:spacing w:val="-2"/>
          </w:rPr>
          <w:delText>Latin</w:delText>
        </w:r>
        <w:r w:rsidDel="00D048B7">
          <w:rPr>
            <w:spacing w:val="-9"/>
          </w:rPr>
          <w:delText xml:space="preserve"> </w:delText>
        </w:r>
        <w:r w:rsidDel="00D048B7">
          <w:rPr>
            <w:spacing w:val="-2"/>
          </w:rPr>
          <w:delText>America</w:delText>
        </w:r>
      </w:del>
      <w:ins w:id="162" w:author="Editor" w:date="2026-09-08T18:04:00Z">
        <w:r w:rsidR="00D048B7">
          <w:rPr>
            <w:spacing w:val="-2"/>
          </w:rPr>
          <w:t>the region</w:t>
        </w:r>
      </w:ins>
      <w:r>
        <w:rPr>
          <w:spacing w:val="-9"/>
        </w:rPr>
        <w:t xml:space="preserve"> </w:t>
      </w:r>
      <w:r>
        <w:rPr>
          <w:spacing w:val="-2"/>
        </w:rPr>
        <w:t>lives</w:t>
      </w:r>
      <w:r>
        <w:rPr>
          <w:spacing w:val="-9"/>
        </w:rPr>
        <w:t xml:space="preserve"> </w:t>
      </w:r>
      <w:r>
        <w:rPr>
          <w:spacing w:val="-2"/>
        </w:rPr>
        <w:t>in</w:t>
      </w:r>
      <w:r>
        <w:rPr>
          <w:spacing w:val="-9"/>
        </w:rPr>
        <w:t xml:space="preserve"> </w:t>
      </w:r>
      <w:r>
        <w:rPr>
          <w:spacing w:val="-2"/>
        </w:rPr>
        <w:t>multidimensional</w:t>
      </w:r>
      <w:r>
        <w:rPr>
          <w:spacing w:val="-9"/>
        </w:rPr>
        <w:t xml:space="preserve"> </w:t>
      </w:r>
      <w:r>
        <w:rPr>
          <w:spacing w:val="-2"/>
        </w:rPr>
        <w:t>poverty,</w:t>
      </w:r>
      <w:r>
        <w:rPr>
          <w:spacing w:val="-7"/>
        </w:rPr>
        <w:t xml:space="preserve"> </w:t>
      </w:r>
      <w:r>
        <w:rPr>
          <w:spacing w:val="-2"/>
        </w:rPr>
        <w:t>facing</w:t>
      </w:r>
      <w:r>
        <w:rPr>
          <w:spacing w:val="-9"/>
        </w:rPr>
        <w:t xml:space="preserve"> </w:t>
      </w:r>
      <w:r>
        <w:rPr>
          <w:spacing w:val="-2"/>
        </w:rPr>
        <w:t>simultaneous</w:t>
      </w:r>
      <w:r>
        <w:rPr>
          <w:spacing w:val="-9"/>
        </w:rPr>
        <w:t xml:space="preserve"> </w:t>
      </w:r>
      <w:r>
        <w:rPr>
          <w:spacing w:val="-2"/>
        </w:rPr>
        <w:t xml:space="preserve">deficits </w:t>
      </w:r>
      <w:r>
        <w:t>in</w:t>
      </w:r>
      <w:r>
        <w:rPr>
          <w:spacing w:val="-2"/>
        </w:rPr>
        <w:t xml:space="preserve"> </w:t>
      </w:r>
      <w:r>
        <w:t>income, healthcare</w:t>
      </w:r>
      <w:r>
        <w:rPr>
          <w:spacing w:val="-2"/>
        </w:rPr>
        <w:t xml:space="preserve"> </w:t>
      </w:r>
      <w:r>
        <w:t>access, and</w:t>
      </w:r>
      <w:r>
        <w:rPr>
          <w:spacing w:val="-2"/>
        </w:rPr>
        <w:t xml:space="preserve"> </w:t>
      </w:r>
      <w:r>
        <w:t>social</w:t>
      </w:r>
      <w:r>
        <w:rPr>
          <w:spacing w:val="-2"/>
        </w:rPr>
        <w:t xml:space="preserve"> </w:t>
      </w:r>
      <w:r>
        <w:t>support</w:t>
      </w:r>
      <w:r>
        <w:rPr>
          <w:spacing w:val="-2"/>
        </w:rPr>
        <w:t xml:space="preserve"> </w:t>
      </w:r>
      <w:r>
        <w:t>(</w:t>
      </w:r>
      <w:hyperlink w:anchor="_bookmark49" w:history="1">
        <w:r>
          <w:rPr>
            <w:color w:val="0000FF"/>
          </w:rPr>
          <w:t>ECLAC</w:t>
        </w:r>
      </w:hyperlink>
      <w:r>
        <w:t>,</w:t>
      </w:r>
      <w:r>
        <w:rPr>
          <w:spacing w:val="-2"/>
        </w:rPr>
        <w:t xml:space="preserve"> </w:t>
      </w:r>
      <w:hyperlink w:anchor="_bookmark49" w:history="1">
        <w:r>
          <w:rPr>
            <w:color w:val="0000FF"/>
          </w:rPr>
          <w:t>2024</w:t>
        </w:r>
      </w:hyperlink>
      <w:r>
        <w:t>).</w:t>
      </w:r>
      <w:r w:rsidR="008C7539">
        <w:rPr>
          <w:rStyle w:val="FootnoteReference"/>
        </w:rPr>
        <w:footnoteReference w:id="2"/>
      </w:r>
      <w:ins w:id="178" w:author="Editor" w:date="2026-09-11T17:48:00Z">
        <w:r w:rsidR="00181B91">
          <w:t xml:space="preserve"> </w:t>
        </w:r>
      </w:ins>
      <w:del w:id="179" w:author="Editor" w:date="2026-09-11T17:48:00Z">
        <w:r w:rsidR="00D271AA" w:rsidDel="00181B91">
          <w:fldChar w:fldCharType="begin"/>
        </w:r>
        <w:r w:rsidR="00D271AA" w:rsidDel="00181B91">
          <w:delInstrText xml:space="preserve"> HYPERLINK \l "_bookmark1" </w:delInstrText>
        </w:r>
        <w:r w:rsidR="00D271AA" w:rsidDel="00181B91">
          <w:fldChar w:fldCharType="separate"/>
        </w:r>
        <w:r w:rsidDel="00181B91">
          <w:rPr>
            <w:color w:val="FF0000"/>
            <w:vertAlign w:val="superscript"/>
          </w:rPr>
          <w:delText>2</w:delText>
        </w:r>
        <w:r w:rsidR="00D271AA" w:rsidDel="00181B91">
          <w:rPr>
            <w:color w:val="FF0000"/>
            <w:vertAlign w:val="superscript"/>
          </w:rPr>
          <w:fldChar w:fldCharType="end"/>
        </w:r>
        <w:r w:rsidDel="00181B91">
          <w:rPr>
            <w:color w:val="FF0000"/>
            <w:spacing w:val="30"/>
          </w:rPr>
          <w:delText xml:space="preserve"> </w:delText>
        </w:r>
      </w:del>
      <w:r>
        <w:t>Therefore, understanding</w:t>
      </w:r>
      <w:r>
        <w:rPr>
          <w:spacing w:val="-2"/>
        </w:rPr>
        <w:t xml:space="preserve"> </w:t>
      </w:r>
      <w:r>
        <w:t>how income support can improve the welfare of older adults remains paramount.</w:t>
      </w:r>
    </w:p>
    <w:p w14:paraId="7445C194" w14:textId="77777777" w:rsidR="006F1B3D" w:rsidRDefault="00191F14" w:rsidP="004A2FF4">
      <w:pPr>
        <w:pStyle w:val="BodyText"/>
        <w:suppressAutoHyphens/>
        <w:spacing w:before="120" w:line="314" w:lineRule="auto"/>
        <w:ind w:right="720" w:firstLine="346"/>
        <w:jc w:val="both"/>
      </w:pPr>
      <w:r>
        <w:t>The health e</w:t>
      </w:r>
      <w:r w:rsidRPr="004A2FF4">
        <w:t>ff</w:t>
      </w:r>
      <w:r>
        <w:t>ects of income-support programs for older adults have attracted substantial attention,</w:t>
      </w:r>
      <w:r>
        <w:rPr>
          <w:spacing w:val="-7"/>
        </w:rPr>
        <w:t xml:space="preserve"> </w:t>
      </w:r>
      <w:r>
        <w:t>yet</w:t>
      </w:r>
      <w:r>
        <w:rPr>
          <w:spacing w:val="-7"/>
        </w:rPr>
        <w:t xml:space="preserve"> </w:t>
      </w:r>
      <w:r>
        <w:t>the</w:t>
      </w:r>
      <w:r>
        <w:rPr>
          <w:spacing w:val="-7"/>
        </w:rPr>
        <w:t xml:space="preserve"> </w:t>
      </w:r>
      <w:r>
        <w:t>evidence</w:t>
      </w:r>
      <w:r>
        <w:rPr>
          <w:spacing w:val="-7"/>
        </w:rPr>
        <w:t xml:space="preserve"> </w:t>
      </w:r>
      <w:r>
        <w:t>remains</w:t>
      </w:r>
      <w:r>
        <w:rPr>
          <w:spacing w:val="-7"/>
        </w:rPr>
        <w:t xml:space="preserve"> </w:t>
      </w:r>
      <w:r>
        <w:t>mixed. Some</w:t>
      </w:r>
      <w:r>
        <w:rPr>
          <w:spacing w:val="-7"/>
        </w:rPr>
        <w:t xml:space="preserve"> </w:t>
      </w:r>
      <w:r>
        <w:t>studies</w:t>
      </w:r>
      <w:r>
        <w:rPr>
          <w:spacing w:val="-7"/>
        </w:rPr>
        <w:t xml:space="preserve"> </w:t>
      </w:r>
      <w:r>
        <w:t>find</w:t>
      </w:r>
      <w:r>
        <w:rPr>
          <w:spacing w:val="-7"/>
        </w:rPr>
        <w:t xml:space="preserve"> </w:t>
      </w:r>
      <w:r>
        <w:t>important</w:t>
      </w:r>
      <w:r>
        <w:rPr>
          <w:spacing w:val="-7"/>
        </w:rPr>
        <w:t xml:space="preserve"> </w:t>
      </w:r>
      <w:r>
        <w:t>health</w:t>
      </w:r>
      <w:r>
        <w:rPr>
          <w:spacing w:val="-7"/>
        </w:rPr>
        <w:t xml:space="preserve"> </w:t>
      </w:r>
      <w:r>
        <w:t>benefits</w:t>
      </w:r>
      <w:r>
        <w:rPr>
          <w:spacing w:val="-7"/>
        </w:rPr>
        <w:t xml:space="preserve"> </w:t>
      </w:r>
      <w:r>
        <w:t>(</w:t>
      </w:r>
      <w:hyperlink w:anchor="_bookmark42" w:history="1">
        <w:r>
          <w:rPr>
            <w:color w:val="0000FF"/>
          </w:rPr>
          <w:t>Case</w:t>
        </w:r>
      </w:hyperlink>
      <w:r>
        <w:t>,</w:t>
      </w:r>
      <w:r>
        <w:rPr>
          <w:spacing w:val="-7"/>
        </w:rPr>
        <w:t xml:space="preserve"> </w:t>
      </w:r>
      <w:hyperlink w:anchor="_bookmark42" w:history="1">
        <w:r>
          <w:rPr>
            <w:color w:val="0000FF"/>
          </w:rPr>
          <w:t>2004</w:t>
        </w:r>
      </w:hyperlink>
      <w:r>
        <w:t xml:space="preserve">; </w:t>
      </w:r>
      <w:hyperlink w:anchor="_bookmark38" w:history="1">
        <w:r>
          <w:rPr>
            <w:color w:val="0000FF"/>
          </w:rPr>
          <w:t>Barham and Rowberry</w:t>
        </w:r>
      </w:hyperlink>
      <w:r>
        <w:t xml:space="preserve">, </w:t>
      </w:r>
      <w:hyperlink w:anchor="_bookmark38" w:history="1">
        <w:r>
          <w:rPr>
            <w:color w:val="0000FF"/>
          </w:rPr>
          <w:t>2013</w:t>
        </w:r>
      </w:hyperlink>
      <w:r>
        <w:t xml:space="preserve">; </w:t>
      </w:r>
      <w:r w:rsidR="00D048B7">
        <w:fldChar w:fldCharType="begin"/>
      </w:r>
      <w:r w:rsidR="00D048B7">
        <w:instrText xml:space="preserve"> HYPERLINK \l "_bookmark35" </w:instrText>
      </w:r>
      <w:r w:rsidR="00D048B7">
        <w:fldChar w:fldCharType="separate"/>
      </w:r>
      <w:r>
        <w:rPr>
          <w:color w:val="0000FF"/>
        </w:rPr>
        <w:t>Aguila</w:t>
      </w:r>
      <w:ins w:id="180" w:author="Editor" w:date="2026-09-10T14:18:00Z">
        <w:r w:rsidR="00E70B3B">
          <w:rPr>
            <w:color w:val="0000FF"/>
          </w:rPr>
          <w:t>, Kapteyn, and Smith</w:t>
        </w:r>
      </w:ins>
      <w:del w:id="181" w:author="Editor" w:date="2026-09-10T14:18:00Z">
        <w:r w:rsidDel="00E70B3B">
          <w:rPr>
            <w:color w:val="0000FF"/>
          </w:rPr>
          <w:delText xml:space="preserve"> et al.</w:delText>
        </w:r>
      </w:del>
      <w:r w:rsidR="00D048B7">
        <w:rPr>
          <w:color w:val="0000FF"/>
        </w:rPr>
        <w:fldChar w:fldCharType="end"/>
      </w:r>
      <w:r>
        <w:t xml:space="preserve">, </w:t>
      </w:r>
      <w:hyperlink w:anchor="_bookmark35" w:history="1">
        <w:r>
          <w:rPr>
            <w:color w:val="0000FF"/>
          </w:rPr>
          <w:t>2015</w:t>
        </w:r>
      </w:hyperlink>
      <w:r>
        <w:t xml:space="preserve">; </w:t>
      </w:r>
      <w:hyperlink w:anchor="_bookmark59" w:history="1">
        <w:r>
          <w:rPr>
            <w:color w:val="0000FF"/>
          </w:rPr>
          <w:t>Miglino and Navarrete</w:t>
        </w:r>
      </w:hyperlink>
      <w:r>
        <w:t xml:space="preserve">, </w:t>
      </w:r>
      <w:hyperlink w:anchor="_bookmark59" w:history="1">
        <w:r>
          <w:rPr>
            <w:color w:val="0000FF"/>
          </w:rPr>
          <w:t>2023</w:t>
        </w:r>
      </w:hyperlink>
      <w:r>
        <w:t xml:space="preserve">; </w:t>
      </w:r>
      <w:hyperlink w:anchor="_bookmark58" w:history="1">
        <w:r>
          <w:rPr>
            <w:color w:val="0000FF"/>
          </w:rPr>
          <w:t>Menares et al.</w:t>
        </w:r>
      </w:hyperlink>
      <w:r>
        <w:t xml:space="preserve">, </w:t>
      </w:r>
      <w:hyperlink w:anchor="_bookmark58" w:history="1">
        <w:r>
          <w:rPr>
            <w:color w:val="0000FF"/>
          </w:rPr>
          <w:t>2026</w:t>
        </w:r>
      </w:hyperlink>
      <w:del w:id="182" w:author="Editor" w:date="2026-09-10T09:01:00Z">
        <w:r w:rsidDel="00D261A8">
          <w:delText xml:space="preserve">), </w:delText>
        </w:r>
      </w:del>
      <w:ins w:id="183" w:author="Editor" w:date="2026-09-10T09:01:00Z">
        <w:r w:rsidR="00D261A8">
          <w:t>). O</w:t>
        </w:r>
      </w:ins>
      <w:del w:id="184" w:author="Editor" w:date="2026-09-10T09:01:00Z">
        <w:r w:rsidDel="00D261A8">
          <w:delText>o</w:delText>
        </w:r>
      </w:del>
      <w:r>
        <w:t>thers find no e</w:t>
      </w:r>
      <w:ins w:id="185" w:author="Editor" w:date="2026-09-08T18:05:00Z">
        <w:r w:rsidR="00D048B7" w:rsidRPr="00DB5B07">
          <w:t>ff</w:t>
        </w:r>
      </w:ins>
      <w:del w:id="186" w:author="Editor" w:date="2026-09-08T18:05:00Z">
        <w:r w:rsidDel="00D048B7">
          <w:rPr>
            <w:rFonts w:ascii="Arial MT"/>
          </w:rPr>
          <w:delText>ff</w:delText>
        </w:r>
      </w:del>
      <w:r>
        <w:t>ects (</w:t>
      </w:r>
      <w:hyperlink w:anchor="_bookmark56" w:history="1">
        <w:r>
          <w:rPr>
            <w:color w:val="0000FF"/>
          </w:rPr>
          <w:t>Lloyd-Sherlock and Agrawal</w:t>
        </w:r>
      </w:hyperlink>
      <w:r>
        <w:t xml:space="preserve">, </w:t>
      </w:r>
      <w:hyperlink w:anchor="_bookmark56" w:history="1">
        <w:r>
          <w:rPr>
            <w:color w:val="0000FF"/>
          </w:rPr>
          <w:t>2014</w:t>
        </w:r>
      </w:hyperlink>
      <w:r>
        <w:t>), and still others identify unintended</w:t>
      </w:r>
      <w:r>
        <w:rPr>
          <w:spacing w:val="-1"/>
        </w:rPr>
        <w:t xml:space="preserve"> </w:t>
      </w:r>
      <w:r>
        <w:t>adverse</w:t>
      </w:r>
      <w:r>
        <w:rPr>
          <w:spacing w:val="-1"/>
        </w:rPr>
        <w:t xml:space="preserve"> </w:t>
      </w:r>
      <w:r>
        <w:t>consequences</w:t>
      </w:r>
      <w:r>
        <w:rPr>
          <w:spacing w:val="-1"/>
        </w:rPr>
        <w:t xml:space="preserve"> </w:t>
      </w:r>
      <w:r>
        <w:t>linked</w:t>
      </w:r>
      <w:r>
        <w:rPr>
          <w:spacing w:val="-1"/>
        </w:rPr>
        <w:t xml:space="preserve"> </w:t>
      </w:r>
      <w:r>
        <w:t>to</w:t>
      </w:r>
      <w:r>
        <w:rPr>
          <w:spacing w:val="-1"/>
        </w:rPr>
        <w:t xml:space="preserve"> </w:t>
      </w:r>
      <w:r>
        <w:t>obesity</w:t>
      </w:r>
      <w:r>
        <w:rPr>
          <w:spacing w:val="-1"/>
        </w:rPr>
        <w:t xml:space="preserve"> </w:t>
      </w:r>
      <w:r>
        <w:t>and</w:t>
      </w:r>
      <w:r>
        <w:rPr>
          <w:spacing w:val="-1"/>
        </w:rPr>
        <w:t xml:space="preserve"> </w:t>
      </w:r>
      <w:r>
        <w:t>diet</w:t>
      </w:r>
      <w:r>
        <w:rPr>
          <w:spacing w:val="-1"/>
        </w:rPr>
        <w:t xml:space="preserve"> </w:t>
      </w:r>
      <w:r>
        <w:t>change</w:t>
      </w:r>
      <w:r>
        <w:rPr>
          <w:spacing w:val="-1"/>
        </w:rPr>
        <w:t xml:space="preserve"> </w:t>
      </w:r>
      <w:r>
        <w:t>(</w:t>
      </w:r>
      <w:r w:rsidR="00D048B7">
        <w:fldChar w:fldCharType="begin"/>
      </w:r>
      <w:r w:rsidR="00D048B7">
        <w:instrText xml:space="preserve"> HYPERLINK \l "_bookmark50" </w:instrText>
      </w:r>
      <w:r w:rsidR="00D048B7">
        <w:fldChar w:fldCharType="separate"/>
      </w:r>
      <w:r>
        <w:rPr>
          <w:color w:val="0000FF"/>
        </w:rPr>
        <w:t>Fernald</w:t>
      </w:r>
      <w:ins w:id="187" w:author="Editor" w:date="2026-09-10T14:19:00Z">
        <w:r w:rsidR="00E70B3B">
          <w:rPr>
            <w:color w:val="0000FF"/>
          </w:rPr>
          <w:t>, Gertler, and Hou</w:t>
        </w:r>
      </w:ins>
      <w:del w:id="188" w:author="Editor" w:date="2026-09-10T14:19:00Z">
        <w:r w:rsidDel="00E70B3B">
          <w:rPr>
            <w:color w:val="0000FF"/>
            <w:spacing w:val="-1"/>
          </w:rPr>
          <w:delText xml:space="preserve"> </w:delText>
        </w:r>
        <w:r w:rsidDel="00E70B3B">
          <w:rPr>
            <w:color w:val="0000FF"/>
          </w:rPr>
          <w:delText>et</w:delText>
        </w:r>
        <w:r w:rsidDel="00E70B3B">
          <w:rPr>
            <w:color w:val="0000FF"/>
            <w:spacing w:val="-1"/>
          </w:rPr>
          <w:delText xml:space="preserve"> </w:delText>
        </w:r>
        <w:r w:rsidDel="00E70B3B">
          <w:rPr>
            <w:color w:val="0000FF"/>
          </w:rPr>
          <w:delText>al.</w:delText>
        </w:r>
      </w:del>
      <w:r w:rsidR="00D048B7">
        <w:rPr>
          <w:color w:val="0000FF"/>
        </w:rPr>
        <w:fldChar w:fldCharType="end"/>
      </w:r>
      <w:r>
        <w:t>,</w:t>
      </w:r>
      <w:r>
        <w:rPr>
          <w:spacing w:val="-1"/>
        </w:rPr>
        <w:t xml:space="preserve"> </w:t>
      </w:r>
      <w:hyperlink w:anchor="_bookmark50" w:history="1">
        <w:r>
          <w:rPr>
            <w:color w:val="0000FF"/>
          </w:rPr>
          <w:t>2008</w:t>
        </w:r>
      </w:hyperlink>
      <w:r>
        <w:t>;</w:t>
      </w:r>
      <w:r>
        <w:rPr>
          <w:spacing w:val="-1"/>
        </w:rPr>
        <w:t xml:space="preserve"> </w:t>
      </w:r>
      <w:hyperlink w:anchor="_bookmark54" w:history="1">
        <w:r>
          <w:rPr>
            <w:color w:val="0000FF"/>
          </w:rPr>
          <w:t>Kronebusch</w:t>
        </w:r>
      </w:hyperlink>
      <w:r>
        <w:rPr>
          <w:color w:val="0000FF"/>
        </w:rPr>
        <w:t xml:space="preserve"> </w:t>
      </w:r>
      <w:hyperlink w:anchor="_bookmark54" w:history="1">
        <w:r>
          <w:rPr>
            <w:color w:val="0000FF"/>
          </w:rPr>
          <w:t>and Damon</w:t>
        </w:r>
      </w:hyperlink>
      <w:r>
        <w:t xml:space="preserve">, </w:t>
      </w:r>
      <w:hyperlink w:anchor="_bookmark54" w:history="1">
        <w:r>
          <w:rPr>
            <w:color w:val="0000FF"/>
          </w:rPr>
          <w:t>2019</w:t>
        </w:r>
      </w:hyperlink>
      <w:r>
        <w:t>). Most existing evidence focuses on short-</w:t>
      </w:r>
      <w:del w:id="189" w:author="Editor" w:date="2026-09-11T11:55:00Z">
        <w:r w:rsidDel="00E0145E">
          <w:delText xml:space="preserve">run </w:delText>
        </w:r>
      </w:del>
      <w:ins w:id="190" w:author="Editor" w:date="2026-09-11T11:55:00Z">
        <w:r w:rsidR="00E0145E">
          <w:t xml:space="preserve">term </w:t>
        </w:r>
      </w:ins>
      <w:r>
        <w:t>outcomes.</w:t>
      </w:r>
    </w:p>
    <w:p w14:paraId="33203D2F" w14:textId="77777777" w:rsidR="006F1B3D" w:rsidRDefault="0069171E" w:rsidP="008C7539">
      <w:pPr>
        <w:pStyle w:val="BodyText"/>
        <w:spacing w:before="116" w:line="314" w:lineRule="auto"/>
        <w:ind w:right="691" w:firstLine="346"/>
        <w:jc w:val="both"/>
      </w:pPr>
      <w:ins w:id="191" w:author="Editor" w:date="2026-09-10T09:03:00Z">
        <w:r>
          <w:t>To</w:t>
        </w:r>
        <w:r>
          <w:rPr>
            <w:spacing w:val="-1"/>
          </w:rPr>
          <w:t xml:space="preserve"> </w:t>
        </w:r>
        <w:r>
          <w:t>study</w:t>
        </w:r>
        <w:r>
          <w:rPr>
            <w:spacing w:val="-1"/>
          </w:rPr>
          <w:t xml:space="preserve"> the </w:t>
        </w:r>
        <w:r>
          <w:t>longer-term</w:t>
        </w:r>
        <w:r>
          <w:rPr>
            <w:spacing w:val="-1"/>
          </w:rPr>
          <w:t xml:space="preserve"> </w:t>
        </w:r>
        <w:r>
          <w:t>mortality</w:t>
        </w:r>
        <w:r>
          <w:rPr>
            <w:spacing w:val="-2"/>
          </w:rPr>
          <w:t xml:space="preserve"> </w:t>
        </w:r>
        <w:r>
          <w:t>e</w:t>
        </w:r>
        <w:r w:rsidRPr="00DB5B07">
          <w:t>ff</w:t>
        </w:r>
        <w:r>
          <w:t>ects</w:t>
        </w:r>
        <w:r>
          <w:rPr>
            <w:spacing w:val="-2"/>
          </w:rPr>
          <w:t xml:space="preserve"> </w:t>
        </w:r>
        <w:r>
          <w:t>of</w:t>
        </w:r>
        <w:r>
          <w:rPr>
            <w:spacing w:val="-2"/>
          </w:rPr>
          <w:t xml:space="preserve"> </w:t>
        </w:r>
        <w:r>
          <w:t>a</w:t>
        </w:r>
        <w:r>
          <w:rPr>
            <w:spacing w:val="-2"/>
          </w:rPr>
          <w:t xml:space="preserve"> </w:t>
        </w:r>
        <w:r>
          <w:t>large-scale</w:t>
        </w:r>
        <w:r>
          <w:rPr>
            <w:spacing w:val="-2"/>
          </w:rPr>
          <w:t xml:space="preserve"> </w:t>
        </w:r>
        <w:r>
          <w:t>transfer</w:t>
        </w:r>
        <w:r>
          <w:rPr>
            <w:spacing w:val="-2"/>
          </w:rPr>
          <w:t xml:space="preserve"> </w:t>
        </w:r>
        <w:r>
          <w:t>program, t</w:t>
        </w:r>
      </w:ins>
      <w:del w:id="192" w:author="Editor" w:date="2026-09-10T09:01:00Z">
        <w:r w:rsidR="00191F14" w:rsidDel="00DD1B89">
          <w:rPr>
            <w:spacing w:val="-2"/>
          </w:rPr>
          <w:delText>In</w:delText>
        </w:r>
        <w:r w:rsidR="00191F14" w:rsidDel="00DD1B89">
          <w:rPr>
            <w:spacing w:val="-12"/>
          </w:rPr>
          <w:delText xml:space="preserve"> </w:delText>
        </w:r>
        <w:r w:rsidR="00191F14" w:rsidDel="00DD1B89">
          <w:rPr>
            <w:spacing w:val="-2"/>
          </w:rPr>
          <w:delText>th</w:delText>
        </w:r>
      </w:del>
      <w:ins w:id="193" w:author="Editor" w:date="2026-09-10T09:01:00Z">
        <w:r w:rsidR="00DD1B89">
          <w:rPr>
            <w:spacing w:val="-2"/>
          </w:rPr>
          <w:t>h</w:t>
        </w:r>
      </w:ins>
      <w:r w:rsidR="00191F14">
        <w:rPr>
          <w:spacing w:val="-2"/>
        </w:rPr>
        <w:t>is</w:t>
      </w:r>
      <w:r w:rsidR="00191F14">
        <w:rPr>
          <w:spacing w:val="-12"/>
        </w:rPr>
        <w:t xml:space="preserve"> </w:t>
      </w:r>
      <w:r w:rsidR="00191F14">
        <w:rPr>
          <w:spacing w:val="-2"/>
        </w:rPr>
        <w:t>paper</w:t>
      </w:r>
      <w:del w:id="194" w:author="Editor" w:date="2026-09-10T09:01:00Z">
        <w:r w:rsidR="00191F14" w:rsidDel="00DD1B89">
          <w:rPr>
            <w:spacing w:val="-2"/>
          </w:rPr>
          <w:delText>,</w:delText>
        </w:r>
        <w:r w:rsidR="00191F14" w:rsidDel="00DD1B89">
          <w:rPr>
            <w:spacing w:val="-9"/>
          </w:rPr>
          <w:delText xml:space="preserve"> </w:delText>
        </w:r>
        <w:r w:rsidR="00191F14" w:rsidDel="00DD1B89">
          <w:rPr>
            <w:spacing w:val="-2"/>
          </w:rPr>
          <w:delText>we</w:delText>
        </w:r>
      </w:del>
      <w:r w:rsidR="00191F14">
        <w:rPr>
          <w:spacing w:val="-12"/>
        </w:rPr>
        <w:t xml:space="preserve"> </w:t>
      </w:r>
      <w:r w:rsidR="00191F14">
        <w:rPr>
          <w:spacing w:val="-2"/>
        </w:rPr>
        <w:t>leverage</w:t>
      </w:r>
      <w:ins w:id="195" w:author="Editor" w:date="2026-09-10T09:01:00Z">
        <w:r w:rsidR="00DD1B89">
          <w:rPr>
            <w:spacing w:val="-2"/>
          </w:rPr>
          <w:t>s</w:t>
        </w:r>
      </w:ins>
      <w:r w:rsidR="00191F14">
        <w:rPr>
          <w:spacing w:val="-12"/>
        </w:rPr>
        <w:t xml:space="preserve"> </w:t>
      </w:r>
      <w:r w:rsidR="00191F14">
        <w:rPr>
          <w:spacing w:val="-2"/>
        </w:rPr>
        <w:t>Mexico’s</w:t>
      </w:r>
      <w:r w:rsidR="00191F14">
        <w:rPr>
          <w:spacing w:val="-12"/>
        </w:rPr>
        <w:t xml:space="preserve"> </w:t>
      </w:r>
      <w:ins w:id="196" w:author="Editor" w:date="2026-09-10T09:04:00Z">
        <w:r w:rsidRPr="0073591C">
          <w:rPr>
            <w:spacing w:val="-2"/>
          </w:rPr>
          <w:t>conditional</w:t>
        </w:r>
        <w:r w:rsidRPr="0073591C">
          <w:rPr>
            <w:spacing w:val="-12"/>
          </w:rPr>
          <w:t xml:space="preserve"> </w:t>
        </w:r>
        <w:r w:rsidRPr="0073591C">
          <w:rPr>
            <w:spacing w:val="-2"/>
          </w:rPr>
          <w:t>cash</w:t>
        </w:r>
        <w:r w:rsidRPr="0073591C">
          <w:rPr>
            <w:spacing w:val="-12"/>
          </w:rPr>
          <w:t xml:space="preserve"> </w:t>
        </w:r>
        <w:r w:rsidRPr="0073591C">
          <w:rPr>
            <w:spacing w:val="-2"/>
          </w:rPr>
          <w:t>transfer</w:t>
        </w:r>
        <w:r w:rsidRPr="0073591C">
          <w:rPr>
            <w:spacing w:val="-12"/>
          </w:rPr>
          <w:t xml:space="preserve"> </w:t>
        </w:r>
        <w:r w:rsidRPr="0073591C">
          <w:rPr>
            <w:spacing w:val="-2"/>
          </w:rPr>
          <w:t>(CCT)</w:t>
        </w:r>
        <w:r w:rsidRPr="0073591C">
          <w:rPr>
            <w:spacing w:val="-12"/>
          </w:rPr>
          <w:t xml:space="preserve"> </w:t>
        </w:r>
        <w:r w:rsidRPr="0073591C">
          <w:rPr>
            <w:spacing w:val="-2"/>
          </w:rPr>
          <w:t>program</w:t>
        </w:r>
        <w:r w:rsidRPr="0069171E">
          <w:rPr>
            <w:spacing w:val="-2"/>
          </w:rPr>
          <w:t xml:space="preserve"> </w:t>
        </w:r>
        <w:r>
          <w:rPr>
            <w:spacing w:val="-2"/>
          </w:rPr>
          <w:t xml:space="preserve">launched </w:t>
        </w:r>
        <w:r>
          <w:t>in</w:t>
        </w:r>
        <w:r>
          <w:rPr>
            <w:spacing w:val="-1"/>
          </w:rPr>
          <w:t xml:space="preserve"> </w:t>
        </w:r>
        <w:r>
          <w:t>1997 as the</w:t>
        </w:r>
        <w:r>
          <w:rPr>
            <w:spacing w:val="-12"/>
          </w:rPr>
          <w:t xml:space="preserve"> </w:t>
        </w:r>
      </w:ins>
      <w:ins w:id="197" w:author="Editor" w:date="2026-09-10T09:02:00Z">
        <w:r w:rsidRPr="004A2FF4">
          <w:rPr>
            <w:i/>
            <w:shd w:val="clear" w:color="auto" w:fill="FFFFFF"/>
          </w:rPr>
          <w:t xml:space="preserve">Programa de Educacion, Salud y Alimentacion </w:t>
        </w:r>
      </w:ins>
      <w:ins w:id="198" w:author="Editor" w:date="2026-09-10T09:05:00Z">
        <w:r>
          <w:rPr>
            <w:spacing w:val="-2"/>
          </w:rPr>
          <w:t>(</w:t>
        </w:r>
      </w:ins>
      <w:r w:rsidR="00191F14" w:rsidRPr="003503A6">
        <w:rPr>
          <w:spacing w:val="-2"/>
        </w:rPr>
        <w:t>Progresa</w:t>
      </w:r>
      <w:ins w:id="199" w:author="Editor" w:date="2026-09-10T09:03:00Z">
        <w:r>
          <w:rPr>
            <w:spacing w:val="-2"/>
          </w:rPr>
          <w:t>)</w:t>
        </w:r>
      </w:ins>
      <w:r w:rsidR="00191F14" w:rsidRPr="004A2FF4">
        <w:rPr>
          <w:spacing w:val="-12"/>
        </w:rPr>
        <w:t xml:space="preserve"> </w:t>
      </w:r>
      <w:del w:id="200" w:author="Editor" w:date="2026-09-10T09:04:00Z">
        <w:r w:rsidR="00191F14" w:rsidRPr="00462327" w:rsidDel="0069171E">
          <w:rPr>
            <w:spacing w:val="-2"/>
          </w:rPr>
          <w:delText>conditional</w:delText>
        </w:r>
        <w:r w:rsidR="00191F14" w:rsidRPr="00462327" w:rsidDel="0069171E">
          <w:rPr>
            <w:spacing w:val="-12"/>
          </w:rPr>
          <w:delText xml:space="preserve"> </w:delText>
        </w:r>
        <w:r w:rsidR="00191F14" w:rsidRPr="00462327" w:rsidDel="0069171E">
          <w:rPr>
            <w:spacing w:val="-2"/>
          </w:rPr>
          <w:delText>cash</w:delText>
        </w:r>
        <w:r w:rsidR="00191F14" w:rsidRPr="00462327" w:rsidDel="0069171E">
          <w:rPr>
            <w:spacing w:val="-12"/>
          </w:rPr>
          <w:delText xml:space="preserve"> </w:delText>
        </w:r>
        <w:r w:rsidR="00191F14" w:rsidRPr="00462327" w:rsidDel="0069171E">
          <w:rPr>
            <w:spacing w:val="-2"/>
          </w:rPr>
          <w:delText>transfer</w:delText>
        </w:r>
        <w:r w:rsidR="00191F14" w:rsidRPr="00462327" w:rsidDel="0069171E">
          <w:rPr>
            <w:spacing w:val="-12"/>
          </w:rPr>
          <w:delText xml:space="preserve"> </w:delText>
        </w:r>
        <w:r w:rsidR="00191F14" w:rsidRPr="00462327" w:rsidDel="0069171E">
          <w:rPr>
            <w:spacing w:val="-2"/>
          </w:rPr>
          <w:delText>(CCT)</w:delText>
        </w:r>
        <w:r w:rsidR="00191F14" w:rsidRPr="00462327" w:rsidDel="0069171E">
          <w:rPr>
            <w:spacing w:val="-12"/>
          </w:rPr>
          <w:delText xml:space="preserve"> </w:delText>
        </w:r>
        <w:r w:rsidR="00191F14" w:rsidRPr="00462327" w:rsidDel="0069171E">
          <w:rPr>
            <w:spacing w:val="-2"/>
          </w:rPr>
          <w:delText>program</w:delText>
        </w:r>
        <w:r w:rsidR="00191F14" w:rsidDel="0069171E">
          <w:rPr>
            <w:spacing w:val="-12"/>
          </w:rPr>
          <w:delText xml:space="preserve"> </w:delText>
        </w:r>
        <w:r w:rsidR="00191F14" w:rsidDel="0069171E">
          <w:rPr>
            <w:spacing w:val="-2"/>
          </w:rPr>
          <w:delText xml:space="preserve">launched </w:delText>
        </w:r>
        <w:r w:rsidR="00191F14" w:rsidDel="0069171E">
          <w:delText>in</w:delText>
        </w:r>
        <w:r w:rsidR="00191F14" w:rsidDel="0069171E">
          <w:rPr>
            <w:spacing w:val="-1"/>
          </w:rPr>
          <w:delText xml:space="preserve"> </w:delText>
        </w:r>
        <w:r w:rsidR="00191F14" w:rsidDel="0069171E">
          <w:delText>1997</w:delText>
        </w:r>
      </w:del>
      <w:r w:rsidR="00191F14">
        <w:rPr>
          <w:spacing w:val="-1"/>
        </w:rPr>
        <w:t xml:space="preserve"> </w:t>
      </w:r>
      <w:del w:id="201" w:author="Editor" w:date="2026-09-10T09:05:00Z">
        <w:r w:rsidR="00191F14" w:rsidDel="0069171E">
          <w:delText>(</w:delText>
        </w:r>
      </w:del>
      <w:r w:rsidR="00191F14">
        <w:t>and</w:t>
      </w:r>
      <w:r w:rsidR="00191F14">
        <w:rPr>
          <w:spacing w:val="-1"/>
        </w:rPr>
        <w:t xml:space="preserve"> </w:t>
      </w:r>
      <w:r w:rsidR="00191F14">
        <w:t>subsequently</w:t>
      </w:r>
      <w:r w:rsidR="00191F14">
        <w:rPr>
          <w:spacing w:val="-1"/>
        </w:rPr>
        <w:t xml:space="preserve"> </w:t>
      </w:r>
      <w:r w:rsidR="00191F14">
        <w:t>renamed</w:t>
      </w:r>
      <w:r w:rsidR="00191F14">
        <w:rPr>
          <w:spacing w:val="-1"/>
        </w:rPr>
        <w:t xml:space="preserve"> </w:t>
      </w:r>
      <w:r w:rsidR="00191F14" w:rsidRPr="003503A6">
        <w:t>Oportunidades</w:t>
      </w:r>
      <w:r w:rsidR="00191F14">
        <w:rPr>
          <w:spacing w:val="-1"/>
        </w:rPr>
        <w:t xml:space="preserve"> </w:t>
      </w:r>
      <w:r w:rsidR="00191F14">
        <w:t>and</w:t>
      </w:r>
      <w:r w:rsidR="00191F14">
        <w:rPr>
          <w:spacing w:val="-1"/>
        </w:rPr>
        <w:t xml:space="preserve"> </w:t>
      </w:r>
      <w:r w:rsidR="00191F14">
        <w:t>then</w:t>
      </w:r>
      <w:r w:rsidR="00191F14">
        <w:rPr>
          <w:spacing w:val="-1"/>
        </w:rPr>
        <w:t xml:space="preserve"> </w:t>
      </w:r>
      <w:r w:rsidR="00191F14" w:rsidRPr="003503A6">
        <w:t>Prospera</w:t>
      </w:r>
      <w:del w:id="202" w:author="Editor" w:date="2026-09-10T09:05:00Z">
        <w:r w:rsidR="00191F14" w:rsidDel="0069171E">
          <w:delText xml:space="preserve">), </w:delText>
        </w:r>
      </w:del>
      <w:ins w:id="203" w:author="Editor" w:date="2026-09-10T09:05:00Z">
        <w:r>
          <w:t xml:space="preserve">. </w:t>
        </w:r>
      </w:ins>
      <w:del w:id="204" w:author="Editor" w:date="2026-09-10T09:03:00Z">
        <w:r w:rsidR="00191F14" w:rsidRPr="00462327" w:rsidDel="0069171E">
          <w:delText>to</w:delText>
        </w:r>
        <w:r w:rsidR="00191F14" w:rsidRPr="00462327" w:rsidDel="0069171E">
          <w:rPr>
            <w:spacing w:val="-1"/>
          </w:rPr>
          <w:delText xml:space="preserve"> </w:delText>
        </w:r>
        <w:r w:rsidR="00191F14" w:rsidRPr="00462327" w:rsidDel="0069171E">
          <w:delText>study</w:delText>
        </w:r>
        <w:r w:rsidR="00191F14" w:rsidRPr="00462327" w:rsidDel="0069171E">
          <w:rPr>
            <w:spacing w:val="-1"/>
          </w:rPr>
          <w:delText xml:space="preserve"> </w:delText>
        </w:r>
        <w:r w:rsidR="00191F14" w:rsidRPr="00462327" w:rsidDel="0069171E">
          <w:delText>longer-term</w:delText>
        </w:r>
        <w:r w:rsidR="00191F14" w:rsidRPr="00462327" w:rsidDel="0069171E">
          <w:rPr>
            <w:spacing w:val="-1"/>
          </w:rPr>
          <w:delText xml:space="preserve"> </w:delText>
        </w:r>
        <w:r w:rsidR="00191F14" w:rsidRPr="00462327" w:rsidDel="0069171E">
          <w:delText>mortality</w:delText>
        </w:r>
        <w:r w:rsidR="00191F14" w:rsidRPr="00462327" w:rsidDel="0069171E">
          <w:rPr>
            <w:spacing w:val="-2"/>
          </w:rPr>
          <w:delText xml:space="preserve"> </w:delText>
        </w:r>
        <w:r w:rsidR="00191F14" w:rsidRPr="00462327" w:rsidDel="0069171E">
          <w:delText>e</w:delText>
        </w:r>
      </w:del>
      <w:del w:id="205" w:author="Editor" w:date="2026-09-08T18:05:00Z">
        <w:r w:rsidR="00191F14" w:rsidRPr="00462327" w:rsidDel="00D048B7">
          <w:rPr>
            <w:rFonts w:ascii="Arial MT" w:hAnsi="Arial MT"/>
          </w:rPr>
          <w:delText>ff</w:delText>
        </w:r>
      </w:del>
      <w:del w:id="206" w:author="Editor" w:date="2026-09-10T09:03:00Z">
        <w:r w:rsidR="00191F14" w:rsidRPr="00462327" w:rsidDel="0069171E">
          <w:delText>ects</w:delText>
        </w:r>
        <w:r w:rsidR="00191F14" w:rsidRPr="00462327" w:rsidDel="0069171E">
          <w:rPr>
            <w:spacing w:val="-2"/>
          </w:rPr>
          <w:delText xml:space="preserve"> </w:delText>
        </w:r>
        <w:r w:rsidR="00191F14" w:rsidRPr="00462327" w:rsidDel="0069171E">
          <w:delText>of</w:delText>
        </w:r>
        <w:r w:rsidR="00191F14" w:rsidRPr="00462327" w:rsidDel="0069171E">
          <w:rPr>
            <w:spacing w:val="-2"/>
          </w:rPr>
          <w:delText xml:space="preserve"> </w:delText>
        </w:r>
        <w:r w:rsidR="00191F14" w:rsidRPr="00462327" w:rsidDel="0069171E">
          <w:delText>a</w:delText>
        </w:r>
        <w:r w:rsidR="00191F14" w:rsidRPr="00462327" w:rsidDel="0069171E">
          <w:rPr>
            <w:spacing w:val="-2"/>
          </w:rPr>
          <w:delText xml:space="preserve"> </w:delText>
        </w:r>
        <w:r w:rsidR="00191F14" w:rsidRPr="00462327" w:rsidDel="0069171E">
          <w:delText>large-scale</w:delText>
        </w:r>
        <w:r w:rsidR="00191F14" w:rsidRPr="00462327" w:rsidDel="0069171E">
          <w:rPr>
            <w:spacing w:val="-2"/>
          </w:rPr>
          <w:delText xml:space="preserve"> </w:delText>
        </w:r>
        <w:r w:rsidR="00191F14" w:rsidRPr="00462327" w:rsidDel="0069171E">
          <w:delText>transfer</w:delText>
        </w:r>
        <w:r w:rsidR="00191F14" w:rsidRPr="00462327" w:rsidDel="0069171E">
          <w:rPr>
            <w:spacing w:val="-2"/>
          </w:rPr>
          <w:delText xml:space="preserve"> </w:delText>
        </w:r>
        <w:r w:rsidR="00191F14" w:rsidRPr="00462327" w:rsidDel="0069171E">
          <w:delText xml:space="preserve">program. </w:delText>
        </w:r>
      </w:del>
      <w:r w:rsidR="00191F14" w:rsidRPr="004A2FF4">
        <w:t>Progresa</w:t>
      </w:r>
      <w:r w:rsidR="00191F14">
        <w:rPr>
          <w:i/>
          <w:spacing w:val="-2"/>
        </w:rPr>
        <w:t xml:space="preserve"> </w:t>
      </w:r>
      <w:r w:rsidR="00191F14">
        <w:t>has</w:t>
      </w:r>
      <w:r w:rsidR="00191F14">
        <w:rPr>
          <w:spacing w:val="-2"/>
        </w:rPr>
        <w:t xml:space="preserve"> </w:t>
      </w:r>
      <w:r w:rsidR="00191F14">
        <w:t>served</w:t>
      </w:r>
      <w:r w:rsidR="00191F14">
        <w:rPr>
          <w:spacing w:val="-2"/>
        </w:rPr>
        <w:t xml:space="preserve"> </w:t>
      </w:r>
      <w:r w:rsidR="00191F14">
        <w:t>as</w:t>
      </w:r>
      <w:r w:rsidR="00191F14">
        <w:rPr>
          <w:spacing w:val="-2"/>
        </w:rPr>
        <w:t xml:space="preserve"> </w:t>
      </w:r>
      <w:r w:rsidR="00191F14">
        <w:t>a</w:t>
      </w:r>
      <w:r w:rsidR="00191F14">
        <w:rPr>
          <w:spacing w:val="-2"/>
        </w:rPr>
        <w:t xml:space="preserve"> </w:t>
      </w:r>
      <w:r w:rsidR="00191F14">
        <w:t>model</w:t>
      </w:r>
      <w:r w:rsidR="00191F14">
        <w:rPr>
          <w:spacing w:val="-2"/>
        </w:rPr>
        <w:t xml:space="preserve"> </w:t>
      </w:r>
      <w:r w:rsidR="00191F14">
        <w:t>for</w:t>
      </w:r>
      <w:r w:rsidR="00191F14">
        <w:rPr>
          <w:spacing w:val="-2"/>
        </w:rPr>
        <w:t xml:space="preserve"> </w:t>
      </w:r>
      <w:r w:rsidR="00191F14">
        <w:t>CCT</w:t>
      </w:r>
      <w:r w:rsidR="00191F14">
        <w:rPr>
          <w:spacing w:val="-2"/>
        </w:rPr>
        <w:t xml:space="preserve"> </w:t>
      </w:r>
      <w:r w:rsidR="00191F14">
        <w:t>programs in</w:t>
      </w:r>
      <w:r w:rsidR="00191F14">
        <w:rPr>
          <w:spacing w:val="30"/>
        </w:rPr>
        <w:t xml:space="preserve"> </w:t>
      </w:r>
      <w:del w:id="207" w:author="Editor" w:date="2026-09-10T09:05:00Z">
        <w:r w:rsidR="00191F14" w:rsidDel="0069171E">
          <w:delText>over</w:delText>
        </w:r>
        <w:r w:rsidR="00191F14" w:rsidDel="0069171E">
          <w:rPr>
            <w:spacing w:val="30"/>
          </w:rPr>
          <w:delText xml:space="preserve"> </w:delText>
        </w:r>
      </w:del>
      <w:ins w:id="208" w:author="Editor" w:date="2026-09-10T09:05:00Z">
        <w:r>
          <w:t>more than</w:t>
        </w:r>
        <w:r>
          <w:rPr>
            <w:spacing w:val="30"/>
          </w:rPr>
          <w:t xml:space="preserve"> </w:t>
        </w:r>
      </w:ins>
      <w:r w:rsidR="00191F14">
        <w:t>60</w:t>
      </w:r>
      <w:r w:rsidR="00191F14">
        <w:rPr>
          <w:spacing w:val="30"/>
        </w:rPr>
        <w:t xml:space="preserve"> </w:t>
      </w:r>
      <w:r w:rsidR="00191F14">
        <w:t>countries</w:t>
      </w:r>
      <w:r w:rsidR="00191F14">
        <w:rPr>
          <w:spacing w:val="30"/>
        </w:rPr>
        <w:t xml:space="preserve"> </w:t>
      </w:r>
      <w:r w:rsidR="00191F14">
        <w:t>(</w:t>
      </w:r>
      <w:hyperlink w:anchor="_bookmark51" w:history="1">
        <w:r w:rsidR="00191F14">
          <w:rPr>
            <w:color w:val="0000FF"/>
          </w:rPr>
          <w:t>Fiszbein</w:t>
        </w:r>
        <w:r w:rsidR="00191F14">
          <w:rPr>
            <w:color w:val="0000FF"/>
            <w:spacing w:val="30"/>
          </w:rPr>
          <w:t xml:space="preserve"> </w:t>
        </w:r>
        <w:r w:rsidR="00191F14">
          <w:rPr>
            <w:color w:val="0000FF"/>
          </w:rPr>
          <w:t>and</w:t>
        </w:r>
        <w:r w:rsidR="00191F14">
          <w:rPr>
            <w:color w:val="0000FF"/>
            <w:spacing w:val="30"/>
          </w:rPr>
          <w:t xml:space="preserve"> </w:t>
        </w:r>
        <w:r w:rsidR="00191F14">
          <w:rPr>
            <w:color w:val="0000FF"/>
          </w:rPr>
          <w:t>Schady</w:t>
        </w:r>
      </w:hyperlink>
      <w:r w:rsidR="00191F14">
        <w:t>,</w:t>
      </w:r>
      <w:r w:rsidR="00191F14">
        <w:rPr>
          <w:spacing w:val="30"/>
        </w:rPr>
        <w:t xml:space="preserve"> </w:t>
      </w:r>
      <w:hyperlink w:anchor="_bookmark51" w:history="1">
        <w:r w:rsidR="00191F14">
          <w:rPr>
            <w:color w:val="0000FF"/>
          </w:rPr>
          <w:t>2009</w:t>
        </w:r>
      </w:hyperlink>
      <w:r w:rsidR="00191F14">
        <w:t>;</w:t>
      </w:r>
      <w:r w:rsidR="00191F14">
        <w:rPr>
          <w:spacing w:val="30"/>
        </w:rPr>
        <w:t xml:space="preserve"> </w:t>
      </w:r>
      <w:hyperlink w:anchor="_bookmark37" w:history="1">
        <w:r w:rsidR="00191F14">
          <w:rPr>
            <w:color w:val="0000FF"/>
          </w:rPr>
          <w:t>Baird</w:t>
        </w:r>
        <w:r w:rsidR="00191F14">
          <w:rPr>
            <w:color w:val="0000FF"/>
            <w:spacing w:val="30"/>
          </w:rPr>
          <w:t xml:space="preserve"> </w:t>
        </w:r>
        <w:r w:rsidR="00191F14">
          <w:rPr>
            <w:color w:val="0000FF"/>
          </w:rPr>
          <w:t>et</w:t>
        </w:r>
        <w:r w:rsidR="00191F14">
          <w:rPr>
            <w:color w:val="0000FF"/>
            <w:spacing w:val="30"/>
          </w:rPr>
          <w:t xml:space="preserve"> </w:t>
        </w:r>
        <w:r w:rsidR="00191F14">
          <w:rPr>
            <w:color w:val="0000FF"/>
          </w:rPr>
          <w:t>al.</w:t>
        </w:r>
      </w:hyperlink>
      <w:r w:rsidR="00191F14">
        <w:t>,</w:t>
      </w:r>
      <w:r w:rsidR="00191F14">
        <w:rPr>
          <w:spacing w:val="30"/>
        </w:rPr>
        <w:t xml:space="preserve"> </w:t>
      </w:r>
      <w:hyperlink w:anchor="_bookmark37" w:history="1">
        <w:r w:rsidR="00191F14">
          <w:rPr>
            <w:color w:val="0000FF"/>
          </w:rPr>
          <w:t>2014</w:t>
        </w:r>
      </w:hyperlink>
      <w:r w:rsidR="00191F14">
        <w:t>;</w:t>
      </w:r>
      <w:r w:rsidR="00191F14">
        <w:rPr>
          <w:spacing w:val="30"/>
        </w:rPr>
        <w:t xml:space="preserve"> </w:t>
      </w:r>
      <w:hyperlink w:anchor="_bookmark62" w:history="1">
        <w:r w:rsidR="00191F14">
          <w:rPr>
            <w:color w:val="0000FF"/>
          </w:rPr>
          <w:t>Parker</w:t>
        </w:r>
        <w:r w:rsidR="00191F14">
          <w:rPr>
            <w:color w:val="0000FF"/>
            <w:spacing w:val="30"/>
          </w:rPr>
          <w:t xml:space="preserve"> </w:t>
        </w:r>
        <w:r w:rsidR="00191F14">
          <w:rPr>
            <w:color w:val="0000FF"/>
          </w:rPr>
          <w:t>and</w:t>
        </w:r>
        <w:r w:rsidR="00191F14">
          <w:rPr>
            <w:color w:val="0000FF"/>
            <w:spacing w:val="30"/>
          </w:rPr>
          <w:t xml:space="preserve"> </w:t>
        </w:r>
        <w:r w:rsidR="00191F14">
          <w:rPr>
            <w:color w:val="0000FF"/>
          </w:rPr>
          <w:t>Todd</w:t>
        </w:r>
      </w:hyperlink>
      <w:r w:rsidR="00191F14">
        <w:t>,</w:t>
      </w:r>
      <w:r w:rsidR="00191F14">
        <w:rPr>
          <w:spacing w:val="30"/>
        </w:rPr>
        <w:t xml:space="preserve"> </w:t>
      </w:r>
      <w:hyperlink w:anchor="_bookmark62" w:history="1">
        <w:r w:rsidR="00191F14">
          <w:rPr>
            <w:color w:val="0000FF"/>
          </w:rPr>
          <w:t>2017</w:t>
        </w:r>
      </w:hyperlink>
      <w:r w:rsidR="00191F14">
        <w:t>), and a growing literature evaluates its health impacts (</w:t>
      </w:r>
      <w:hyperlink w:anchor="_bookmark52" w:history="1">
        <w:r w:rsidR="00191F14">
          <w:rPr>
            <w:color w:val="0000FF"/>
          </w:rPr>
          <w:t>Gertler</w:t>
        </w:r>
      </w:hyperlink>
      <w:r w:rsidR="00191F14">
        <w:t xml:space="preserve">, </w:t>
      </w:r>
      <w:hyperlink w:anchor="_bookmark52" w:history="1">
        <w:r w:rsidR="00191F14">
          <w:rPr>
            <w:color w:val="0000FF"/>
          </w:rPr>
          <w:t>2004</w:t>
        </w:r>
      </w:hyperlink>
      <w:r w:rsidR="00191F14">
        <w:t xml:space="preserve">; </w:t>
      </w:r>
      <w:r w:rsidR="005A4580">
        <w:fldChar w:fldCharType="begin"/>
      </w:r>
      <w:r w:rsidR="005A4580">
        <w:instrText xml:space="preserve"> HYPERLINK \l "_bookmark55" </w:instrText>
      </w:r>
      <w:r w:rsidR="005A4580">
        <w:fldChar w:fldCharType="separate"/>
      </w:r>
      <w:r w:rsidR="00191F14">
        <w:rPr>
          <w:color w:val="0000FF"/>
        </w:rPr>
        <w:t>Lagarde</w:t>
      </w:r>
      <w:ins w:id="209" w:author="Editor" w:date="2026-09-10T14:20:00Z">
        <w:r w:rsidR="00E70B3B">
          <w:rPr>
            <w:color w:val="0000FF"/>
          </w:rPr>
          <w:t>, Haines, and Palmer</w:t>
        </w:r>
      </w:ins>
      <w:del w:id="210" w:author="Editor" w:date="2026-09-10T14:20:00Z">
        <w:r w:rsidR="00191F14" w:rsidDel="00E70B3B">
          <w:rPr>
            <w:color w:val="0000FF"/>
          </w:rPr>
          <w:delText xml:space="preserve"> et al.</w:delText>
        </w:r>
      </w:del>
      <w:r w:rsidR="005A4580">
        <w:rPr>
          <w:color w:val="0000FF"/>
        </w:rPr>
        <w:fldChar w:fldCharType="end"/>
      </w:r>
      <w:r w:rsidR="00191F14">
        <w:t xml:space="preserve">, </w:t>
      </w:r>
      <w:hyperlink w:anchor="_bookmark55" w:history="1">
        <w:r w:rsidR="00191F14">
          <w:rPr>
            <w:color w:val="0000FF"/>
          </w:rPr>
          <w:t>2009</w:t>
        </w:r>
      </w:hyperlink>
      <w:r w:rsidR="00191F14">
        <w:t xml:space="preserve">; </w:t>
      </w:r>
      <w:hyperlink w:anchor="_bookmark64" w:history="1">
        <w:r w:rsidR="00191F14">
          <w:rPr>
            <w:color w:val="0000FF"/>
          </w:rPr>
          <w:t>Rivera-</w:t>
        </w:r>
      </w:hyperlink>
      <w:hyperlink w:anchor="_bookmark64" w:history="1">
        <w:r w:rsidR="00191F14">
          <w:rPr>
            <w:color w:val="0000FF"/>
          </w:rPr>
          <w:t>Hernandez et al.</w:t>
        </w:r>
      </w:hyperlink>
      <w:r w:rsidR="00191F14">
        <w:t xml:space="preserve">, </w:t>
      </w:r>
      <w:hyperlink w:anchor="_bookmark64" w:history="1">
        <w:r w:rsidR="00191F14">
          <w:rPr>
            <w:color w:val="0000FF"/>
          </w:rPr>
          <w:t>2016</w:t>
        </w:r>
      </w:hyperlink>
      <w:r w:rsidR="00191F14">
        <w:t xml:space="preserve">; </w:t>
      </w:r>
      <w:hyperlink w:anchor="_bookmark62" w:history="1">
        <w:r w:rsidR="00191F14">
          <w:rPr>
            <w:color w:val="0000FF"/>
          </w:rPr>
          <w:t>Parker and Todd</w:t>
        </w:r>
      </w:hyperlink>
      <w:r w:rsidR="00191F14">
        <w:t xml:space="preserve">, </w:t>
      </w:r>
      <w:hyperlink w:anchor="_bookmark62" w:history="1">
        <w:r w:rsidR="00191F14">
          <w:rPr>
            <w:color w:val="0000FF"/>
          </w:rPr>
          <w:t>2017</w:t>
        </w:r>
      </w:hyperlink>
      <w:r w:rsidR="00191F14">
        <w:t>).</w:t>
      </w:r>
      <w:r w:rsidR="00191F14">
        <w:rPr>
          <w:spacing w:val="40"/>
        </w:rPr>
        <w:t xml:space="preserve"> </w:t>
      </w:r>
      <w:r w:rsidR="00191F14">
        <w:lastRenderedPageBreak/>
        <w:t xml:space="preserve">However, </w:t>
      </w:r>
      <w:ins w:id="211" w:author="Editor" w:date="2026-09-11T17:49:00Z">
        <w:r w:rsidR="00181B91">
          <w:t xml:space="preserve">the program’s </w:t>
        </w:r>
      </w:ins>
      <w:r w:rsidR="00191F14">
        <w:t>long-term e</w:t>
      </w:r>
      <w:ins w:id="212" w:author="Editor" w:date="2026-09-08T18:05:00Z">
        <w:r w:rsidR="00D048B7" w:rsidRPr="00DB5B07">
          <w:t>ff</w:t>
        </w:r>
      </w:ins>
      <w:del w:id="213" w:author="Editor" w:date="2026-09-08T18:05:00Z">
        <w:r w:rsidR="00191F14" w:rsidDel="00D048B7">
          <w:rPr>
            <w:rFonts w:ascii="Arial MT" w:hAnsi="Arial MT"/>
          </w:rPr>
          <w:delText>ff</w:delText>
        </w:r>
      </w:del>
      <w:r w:rsidR="00191F14">
        <w:t>ects—particularly on mortality among aging adults—remain largely unstudied (</w:t>
      </w:r>
      <w:hyperlink w:anchor="_bookmark62" w:history="1">
        <w:r w:rsidR="00191F14">
          <w:rPr>
            <w:color w:val="0000FF"/>
          </w:rPr>
          <w:t>Parker and Todd</w:t>
        </w:r>
      </w:hyperlink>
      <w:r w:rsidR="00191F14">
        <w:t xml:space="preserve">, </w:t>
      </w:r>
      <w:hyperlink w:anchor="_bookmark62" w:history="1">
        <w:r w:rsidR="00191F14">
          <w:rPr>
            <w:color w:val="0000FF"/>
          </w:rPr>
          <w:t>2017</w:t>
        </w:r>
      </w:hyperlink>
      <w:r w:rsidR="00191F14">
        <w:t>).</w:t>
      </w:r>
    </w:p>
    <w:p w14:paraId="76D7F5A2" w14:textId="77777777" w:rsidR="0069171E" w:rsidRDefault="00191F14" w:rsidP="008C7539">
      <w:pPr>
        <w:pStyle w:val="BodyText"/>
        <w:suppressAutoHyphens/>
        <w:spacing w:before="115" w:line="314" w:lineRule="auto"/>
        <w:ind w:left="-1" w:right="718" w:firstLine="351"/>
        <w:jc w:val="both"/>
        <w:rPr>
          <w:ins w:id="214" w:author="Editor" w:date="2026-09-10T09:07:00Z"/>
        </w:rPr>
      </w:pPr>
      <w:r>
        <w:t>In contrast to income-support programs such as non-contributory pensions that target older adults,</w:t>
      </w:r>
      <w:r>
        <w:rPr>
          <w:spacing w:val="-12"/>
        </w:rPr>
        <w:t xml:space="preserve"> </w:t>
      </w:r>
      <w:r w:rsidRPr="000724F4">
        <w:t>Progresa</w:t>
      </w:r>
      <w:r>
        <w:rPr>
          <w:i/>
          <w:spacing w:val="-13"/>
        </w:rPr>
        <w:t xml:space="preserve"> </w:t>
      </w:r>
      <w:r>
        <w:t>supports</w:t>
      </w:r>
      <w:r>
        <w:rPr>
          <w:spacing w:val="-13"/>
        </w:rPr>
        <w:t xml:space="preserve"> </w:t>
      </w:r>
      <w:r>
        <w:t>families</w:t>
      </w:r>
      <w:r>
        <w:rPr>
          <w:spacing w:val="-13"/>
        </w:rPr>
        <w:t xml:space="preserve"> </w:t>
      </w:r>
      <w:r>
        <w:t>more</w:t>
      </w:r>
      <w:r>
        <w:rPr>
          <w:spacing w:val="-13"/>
        </w:rPr>
        <w:t xml:space="preserve"> </w:t>
      </w:r>
      <w:r>
        <w:t>generally,</w:t>
      </w:r>
      <w:r>
        <w:rPr>
          <w:spacing w:val="-12"/>
        </w:rPr>
        <w:t xml:space="preserve"> </w:t>
      </w:r>
      <w:r>
        <w:t>with</w:t>
      </w:r>
      <w:r>
        <w:rPr>
          <w:spacing w:val="-13"/>
        </w:rPr>
        <w:t xml:space="preserve"> </w:t>
      </w:r>
      <w:r>
        <w:t>transfers</w:t>
      </w:r>
      <w:r>
        <w:rPr>
          <w:spacing w:val="-13"/>
        </w:rPr>
        <w:t xml:space="preserve"> </w:t>
      </w:r>
      <w:r>
        <w:t>paid</w:t>
      </w:r>
      <w:r>
        <w:rPr>
          <w:spacing w:val="-13"/>
        </w:rPr>
        <w:t xml:space="preserve"> </w:t>
      </w:r>
      <w:r>
        <w:t>to</w:t>
      </w:r>
      <w:r>
        <w:rPr>
          <w:spacing w:val="-13"/>
        </w:rPr>
        <w:t xml:space="preserve"> </w:t>
      </w:r>
      <w:r>
        <w:t>the</w:t>
      </w:r>
      <w:r>
        <w:rPr>
          <w:spacing w:val="-13"/>
        </w:rPr>
        <w:t xml:space="preserve"> </w:t>
      </w:r>
      <w:r>
        <w:t>female</w:t>
      </w:r>
      <w:r>
        <w:rPr>
          <w:spacing w:val="-13"/>
        </w:rPr>
        <w:t xml:space="preserve"> </w:t>
      </w:r>
      <w:r>
        <w:t>head</w:t>
      </w:r>
      <w:r>
        <w:rPr>
          <w:spacing w:val="-13"/>
        </w:rPr>
        <w:t xml:space="preserve"> </w:t>
      </w:r>
      <w:r>
        <w:t>of</w:t>
      </w:r>
      <w:r>
        <w:rPr>
          <w:spacing w:val="-13"/>
        </w:rPr>
        <w:t xml:space="preserve"> </w:t>
      </w:r>
      <w:r>
        <w:t>household</w:t>
      </w:r>
      <w:r>
        <w:rPr>
          <w:spacing w:val="-3"/>
        </w:rPr>
        <w:t xml:space="preserve"> </w:t>
      </w:r>
      <w:r>
        <w:t>and</w:t>
      </w:r>
      <w:r>
        <w:rPr>
          <w:spacing w:val="-3"/>
        </w:rPr>
        <w:t xml:space="preserve"> </w:t>
      </w:r>
      <w:r>
        <w:t>widely</w:t>
      </w:r>
      <w:r>
        <w:rPr>
          <w:spacing w:val="-3"/>
        </w:rPr>
        <w:t xml:space="preserve"> </w:t>
      </w:r>
      <w:r>
        <w:t>publicized</w:t>
      </w:r>
      <w:r>
        <w:rPr>
          <w:spacing w:val="-3"/>
        </w:rPr>
        <w:t xml:space="preserve"> </w:t>
      </w:r>
      <w:r>
        <w:t>conditionality</w:t>
      </w:r>
      <w:r>
        <w:rPr>
          <w:spacing w:val="-3"/>
        </w:rPr>
        <w:t xml:space="preserve"> </w:t>
      </w:r>
      <w:r>
        <w:t>features</w:t>
      </w:r>
      <w:r>
        <w:rPr>
          <w:spacing w:val="-3"/>
        </w:rPr>
        <w:t xml:space="preserve"> </w:t>
      </w:r>
      <w:r>
        <w:t>tied</w:t>
      </w:r>
      <w:r>
        <w:rPr>
          <w:spacing w:val="-3"/>
        </w:rPr>
        <w:t xml:space="preserve"> </w:t>
      </w:r>
      <w:r>
        <w:t>to</w:t>
      </w:r>
      <w:r>
        <w:rPr>
          <w:spacing w:val="-3"/>
        </w:rPr>
        <w:t xml:space="preserve"> </w:t>
      </w:r>
      <w:r>
        <w:t>children. Whether</w:t>
      </w:r>
      <w:r>
        <w:rPr>
          <w:spacing w:val="-3"/>
        </w:rPr>
        <w:t xml:space="preserve"> </w:t>
      </w:r>
      <w:r>
        <w:t>a</w:t>
      </w:r>
      <w:r>
        <w:rPr>
          <w:spacing w:val="-3"/>
        </w:rPr>
        <w:t xml:space="preserve"> </w:t>
      </w:r>
      <w:r>
        <w:t>child-focused</w:t>
      </w:r>
      <w:r>
        <w:rPr>
          <w:spacing w:val="-3"/>
        </w:rPr>
        <w:t xml:space="preserve"> </w:t>
      </w:r>
      <w:r>
        <w:t>CCT can generate mortality benefits for older adults raises a natural question: through which channels could</w:t>
      </w:r>
      <w:r>
        <w:rPr>
          <w:spacing w:val="18"/>
        </w:rPr>
        <w:t xml:space="preserve"> </w:t>
      </w:r>
      <w:r>
        <w:t>a</w:t>
      </w:r>
      <w:r>
        <w:rPr>
          <w:spacing w:val="18"/>
        </w:rPr>
        <w:t xml:space="preserve"> </w:t>
      </w:r>
      <w:r>
        <w:t>CCT</w:t>
      </w:r>
      <w:r>
        <w:rPr>
          <w:spacing w:val="18"/>
        </w:rPr>
        <w:t xml:space="preserve"> </w:t>
      </w:r>
      <w:r>
        <w:t>largely</w:t>
      </w:r>
      <w:r>
        <w:rPr>
          <w:spacing w:val="19"/>
        </w:rPr>
        <w:t xml:space="preserve"> </w:t>
      </w:r>
      <w:r>
        <w:t>designed</w:t>
      </w:r>
      <w:r>
        <w:rPr>
          <w:spacing w:val="17"/>
        </w:rPr>
        <w:t xml:space="preserve"> </w:t>
      </w:r>
      <w:r>
        <w:t>for</w:t>
      </w:r>
      <w:r>
        <w:rPr>
          <w:spacing w:val="19"/>
        </w:rPr>
        <w:t xml:space="preserve"> </w:t>
      </w:r>
      <w:r>
        <w:t>women</w:t>
      </w:r>
      <w:r>
        <w:rPr>
          <w:spacing w:val="19"/>
        </w:rPr>
        <w:t xml:space="preserve"> </w:t>
      </w:r>
      <w:r>
        <w:t>and</w:t>
      </w:r>
      <w:r>
        <w:rPr>
          <w:spacing w:val="17"/>
        </w:rPr>
        <w:t xml:space="preserve"> </w:t>
      </w:r>
      <w:r>
        <w:t>families</w:t>
      </w:r>
      <w:r>
        <w:rPr>
          <w:spacing w:val="19"/>
        </w:rPr>
        <w:t xml:space="preserve"> </w:t>
      </w:r>
      <w:r>
        <w:t>with</w:t>
      </w:r>
      <w:r>
        <w:rPr>
          <w:spacing w:val="18"/>
        </w:rPr>
        <w:t xml:space="preserve"> </w:t>
      </w:r>
      <w:r>
        <w:t>young</w:t>
      </w:r>
      <w:r>
        <w:rPr>
          <w:spacing w:val="18"/>
        </w:rPr>
        <w:t xml:space="preserve"> </w:t>
      </w:r>
      <w:r>
        <w:t>children</w:t>
      </w:r>
      <w:r>
        <w:rPr>
          <w:spacing w:val="18"/>
        </w:rPr>
        <w:t xml:space="preserve"> </w:t>
      </w:r>
      <w:del w:id="215" w:author="Editor" w:date="2026-09-11T17:50:00Z">
        <w:r w:rsidDel="00181B91">
          <w:delText>a</w:delText>
        </w:r>
      </w:del>
      <w:del w:id="216" w:author="Editor" w:date="2026-09-08T18:05:00Z">
        <w:r w:rsidDel="00D048B7">
          <w:rPr>
            <w:rFonts w:ascii="Arial MT" w:hAnsi="Arial MT"/>
          </w:rPr>
          <w:delText>ff</w:delText>
        </w:r>
      </w:del>
      <w:del w:id="217" w:author="Editor" w:date="2026-09-11T17:50:00Z">
        <w:r w:rsidDel="00181B91">
          <w:delText>ect</w:delText>
        </w:r>
      </w:del>
      <w:ins w:id="218" w:author="Editor" w:date="2026-09-11T17:50:00Z">
        <w:r w:rsidR="00181B91">
          <w:t xml:space="preserve">benefit the health </w:t>
        </w:r>
      </w:ins>
      <w:del w:id="219" w:author="Editor" w:date="2026-09-14T07:56:00Z">
        <w:r w:rsidDel="00B74441">
          <w:rPr>
            <w:spacing w:val="19"/>
          </w:rPr>
          <w:delText xml:space="preserve"> </w:delText>
        </w:r>
        <w:r w:rsidDel="00B74441">
          <w:delText>older</w:delText>
        </w:r>
      </w:del>
      <w:ins w:id="220" w:author="Editor" w:date="2026-09-14T07:56:00Z">
        <w:r w:rsidR="00B74441">
          <w:t xml:space="preserve">of </w:t>
        </w:r>
        <w:r w:rsidR="00B74441">
          <w:rPr>
            <w:spacing w:val="19"/>
          </w:rPr>
          <w:t>older</w:t>
        </w:r>
      </w:ins>
      <w:r>
        <w:rPr>
          <w:spacing w:val="18"/>
        </w:rPr>
        <w:t xml:space="preserve"> </w:t>
      </w:r>
      <w:r>
        <w:rPr>
          <w:spacing w:val="-2"/>
        </w:rPr>
        <w:t>adults</w:t>
      </w:r>
      <w:del w:id="221" w:author="Editor" w:date="2026-09-11T17:50:00Z">
        <w:r w:rsidDel="00181B91">
          <w:rPr>
            <w:spacing w:val="-2"/>
          </w:rPr>
          <w:delText>’</w:delText>
        </w:r>
        <w:r w:rsidR="008C7539" w:rsidDel="00181B91">
          <w:rPr>
            <w:spacing w:val="-2"/>
          </w:rPr>
          <w:delText xml:space="preserve"> </w:delText>
        </w:r>
        <w:r w:rsidDel="00181B91">
          <w:delText>health</w:delText>
        </w:r>
      </w:del>
      <w:r>
        <w:t xml:space="preserve">? </w:t>
      </w:r>
    </w:p>
    <w:p w14:paraId="55F74595" w14:textId="77777777" w:rsidR="006F1B3D" w:rsidRDefault="00191F14" w:rsidP="008C7539">
      <w:pPr>
        <w:pStyle w:val="BodyText"/>
        <w:suppressAutoHyphens/>
        <w:spacing w:before="115" w:line="314" w:lineRule="auto"/>
        <w:ind w:left="-1" w:right="718" w:firstLine="351"/>
        <w:jc w:val="both"/>
      </w:pPr>
      <w:r>
        <w:t>Several</w:t>
      </w:r>
      <w:r>
        <w:rPr>
          <w:spacing w:val="-12"/>
        </w:rPr>
        <w:t xml:space="preserve"> </w:t>
      </w:r>
      <w:r>
        <w:t>pathways</w:t>
      </w:r>
      <w:r>
        <w:rPr>
          <w:spacing w:val="-12"/>
        </w:rPr>
        <w:t xml:space="preserve"> </w:t>
      </w:r>
      <w:r>
        <w:t>provide</w:t>
      </w:r>
      <w:r>
        <w:rPr>
          <w:spacing w:val="-12"/>
        </w:rPr>
        <w:t xml:space="preserve"> </w:t>
      </w:r>
      <w:r>
        <w:t>plausible</w:t>
      </w:r>
      <w:r>
        <w:rPr>
          <w:spacing w:val="-12"/>
        </w:rPr>
        <w:t xml:space="preserve"> </w:t>
      </w:r>
      <w:r>
        <w:t>theoretical</w:t>
      </w:r>
      <w:r>
        <w:rPr>
          <w:spacing w:val="-12"/>
        </w:rPr>
        <w:t xml:space="preserve"> </w:t>
      </w:r>
      <w:r>
        <w:t>bases</w:t>
      </w:r>
      <w:r>
        <w:rPr>
          <w:spacing w:val="-12"/>
        </w:rPr>
        <w:t xml:space="preserve"> </w:t>
      </w:r>
      <w:del w:id="222" w:author="Editor" w:date="2026-09-10T09:08:00Z">
        <w:r w:rsidDel="0069171E">
          <w:delText>for</w:delText>
        </w:r>
        <w:r w:rsidDel="0069171E">
          <w:rPr>
            <w:spacing w:val="-12"/>
          </w:rPr>
          <w:delText xml:space="preserve"> </w:delText>
        </w:r>
      </w:del>
      <w:ins w:id="223" w:author="Editor" w:date="2026-09-10T09:08:00Z">
        <w:r w:rsidR="0069171E">
          <w:t>to</w:t>
        </w:r>
        <w:r w:rsidR="0069171E">
          <w:rPr>
            <w:spacing w:val="-12"/>
          </w:rPr>
          <w:t xml:space="preserve"> </w:t>
        </w:r>
      </w:ins>
      <w:r>
        <w:t>expect</w:t>
      </w:r>
      <w:del w:id="224" w:author="Editor" w:date="2026-09-10T09:08:00Z">
        <w:r w:rsidDel="0069171E">
          <w:delText>in</w:delText>
        </w:r>
      </w:del>
      <w:r>
        <w:rPr>
          <w:spacing w:val="-12"/>
        </w:rPr>
        <w:t xml:space="preserve"> </w:t>
      </w:r>
      <w:r w:rsidRPr="000724F4">
        <w:t>Progresa</w:t>
      </w:r>
      <w:r>
        <w:rPr>
          <w:i/>
          <w:spacing w:val="-12"/>
        </w:rPr>
        <w:t xml:space="preserve"> </w:t>
      </w:r>
      <w:r>
        <w:t>to</w:t>
      </w:r>
      <w:r>
        <w:rPr>
          <w:spacing w:val="-12"/>
        </w:rPr>
        <w:t xml:space="preserve"> </w:t>
      </w:r>
      <w:r>
        <w:t>potentially benefit the health of older adult household members indirectly.</w:t>
      </w:r>
      <w:r>
        <w:rPr>
          <w:spacing w:val="35"/>
        </w:rPr>
        <w:t xml:space="preserve"> </w:t>
      </w:r>
      <w:r>
        <w:t xml:space="preserve">First, the annual health check-up conditionality requires </w:t>
      </w:r>
      <w:r>
        <w:rPr>
          <w:i/>
        </w:rPr>
        <w:t xml:space="preserve">all </w:t>
      </w:r>
      <w:r>
        <w:t xml:space="preserve">household members—including older adults—to </w:t>
      </w:r>
      <w:del w:id="225" w:author="Editor" w:date="2026-09-10T09:09:00Z">
        <w:r w:rsidDel="0069171E">
          <w:delText xml:space="preserve">attend </w:delText>
        </w:r>
      </w:del>
      <w:ins w:id="226" w:author="Editor" w:date="2026-09-10T09:09:00Z">
        <w:r w:rsidR="0069171E">
          <w:t>go to a series</w:t>
        </w:r>
      </w:ins>
      <w:del w:id="227" w:author="Editor" w:date="2026-09-10T09:09:00Z">
        <w:r w:rsidDel="0069171E">
          <w:delText>a schedule</w:delText>
        </w:r>
      </w:del>
      <w:r>
        <w:t xml:space="preserve"> of preventive visits, creating an opportunity for early detection and treatment of conditions such as infectious</w:t>
      </w:r>
      <w:r>
        <w:rPr>
          <w:spacing w:val="-7"/>
        </w:rPr>
        <w:t xml:space="preserve"> </w:t>
      </w:r>
      <w:r>
        <w:t>diseases,</w:t>
      </w:r>
      <w:r>
        <w:rPr>
          <w:spacing w:val="-6"/>
        </w:rPr>
        <w:t xml:space="preserve"> </w:t>
      </w:r>
      <w:r>
        <w:t>diabetes,</w:t>
      </w:r>
      <w:r>
        <w:rPr>
          <w:spacing w:val="-6"/>
        </w:rPr>
        <w:t xml:space="preserve"> </w:t>
      </w:r>
      <w:r>
        <w:t>and</w:t>
      </w:r>
      <w:r>
        <w:rPr>
          <w:spacing w:val="-7"/>
        </w:rPr>
        <w:t xml:space="preserve"> </w:t>
      </w:r>
      <w:r>
        <w:t>hypertension</w:t>
      </w:r>
      <w:r>
        <w:rPr>
          <w:spacing w:val="-7"/>
        </w:rPr>
        <w:t xml:space="preserve"> </w:t>
      </w:r>
      <w:r>
        <w:t>that</w:t>
      </w:r>
      <w:r>
        <w:rPr>
          <w:spacing w:val="-7"/>
        </w:rPr>
        <w:t xml:space="preserve"> </w:t>
      </w:r>
      <w:r>
        <w:t>disproportionately</w:t>
      </w:r>
      <w:r>
        <w:rPr>
          <w:spacing w:val="-7"/>
        </w:rPr>
        <w:t xml:space="preserve"> </w:t>
      </w:r>
      <w:r>
        <w:t>drive</w:t>
      </w:r>
      <w:r>
        <w:rPr>
          <w:spacing w:val="-7"/>
        </w:rPr>
        <w:t xml:space="preserve"> </w:t>
      </w:r>
      <w:r>
        <w:t>mortality</w:t>
      </w:r>
      <w:r>
        <w:rPr>
          <w:spacing w:val="-7"/>
        </w:rPr>
        <w:t xml:space="preserve"> </w:t>
      </w:r>
      <w:r>
        <w:t>in</w:t>
      </w:r>
      <w:r>
        <w:rPr>
          <w:spacing w:val="-7"/>
        </w:rPr>
        <w:t xml:space="preserve"> </w:t>
      </w:r>
      <w:r>
        <w:t>older</w:t>
      </w:r>
      <w:r>
        <w:rPr>
          <w:spacing w:val="-7"/>
        </w:rPr>
        <w:t xml:space="preserve"> </w:t>
      </w:r>
      <w:r>
        <w:t>age (</w:t>
      </w:r>
      <w:r w:rsidR="005A4580">
        <w:fldChar w:fldCharType="begin"/>
      </w:r>
      <w:r w:rsidR="005A4580">
        <w:instrText xml:space="preserve"> HYPERLINK \l "_bookmark36" </w:instrText>
      </w:r>
      <w:r w:rsidR="005A4580">
        <w:fldChar w:fldCharType="separate"/>
      </w:r>
      <w:r>
        <w:rPr>
          <w:color w:val="0000FF"/>
        </w:rPr>
        <w:t>Angel</w:t>
      </w:r>
      <w:ins w:id="228" w:author="Editor" w:date="2026-09-10T14:21:00Z">
        <w:r w:rsidR="00E70B3B">
          <w:rPr>
            <w:color w:val="0000FF"/>
          </w:rPr>
          <w:t>, Vega, and López-Ortega,</w:t>
        </w:r>
      </w:ins>
      <w:del w:id="229" w:author="Editor" w:date="2026-09-10T14:21:00Z">
        <w:r w:rsidDel="00E70B3B">
          <w:rPr>
            <w:color w:val="0000FF"/>
          </w:rPr>
          <w:delText xml:space="preserve"> et al.</w:delText>
        </w:r>
      </w:del>
      <w:r w:rsidR="005A4580">
        <w:rPr>
          <w:color w:val="0000FF"/>
        </w:rPr>
        <w:fldChar w:fldCharType="end"/>
      </w:r>
      <w:del w:id="230" w:author="Editor" w:date="2026-09-10T14:21:00Z">
        <w:r w:rsidDel="00E70B3B">
          <w:delText>,</w:delText>
        </w:r>
      </w:del>
      <w:r>
        <w:t xml:space="preserve"> </w:t>
      </w:r>
      <w:hyperlink w:anchor="_bookmark36" w:history="1">
        <w:r>
          <w:rPr>
            <w:color w:val="0000FF"/>
          </w:rPr>
          <w:t>2017</w:t>
        </w:r>
      </w:hyperlink>
      <w:r>
        <w:t xml:space="preserve">; </w:t>
      </w:r>
      <w:hyperlink w:anchor="_bookmark34" w:history="1">
        <w:r>
          <w:rPr>
            <w:color w:val="0000FF"/>
          </w:rPr>
          <w:t>Aguila et al.</w:t>
        </w:r>
      </w:hyperlink>
      <w:r>
        <w:t xml:space="preserve">, </w:t>
      </w:r>
      <w:hyperlink w:anchor="_bookmark34" w:history="1">
        <w:r>
          <w:rPr>
            <w:color w:val="0000FF"/>
          </w:rPr>
          <w:t>2024</w:t>
        </w:r>
      </w:hyperlink>
      <w:r>
        <w:t>).</w:t>
      </w:r>
      <w:r>
        <w:rPr>
          <w:spacing w:val="40"/>
        </w:rPr>
        <w:t xml:space="preserve"> </w:t>
      </w:r>
      <w:r>
        <w:t>Second, the cash transfer raises household income by over 25</w:t>
      </w:r>
      <w:del w:id="231" w:author="Editor" w:date="2026-09-08T18:02:00Z">
        <w:r w:rsidDel="00D048B7">
          <w:delText>%</w:delText>
        </w:r>
      </w:del>
      <w:ins w:id="232" w:author="Editor" w:date="2026-09-08T18:02:00Z">
        <w:r w:rsidR="00D048B7">
          <w:t xml:space="preserve"> percent</w:t>
        </w:r>
      </w:ins>
      <w:r>
        <w:t xml:space="preserve"> (</w:t>
      </w:r>
      <w:hyperlink w:anchor="_bookmark52" w:history="1">
        <w:r>
          <w:rPr>
            <w:color w:val="0000FF"/>
          </w:rPr>
          <w:t>Gertler</w:t>
        </w:r>
      </w:hyperlink>
      <w:r>
        <w:t xml:space="preserve">, </w:t>
      </w:r>
      <w:hyperlink w:anchor="_bookmark52" w:history="1">
        <w:r>
          <w:rPr>
            <w:color w:val="0000FF"/>
          </w:rPr>
          <w:t>2004</w:t>
        </w:r>
      </w:hyperlink>
      <w:r>
        <w:t xml:space="preserve">; </w:t>
      </w:r>
      <w:hyperlink w:anchor="_bookmark62" w:history="1">
        <w:r>
          <w:rPr>
            <w:color w:val="0000FF"/>
          </w:rPr>
          <w:t>Parker and Todd</w:t>
        </w:r>
      </w:hyperlink>
      <w:r>
        <w:t xml:space="preserve">, </w:t>
      </w:r>
      <w:hyperlink w:anchor="_bookmark62" w:history="1">
        <w:r>
          <w:rPr>
            <w:color w:val="0000FF"/>
          </w:rPr>
          <w:t>2017</w:t>
        </w:r>
      </w:hyperlink>
      <w:r>
        <w:t>), potentially improving nutrition and healthcare access for older adult members who share household resources.</w:t>
      </w:r>
      <w:r>
        <w:rPr>
          <w:spacing w:val="28"/>
        </w:rPr>
        <w:t xml:space="preserve"> </w:t>
      </w:r>
      <w:r>
        <w:t xml:space="preserve">Third, the program could induce changes in </w:t>
      </w:r>
      <w:ins w:id="233" w:author="Editor" w:date="2026-09-10T09:09:00Z">
        <w:r w:rsidR="0069171E">
          <w:t xml:space="preserve">the </w:t>
        </w:r>
      </w:ins>
      <w:r>
        <w:t>older adult labor supply, which could lower health risks (</w:t>
      </w:r>
      <w:ins w:id="234" w:author="Editor" w:date="2026-09-10T09:09:00Z">
        <w:r w:rsidR="0069171E">
          <w:t>al</w:t>
        </w:r>
      </w:ins>
      <w:r>
        <w:t>though it could also worsen health</w:t>
      </w:r>
      <w:r>
        <w:rPr>
          <w:spacing w:val="-4"/>
        </w:rPr>
        <w:t xml:space="preserve"> </w:t>
      </w:r>
      <w:r>
        <w:t>through</w:t>
      </w:r>
      <w:r>
        <w:rPr>
          <w:spacing w:val="-4"/>
        </w:rPr>
        <w:t xml:space="preserve"> </w:t>
      </w:r>
      <w:r>
        <w:t>decreased</w:t>
      </w:r>
      <w:r>
        <w:rPr>
          <w:spacing w:val="-4"/>
        </w:rPr>
        <w:t xml:space="preserve"> </w:t>
      </w:r>
      <w:r>
        <w:t>social</w:t>
      </w:r>
      <w:r>
        <w:rPr>
          <w:spacing w:val="-4"/>
        </w:rPr>
        <w:t xml:space="preserve"> </w:t>
      </w:r>
      <w:r>
        <w:t>interaction). Fourth,</w:t>
      </w:r>
      <w:r>
        <w:rPr>
          <w:spacing w:val="-4"/>
        </w:rPr>
        <w:t xml:space="preserve"> </w:t>
      </w:r>
      <w:r>
        <w:t>if</w:t>
      </w:r>
      <w:r>
        <w:rPr>
          <w:spacing w:val="-4"/>
        </w:rPr>
        <w:t xml:space="preserve"> </w:t>
      </w:r>
      <w:r>
        <w:t>the</w:t>
      </w:r>
      <w:r>
        <w:rPr>
          <w:spacing w:val="-4"/>
        </w:rPr>
        <w:t xml:space="preserve"> </w:t>
      </w:r>
      <w:r>
        <w:t>program</w:t>
      </w:r>
      <w:r>
        <w:rPr>
          <w:spacing w:val="-4"/>
        </w:rPr>
        <w:t xml:space="preserve"> </w:t>
      </w:r>
      <w:r>
        <w:t>induces</w:t>
      </w:r>
      <w:r>
        <w:rPr>
          <w:spacing w:val="-4"/>
        </w:rPr>
        <w:t xml:space="preserve"> </w:t>
      </w:r>
      <w:r>
        <w:t>lower</w:t>
      </w:r>
      <w:r>
        <w:rPr>
          <w:spacing w:val="-4"/>
        </w:rPr>
        <w:t xml:space="preserve"> </w:t>
      </w:r>
      <w:r>
        <w:t>labor</w:t>
      </w:r>
      <w:r>
        <w:rPr>
          <w:spacing w:val="-4"/>
        </w:rPr>
        <w:t xml:space="preserve"> </w:t>
      </w:r>
      <w:r>
        <w:t>supply</w:t>
      </w:r>
      <w:r>
        <w:rPr>
          <w:spacing w:val="-4"/>
        </w:rPr>
        <w:t xml:space="preserve"> </w:t>
      </w:r>
      <w:r>
        <w:t>or increased co-residence of other family members, this could increase the availability of informal caregiving</w:t>
      </w:r>
      <w:r>
        <w:rPr>
          <w:spacing w:val="-13"/>
        </w:rPr>
        <w:t xml:space="preserve"> </w:t>
      </w:r>
      <w:r>
        <w:t>within</w:t>
      </w:r>
      <w:r>
        <w:rPr>
          <w:spacing w:val="-13"/>
        </w:rPr>
        <w:t xml:space="preserve"> </w:t>
      </w:r>
      <w:r>
        <w:t>the</w:t>
      </w:r>
      <w:r>
        <w:rPr>
          <w:spacing w:val="-12"/>
        </w:rPr>
        <w:t xml:space="preserve"> </w:t>
      </w:r>
      <w:r>
        <w:t>household,</w:t>
      </w:r>
      <w:r>
        <w:rPr>
          <w:spacing w:val="-12"/>
        </w:rPr>
        <w:t xml:space="preserve"> </w:t>
      </w:r>
      <w:r>
        <w:t>benefiting</w:t>
      </w:r>
      <w:r>
        <w:rPr>
          <w:spacing w:val="-13"/>
        </w:rPr>
        <w:t xml:space="preserve"> </w:t>
      </w:r>
      <w:r>
        <w:t>older</w:t>
      </w:r>
      <w:r>
        <w:rPr>
          <w:spacing w:val="-13"/>
        </w:rPr>
        <w:t xml:space="preserve"> </w:t>
      </w:r>
      <w:r>
        <w:t>adults’</w:t>
      </w:r>
      <w:r>
        <w:rPr>
          <w:spacing w:val="-12"/>
        </w:rPr>
        <w:t xml:space="preserve"> </w:t>
      </w:r>
      <w:r>
        <w:t>health</w:t>
      </w:r>
      <w:r>
        <w:rPr>
          <w:spacing w:val="-13"/>
        </w:rPr>
        <w:t xml:space="preserve"> </w:t>
      </w:r>
      <w:r>
        <w:t>through</w:t>
      </w:r>
      <w:r>
        <w:rPr>
          <w:spacing w:val="-13"/>
        </w:rPr>
        <w:t xml:space="preserve"> </w:t>
      </w:r>
      <w:r>
        <w:t>established</w:t>
      </w:r>
      <w:r>
        <w:rPr>
          <w:spacing w:val="-13"/>
        </w:rPr>
        <w:t xml:space="preserve"> </w:t>
      </w:r>
      <w:r>
        <w:t>social-support pathways (</w:t>
      </w:r>
      <w:hyperlink w:anchor="_bookmark48" w:history="1">
        <w:r>
          <w:rPr>
            <w:color w:val="0000FF"/>
          </w:rPr>
          <w:t>Duflo</w:t>
        </w:r>
      </w:hyperlink>
      <w:r>
        <w:t xml:space="preserve">, </w:t>
      </w:r>
      <w:hyperlink w:anchor="_bookmark48" w:history="1">
        <w:r>
          <w:rPr>
            <w:color w:val="0000FF"/>
          </w:rPr>
          <w:t>2000</w:t>
        </w:r>
      </w:hyperlink>
      <w:r>
        <w:t xml:space="preserve">; </w:t>
      </w:r>
      <w:hyperlink w:anchor="_bookmark39" w:history="1">
        <w:r>
          <w:rPr>
            <w:color w:val="0000FF"/>
          </w:rPr>
          <w:t>Behrman and Parker</w:t>
        </w:r>
      </w:hyperlink>
      <w:r>
        <w:t xml:space="preserve">, </w:t>
      </w:r>
      <w:hyperlink w:anchor="_bookmark39" w:history="1">
        <w:r>
          <w:rPr>
            <w:color w:val="0000FF"/>
          </w:rPr>
          <w:t>2013</w:t>
        </w:r>
      </w:hyperlink>
      <w:r>
        <w:t>).</w:t>
      </w:r>
    </w:p>
    <w:p w14:paraId="0A35372E" w14:textId="77777777" w:rsidR="006F1B3D" w:rsidRDefault="00191F14" w:rsidP="008C7539">
      <w:pPr>
        <w:pStyle w:val="BodyText"/>
        <w:suppressAutoHyphens/>
        <w:spacing w:before="113" w:line="314" w:lineRule="auto"/>
        <w:ind w:right="718" w:firstLine="351"/>
        <w:jc w:val="both"/>
      </w:pPr>
      <w:r>
        <w:rPr>
          <w:spacing w:val="-2"/>
        </w:rPr>
        <w:t>Research</w:t>
      </w:r>
      <w:r>
        <w:rPr>
          <w:spacing w:val="-9"/>
        </w:rPr>
        <w:t xml:space="preserve"> </w:t>
      </w:r>
      <w:r>
        <w:rPr>
          <w:spacing w:val="-2"/>
        </w:rPr>
        <w:t>on</w:t>
      </w:r>
      <w:r>
        <w:rPr>
          <w:spacing w:val="-9"/>
        </w:rPr>
        <w:t xml:space="preserve"> </w:t>
      </w:r>
      <w:r>
        <w:rPr>
          <w:spacing w:val="-2"/>
        </w:rPr>
        <w:t>the</w:t>
      </w:r>
      <w:r>
        <w:rPr>
          <w:spacing w:val="-9"/>
        </w:rPr>
        <w:t xml:space="preserve"> </w:t>
      </w:r>
      <w:r>
        <w:rPr>
          <w:spacing w:val="-2"/>
        </w:rPr>
        <w:t>e</w:t>
      </w:r>
      <w:ins w:id="235" w:author="Editor" w:date="2026-09-08T18:05:00Z">
        <w:r w:rsidR="00D048B7" w:rsidRPr="00DB5B07">
          <w:t>ff</w:t>
        </w:r>
      </w:ins>
      <w:del w:id="236" w:author="Editor" w:date="2026-09-08T18:05:00Z">
        <w:r w:rsidDel="00D048B7">
          <w:rPr>
            <w:rFonts w:ascii="Arial MT" w:hAnsi="Arial MT"/>
            <w:spacing w:val="-2"/>
          </w:rPr>
          <w:delText>ff</w:delText>
        </w:r>
      </w:del>
      <w:r>
        <w:rPr>
          <w:spacing w:val="-2"/>
        </w:rPr>
        <w:t>ects</w:t>
      </w:r>
      <w:r>
        <w:rPr>
          <w:spacing w:val="-9"/>
        </w:rPr>
        <w:t xml:space="preserve"> </w:t>
      </w:r>
      <w:r>
        <w:rPr>
          <w:spacing w:val="-2"/>
        </w:rPr>
        <w:t>of</w:t>
      </w:r>
      <w:r>
        <w:rPr>
          <w:spacing w:val="-9"/>
        </w:rPr>
        <w:t xml:space="preserve"> </w:t>
      </w:r>
      <w:r w:rsidRPr="000724F4">
        <w:rPr>
          <w:spacing w:val="-2"/>
        </w:rPr>
        <w:t>Progresa</w:t>
      </w:r>
      <w:r>
        <w:rPr>
          <w:i/>
          <w:spacing w:val="-9"/>
        </w:rPr>
        <w:t xml:space="preserve"> </w:t>
      </w:r>
      <w:r>
        <w:rPr>
          <w:spacing w:val="-2"/>
        </w:rPr>
        <w:t>on</w:t>
      </w:r>
      <w:r>
        <w:rPr>
          <w:spacing w:val="-9"/>
        </w:rPr>
        <w:t xml:space="preserve"> </w:t>
      </w:r>
      <w:r>
        <w:rPr>
          <w:spacing w:val="-2"/>
        </w:rPr>
        <w:t>older</w:t>
      </w:r>
      <w:r>
        <w:rPr>
          <w:spacing w:val="-9"/>
        </w:rPr>
        <w:t xml:space="preserve"> </w:t>
      </w:r>
      <w:r>
        <w:rPr>
          <w:spacing w:val="-2"/>
        </w:rPr>
        <w:t>adults</w:t>
      </w:r>
      <w:r>
        <w:rPr>
          <w:spacing w:val="-9"/>
        </w:rPr>
        <w:t xml:space="preserve"> </w:t>
      </w:r>
      <w:r>
        <w:rPr>
          <w:spacing w:val="-2"/>
        </w:rPr>
        <w:t>has</w:t>
      </w:r>
      <w:r>
        <w:rPr>
          <w:spacing w:val="-9"/>
        </w:rPr>
        <w:t xml:space="preserve"> </w:t>
      </w:r>
      <w:r>
        <w:rPr>
          <w:spacing w:val="-2"/>
        </w:rPr>
        <w:t>focused</w:t>
      </w:r>
      <w:r>
        <w:rPr>
          <w:spacing w:val="-9"/>
        </w:rPr>
        <w:t xml:space="preserve"> </w:t>
      </w:r>
      <w:r>
        <w:rPr>
          <w:spacing w:val="-2"/>
        </w:rPr>
        <w:t>on</w:t>
      </w:r>
      <w:r>
        <w:rPr>
          <w:spacing w:val="-9"/>
        </w:rPr>
        <w:t xml:space="preserve"> </w:t>
      </w:r>
      <w:r>
        <w:rPr>
          <w:spacing w:val="-2"/>
        </w:rPr>
        <w:t>a</w:t>
      </w:r>
      <w:r>
        <w:rPr>
          <w:spacing w:val="-9"/>
        </w:rPr>
        <w:t xml:space="preserve"> </w:t>
      </w:r>
      <w:r>
        <w:rPr>
          <w:spacing w:val="-2"/>
        </w:rPr>
        <w:t>narrow</w:t>
      </w:r>
      <w:r>
        <w:rPr>
          <w:spacing w:val="-9"/>
        </w:rPr>
        <w:t xml:space="preserve"> </w:t>
      </w:r>
      <w:r>
        <w:rPr>
          <w:spacing w:val="-2"/>
        </w:rPr>
        <w:t>set</w:t>
      </w:r>
      <w:r>
        <w:rPr>
          <w:spacing w:val="-9"/>
        </w:rPr>
        <w:t xml:space="preserve"> </w:t>
      </w:r>
      <w:r>
        <w:rPr>
          <w:spacing w:val="-2"/>
        </w:rPr>
        <w:t>of</w:t>
      </w:r>
      <w:r>
        <w:rPr>
          <w:spacing w:val="-9"/>
        </w:rPr>
        <w:t xml:space="preserve"> </w:t>
      </w:r>
      <w:r>
        <w:rPr>
          <w:spacing w:val="-2"/>
        </w:rPr>
        <w:t>outcomes</w:t>
      </w:r>
      <w:r>
        <w:rPr>
          <w:spacing w:val="-9"/>
        </w:rPr>
        <w:t xml:space="preserve"> </w:t>
      </w:r>
      <w:r>
        <w:rPr>
          <w:spacing w:val="-2"/>
        </w:rPr>
        <w:t xml:space="preserve">and </w:t>
      </w:r>
      <w:r>
        <w:t>has relatively short follow-up periods.</w:t>
      </w:r>
      <w:r>
        <w:rPr>
          <w:spacing w:val="40"/>
        </w:rPr>
        <w:t xml:space="preserve"> </w:t>
      </w:r>
      <w:hyperlink w:anchor="_bookmark39" w:history="1">
        <w:r>
          <w:rPr>
            <w:color w:val="0000FF"/>
          </w:rPr>
          <w:t>Behrman and Parker</w:t>
        </w:r>
      </w:hyperlink>
      <w:r>
        <w:rPr>
          <w:color w:val="0000FF"/>
        </w:rPr>
        <w:t xml:space="preserve"> </w:t>
      </w:r>
      <w:r>
        <w:t>(</w:t>
      </w:r>
      <w:hyperlink w:anchor="_bookmark39" w:history="1">
        <w:r>
          <w:rPr>
            <w:color w:val="0000FF"/>
          </w:rPr>
          <w:t>2013</w:t>
        </w:r>
      </w:hyperlink>
      <w:r>
        <w:t>) document</w:t>
      </w:r>
      <w:ins w:id="237" w:author="Editor" w:date="2026-09-10T09:10:00Z">
        <w:r w:rsidR="0069171E">
          <w:t>ed</w:t>
        </w:r>
      </w:ins>
      <w:del w:id="238" w:author="Editor" w:date="2026-09-10T09:10:00Z">
        <w:r w:rsidDel="0069171E">
          <w:delText>s</w:delText>
        </w:r>
      </w:del>
      <w:r>
        <w:t xml:space="preserve"> improved health</w:t>
      </w:r>
      <w:ins w:id="239" w:author="Editor" w:date="2026-09-11T17:52:00Z">
        <w:r w:rsidR="00181B91">
          <w:t xml:space="preserve"> </w:t>
        </w:r>
      </w:ins>
      <w:del w:id="240" w:author="Editor" w:date="2026-09-11T17:52:00Z">
        <w:r w:rsidDel="00181B91">
          <w:delText>-</w:delText>
        </w:r>
      </w:del>
      <w:r>
        <w:t>service</w:t>
      </w:r>
      <w:r>
        <w:rPr>
          <w:spacing w:val="-15"/>
        </w:rPr>
        <w:t xml:space="preserve"> </w:t>
      </w:r>
      <w:del w:id="241" w:author="Editor" w:date="2026-09-10T09:10:00Z">
        <w:r w:rsidDel="0069171E">
          <w:delText>utilization</w:delText>
        </w:r>
        <w:r w:rsidDel="0069171E">
          <w:rPr>
            <w:spacing w:val="-15"/>
          </w:rPr>
          <w:delText xml:space="preserve"> </w:delText>
        </w:r>
      </w:del>
      <w:ins w:id="242" w:author="Editor" w:date="2026-09-10T09:10:00Z">
        <w:r w:rsidR="0069171E">
          <w:t>use by</w:t>
        </w:r>
      </w:ins>
      <w:del w:id="243" w:author="Editor" w:date="2026-09-10T09:10:00Z">
        <w:r w:rsidDel="0069171E">
          <w:delText>for</w:delText>
        </w:r>
      </w:del>
      <w:r>
        <w:rPr>
          <w:spacing w:val="-15"/>
        </w:rPr>
        <w:t xml:space="preserve"> </w:t>
      </w:r>
      <w:r>
        <w:t>older</w:t>
      </w:r>
      <w:r>
        <w:rPr>
          <w:spacing w:val="-15"/>
        </w:rPr>
        <w:t xml:space="preserve"> </w:t>
      </w:r>
      <w:r>
        <w:t>adult</w:t>
      </w:r>
      <w:r>
        <w:rPr>
          <w:spacing w:val="-15"/>
        </w:rPr>
        <w:t xml:space="preserve"> </w:t>
      </w:r>
      <w:r>
        <w:t>women,</w:t>
      </w:r>
      <w:r>
        <w:rPr>
          <w:spacing w:val="-13"/>
        </w:rPr>
        <w:t xml:space="preserve"> </w:t>
      </w:r>
      <w:r>
        <w:t>but</w:t>
      </w:r>
      <w:r>
        <w:rPr>
          <w:spacing w:val="-15"/>
        </w:rPr>
        <w:t xml:space="preserve"> </w:t>
      </w:r>
      <w:r>
        <w:t>not</w:t>
      </w:r>
      <w:r>
        <w:rPr>
          <w:spacing w:val="-15"/>
        </w:rPr>
        <w:t xml:space="preserve"> </w:t>
      </w:r>
      <w:r>
        <w:t>men,</w:t>
      </w:r>
      <w:r>
        <w:rPr>
          <w:spacing w:val="-13"/>
        </w:rPr>
        <w:t xml:space="preserve"> </w:t>
      </w:r>
      <w:r>
        <w:t>six</w:t>
      </w:r>
      <w:r>
        <w:rPr>
          <w:spacing w:val="-15"/>
        </w:rPr>
        <w:t xml:space="preserve"> </w:t>
      </w:r>
      <w:r>
        <w:t>years</w:t>
      </w:r>
      <w:r>
        <w:rPr>
          <w:spacing w:val="-15"/>
        </w:rPr>
        <w:t xml:space="preserve"> </w:t>
      </w:r>
      <w:r>
        <w:t>after</w:t>
      </w:r>
      <w:r>
        <w:rPr>
          <w:spacing w:val="-15"/>
        </w:rPr>
        <w:t xml:space="preserve"> </w:t>
      </w:r>
      <w:r>
        <w:t>implementation.</w:t>
      </w:r>
      <w:r>
        <w:rPr>
          <w:spacing w:val="5"/>
        </w:rPr>
        <w:t xml:space="preserve"> </w:t>
      </w:r>
      <w:hyperlink w:anchor="_bookmark34" w:history="1">
        <w:r>
          <w:rPr>
            <w:color w:val="0000FF"/>
          </w:rPr>
          <w:t>Aguila</w:t>
        </w:r>
        <w:r>
          <w:rPr>
            <w:color w:val="0000FF"/>
            <w:spacing w:val="-15"/>
          </w:rPr>
          <w:t xml:space="preserve"> </w:t>
        </w:r>
        <w:r>
          <w:rPr>
            <w:color w:val="0000FF"/>
          </w:rPr>
          <w:t>et</w:t>
        </w:r>
        <w:r>
          <w:rPr>
            <w:color w:val="0000FF"/>
            <w:spacing w:val="-15"/>
          </w:rPr>
          <w:t xml:space="preserve"> </w:t>
        </w:r>
        <w:r>
          <w:rPr>
            <w:color w:val="0000FF"/>
          </w:rPr>
          <w:t>al.</w:t>
        </w:r>
      </w:hyperlink>
      <w:r>
        <w:rPr>
          <w:color w:val="0000FF"/>
        </w:rPr>
        <w:t xml:space="preserve"> </w:t>
      </w:r>
      <w:r>
        <w:t>(</w:t>
      </w:r>
      <w:hyperlink w:anchor="_bookmark34" w:history="1">
        <w:r>
          <w:rPr>
            <w:color w:val="0000FF"/>
          </w:rPr>
          <w:t>2024</w:t>
        </w:r>
      </w:hyperlink>
      <w:r>
        <w:t xml:space="preserve">) </w:t>
      </w:r>
      <w:del w:id="244" w:author="Editor" w:date="2026-09-10T09:10:00Z">
        <w:r w:rsidDel="0069171E">
          <w:delText xml:space="preserve">find </w:delText>
        </w:r>
      </w:del>
      <w:ins w:id="245" w:author="Editor" w:date="2026-09-10T09:10:00Z">
        <w:r w:rsidR="0069171E">
          <w:t xml:space="preserve">found </w:t>
        </w:r>
      </w:ins>
      <w:r>
        <w:t xml:space="preserve">that </w:t>
      </w:r>
      <w:r w:rsidRPr="000724F4">
        <w:t>Progresa</w:t>
      </w:r>
      <w:r>
        <w:rPr>
          <w:i/>
        </w:rPr>
        <w:t xml:space="preserve"> </w:t>
      </w:r>
      <w:r>
        <w:t xml:space="preserve">improved hypertension diagnosis and treatment </w:t>
      </w:r>
      <w:del w:id="246" w:author="Editor" w:date="2026-09-11T17:52:00Z">
        <w:r w:rsidDel="00181B91">
          <w:delText xml:space="preserve">use </w:delText>
        </w:r>
      </w:del>
      <w:r>
        <w:t xml:space="preserve">among adults aged </w:t>
      </w:r>
      <w:r>
        <w:rPr>
          <w:spacing w:val="-2"/>
        </w:rPr>
        <w:t>50</w:t>
      </w:r>
      <w:r>
        <w:rPr>
          <w:spacing w:val="-6"/>
        </w:rPr>
        <w:t xml:space="preserve"> </w:t>
      </w:r>
      <w:r>
        <w:rPr>
          <w:spacing w:val="-2"/>
        </w:rPr>
        <w:t>and</w:t>
      </w:r>
      <w:r>
        <w:rPr>
          <w:spacing w:val="-6"/>
        </w:rPr>
        <w:t xml:space="preserve"> </w:t>
      </w:r>
      <w:r>
        <w:rPr>
          <w:spacing w:val="-2"/>
        </w:rPr>
        <w:t>older</w:t>
      </w:r>
      <w:r>
        <w:rPr>
          <w:spacing w:val="-7"/>
        </w:rPr>
        <w:t xml:space="preserve"> </w:t>
      </w:r>
      <w:r>
        <w:rPr>
          <w:spacing w:val="-2"/>
        </w:rPr>
        <w:t>but</w:t>
      </w:r>
      <w:r>
        <w:rPr>
          <w:spacing w:val="-6"/>
        </w:rPr>
        <w:t xml:space="preserve"> </w:t>
      </w:r>
      <w:r>
        <w:rPr>
          <w:spacing w:val="-2"/>
        </w:rPr>
        <w:t>did</w:t>
      </w:r>
      <w:r>
        <w:rPr>
          <w:spacing w:val="-6"/>
        </w:rPr>
        <w:t xml:space="preserve"> </w:t>
      </w:r>
      <w:r>
        <w:rPr>
          <w:spacing w:val="-2"/>
        </w:rPr>
        <w:t>not</w:t>
      </w:r>
      <w:r>
        <w:rPr>
          <w:spacing w:val="-6"/>
        </w:rPr>
        <w:t xml:space="preserve"> </w:t>
      </w:r>
      <w:r>
        <w:rPr>
          <w:spacing w:val="-2"/>
        </w:rPr>
        <w:t>reduce</w:t>
      </w:r>
      <w:r>
        <w:rPr>
          <w:spacing w:val="-6"/>
        </w:rPr>
        <w:t xml:space="preserve"> </w:t>
      </w:r>
      <w:r>
        <w:rPr>
          <w:spacing w:val="-2"/>
        </w:rPr>
        <w:t>uncontrolled</w:t>
      </w:r>
      <w:r>
        <w:rPr>
          <w:spacing w:val="-7"/>
        </w:rPr>
        <w:t xml:space="preserve"> </w:t>
      </w:r>
      <w:r>
        <w:rPr>
          <w:spacing w:val="-2"/>
        </w:rPr>
        <w:t>blood</w:t>
      </w:r>
      <w:r>
        <w:rPr>
          <w:spacing w:val="-6"/>
        </w:rPr>
        <w:t xml:space="preserve"> </w:t>
      </w:r>
      <w:r>
        <w:rPr>
          <w:spacing w:val="-2"/>
        </w:rPr>
        <w:t>pressure</w:t>
      </w:r>
      <w:r>
        <w:rPr>
          <w:spacing w:val="-6"/>
        </w:rPr>
        <w:t xml:space="preserve"> </w:t>
      </w:r>
      <w:r>
        <w:rPr>
          <w:spacing w:val="-2"/>
        </w:rPr>
        <w:t>as</w:t>
      </w:r>
      <w:r>
        <w:rPr>
          <w:spacing w:val="-6"/>
        </w:rPr>
        <w:t xml:space="preserve"> </w:t>
      </w:r>
      <w:r>
        <w:rPr>
          <w:spacing w:val="-2"/>
        </w:rPr>
        <w:t>measured</w:t>
      </w:r>
      <w:r>
        <w:rPr>
          <w:spacing w:val="-6"/>
        </w:rPr>
        <w:t xml:space="preserve"> </w:t>
      </w:r>
      <w:r>
        <w:rPr>
          <w:spacing w:val="-2"/>
        </w:rPr>
        <w:t>by</w:t>
      </w:r>
      <w:r>
        <w:rPr>
          <w:spacing w:val="-6"/>
        </w:rPr>
        <w:t xml:space="preserve"> </w:t>
      </w:r>
      <w:r>
        <w:rPr>
          <w:spacing w:val="-2"/>
        </w:rPr>
        <w:t>biomarkers,</w:t>
      </w:r>
      <w:r>
        <w:rPr>
          <w:spacing w:val="-4"/>
        </w:rPr>
        <w:t xml:space="preserve"> </w:t>
      </w:r>
      <w:r>
        <w:rPr>
          <w:spacing w:val="-2"/>
        </w:rPr>
        <w:t xml:space="preserve">suggesting </w:t>
      </w:r>
      <w:r>
        <w:t>that</w:t>
      </w:r>
      <w:r>
        <w:rPr>
          <w:spacing w:val="-1"/>
        </w:rPr>
        <w:t xml:space="preserve"> </w:t>
      </w:r>
      <w:r>
        <w:t>CCTs</w:t>
      </w:r>
      <w:r>
        <w:rPr>
          <w:spacing w:val="-1"/>
        </w:rPr>
        <w:t xml:space="preserve"> </w:t>
      </w:r>
      <w:r>
        <w:t>can</w:t>
      </w:r>
      <w:r>
        <w:rPr>
          <w:spacing w:val="-1"/>
        </w:rPr>
        <w:t xml:space="preserve"> </w:t>
      </w:r>
      <w:r>
        <w:t>raise</w:t>
      </w:r>
      <w:r>
        <w:rPr>
          <w:spacing w:val="-1"/>
        </w:rPr>
        <w:t xml:space="preserve"> </w:t>
      </w:r>
      <w:r>
        <w:t>healthcare</w:t>
      </w:r>
      <w:r>
        <w:rPr>
          <w:spacing w:val="-1"/>
        </w:rPr>
        <w:t xml:space="preserve"> </w:t>
      </w:r>
      <w:del w:id="247" w:author="Editor" w:date="2026-09-10T09:10:00Z">
        <w:r w:rsidDel="0069171E">
          <w:delText>utilization</w:delText>
        </w:r>
        <w:r w:rsidDel="0069171E">
          <w:rPr>
            <w:spacing w:val="-1"/>
          </w:rPr>
          <w:delText xml:space="preserve"> </w:delText>
        </w:r>
      </w:del>
      <w:ins w:id="248" w:author="Editor" w:date="2026-09-10T09:10:00Z">
        <w:r w:rsidR="0069171E">
          <w:t>use</w:t>
        </w:r>
        <w:r w:rsidR="0069171E">
          <w:rPr>
            <w:spacing w:val="-1"/>
          </w:rPr>
          <w:t xml:space="preserve"> </w:t>
        </w:r>
      </w:ins>
      <w:r>
        <w:t>without</w:t>
      </w:r>
      <w:r>
        <w:rPr>
          <w:spacing w:val="-1"/>
        </w:rPr>
        <w:t xml:space="preserve"> </w:t>
      </w:r>
      <w:r>
        <w:t>producing</w:t>
      </w:r>
      <w:r>
        <w:rPr>
          <w:spacing w:val="-1"/>
        </w:rPr>
        <w:t xml:space="preserve"> </w:t>
      </w:r>
      <w:r>
        <w:t>clinically</w:t>
      </w:r>
      <w:r>
        <w:rPr>
          <w:spacing w:val="-1"/>
        </w:rPr>
        <w:t xml:space="preserve"> </w:t>
      </w:r>
      <w:r>
        <w:t>meaningful</w:t>
      </w:r>
      <w:r>
        <w:rPr>
          <w:spacing w:val="-1"/>
        </w:rPr>
        <w:t xml:space="preserve"> </w:t>
      </w:r>
      <w:r>
        <w:t>improvements in chronic disease control.</w:t>
      </w:r>
      <w:r>
        <w:rPr>
          <w:spacing w:val="40"/>
        </w:rPr>
        <w:t xml:space="preserve"> </w:t>
      </w:r>
      <w:r>
        <w:t>Evidence from CCTs in other settings also suggests some healthcare and morbidity benefits</w:t>
      </w:r>
      <w:del w:id="249" w:author="Editor" w:date="2026-09-10T09:11:00Z">
        <w:r w:rsidDel="0069171E">
          <w:delText xml:space="preserve">, </w:delText>
        </w:r>
      </w:del>
      <w:ins w:id="250" w:author="Editor" w:date="2026-09-10T09:11:00Z">
        <w:r w:rsidR="0069171E">
          <w:t>. For example,</w:t>
        </w:r>
      </w:ins>
      <w:del w:id="251" w:author="Editor" w:date="2026-09-10T09:11:00Z">
        <w:r w:rsidDel="0069171E">
          <w:delText>e.g.</w:delText>
        </w:r>
      </w:del>
      <w:r>
        <w:rPr>
          <w:spacing w:val="40"/>
        </w:rPr>
        <w:t xml:space="preserve"> </w:t>
      </w:r>
      <w:hyperlink w:anchor="_bookmark45" w:history="1">
        <w:r>
          <w:rPr>
            <w:color w:val="0000FF"/>
          </w:rPr>
          <w:t>Contreras Suarez and Maitra</w:t>
        </w:r>
      </w:hyperlink>
      <w:r>
        <w:rPr>
          <w:color w:val="0000FF"/>
        </w:rPr>
        <w:t xml:space="preserve"> </w:t>
      </w:r>
      <w:r>
        <w:t>(</w:t>
      </w:r>
      <w:hyperlink w:anchor="_bookmark45" w:history="1">
        <w:r>
          <w:rPr>
            <w:color w:val="0000FF"/>
          </w:rPr>
          <w:t>2021</w:t>
        </w:r>
      </w:hyperlink>
      <w:r>
        <w:t xml:space="preserve">) </w:t>
      </w:r>
      <w:del w:id="252" w:author="Editor" w:date="2026-09-10T09:11:00Z">
        <w:r w:rsidDel="0069171E">
          <w:delText xml:space="preserve">find </w:delText>
        </w:r>
      </w:del>
      <w:ins w:id="253" w:author="Editor" w:date="2026-09-10T09:11:00Z">
        <w:r w:rsidR="0069171E">
          <w:t xml:space="preserve">found </w:t>
        </w:r>
      </w:ins>
      <w:r>
        <w:t xml:space="preserve">that Colombia’s </w:t>
      </w:r>
      <w:r>
        <w:rPr>
          <w:i/>
        </w:rPr>
        <w:t xml:space="preserve">Familias en </w:t>
      </w:r>
      <w:r>
        <w:rPr>
          <w:i/>
          <w:spacing w:val="11"/>
        </w:rPr>
        <w:t>Acci</w:t>
      </w:r>
      <w:r>
        <w:rPr>
          <w:i/>
          <w:spacing w:val="-89"/>
        </w:rPr>
        <w:t>o</w:t>
      </w:r>
      <w:r>
        <w:rPr>
          <w:i/>
          <w:spacing w:val="31"/>
        </w:rPr>
        <w:t>´</w:t>
      </w:r>
      <w:r>
        <w:rPr>
          <w:i/>
          <w:spacing w:val="11"/>
        </w:rPr>
        <w:t>n</w:t>
      </w:r>
      <w:r>
        <w:rPr>
          <w:i/>
          <w:spacing w:val="-1"/>
        </w:rPr>
        <w:t xml:space="preserve"> </w:t>
      </w:r>
      <w:r>
        <w:t xml:space="preserve">reduced reported illness among never-targeted household members aged 60 and older in the short </w:t>
      </w:r>
      <w:del w:id="254" w:author="Editor" w:date="2026-09-10T09:11:00Z">
        <w:r w:rsidDel="00074CCC">
          <w:delText xml:space="preserve">run </w:delText>
        </w:r>
      </w:del>
      <w:ins w:id="255" w:author="Editor" w:date="2026-09-10T09:11:00Z">
        <w:r w:rsidR="00074CCC">
          <w:t xml:space="preserve">term </w:t>
        </w:r>
      </w:ins>
      <w:r>
        <w:t xml:space="preserve">and hospitalization in the medium </w:t>
      </w:r>
      <w:del w:id="256" w:author="Editor" w:date="2026-09-10T09:11:00Z">
        <w:r w:rsidDel="00074CCC">
          <w:delText>run</w:delText>
        </w:r>
      </w:del>
      <w:ins w:id="257" w:author="Editor" w:date="2026-09-10T09:11:00Z">
        <w:r w:rsidR="00074CCC">
          <w:t>term</w:t>
        </w:r>
      </w:ins>
      <w:r>
        <w:t>, with e</w:t>
      </w:r>
      <w:ins w:id="258" w:author="Editor" w:date="2026-09-08T18:05:00Z">
        <w:r w:rsidR="00D048B7" w:rsidRPr="00DB5B07">
          <w:t>ff</w:t>
        </w:r>
      </w:ins>
      <w:del w:id="259" w:author="Editor" w:date="2026-09-08T18:05:00Z">
        <w:r w:rsidDel="00D048B7">
          <w:rPr>
            <w:rFonts w:ascii="Arial MT" w:hAnsi="Arial MT"/>
          </w:rPr>
          <w:delText>ff</w:delText>
        </w:r>
      </w:del>
      <w:r>
        <w:t>ects concentrated among those in poor health at baseline.</w:t>
      </w:r>
      <w:r>
        <w:rPr>
          <w:spacing w:val="40"/>
        </w:rPr>
        <w:t xml:space="preserve"> </w:t>
      </w:r>
      <w:r>
        <w:t xml:space="preserve">In terms of mortality, the key study in the literature has been </w:t>
      </w:r>
      <w:hyperlink w:anchor="_bookmark38" w:history="1">
        <w:r>
          <w:rPr>
            <w:color w:val="0000FF"/>
          </w:rPr>
          <w:t>Barham</w:t>
        </w:r>
      </w:hyperlink>
      <w:r>
        <w:rPr>
          <w:color w:val="0000FF"/>
          <w:spacing w:val="40"/>
        </w:rPr>
        <w:t xml:space="preserve"> </w:t>
      </w:r>
      <w:hyperlink w:anchor="_bookmark38" w:history="1">
        <w:r>
          <w:rPr>
            <w:color w:val="0000FF"/>
          </w:rPr>
          <w:t xml:space="preserve">and </w:t>
        </w:r>
        <w:r>
          <w:rPr>
            <w:color w:val="0000FF"/>
          </w:rPr>
          <w:lastRenderedPageBreak/>
          <w:t>Rowberry</w:t>
        </w:r>
      </w:hyperlink>
      <w:r>
        <w:rPr>
          <w:color w:val="0000FF"/>
        </w:rPr>
        <w:t xml:space="preserve"> </w:t>
      </w:r>
      <w:r>
        <w:t>(</w:t>
      </w:r>
      <w:hyperlink w:anchor="_bookmark38" w:history="1">
        <w:r>
          <w:rPr>
            <w:color w:val="0000FF"/>
          </w:rPr>
          <w:t>2013</w:t>
        </w:r>
      </w:hyperlink>
      <w:r>
        <w:t>)</w:t>
      </w:r>
      <w:ins w:id="260" w:author="Editor" w:date="2026-09-11T17:52:00Z">
        <w:r w:rsidR="00181B91">
          <w:t>, who</w:t>
        </w:r>
      </w:ins>
      <w:del w:id="261" w:author="Editor" w:date="2026-09-11T17:52:00Z">
        <w:r w:rsidDel="00181B91">
          <w:delText xml:space="preserve"> which</w:delText>
        </w:r>
      </w:del>
      <w:r>
        <w:t xml:space="preserve"> found short-</w:t>
      </w:r>
      <w:del w:id="262" w:author="Editor" w:date="2026-09-10T09:11:00Z">
        <w:r w:rsidDel="00074CCC">
          <w:delText xml:space="preserve">run </w:delText>
        </w:r>
      </w:del>
      <w:ins w:id="263" w:author="Editor" w:date="2026-09-10T09:11:00Z">
        <w:r w:rsidR="00074CCC">
          <w:t xml:space="preserve">term </w:t>
        </w:r>
      </w:ins>
      <w:r>
        <w:t xml:space="preserve">reductions in mortality among older adults over the first five years of </w:t>
      </w:r>
      <w:del w:id="264" w:author="Editor" w:date="2026-09-11T17:54:00Z">
        <w:r w:rsidDel="00D271AA">
          <w:delText xml:space="preserve">program </w:delText>
        </w:r>
      </w:del>
      <w:r>
        <w:t>operation</w:t>
      </w:r>
      <w:ins w:id="265" w:author="Editor" w:date="2026-09-11T17:54:00Z">
        <w:r w:rsidR="00D271AA">
          <w:t xml:space="preserve"> of Progresa</w:t>
        </w:r>
      </w:ins>
      <w:del w:id="266" w:author="Editor" w:date="2026-09-10T09:11:00Z">
        <w:r w:rsidDel="00074CCC">
          <w:delText xml:space="preserve">, </w:delText>
        </w:r>
      </w:del>
      <w:ins w:id="267" w:author="Editor" w:date="2026-09-10T09:11:00Z">
        <w:r w:rsidR="00074CCC">
          <w:t>. However,</w:t>
        </w:r>
      </w:ins>
      <w:del w:id="268" w:author="Editor" w:date="2026-09-10T09:11:00Z">
        <w:r w:rsidDel="00074CCC">
          <w:delText>but</w:delText>
        </w:r>
      </w:del>
      <w:r>
        <w:t xml:space="preserve"> no study has examined whether such e</w:t>
      </w:r>
      <w:ins w:id="269" w:author="Editor" w:date="2026-09-08T18:05:00Z">
        <w:r w:rsidR="00D048B7" w:rsidRPr="00DB5B07">
          <w:t>ff</w:t>
        </w:r>
      </w:ins>
      <w:del w:id="270" w:author="Editor" w:date="2026-09-08T18:05:00Z">
        <w:r w:rsidDel="00D048B7">
          <w:rPr>
            <w:rFonts w:ascii="Arial MT" w:hAnsi="Arial MT"/>
          </w:rPr>
          <w:delText>ff</w:delText>
        </w:r>
      </w:del>
      <w:r>
        <w:t xml:space="preserve">ects persist or accumulate over a longer </w:t>
      </w:r>
      <w:ins w:id="271" w:author="Editor" w:date="2026-09-10T09:12:00Z">
        <w:r w:rsidR="00074CCC">
          <w:t xml:space="preserve">time </w:t>
        </w:r>
      </w:ins>
      <w:r>
        <w:t>horizon.</w:t>
      </w:r>
    </w:p>
    <w:p w14:paraId="36928F37" w14:textId="77777777" w:rsidR="006F1B3D" w:rsidRDefault="00191F14" w:rsidP="008C7539">
      <w:pPr>
        <w:pStyle w:val="BodyText"/>
        <w:suppressAutoHyphens/>
        <w:spacing w:before="111" w:line="314" w:lineRule="auto"/>
        <w:ind w:right="718" w:firstLine="351"/>
        <w:jc w:val="both"/>
      </w:pPr>
      <w:r>
        <w:t xml:space="preserve">This paper builds on </w:t>
      </w:r>
      <w:hyperlink w:anchor="_bookmark38" w:history="1">
        <w:r>
          <w:rPr>
            <w:color w:val="0000FF"/>
          </w:rPr>
          <w:t>Barham and Rowberry</w:t>
        </w:r>
      </w:hyperlink>
      <w:r>
        <w:rPr>
          <w:color w:val="0000FF"/>
        </w:rPr>
        <w:t xml:space="preserve"> </w:t>
      </w:r>
      <w:r>
        <w:t>(</w:t>
      </w:r>
      <w:hyperlink w:anchor="_bookmark38" w:history="1">
        <w:r>
          <w:rPr>
            <w:color w:val="0000FF"/>
          </w:rPr>
          <w:t>2013</w:t>
        </w:r>
      </w:hyperlink>
      <w:r>
        <w:t>) to examine longer-term e</w:t>
      </w:r>
      <w:ins w:id="272" w:author="Editor" w:date="2026-09-08T18:05:00Z">
        <w:r w:rsidR="00D048B7" w:rsidRPr="00DB5B07">
          <w:t>ff</w:t>
        </w:r>
      </w:ins>
      <w:del w:id="273" w:author="Editor" w:date="2026-09-08T18:05:00Z">
        <w:r w:rsidDel="00D048B7">
          <w:rPr>
            <w:rFonts w:ascii="Arial MT" w:hAnsi="Arial MT"/>
          </w:rPr>
          <w:delText>ff</w:delText>
        </w:r>
      </w:del>
      <w:r>
        <w:t xml:space="preserve">ects of </w:t>
      </w:r>
      <w:r w:rsidRPr="000724F4">
        <w:t>Progresa</w:t>
      </w:r>
      <w:r>
        <w:rPr>
          <w:i/>
        </w:rPr>
        <w:t xml:space="preserve"> </w:t>
      </w:r>
      <w:r>
        <w:t>on older adult mortality, and in the process also replicates that paper.</w:t>
      </w:r>
      <w:r>
        <w:rPr>
          <w:spacing w:val="40"/>
        </w:rPr>
        <w:t xml:space="preserve"> </w:t>
      </w:r>
      <w:del w:id="274" w:author="Editor" w:date="2026-09-10T09:12:00Z">
        <w:r w:rsidDel="00074CCC">
          <w:delText xml:space="preserve">We </w:delText>
        </w:r>
      </w:del>
      <w:ins w:id="275" w:author="Editor" w:date="2026-09-10T09:12:00Z">
        <w:r w:rsidR="00074CCC">
          <w:t xml:space="preserve">The analysis </w:t>
        </w:r>
      </w:ins>
      <w:r>
        <w:t>follow</w:t>
      </w:r>
      <w:ins w:id="276" w:author="Editor" w:date="2026-09-10T09:12:00Z">
        <w:r w:rsidR="00074CCC">
          <w:t>s</w:t>
        </w:r>
      </w:ins>
      <w:r>
        <w:t xml:space="preserve"> </w:t>
      </w:r>
      <w:hyperlink w:anchor="_bookmark63" w:history="1">
        <w:r>
          <w:rPr>
            <w:color w:val="0000FF"/>
          </w:rPr>
          <w:t>Parker</w:t>
        </w:r>
      </w:hyperlink>
      <w:r>
        <w:rPr>
          <w:color w:val="0000FF"/>
        </w:rPr>
        <w:t xml:space="preserve"> </w:t>
      </w:r>
      <w:hyperlink w:anchor="_bookmark63" w:history="1">
        <w:r>
          <w:rPr>
            <w:color w:val="0000FF"/>
          </w:rPr>
          <w:t>and Vogl</w:t>
        </w:r>
      </w:hyperlink>
      <w:r>
        <w:rPr>
          <w:color w:val="0000FF"/>
        </w:rPr>
        <w:t xml:space="preserve"> </w:t>
      </w:r>
      <w:r>
        <w:t>(</w:t>
      </w:r>
      <w:hyperlink w:anchor="_bookmark63" w:history="1">
        <w:r>
          <w:rPr>
            <w:color w:val="0000FF"/>
          </w:rPr>
          <w:t>2023</w:t>
        </w:r>
      </w:hyperlink>
      <w:r>
        <w:t xml:space="preserve">) in focusing on highly marginalized municipalities, </w:t>
      </w:r>
      <w:del w:id="277" w:author="Editor" w:date="2026-09-10T09:13:00Z">
        <w:r w:rsidDel="00074CCC">
          <w:delText xml:space="preserve">where </w:delText>
        </w:r>
      </w:del>
      <w:ins w:id="278" w:author="Editor" w:date="2026-09-10T09:13:00Z">
        <w:r w:rsidR="00074CCC">
          <w:t xml:space="preserve">which </w:t>
        </w:r>
      </w:ins>
      <w:r>
        <w:t xml:space="preserve">the program </w:t>
      </w:r>
      <w:del w:id="279" w:author="Editor" w:date="2026-09-10T09:13:00Z">
        <w:r w:rsidDel="00074CCC">
          <w:delText xml:space="preserve">was </w:delText>
        </w:r>
      </w:del>
      <w:r>
        <w:t xml:space="preserve">most heavily targeted and </w:t>
      </w:r>
      <w:ins w:id="280" w:author="Editor" w:date="2026-09-10T09:13:00Z">
        <w:r w:rsidR="00074CCC">
          <w:t xml:space="preserve">were </w:t>
        </w:r>
      </w:ins>
      <w:r>
        <w:t>most likely to have impacts.</w:t>
      </w:r>
      <w:r>
        <w:rPr>
          <w:spacing w:val="40"/>
        </w:rPr>
        <w:t xml:space="preserve"> </w:t>
      </w:r>
      <w:del w:id="281" w:author="Editor" w:date="2026-09-10T09:13:00Z">
        <w:r w:rsidDel="00074CCC">
          <w:delText>We estimate</w:delText>
        </w:r>
      </w:del>
      <w:ins w:id="282" w:author="Editor" w:date="2026-09-10T09:13:00Z">
        <w:r w:rsidR="00074CCC">
          <w:t>D</w:t>
        </w:r>
      </w:ins>
      <w:del w:id="283" w:author="Editor" w:date="2026-09-10T09:13:00Z">
        <w:r w:rsidDel="00074CCC">
          <w:delText xml:space="preserve"> d</w:delText>
        </w:r>
      </w:del>
      <w:r>
        <w:t>i</w:t>
      </w:r>
      <w:ins w:id="284" w:author="Editor" w:date="2026-09-08T18:05:00Z">
        <w:r w:rsidR="00D048B7" w:rsidRPr="00DB5B07">
          <w:t>ff</w:t>
        </w:r>
      </w:ins>
      <w:del w:id="285" w:author="Editor" w:date="2026-09-08T18:05:00Z">
        <w:r w:rsidDel="00D048B7">
          <w:rPr>
            <w:rFonts w:ascii="Arial MT" w:hAnsi="Arial MT"/>
          </w:rPr>
          <w:delText>ff</w:delText>
        </w:r>
      </w:del>
      <w:r>
        <w:t>erence-in-di</w:t>
      </w:r>
      <w:ins w:id="286" w:author="Editor" w:date="2026-09-08T18:06:00Z">
        <w:r w:rsidR="00D048B7" w:rsidRPr="00DB5B07">
          <w:t>ff</w:t>
        </w:r>
      </w:ins>
      <w:del w:id="287" w:author="Editor" w:date="2026-09-08T18:06:00Z">
        <w:r w:rsidDel="00D048B7">
          <w:rPr>
            <w:rFonts w:ascii="Arial MT" w:hAnsi="Arial MT"/>
          </w:rPr>
          <w:delText>ff</w:delText>
        </w:r>
      </w:del>
      <w:r>
        <w:t xml:space="preserve">erence models </w:t>
      </w:r>
      <w:ins w:id="288" w:author="Editor" w:date="2026-09-10T09:13:00Z">
        <w:r w:rsidR="00074CCC">
          <w:t xml:space="preserve">are estimated </w:t>
        </w:r>
      </w:ins>
      <w:r>
        <w:t xml:space="preserve">exploiting variation in </w:t>
      </w:r>
      <w:r w:rsidRPr="000724F4">
        <w:t>Progresa</w:t>
      </w:r>
      <w:r>
        <w:rPr>
          <w:i/>
        </w:rPr>
        <w:t xml:space="preserve"> </w:t>
      </w:r>
      <w:r>
        <w:t>enrollment intensity across municipalities during the program’s early</w:t>
      </w:r>
      <w:r>
        <w:rPr>
          <w:spacing w:val="23"/>
        </w:rPr>
        <w:t xml:space="preserve"> </w:t>
      </w:r>
      <w:r>
        <w:t>phase</w:t>
      </w:r>
      <w:r>
        <w:rPr>
          <w:spacing w:val="24"/>
        </w:rPr>
        <w:t xml:space="preserve"> </w:t>
      </w:r>
      <w:r>
        <w:t>(1997–1999)</w:t>
      </w:r>
      <w:r>
        <w:rPr>
          <w:spacing w:val="23"/>
        </w:rPr>
        <w:t xml:space="preserve"> </w:t>
      </w:r>
      <w:r>
        <w:t>to</w:t>
      </w:r>
      <w:r>
        <w:rPr>
          <w:spacing w:val="24"/>
        </w:rPr>
        <w:t xml:space="preserve"> </w:t>
      </w:r>
      <w:r>
        <w:t>study</w:t>
      </w:r>
      <w:r>
        <w:rPr>
          <w:spacing w:val="23"/>
        </w:rPr>
        <w:t xml:space="preserve"> </w:t>
      </w:r>
      <w:r>
        <w:t>mortality</w:t>
      </w:r>
      <w:r>
        <w:rPr>
          <w:spacing w:val="24"/>
        </w:rPr>
        <w:t xml:space="preserve"> </w:t>
      </w:r>
      <w:r>
        <w:t>between</w:t>
      </w:r>
      <w:r>
        <w:rPr>
          <w:spacing w:val="23"/>
        </w:rPr>
        <w:t xml:space="preserve"> </w:t>
      </w:r>
      <w:r>
        <w:t>1991</w:t>
      </w:r>
      <w:r>
        <w:rPr>
          <w:spacing w:val="24"/>
        </w:rPr>
        <w:t xml:space="preserve"> </w:t>
      </w:r>
      <w:r>
        <w:t>and</w:t>
      </w:r>
      <w:r>
        <w:rPr>
          <w:spacing w:val="23"/>
        </w:rPr>
        <w:t xml:space="preserve"> </w:t>
      </w:r>
      <w:r>
        <w:t>2006.</w:t>
      </w:r>
      <w:r>
        <w:rPr>
          <w:spacing w:val="64"/>
          <w:w w:val="150"/>
        </w:rPr>
        <w:t xml:space="preserve"> </w:t>
      </w:r>
      <w:del w:id="289" w:author="Editor" w:date="2026-09-11T17:54:00Z">
        <w:r w:rsidDel="00D271AA">
          <w:delText>Previous</w:delText>
        </w:r>
        <w:r w:rsidDel="00D271AA">
          <w:rPr>
            <w:spacing w:val="24"/>
          </w:rPr>
          <w:delText xml:space="preserve"> </w:delText>
        </w:r>
        <w:r w:rsidDel="00D271AA">
          <w:delText>literature,</w:delText>
        </w:r>
        <w:r w:rsidDel="00D271AA">
          <w:rPr>
            <w:spacing w:val="31"/>
          </w:rPr>
          <w:delText xml:space="preserve"> </w:delText>
        </w:r>
        <w:r w:rsidDel="00D271AA">
          <w:rPr>
            <w:spacing w:val="-4"/>
          </w:rPr>
          <w:delText>such</w:delText>
        </w:r>
        <w:r w:rsidR="008C7539" w:rsidDel="00D271AA">
          <w:rPr>
            <w:spacing w:val="-4"/>
          </w:rPr>
          <w:delText xml:space="preserve"> a</w:delText>
        </w:r>
        <w:r w:rsidDel="00D271AA">
          <w:delText xml:space="preserve">s </w:delText>
        </w:r>
      </w:del>
      <w:hyperlink w:anchor="_bookmark38" w:history="1">
        <w:r>
          <w:rPr>
            <w:color w:val="0000FF"/>
          </w:rPr>
          <w:t>Barham and Rowberry</w:t>
        </w:r>
      </w:hyperlink>
      <w:r>
        <w:rPr>
          <w:color w:val="0000FF"/>
        </w:rPr>
        <w:t xml:space="preserve"> </w:t>
      </w:r>
      <w:r>
        <w:t>(</w:t>
      </w:r>
      <w:hyperlink w:anchor="_bookmark38" w:history="1">
        <w:r>
          <w:rPr>
            <w:color w:val="0000FF"/>
          </w:rPr>
          <w:t>2013</w:t>
        </w:r>
      </w:hyperlink>
      <w:r>
        <w:t>)</w:t>
      </w:r>
      <w:ins w:id="290" w:author="Editor" w:date="2026-09-11T17:54:00Z">
        <w:r w:rsidR="00D271AA">
          <w:t xml:space="preserve"> and other pre</w:t>
        </w:r>
      </w:ins>
      <w:ins w:id="291" w:author="Editor" w:date="2026-09-11T17:55:00Z">
        <w:r w:rsidR="00D271AA">
          <w:t>vious studies</w:t>
        </w:r>
      </w:ins>
      <w:del w:id="292" w:author="Editor" w:date="2026-09-11T17:55:00Z">
        <w:r w:rsidDel="00D271AA">
          <w:delText>,</w:delText>
        </w:r>
      </w:del>
      <w:r>
        <w:t xml:space="preserve"> relied on time-varying treatment intensity, but recent developments in di</w:t>
      </w:r>
      <w:ins w:id="293" w:author="Editor" w:date="2026-09-08T18:06:00Z">
        <w:r w:rsidR="00D048B7" w:rsidRPr="00DB5B07">
          <w:t>ff</w:t>
        </w:r>
      </w:ins>
      <w:del w:id="294" w:author="Editor" w:date="2026-09-08T18:06:00Z">
        <w:r w:rsidDel="00D048B7">
          <w:rPr>
            <w:rFonts w:ascii="Arial MT"/>
          </w:rPr>
          <w:delText>ff</w:delText>
        </w:r>
      </w:del>
      <w:r>
        <w:t>erence-in-d</w:t>
      </w:r>
      <w:ins w:id="295" w:author="Editor" w:date="2026-09-08T18:06:00Z">
        <w:r w:rsidR="00D048B7">
          <w:t>i</w:t>
        </w:r>
        <w:r w:rsidR="00D048B7" w:rsidRPr="004A2FF4">
          <w:t>ff</w:t>
        </w:r>
      </w:ins>
      <w:del w:id="296" w:author="Editor" w:date="2026-09-08T18:06:00Z">
        <w:r w:rsidDel="00D048B7">
          <w:delText>i</w:delText>
        </w:r>
        <w:r w:rsidDel="00D048B7">
          <w:rPr>
            <w:rFonts w:ascii="Arial MT"/>
          </w:rPr>
          <w:delText>ff</w:delText>
        </w:r>
      </w:del>
      <w:r>
        <w:t>erences methods have shown that this approach can produce forbidden comparisons, in</w:t>
      </w:r>
      <w:r>
        <w:rPr>
          <w:spacing w:val="-1"/>
        </w:rPr>
        <w:t xml:space="preserve"> </w:t>
      </w:r>
      <w:r>
        <w:t>which</w:t>
      </w:r>
      <w:r>
        <w:rPr>
          <w:spacing w:val="-1"/>
        </w:rPr>
        <w:t xml:space="preserve"> </w:t>
      </w:r>
      <w:r>
        <w:t>municipalities</w:t>
      </w:r>
      <w:r>
        <w:rPr>
          <w:spacing w:val="-1"/>
        </w:rPr>
        <w:t xml:space="preserve"> </w:t>
      </w:r>
      <w:r>
        <w:t>whose</w:t>
      </w:r>
      <w:r>
        <w:rPr>
          <w:spacing w:val="-1"/>
        </w:rPr>
        <w:t xml:space="preserve"> </w:t>
      </w:r>
      <w:r>
        <w:t>enrollment</w:t>
      </w:r>
      <w:r>
        <w:rPr>
          <w:spacing w:val="-1"/>
        </w:rPr>
        <w:t xml:space="preserve"> </w:t>
      </w:r>
      <w:r>
        <w:t>has</w:t>
      </w:r>
      <w:r>
        <w:rPr>
          <w:spacing w:val="-1"/>
        </w:rPr>
        <w:t xml:space="preserve"> </w:t>
      </w:r>
      <w:r>
        <w:t>already</w:t>
      </w:r>
      <w:r>
        <w:rPr>
          <w:spacing w:val="-1"/>
        </w:rPr>
        <w:t xml:space="preserve"> </w:t>
      </w:r>
      <w:r>
        <w:t>stabilized</w:t>
      </w:r>
      <w:r>
        <w:rPr>
          <w:spacing w:val="-1"/>
        </w:rPr>
        <w:t xml:space="preserve"> </w:t>
      </w:r>
      <w:r>
        <w:t>are</w:t>
      </w:r>
      <w:r>
        <w:rPr>
          <w:spacing w:val="-1"/>
        </w:rPr>
        <w:t xml:space="preserve"> </w:t>
      </w:r>
      <w:r>
        <w:t>implicitly</w:t>
      </w:r>
      <w:r>
        <w:rPr>
          <w:spacing w:val="-1"/>
        </w:rPr>
        <w:t xml:space="preserve"> </w:t>
      </w:r>
      <w:r>
        <w:t>used as controls for municipalities still increasing their enrollment.</w:t>
      </w:r>
      <w:r w:rsidR="008C7539">
        <w:rPr>
          <w:rStyle w:val="FootnoteReference"/>
        </w:rPr>
        <w:footnoteReference w:id="3"/>
      </w:r>
      <w:del w:id="299" w:author="Editor" w:date="2026-09-10T09:14:00Z">
        <w:r w:rsidR="005A4580" w:rsidDel="00074CCC">
          <w:fldChar w:fldCharType="begin"/>
        </w:r>
        <w:r w:rsidR="005A4580" w:rsidDel="00074CCC">
          <w:delInstrText xml:space="preserve"> HYPERLINK \l "_bookmark2" </w:delInstrText>
        </w:r>
        <w:r w:rsidR="005A4580" w:rsidDel="00074CCC">
          <w:fldChar w:fldCharType="separate"/>
        </w:r>
        <w:r w:rsidDel="00074CCC">
          <w:rPr>
            <w:color w:val="FF0000"/>
            <w:vertAlign w:val="superscript"/>
          </w:rPr>
          <w:delText>3</w:delText>
        </w:r>
        <w:r w:rsidR="005A4580" w:rsidDel="00074CCC">
          <w:rPr>
            <w:color w:val="FF0000"/>
            <w:vertAlign w:val="superscript"/>
          </w:rPr>
          <w:fldChar w:fldCharType="end"/>
        </w:r>
      </w:del>
      <w:r>
        <w:rPr>
          <w:color w:val="FF0000"/>
          <w:spacing w:val="38"/>
        </w:rPr>
        <w:t xml:space="preserve"> </w:t>
      </w:r>
      <w:r>
        <w:t xml:space="preserve">In </w:t>
      </w:r>
      <w:del w:id="300" w:author="Editor" w:date="2026-09-10T09:14:00Z">
        <w:r w:rsidDel="00074CCC">
          <w:delText xml:space="preserve">our </w:delText>
        </w:r>
      </w:del>
      <w:ins w:id="301" w:author="Editor" w:date="2026-09-10T09:14:00Z">
        <w:r w:rsidR="00074CCC">
          <w:t xml:space="preserve">the </w:t>
        </w:r>
      </w:ins>
      <w:r>
        <w:t>design</w:t>
      </w:r>
      <w:ins w:id="302" w:author="Editor" w:date="2026-09-10T09:14:00Z">
        <w:r w:rsidR="00074CCC">
          <w:t xml:space="preserve"> for the present paper</w:t>
        </w:r>
      </w:ins>
      <w:r>
        <w:t>, treatment timing is common</w:t>
      </w:r>
      <w:r>
        <w:rPr>
          <w:spacing w:val="-14"/>
        </w:rPr>
        <w:t xml:space="preserve"> </w:t>
      </w:r>
      <w:r>
        <w:t>across</w:t>
      </w:r>
      <w:r>
        <w:rPr>
          <w:spacing w:val="-14"/>
        </w:rPr>
        <w:t xml:space="preserve"> </w:t>
      </w:r>
      <w:r>
        <w:t>all</w:t>
      </w:r>
      <w:r>
        <w:rPr>
          <w:spacing w:val="-14"/>
        </w:rPr>
        <w:t xml:space="preserve"> </w:t>
      </w:r>
      <w:r>
        <w:t>municipalities,</w:t>
      </w:r>
      <w:r>
        <w:rPr>
          <w:spacing w:val="-13"/>
        </w:rPr>
        <w:t xml:space="preserve"> </w:t>
      </w:r>
      <w:r>
        <w:t>so</w:t>
      </w:r>
      <w:r>
        <w:rPr>
          <w:spacing w:val="-14"/>
        </w:rPr>
        <w:t xml:space="preserve"> </w:t>
      </w:r>
      <w:del w:id="303" w:author="Editor" w:date="2026-09-11T17:55:00Z">
        <w:r w:rsidDel="00C37A82">
          <w:delText>we</w:delText>
        </w:r>
        <w:r w:rsidDel="00C37A82">
          <w:rPr>
            <w:spacing w:val="-14"/>
          </w:rPr>
          <w:delText xml:space="preserve"> </w:delText>
        </w:r>
        <w:r w:rsidDel="00C37A82">
          <w:delText>do</w:delText>
        </w:r>
        <w:r w:rsidDel="00C37A82">
          <w:rPr>
            <w:spacing w:val="-14"/>
          </w:rPr>
          <w:delText xml:space="preserve"> </w:delText>
        </w:r>
        <w:r w:rsidDel="00C37A82">
          <w:delText>not</w:delText>
        </w:r>
        <w:r w:rsidDel="00C37A82">
          <w:rPr>
            <w:spacing w:val="-14"/>
          </w:rPr>
          <w:delText xml:space="preserve"> </w:delText>
        </w:r>
        <w:r w:rsidDel="00C37A82">
          <w:delText>compare</w:delText>
        </w:r>
        <w:r w:rsidDel="00C37A82">
          <w:rPr>
            <w:spacing w:val="-14"/>
          </w:rPr>
          <w:delText xml:space="preserve"> </w:delText>
        </w:r>
      </w:del>
      <w:r>
        <w:t>already-treated</w:t>
      </w:r>
      <w:r>
        <w:rPr>
          <w:spacing w:val="-14"/>
        </w:rPr>
        <w:t xml:space="preserve"> </w:t>
      </w:r>
      <w:ins w:id="304" w:author="Editor" w:date="2026-09-10T09:15:00Z">
        <w:r w:rsidR="00074CCC" w:rsidRPr="00BC410E">
          <w:t>units</w:t>
        </w:r>
        <w:r w:rsidR="00074CCC">
          <w:rPr>
            <w:spacing w:val="-14"/>
          </w:rPr>
          <w:t xml:space="preserve"> are not compared </w:t>
        </w:r>
      </w:ins>
      <w:r>
        <w:t>to</w:t>
      </w:r>
      <w:r>
        <w:rPr>
          <w:spacing w:val="-14"/>
        </w:rPr>
        <w:t xml:space="preserve"> </w:t>
      </w:r>
      <w:r>
        <w:t>newly</w:t>
      </w:r>
      <w:ins w:id="305" w:author="Editor" w:date="2026-09-10T09:15:00Z">
        <w:r w:rsidR="00074CCC">
          <w:t xml:space="preserve"> </w:t>
        </w:r>
      </w:ins>
      <w:del w:id="306" w:author="Editor" w:date="2026-09-10T09:15:00Z">
        <w:r w:rsidDel="00074CCC">
          <w:delText>-</w:delText>
        </w:r>
      </w:del>
      <w:r>
        <w:t>treated</w:t>
      </w:r>
      <w:r>
        <w:rPr>
          <w:spacing w:val="-14"/>
        </w:rPr>
        <w:t xml:space="preserve"> </w:t>
      </w:r>
      <w:del w:id="307" w:author="Editor" w:date="2026-09-10T09:15:00Z">
        <w:r w:rsidDel="00074CCC">
          <w:delText>units</w:delText>
        </w:r>
      </w:del>
      <w:ins w:id="308" w:author="Editor" w:date="2026-09-10T09:15:00Z">
        <w:r w:rsidR="00074CCC">
          <w:t>ones</w:t>
        </w:r>
      </w:ins>
      <w:r>
        <w:t>.</w:t>
      </w:r>
      <w:r>
        <w:rPr>
          <w:spacing w:val="4"/>
        </w:rPr>
        <w:t xml:space="preserve"> </w:t>
      </w:r>
      <w:r>
        <w:t>As in</w:t>
      </w:r>
      <w:r>
        <w:rPr>
          <w:spacing w:val="-6"/>
        </w:rPr>
        <w:t xml:space="preserve"> </w:t>
      </w:r>
      <w:del w:id="309" w:author="Editor" w:date="2026-09-11T17:55:00Z">
        <w:r w:rsidDel="00C37A82">
          <w:delText>(</w:delText>
        </w:r>
      </w:del>
      <w:hyperlink w:anchor="_bookmark63" w:history="1">
        <w:r>
          <w:rPr>
            <w:color w:val="0000FF"/>
          </w:rPr>
          <w:t>Parker</w:t>
        </w:r>
        <w:r>
          <w:rPr>
            <w:color w:val="0000FF"/>
            <w:spacing w:val="-6"/>
          </w:rPr>
          <w:t xml:space="preserve"> </w:t>
        </w:r>
        <w:r>
          <w:rPr>
            <w:color w:val="0000FF"/>
          </w:rPr>
          <w:t>and</w:t>
        </w:r>
        <w:r>
          <w:rPr>
            <w:color w:val="0000FF"/>
            <w:spacing w:val="-6"/>
          </w:rPr>
          <w:t xml:space="preserve"> </w:t>
        </w:r>
        <w:r>
          <w:rPr>
            <w:color w:val="0000FF"/>
          </w:rPr>
          <w:t>Vogl</w:t>
        </w:r>
      </w:hyperlink>
      <w:del w:id="310" w:author="Editor" w:date="2026-09-11T17:55:00Z">
        <w:r w:rsidDel="00C37A82">
          <w:delText>,</w:delText>
        </w:r>
      </w:del>
      <w:r>
        <w:rPr>
          <w:spacing w:val="-6"/>
        </w:rPr>
        <w:t xml:space="preserve"> </w:t>
      </w:r>
      <w:ins w:id="311" w:author="Editor" w:date="2026-09-11T17:55:00Z">
        <w:r w:rsidR="00C37A82">
          <w:rPr>
            <w:spacing w:val="-6"/>
          </w:rPr>
          <w:t>(</w:t>
        </w:r>
      </w:ins>
      <w:hyperlink w:anchor="_bookmark63" w:history="1">
        <w:r>
          <w:rPr>
            <w:color w:val="0000FF"/>
          </w:rPr>
          <w:t>2023</w:t>
        </w:r>
      </w:hyperlink>
      <w:r>
        <w:t>),</w:t>
      </w:r>
      <w:r>
        <w:rPr>
          <w:spacing w:val="-5"/>
        </w:rPr>
        <w:t xml:space="preserve"> </w:t>
      </w:r>
      <w:del w:id="312" w:author="Editor" w:date="2026-09-10T09:15:00Z">
        <w:r w:rsidDel="00074CCC">
          <w:delText>our</w:delText>
        </w:r>
        <w:r w:rsidDel="00074CCC">
          <w:rPr>
            <w:spacing w:val="-6"/>
          </w:rPr>
          <w:delText xml:space="preserve"> </w:delText>
        </w:r>
      </w:del>
      <w:ins w:id="313" w:author="Editor" w:date="2026-09-10T09:15:00Z">
        <w:r w:rsidR="00074CCC">
          <w:t>the</w:t>
        </w:r>
        <w:r w:rsidR="00074CCC">
          <w:rPr>
            <w:spacing w:val="-6"/>
          </w:rPr>
          <w:t xml:space="preserve"> </w:t>
        </w:r>
      </w:ins>
      <w:r>
        <w:t>specification</w:t>
      </w:r>
      <w:r>
        <w:rPr>
          <w:spacing w:val="-6"/>
        </w:rPr>
        <w:t xml:space="preserve"> </w:t>
      </w:r>
      <w:r>
        <w:t>controls</w:t>
      </w:r>
      <w:r>
        <w:rPr>
          <w:spacing w:val="-6"/>
        </w:rPr>
        <w:t xml:space="preserve"> </w:t>
      </w:r>
      <w:r>
        <w:t>for</w:t>
      </w:r>
      <w:r>
        <w:rPr>
          <w:spacing w:val="-6"/>
        </w:rPr>
        <w:t xml:space="preserve"> </w:t>
      </w:r>
      <w:r>
        <w:t>later-phase</w:t>
      </w:r>
      <w:r>
        <w:rPr>
          <w:spacing w:val="-6"/>
        </w:rPr>
        <w:t xml:space="preserve"> </w:t>
      </w:r>
      <w:r>
        <w:t>enrollment</w:t>
      </w:r>
      <w:r>
        <w:rPr>
          <w:spacing w:val="-6"/>
        </w:rPr>
        <w:t xml:space="preserve"> </w:t>
      </w:r>
      <w:r>
        <w:t>to</w:t>
      </w:r>
      <w:r>
        <w:rPr>
          <w:spacing w:val="-6"/>
        </w:rPr>
        <w:t xml:space="preserve"> </w:t>
      </w:r>
      <w:r>
        <w:t>avoid</w:t>
      </w:r>
      <w:r>
        <w:rPr>
          <w:spacing w:val="-6"/>
        </w:rPr>
        <w:t xml:space="preserve"> </w:t>
      </w:r>
      <w:r>
        <w:t>comparing</w:t>
      </w:r>
      <w:r>
        <w:rPr>
          <w:spacing w:val="-4"/>
        </w:rPr>
        <w:t xml:space="preserve"> </w:t>
      </w:r>
      <w:r>
        <w:t>municipalities</w:t>
      </w:r>
      <w:r>
        <w:rPr>
          <w:spacing w:val="-4"/>
        </w:rPr>
        <w:t xml:space="preserve"> </w:t>
      </w:r>
      <w:r>
        <w:t>that</w:t>
      </w:r>
      <w:r>
        <w:rPr>
          <w:spacing w:val="-4"/>
        </w:rPr>
        <w:t xml:space="preserve"> </w:t>
      </w:r>
      <w:r>
        <w:t>would</w:t>
      </w:r>
      <w:r>
        <w:rPr>
          <w:spacing w:val="-4"/>
        </w:rPr>
        <w:t xml:space="preserve"> </w:t>
      </w:r>
      <w:r>
        <w:t>have</w:t>
      </w:r>
      <w:r>
        <w:rPr>
          <w:spacing w:val="-4"/>
        </w:rPr>
        <w:t xml:space="preserve"> </w:t>
      </w:r>
      <w:r>
        <w:t>ended</w:t>
      </w:r>
      <w:r>
        <w:rPr>
          <w:spacing w:val="-4"/>
        </w:rPr>
        <w:t xml:space="preserve"> </w:t>
      </w:r>
      <w:r>
        <w:t>with</w:t>
      </w:r>
      <w:r>
        <w:rPr>
          <w:spacing w:val="-4"/>
        </w:rPr>
        <w:t xml:space="preserve"> </w:t>
      </w:r>
      <w:r>
        <w:t>di</w:t>
      </w:r>
      <w:ins w:id="314" w:author="Editor" w:date="2026-09-08T18:06:00Z">
        <w:r w:rsidR="00D048B7" w:rsidRPr="00DB5B07">
          <w:t>ff</w:t>
        </w:r>
      </w:ins>
      <w:del w:id="315" w:author="Editor" w:date="2026-09-08T18:06:00Z">
        <w:r w:rsidDel="00D048B7">
          <w:rPr>
            <w:rFonts w:ascii="Arial MT"/>
          </w:rPr>
          <w:delText>ff</w:delText>
        </w:r>
      </w:del>
      <w:r>
        <w:t>erent</w:t>
      </w:r>
      <w:r>
        <w:rPr>
          <w:spacing w:val="-4"/>
        </w:rPr>
        <w:t xml:space="preserve"> </w:t>
      </w:r>
      <w:r>
        <w:t>total</w:t>
      </w:r>
      <w:r>
        <w:rPr>
          <w:spacing w:val="-4"/>
        </w:rPr>
        <w:t xml:space="preserve"> </w:t>
      </w:r>
      <w:r>
        <w:t>enrollment,</w:t>
      </w:r>
      <w:r>
        <w:rPr>
          <w:spacing w:val="-3"/>
        </w:rPr>
        <w:t xml:space="preserve"> </w:t>
      </w:r>
      <w:r>
        <w:t>reflecting</w:t>
      </w:r>
      <w:r>
        <w:rPr>
          <w:spacing w:val="-4"/>
        </w:rPr>
        <w:t xml:space="preserve"> </w:t>
      </w:r>
      <w:r>
        <w:t>characteristics that could themselves be correlated with mortality.</w:t>
      </w:r>
      <w:r>
        <w:rPr>
          <w:spacing w:val="40"/>
        </w:rPr>
        <w:t xml:space="preserve"> </w:t>
      </w:r>
      <w:r>
        <w:t xml:space="preserve">Fixing early-phase intensity at a single point per municipality also allows </w:t>
      </w:r>
      <w:del w:id="316" w:author="Editor" w:date="2026-09-10T09:15:00Z">
        <w:r w:rsidDel="00074CCC">
          <w:delText xml:space="preserve">us </w:delText>
        </w:r>
      </w:del>
      <w:ins w:id="317" w:author="Editor" w:date="2026-09-10T09:15:00Z">
        <w:r w:rsidR="00074CCC">
          <w:t>for</w:t>
        </w:r>
      </w:ins>
      <w:del w:id="318" w:author="Editor" w:date="2026-09-10T09:15:00Z">
        <w:r w:rsidDel="00074CCC">
          <w:delText>to</w:delText>
        </w:r>
      </w:del>
      <w:r>
        <w:t xml:space="preserve"> includ</w:t>
      </w:r>
      <w:ins w:id="319" w:author="Editor" w:date="2026-09-10T09:15:00Z">
        <w:r w:rsidR="00074CCC">
          <w:t>ing</w:t>
        </w:r>
      </w:ins>
      <w:del w:id="320" w:author="Editor" w:date="2026-09-10T09:15:00Z">
        <w:r w:rsidDel="00074CCC">
          <w:delText>e</w:delText>
        </w:r>
      </w:del>
      <w:r>
        <w:t xml:space="preserve"> interactions with year indicators and test directly for </w:t>
      </w:r>
      <w:r>
        <w:rPr>
          <w:spacing w:val="-2"/>
        </w:rPr>
        <w:t>pre-trends.</w:t>
      </w:r>
    </w:p>
    <w:p w14:paraId="2F8D10F7" w14:textId="77777777" w:rsidR="006F1B3D" w:rsidRDefault="00191F14" w:rsidP="008C7539">
      <w:pPr>
        <w:pStyle w:val="BodyText"/>
        <w:suppressAutoHyphens/>
        <w:spacing w:before="113" w:line="314" w:lineRule="auto"/>
        <w:ind w:right="718" w:firstLine="351"/>
        <w:jc w:val="both"/>
      </w:pPr>
      <w:del w:id="321" w:author="Editor" w:date="2026-09-10T09:15:00Z">
        <w:r w:rsidDel="00074CCC">
          <w:delText xml:space="preserve">Our </w:delText>
        </w:r>
      </w:del>
      <w:ins w:id="322" w:author="Editor" w:date="2026-09-10T09:15:00Z">
        <w:r w:rsidR="00074CCC">
          <w:t xml:space="preserve">The </w:t>
        </w:r>
      </w:ins>
      <w:r>
        <w:t xml:space="preserve">main finding </w:t>
      </w:r>
      <w:ins w:id="323" w:author="Editor" w:date="2026-09-10T09:15:00Z">
        <w:r w:rsidR="00074CCC">
          <w:t xml:space="preserve">of this paper </w:t>
        </w:r>
      </w:ins>
      <w:r>
        <w:t xml:space="preserve">is that earlier exposure to </w:t>
      </w:r>
      <w:r w:rsidRPr="000724F4">
        <w:t>Progresa</w:t>
      </w:r>
      <w:r>
        <w:t xml:space="preserve"> did not produce detectable reductions in </w:t>
      </w:r>
      <w:r>
        <w:rPr>
          <w:spacing w:val="-2"/>
        </w:rPr>
        <w:t>older</w:t>
      </w:r>
      <w:r>
        <w:rPr>
          <w:spacing w:val="-7"/>
        </w:rPr>
        <w:t xml:space="preserve"> </w:t>
      </w:r>
      <w:r>
        <w:rPr>
          <w:spacing w:val="-2"/>
        </w:rPr>
        <w:t>adults’</w:t>
      </w:r>
      <w:r>
        <w:rPr>
          <w:spacing w:val="-7"/>
        </w:rPr>
        <w:t xml:space="preserve"> </w:t>
      </w:r>
      <w:r>
        <w:rPr>
          <w:spacing w:val="-2"/>
        </w:rPr>
        <w:t>mortality</w:t>
      </w:r>
      <w:r>
        <w:rPr>
          <w:spacing w:val="-8"/>
        </w:rPr>
        <w:t xml:space="preserve"> </w:t>
      </w:r>
      <w:r>
        <w:rPr>
          <w:spacing w:val="-2"/>
        </w:rPr>
        <w:t>during</w:t>
      </w:r>
      <w:r>
        <w:rPr>
          <w:spacing w:val="-7"/>
        </w:rPr>
        <w:t xml:space="preserve"> </w:t>
      </w:r>
      <w:r>
        <w:rPr>
          <w:spacing w:val="-2"/>
        </w:rPr>
        <w:t>the</w:t>
      </w:r>
      <w:r>
        <w:rPr>
          <w:spacing w:val="-7"/>
        </w:rPr>
        <w:t xml:space="preserve"> </w:t>
      </w:r>
      <w:r>
        <w:rPr>
          <w:spacing w:val="-2"/>
        </w:rPr>
        <w:t>program’s</w:t>
      </w:r>
      <w:r>
        <w:rPr>
          <w:spacing w:val="-7"/>
        </w:rPr>
        <w:t xml:space="preserve"> </w:t>
      </w:r>
      <w:r>
        <w:rPr>
          <w:spacing w:val="-2"/>
        </w:rPr>
        <w:t>first</w:t>
      </w:r>
      <w:r>
        <w:rPr>
          <w:spacing w:val="-7"/>
        </w:rPr>
        <w:t xml:space="preserve"> </w:t>
      </w:r>
      <w:del w:id="324" w:author="Editor" w:date="2026-09-10T09:15:00Z">
        <w:r w:rsidDel="00074CCC">
          <w:rPr>
            <w:spacing w:val="-2"/>
          </w:rPr>
          <w:delText>ten</w:delText>
        </w:r>
        <w:r w:rsidDel="00074CCC">
          <w:rPr>
            <w:spacing w:val="-8"/>
          </w:rPr>
          <w:delText xml:space="preserve"> </w:delText>
        </w:r>
      </w:del>
      <w:ins w:id="325" w:author="Editor" w:date="2026-09-10T09:15:00Z">
        <w:r w:rsidR="00074CCC">
          <w:rPr>
            <w:spacing w:val="-2"/>
          </w:rPr>
          <w:t>10</w:t>
        </w:r>
        <w:r w:rsidR="00074CCC">
          <w:rPr>
            <w:spacing w:val="-8"/>
          </w:rPr>
          <w:t xml:space="preserve"> </w:t>
        </w:r>
      </w:ins>
      <w:r>
        <w:rPr>
          <w:spacing w:val="-2"/>
        </w:rPr>
        <w:t>years,</w:t>
      </w:r>
      <w:r>
        <w:rPr>
          <w:spacing w:val="-5"/>
        </w:rPr>
        <w:t xml:space="preserve"> </w:t>
      </w:r>
      <w:r>
        <w:rPr>
          <w:spacing w:val="-2"/>
        </w:rPr>
        <w:t>despite</w:t>
      </w:r>
      <w:r>
        <w:rPr>
          <w:spacing w:val="-7"/>
        </w:rPr>
        <w:t xml:space="preserve"> </w:t>
      </w:r>
      <w:r>
        <w:rPr>
          <w:spacing w:val="-2"/>
        </w:rPr>
        <w:t>evidence</w:t>
      </w:r>
      <w:r>
        <w:rPr>
          <w:spacing w:val="-7"/>
        </w:rPr>
        <w:t xml:space="preserve"> </w:t>
      </w:r>
      <w:r>
        <w:rPr>
          <w:spacing w:val="-2"/>
        </w:rPr>
        <w:t>from</w:t>
      </w:r>
      <w:r>
        <w:rPr>
          <w:spacing w:val="-8"/>
        </w:rPr>
        <w:t xml:space="preserve"> </w:t>
      </w:r>
      <w:r>
        <w:rPr>
          <w:spacing w:val="-2"/>
        </w:rPr>
        <w:t>previous</w:t>
      </w:r>
      <w:r>
        <w:rPr>
          <w:spacing w:val="-7"/>
        </w:rPr>
        <w:t xml:space="preserve"> </w:t>
      </w:r>
      <w:r>
        <w:rPr>
          <w:spacing w:val="-2"/>
        </w:rPr>
        <w:t xml:space="preserve">research </w:t>
      </w:r>
      <w:r>
        <w:t>of</w:t>
      </w:r>
      <w:r>
        <w:rPr>
          <w:spacing w:val="-7"/>
        </w:rPr>
        <w:t xml:space="preserve"> </w:t>
      </w:r>
      <w:r>
        <w:t>improvements</w:t>
      </w:r>
      <w:r>
        <w:rPr>
          <w:spacing w:val="-7"/>
        </w:rPr>
        <w:t xml:space="preserve"> </w:t>
      </w:r>
      <w:r>
        <w:t>in</w:t>
      </w:r>
      <w:r>
        <w:rPr>
          <w:spacing w:val="-7"/>
        </w:rPr>
        <w:t xml:space="preserve"> </w:t>
      </w:r>
      <w:r>
        <w:t>some</w:t>
      </w:r>
      <w:r>
        <w:rPr>
          <w:spacing w:val="-7"/>
        </w:rPr>
        <w:t xml:space="preserve"> </w:t>
      </w:r>
      <w:r>
        <w:t>intermediate</w:t>
      </w:r>
      <w:r>
        <w:rPr>
          <w:spacing w:val="-7"/>
        </w:rPr>
        <w:t xml:space="preserve"> </w:t>
      </w:r>
      <w:r>
        <w:t>health</w:t>
      </w:r>
      <w:r>
        <w:rPr>
          <w:spacing w:val="-7"/>
        </w:rPr>
        <w:t xml:space="preserve"> </w:t>
      </w:r>
      <w:r>
        <w:t>outcomes</w:t>
      </w:r>
      <w:r>
        <w:rPr>
          <w:spacing w:val="-7"/>
        </w:rPr>
        <w:t xml:space="preserve"> </w:t>
      </w:r>
      <w:r>
        <w:t>(</w:t>
      </w:r>
      <w:hyperlink w:anchor="_bookmark34" w:history="1">
        <w:r>
          <w:rPr>
            <w:color w:val="0000FF"/>
          </w:rPr>
          <w:t>Aguila</w:t>
        </w:r>
        <w:r>
          <w:rPr>
            <w:color w:val="0000FF"/>
            <w:spacing w:val="-7"/>
          </w:rPr>
          <w:t xml:space="preserve"> </w:t>
        </w:r>
        <w:r>
          <w:rPr>
            <w:color w:val="0000FF"/>
          </w:rPr>
          <w:t>et</w:t>
        </w:r>
        <w:r>
          <w:rPr>
            <w:color w:val="0000FF"/>
            <w:spacing w:val="-7"/>
          </w:rPr>
          <w:t xml:space="preserve"> </w:t>
        </w:r>
        <w:r>
          <w:rPr>
            <w:color w:val="0000FF"/>
          </w:rPr>
          <w:t>al.</w:t>
        </w:r>
      </w:hyperlink>
      <w:r>
        <w:t>,</w:t>
      </w:r>
      <w:r>
        <w:rPr>
          <w:spacing w:val="-7"/>
        </w:rPr>
        <w:t xml:space="preserve"> </w:t>
      </w:r>
      <w:hyperlink w:anchor="_bookmark34" w:history="1">
        <w:r>
          <w:rPr>
            <w:color w:val="0000FF"/>
          </w:rPr>
          <w:t>2024</w:t>
        </w:r>
      </w:hyperlink>
      <w:r>
        <w:t>;</w:t>
      </w:r>
      <w:r>
        <w:rPr>
          <w:spacing w:val="-7"/>
        </w:rPr>
        <w:t xml:space="preserve"> </w:t>
      </w:r>
      <w:hyperlink w:anchor="_bookmark39" w:history="1">
        <w:r>
          <w:rPr>
            <w:color w:val="0000FF"/>
          </w:rPr>
          <w:t>Behrman</w:t>
        </w:r>
        <w:r>
          <w:rPr>
            <w:color w:val="0000FF"/>
            <w:spacing w:val="-7"/>
          </w:rPr>
          <w:t xml:space="preserve"> </w:t>
        </w:r>
        <w:r>
          <w:rPr>
            <w:color w:val="0000FF"/>
          </w:rPr>
          <w:t>and</w:t>
        </w:r>
        <w:r>
          <w:rPr>
            <w:color w:val="0000FF"/>
            <w:spacing w:val="-7"/>
          </w:rPr>
          <w:t xml:space="preserve"> </w:t>
        </w:r>
        <w:r>
          <w:rPr>
            <w:color w:val="0000FF"/>
          </w:rPr>
          <w:t>Parker</w:t>
        </w:r>
      </w:hyperlink>
      <w:r>
        <w:t xml:space="preserve">, </w:t>
      </w:r>
      <w:hyperlink w:anchor="_bookmark39" w:history="1">
        <w:r>
          <w:rPr>
            <w:color w:val="0000FF"/>
          </w:rPr>
          <w:t>2013</w:t>
        </w:r>
      </w:hyperlink>
      <w:r>
        <w:t>).</w:t>
      </w:r>
      <w:r>
        <w:rPr>
          <w:spacing w:val="28"/>
        </w:rPr>
        <w:t xml:space="preserve"> </w:t>
      </w:r>
      <w:r>
        <w:t>This result is robust to weighting, to di</w:t>
      </w:r>
      <w:ins w:id="326" w:author="Editor" w:date="2026-09-08T18:06:00Z">
        <w:r w:rsidR="00D048B7" w:rsidRPr="00DB5B07">
          <w:t>ff</w:t>
        </w:r>
      </w:ins>
      <w:del w:id="327" w:author="Editor" w:date="2026-09-08T18:06:00Z">
        <w:r w:rsidDel="00D048B7">
          <w:rPr>
            <w:rFonts w:ascii="Arial MT" w:hAnsi="Arial MT"/>
          </w:rPr>
          <w:delText>ff</w:delText>
        </w:r>
      </w:del>
      <w:r>
        <w:t>erent sets of socioeconomic trends, to controlling for</w:t>
      </w:r>
      <w:r>
        <w:rPr>
          <w:spacing w:val="-15"/>
        </w:rPr>
        <w:t xml:space="preserve"> </w:t>
      </w:r>
      <w:r w:rsidRPr="004A2FF4">
        <w:rPr>
          <w:i/>
        </w:rPr>
        <w:t>Seguro</w:t>
      </w:r>
      <w:r w:rsidRPr="004A2FF4">
        <w:rPr>
          <w:i/>
          <w:spacing w:val="-15"/>
        </w:rPr>
        <w:t xml:space="preserve"> </w:t>
      </w:r>
      <w:r w:rsidRPr="004A2FF4">
        <w:rPr>
          <w:i/>
        </w:rPr>
        <w:t>Popular</w:t>
      </w:r>
      <w:r>
        <w:rPr>
          <w:spacing w:val="-15"/>
        </w:rPr>
        <w:t xml:space="preserve"> </w:t>
      </w:r>
      <w:r>
        <w:t>(a</w:t>
      </w:r>
      <w:r>
        <w:rPr>
          <w:spacing w:val="-15"/>
        </w:rPr>
        <w:t xml:space="preserve"> </w:t>
      </w:r>
      <w:r>
        <w:t>health</w:t>
      </w:r>
      <w:r>
        <w:rPr>
          <w:spacing w:val="-15"/>
        </w:rPr>
        <w:t xml:space="preserve"> </w:t>
      </w:r>
      <w:r>
        <w:t>insurance</w:t>
      </w:r>
      <w:r>
        <w:rPr>
          <w:spacing w:val="-15"/>
        </w:rPr>
        <w:t xml:space="preserve"> </w:t>
      </w:r>
      <w:r>
        <w:t>program</w:t>
      </w:r>
      <w:r>
        <w:rPr>
          <w:spacing w:val="-15"/>
        </w:rPr>
        <w:t xml:space="preserve"> </w:t>
      </w:r>
      <w:r>
        <w:t>for</w:t>
      </w:r>
      <w:r>
        <w:rPr>
          <w:spacing w:val="-15"/>
        </w:rPr>
        <w:t xml:space="preserve"> </w:t>
      </w:r>
      <w:r>
        <w:t>informal</w:t>
      </w:r>
      <w:ins w:id="328" w:author="Editor" w:date="2026-09-11T17:56:00Z">
        <w:r w:rsidR="00C37A82">
          <w:t xml:space="preserve"> </w:t>
        </w:r>
      </w:ins>
      <w:del w:id="329" w:author="Editor" w:date="2026-09-11T17:56:00Z">
        <w:r w:rsidDel="00C37A82">
          <w:delText>-</w:delText>
        </w:r>
      </w:del>
      <w:r>
        <w:t>sector</w:t>
      </w:r>
      <w:r>
        <w:rPr>
          <w:spacing w:val="-15"/>
        </w:rPr>
        <w:t xml:space="preserve"> </w:t>
      </w:r>
      <w:r>
        <w:t>workers</w:t>
      </w:r>
      <w:r>
        <w:rPr>
          <w:spacing w:val="-15"/>
        </w:rPr>
        <w:t xml:space="preserve"> </w:t>
      </w:r>
      <w:r>
        <w:t>implemented</w:t>
      </w:r>
      <w:r>
        <w:rPr>
          <w:spacing w:val="-15"/>
        </w:rPr>
        <w:t xml:space="preserve"> </w:t>
      </w:r>
      <w:r>
        <w:t>in</w:t>
      </w:r>
      <w:r>
        <w:rPr>
          <w:spacing w:val="-15"/>
        </w:rPr>
        <w:t xml:space="preserve"> </w:t>
      </w:r>
      <w:r>
        <w:t>2002), and to alternative outcome measures (levels, logs, counts, and age adjustments).</w:t>
      </w:r>
      <w:r>
        <w:rPr>
          <w:spacing w:val="40"/>
        </w:rPr>
        <w:t xml:space="preserve"> </w:t>
      </w:r>
      <w:r>
        <w:t xml:space="preserve">As a secondary exercise, </w:t>
      </w:r>
      <w:del w:id="330" w:author="Editor" w:date="2026-09-10T09:16:00Z">
        <w:r w:rsidDel="00074CCC">
          <w:delText>we revisit</w:delText>
        </w:r>
      </w:del>
      <w:ins w:id="331" w:author="Editor" w:date="2026-09-10T09:16:00Z">
        <w:r w:rsidR="00074CCC">
          <w:t>the analysis revisited</w:t>
        </w:r>
      </w:ins>
      <w:r>
        <w:t xml:space="preserve"> the earlier short-</w:t>
      </w:r>
      <w:del w:id="332" w:author="Editor" w:date="2026-09-10T09:16:00Z">
        <w:r w:rsidDel="00074CCC">
          <w:delText xml:space="preserve">run </w:delText>
        </w:r>
      </w:del>
      <w:ins w:id="333" w:author="Editor" w:date="2026-09-10T09:16:00Z">
        <w:r w:rsidR="00074CCC">
          <w:t xml:space="preserve">term </w:t>
        </w:r>
      </w:ins>
      <w:r>
        <w:t xml:space="preserve">mortality findings of </w:t>
      </w:r>
      <w:hyperlink w:anchor="_bookmark38" w:history="1">
        <w:r>
          <w:rPr>
            <w:color w:val="0000FF"/>
          </w:rPr>
          <w:t>Barham and Rowberry</w:t>
        </w:r>
      </w:hyperlink>
      <w:r>
        <w:rPr>
          <w:color w:val="0000FF"/>
        </w:rPr>
        <w:t xml:space="preserve"> </w:t>
      </w:r>
      <w:r>
        <w:t>(</w:t>
      </w:r>
      <w:hyperlink w:anchor="_bookmark38" w:history="1">
        <w:r>
          <w:rPr>
            <w:color w:val="0000FF"/>
          </w:rPr>
          <w:t>2013</w:t>
        </w:r>
      </w:hyperlink>
      <w:r>
        <w:t xml:space="preserve">) and </w:t>
      </w:r>
      <w:del w:id="334" w:author="Editor" w:date="2026-09-10T09:16:00Z">
        <w:r w:rsidDel="00074CCC">
          <w:delText>find</w:delText>
        </w:r>
        <w:r w:rsidDel="00074CCC">
          <w:rPr>
            <w:spacing w:val="-15"/>
          </w:rPr>
          <w:delText xml:space="preserve"> </w:delText>
        </w:r>
      </w:del>
      <w:ins w:id="335" w:author="Editor" w:date="2026-09-10T09:16:00Z">
        <w:r w:rsidR="00074CCC">
          <w:t>found</w:t>
        </w:r>
        <w:r w:rsidR="00074CCC">
          <w:rPr>
            <w:spacing w:val="-15"/>
          </w:rPr>
          <w:t xml:space="preserve"> </w:t>
        </w:r>
      </w:ins>
      <w:r>
        <w:t>that</w:t>
      </w:r>
      <w:r>
        <w:rPr>
          <w:spacing w:val="-15"/>
        </w:rPr>
        <w:t xml:space="preserve"> </w:t>
      </w:r>
      <w:r>
        <w:t>these</w:t>
      </w:r>
      <w:r>
        <w:rPr>
          <w:spacing w:val="-15"/>
        </w:rPr>
        <w:t xml:space="preserve"> </w:t>
      </w:r>
      <w:r>
        <w:t>estimates</w:t>
      </w:r>
      <w:r>
        <w:rPr>
          <w:spacing w:val="-15"/>
        </w:rPr>
        <w:t xml:space="preserve"> </w:t>
      </w:r>
      <w:r>
        <w:t>are</w:t>
      </w:r>
      <w:r>
        <w:rPr>
          <w:spacing w:val="-15"/>
        </w:rPr>
        <w:t xml:space="preserve"> </w:t>
      </w:r>
      <w:r>
        <w:t>sensitive</w:t>
      </w:r>
      <w:r>
        <w:rPr>
          <w:spacing w:val="-15"/>
        </w:rPr>
        <w:t xml:space="preserve"> </w:t>
      </w:r>
      <w:r>
        <w:t>to</w:t>
      </w:r>
      <w:r>
        <w:rPr>
          <w:spacing w:val="-15"/>
        </w:rPr>
        <w:t xml:space="preserve"> </w:t>
      </w:r>
      <w:r>
        <w:t>weighting</w:t>
      </w:r>
      <w:r>
        <w:rPr>
          <w:spacing w:val="-15"/>
        </w:rPr>
        <w:t xml:space="preserve"> </w:t>
      </w:r>
      <w:r>
        <w:t>and</w:t>
      </w:r>
      <w:r>
        <w:rPr>
          <w:spacing w:val="-15"/>
        </w:rPr>
        <w:t xml:space="preserve"> </w:t>
      </w:r>
      <w:r>
        <w:t>sample</w:t>
      </w:r>
      <w:r>
        <w:rPr>
          <w:spacing w:val="-15"/>
        </w:rPr>
        <w:t xml:space="preserve"> </w:t>
      </w:r>
      <w:r>
        <w:t>choice:</w:t>
      </w:r>
      <w:r>
        <w:rPr>
          <w:spacing w:val="-14"/>
        </w:rPr>
        <w:t xml:space="preserve"> </w:t>
      </w:r>
      <w:r>
        <w:t>relatively</w:t>
      </w:r>
      <w:r>
        <w:rPr>
          <w:spacing w:val="-15"/>
        </w:rPr>
        <w:t xml:space="preserve"> </w:t>
      </w:r>
      <w:r>
        <w:t>small</w:t>
      </w:r>
      <w:r>
        <w:rPr>
          <w:spacing w:val="-15"/>
        </w:rPr>
        <w:t xml:space="preserve"> </w:t>
      </w:r>
      <w:r>
        <w:t>variations</w:t>
      </w:r>
      <w:r>
        <w:rPr>
          <w:spacing w:val="-15"/>
        </w:rPr>
        <w:t xml:space="preserve"> </w:t>
      </w:r>
      <w:r>
        <w:t xml:space="preserve">in </w:t>
      </w:r>
      <w:r>
        <w:rPr>
          <w:spacing w:val="-2"/>
        </w:rPr>
        <w:t>the</w:t>
      </w:r>
      <w:r>
        <w:rPr>
          <w:spacing w:val="-8"/>
        </w:rPr>
        <w:t xml:space="preserve"> </w:t>
      </w:r>
      <w:r>
        <w:rPr>
          <w:spacing w:val="-2"/>
        </w:rPr>
        <w:t>specification</w:t>
      </w:r>
      <w:r>
        <w:rPr>
          <w:spacing w:val="-7"/>
        </w:rPr>
        <w:t xml:space="preserve"> </w:t>
      </w:r>
      <w:r>
        <w:rPr>
          <w:spacing w:val="-2"/>
        </w:rPr>
        <w:t>and</w:t>
      </w:r>
      <w:r>
        <w:rPr>
          <w:spacing w:val="-8"/>
        </w:rPr>
        <w:t xml:space="preserve"> </w:t>
      </w:r>
      <w:r>
        <w:rPr>
          <w:spacing w:val="-2"/>
        </w:rPr>
        <w:t>sample</w:t>
      </w:r>
      <w:r>
        <w:rPr>
          <w:spacing w:val="-8"/>
        </w:rPr>
        <w:t xml:space="preserve"> </w:t>
      </w:r>
      <w:r>
        <w:rPr>
          <w:spacing w:val="-2"/>
        </w:rPr>
        <w:t>attenuate</w:t>
      </w:r>
      <w:r>
        <w:rPr>
          <w:spacing w:val="-7"/>
        </w:rPr>
        <w:t xml:space="preserve"> </w:t>
      </w:r>
      <w:r>
        <w:rPr>
          <w:spacing w:val="-2"/>
        </w:rPr>
        <w:t>the</w:t>
      </w:r>
      <w:ins w:id="336" w:author="Editor" w:date="2026-09-10T09:17:00Z">
        <w:r w:rsidR="00074CCC">
          <w:rPr>
            <w:spacing w:val="-2"/>
          </w:rPr>
          <w:t xml:space="preserve"> estimates</w:t>
        </w:r>
      </w:ins>
      <w:del w:id="337" w:author="Editor" w:date="2026-09-10T09:16:00Z">
        <w:r w:rsidDel="00074CCC">
          <w:rPr>
            <w:spacing w:val="-2"/>
          </w:rPr>
          <w:delText>m</w:delText>
        </w:r>
      </w:del>
      <w:r>
        <w:rPr>
          <w:spacing w:val="-8"/>
        </w:rPr>
        <w:t xml:space="preserve"> </w:t>
      </w:r>
      <w:r>
        <w:rPr>
          <w:spacing w:val="-2"/>
        </w:rPr>
        <w:t>and</w:t>
      </w:r>
      <w:r>
        <w:rPr>
          <w:spacing w:val="-8"/>
        </w:rPr>
        <w:t xml:space="preserve"> </w:t>
      </w:r>
      <w:r>
        <w:rPr>
          <w:spacing w:val="-2"/>
        </w:rPr>
        <w:t>erode</w:t>
      </w:r>
      <w:r>
        <w:rPr>
          <w:spacing w:val="-7"/>
        </w:rPr>
        <w:t xml:space="preserve"> </w:t>
      </w:r>
      <w:r>
        <w:rPr>
          <w:spacing w:val="-2"/>
        </w:rPr>
        <w:t>statistical</w:t>
      </w:r>
      <w:r>
        <w:rPr>
          <w:spacing w:val="-8"/>
        </w:rPr>
        <w:t xml:space="preserve"> </w:t>
      </w:r>
      <w:r>
        <w:rPr>
          <w:spacing w:val="-2"/>
        </w:rPr>
        <w:t>significance.</w:t>
      </w:r>
      <w:r>
        <w:rPr>
          <w:spacing w:val="17"/>
        </w:rPr>
        <w:t xml:space="preserve"> </w:t>
      </w:r>
      <w:r>
        <w:rPr>
          <w:spacing w:val="-2"/>
        </w:rPr>
        <w:t>To</w:t>
      </w:r>
      <w:r>
        <w:rPr>
          <w:spacing w:val="-8"/>
        </w:rPr>
        <w:t xml:space="preserve"> </w:t>
      </w:r>
      <w:r>
        <w:rPr>
          <w:spacing w:val="-2"/>
        </w:rPr>
        <w:t>examine</w:t>
      </w:r>
      <w:r>
        <w:rPr>
          <w:spacing w:val="-8"/>
        </w:rPr>
        <w:t xml:space="preserve"> </w:t>
      </w:r>
      <w:r>
        <w:rPr>
          <w:spacing w:val="-2"/>
        </w:rPr>
        <w:t xml:space="preserve">plausible </w:t>
      </w:r>
      <w:r>
        <w:t>behavioral</w:t>
      </w:r>
      <w:r>
        <w:rPr>
          <w:spacing w:val="-3"/>
        </w:rPr>
        <w:t xml:space="preserve"> </w:t>
      </w:r>
      <w:r>
        <w:t>channels,</w:t>
      </w:r>
      <w:r>
        <w:rPr>
          <w:spacing w:val="-1"/>
        </w:rPr>
        <w:t xml:space="preserve"> </w:t>
      </w:r>
      <w:del w:id="338" w:author="Editor" w:date="2026-09-10T09:17:00Z">
        <w:r w:rsidRPr="000724F4" w:rsidDel="00074CCC">
          <w:delText>we</w:delText>
        </w:r>
        <w:r w:rsidRPr="000724F4" w:rsidDel="00074CCC">
          <w:rPr>
            <w:spacing w:val="-3"/>
          </w:rPr>
          <w:delText xml:space="preserve"> </w:delText>
        </w:r>
        <w:r w:rsidRPr="000724F4" w:rsidDel="00074CCC">
          <w:delText>use</w:delText>
        </w:r>
        <w:r w:rsidRPr="000724F4" w:rsidDel="00074CCC">
          <w:rPr>
            <w:spacing w:val="-3"/>
          </w:rPr>
          <w:delText xml:space="preserve"> </w:delText>
        </w:r>
      </w:del>
      <w:r w:rsidRPr="000724F4">
        <w:t>Progresa</w:t>
      </w:r>
      <w:r>
        <w:t>’s</w:t>
      </w:r>
      <w:r>
        <w:rPr>
          <w:spacing w:val="-3"/>
        </w:rPr>
        <w:t xml:space="preserve"> </w:t>
      </w:r>
      <w:r>
        <w:t>own</w:t>
      </w:r>
      <w:r>
        <w:rPr>
          <w:spacing w:val="-3"/>
        </w:rPr>
        <w:t xml:space="preserve"> </w:t>
      </w:r>
      <w:r>
        <w:t>experimental</w:t>
      </w:r>
      <w:r>
        <w:rPr>
          <w:spacing w:val="-3"/>
        </w:rPr>
        <w:t xml:space="preserve"> </w:t>
      </w:r>
      <w:r>
        <w:t>evaluation</w:t>
      </w:r>
      <w:r>
        <w:rPr>
          <w:spacing w:val="-3"/>
        </w:rPr>
        <w:t xml:space="preserve"> </w:t>
      </w:r>
      <w:r>
        <w:t>data</w:t>
      </w:r>
      <w:r>
        <w:rPr>
          <w:spacing w:val="-3"/>
        </w:rPr>
        <w:t xml:space="preserve"> </w:t>
      </w:r>
      <w:ins w:id="339" w:author="Editor" w:date="2026-09-10T09:17:00Z">
        <w:r w:rsidR="00074CCC">
          <w:rPr>
            <w:spacing w:val="-3"/>
          </w:rPr>
          <w:t>w</w:t>
        </w:r>
      </w:ins>
      <w:ins w:id="340" w:author="Editor" w:date="2026-09-11T17:57:00Z">
        <w:r w:rsidR="00C37A82">
          <w:rPr>
            <w:spacing w:val="-3"/>
          </w:rPr>
          <w:t>ere</w:t>
        </w:r>
      </w:ins>
      <w:ins w:id="341" w:author="Editor" w:date="2026-09-10T09:17:00Z">
        <w:r w:rsidR="00074CCC">
          <w:rPr>
            <w:spacing w:val="-3"/>
          </w:rPr>
          <w:t xml:space="preserve"> used. N</w:t>
        </w:r>
      </w:ins>
      <w:del w:id="342" w:author="Editor" w:date="2026-09-10T09:17:00Z">
        <w:r w:rsidDel="00074CCC">
          <w:delText>and</w:delText>
        </w:r>
        <w:r w:rsidDel="00074CCC">
          <w:rPr>
            <w:spacing w:val="-3"/>
          </w:rPr>
          <w:delText xml:space="preserve"> </w:delText>
        </w:r>
        <w:r w:rsidDel="00074CCC">
          <w:delText>find</w:delText>
        </w:r>
        <w:r w:rsidDel="00074CCC">
          <w:rPr>
            <w:spacing w:val="-3"/>
          </w:rPr>
          <w:delText xml:space="preserve"> </w:delText>
        </w:r>
        <w:r w:rsidDel="00074CCC">
          <w:delText>n</w:delText>
        </w:r>
      </w:del>
      <w:r>
        <w:t>o</w:t>
      </w:r>
      <w:r>
        <w:rPr>
          <w:spacing w:val="-3"/>
        </w:rPr>
        <w:t xml:space="preserve"> </w:t>
      </w:r>
      <w:r>
        <w:lastRenderedPageBreak/>
        <w:t>significant e</w:t>
      </w:r>
      <w:ins w:id="343" w:author="Editor" w:date="2026-09-08T18:06:00Z">
        <w:r w:rsidR="00D048B7" w:rsidRPr="00DB5B07">
          <w:t>ff</w:t>
        </w:r>
      </w:ins>
      <w:del w:id="344" w:author="Editor" w:date="2026-09-08T18:06:00Z">
        <w:r w:rsidDel="00D048B7">
          <w:rPr>
            <w:rFonts w:ascii="Arial MT" w:hAnsi="Arial MT"/>
          </w:rPr>
          <w:delText>ff</w:delText>
        </w:r>
      </w:del>
      <w:r>
        <w:t>ects on health visits, labor supply, or household composition</w:t>
      </w:r>
      <w:ins w:id="345" w:author="Editor" w:date="2026-09-10T09:17:00Z">
        <w:r w:rsidR="00074CCC">
          <w:t xml:space="preserve"> were found. A</w:t>
        </w:r>
      </w:ins>
      <w:del w:id="346" w:author="Editor" w:date="2026-09-10T09:17:00Z">
        <w:r w:rsidDel="00074CCC">
          <w:delText>; a</w:delText>
        </w:r>
      </w:del>
      <w:r>
        <w:t>nalyzing income and nutrition using</w:t>
      </w:r>
      <w:r>
        <w:rPr>
          <w:spacing w:val="-11"/>
        </w:rPr>
        <w:t xml:space="preserve"> </w:t>
      </w:r>
      <w:r>
        <w:t>the</w:t>
      </w:r>
      <w:r>
        <w:rPr>
          <w:spacing w:val="-11"/>
        </w:rPr>
        <w:t xml:space="preserve"> </w:t>
      </w:r>
      <w:r>
        <w:t>Mexican</w:t>
      </w:r>
      <w:r>
        <w:rPr>
          <w:spacing w:val="-11"/>
        </w:rPr>
        <w:t xml:space="preserve"> </w:t>
      </w:r>
      <w:r>
        <w:t>Household</w:t>
      </w:r>
      <w:r>
        <w:rPr>
          <w:spacing w:val="-11"/>
        </w:rPr>
        <w:t xml:space="preserve"> </w:t>
      </w:r>
      <w:r>
        <w:t>Expenditure</w:t>
      </w:r>
      <w:r>
        <w:rPr>
          <w:spacing w:val="-11"/>
        </w:rPr>
        <w:t xml:space="preserve"> </w:t>
      </w:r>
      <w:r>
        <w:t>and</w:t>
      </w:r>
      <w:r>
        <w:rPr>
          <w:spacing w:val="-11"/>
        </w:rPr>
        <w:t xml:space="preserve"> </w:t>
      </w:r>
      <w:r>
        <w:t>Income</w:t>
      </w:r>
      <w:r>
        <w:rPr>
          <w:spacing w:val="-11"/>
        </w:rPr>
        <w:t xml:space="preserve"> </w:t>
      </w:r>
      <w:r>
        <w:t>Survey</w:t>
      </w:r>
      <w:r>
        <w:rPr>
          <w:spacing w:val="-11"/>
        </w:rPr>
        <w:t xml:space="preserve"> </w:t>
      </w:r>
      <w:ins w:id="347" w:author="Editor" w:date="2026-09-11T17:58:00Z">
        <w:r w:rsidR="00C37A82" w:rsidRPr="0010201A">
          <w:rPr>
            <w:spacing w:val="-2"/>
          </w:rPr>
          <w:t>(</w:t>
        </w:r>
        <w:r w:rsidR="00C37A82" w:rsidRPr="0010201A">
          <w:rPr>
            <w:i/>
            <w:color w:val="142027"/>
            <w:shd w:val="clear" w:color="auto" w:fill="FFFEFC"/>
          </w:rPr>
          <w:t>Encuesta Nacional de Ingresos y Gastos de los Hogares</w:t>
        </w:r>
        <w:r w:rsidR="00C37A82" w:rsidRPr="0010201A">
          <w:rPr>
            <w:spacing w:val="-2"/>
          </w:rPr>
          <w:t xml:space="preserve"> - ENIGH)</w:t>
        </w:r>
        <w:r w:rsidR="00C37A82">
          <w:rPr>
            <w:spacing w:val="-2"/>
          </w:rPr>
          <w:t xml:space="preserve"> </w:t>
        </w:r>
      </w:ins>
      <w:r>
        <w:t>similarly</w:t>
      </w:r>
      <w:r>
        <w:rPr>
          <w:spacing w:val="-11"/>
        </w:rPr>
        <w:t xml:space="preserve"> </w:t>
      </w:r>
      <w:del w:id="348" w:author="Editor" w:date="2026-09-10T09:17:00Z">
        <w:r w:rsidDel="00074CCC">
          <w:delText>yields</w:delText>
        </w:r>
        <w:r w:rsidDel="00074CCC">
          <w:rPr>
            <w:spacing w:val="-11"/>
          </w:rPr>
          <w:delText xml:space="preserve"> </w:delText>
        </w:r>
      </w:del>
      <w:ins w:id="349" w:author="Editor" w:date="2026-09-10T09:17:00Z">
        <w:r w:rsidR="00074CCC">
          <w:t>yielded</w:t>
        </w:r>
        <w:r w:rsidR="00074CCC">
          <w:rPr>
            <w:spacing w:val="-11"/>
          </w:rPr>
          <w:t xml:space="preserve"> </w:t>
        </w:r>
      </w:ins>
      <w:r>
        <w:t>no</w:t>
      </w:r>
      <w:r>
        <w:rPr>
          <w:spacing w:val="-11"/>
        </w:rPr>
        <w:t xml:space="preserve"> </w:t>
      </w:r>
      <w:r>
        <w:t>statistically</w:t>
      </w:r>
      <w:r>
        <w:rPr>
          <w:spacing w:val="-11"/>
        </w:rPr>
        <w:t xml:space="preserve"> </w:t>
      </w:r>
      <w:r>
        <w:t>sig</w:t>
      </w:r>
      <w:del w:id="350" w:author="Editor" w:date="2026-09-10T08:54:00Z">
        <w:r w:rsidDel="00D261A8">
          <w:delText>-</w:delText>
        </w:r>
      </w:del>
      <w:r>
        <w:t>nificant</w:t>
      </w:r>
      <w:r>
        <w:rPr>
          <w:spacing w:val="-6"/>
        </w:rPr>
        <w:t xml:space="preserve"> </w:t>
      </w:r>
      <w:r>
        <w:t>results,</w:t>
      </w:r>
      <w:r>
        <w:rPr>
          <w:spacing w:val="-6"/>
        </w:rPr>
        <w:t xml:space="preserve"> </w:t>
      </w:r>
      <w:ins w:id="351" w:author="Editor" w:date="2026-09-10T09:18:00Z">
        <w:r w:rsidR="00074CCC">
          <w:rPr>
            <w:spacing w:val="-6"/>
          </w:rPr>
          <w:t>al</w:t>
        </w:r>
      </w:ins>
      <w:r>
        <w:t>though</w:t>
      </w:r>
      <w:r>
        <w:rPr>
          <w:spacing w:val="-6"/>
        </w:rPr>
        <w:t xml:space="preserve"> </w:t>
      </w:r>
      <w:r>
        <w:t>with</w:t>
      </w:r>
      <w:r>
        <w:rPr>
          <w:spacing w:val="-6"/>
        </w:rPr>
        <w:t xml:space="preserve"> </w:t>
      </w:r>
      <w:r>
        <w:t>limited</w:t>
      </w:r>
      <w:r>
        <w:rPr>
          <w:spacing w:val="-6"/>
        </w:rPr>
        <w:t xml:space="preserve"> </w:t>
      </w:r>
      <w:r>
        <w:t xml:space="preserve">power. </w:t>
      </w:r>
      <w:del w:id="352" w:author="Editor" w:date="2026-09-10T09:17:00Z">
        <w:r w:rsidDel="00074CCC">
          <w:delText>Our</w:delText>
        </w:r>
        <w:r w:rsidDel="00074CCC">
          <w:rPr>
            <w:spacing w:val="-6"/>
          </w:rPr>
          <w:delText xml:space="preserve"> </w:delText>
        </w:r>
      </w:del>
      <w:ins w:id="353" w:author="Editor" w:date="2026-09-10T09:18:00Z">
        <w:r w:rsidR="00074CCC">
          <w:t>The</w:t>
        </w:r>
      </w:ins>
      <w:ins w:id="354" w:author="Editor" w:date="2026-09-10T09:17:00Z">
        <w:r w:rsidR="00074CCC">
          <w:rPr>
            <w:spacing w:val="-6"/>
          </w:rPr>
          <w:t xml:space="preserve"> </w:t>
        </w:r>
      </w:ins>
      <w:r>
        <w:t>pattern</w:t>
      </w:r>
      <w:r>
        <w:rPr>
          <w:spacing w:val="-6"/>
        </w:rPr>
        <w:t xml:space="preserve"> </w:t>
      </w:r>
      <w:r>
        <w:t>of</w:t>
      </w:r>
      <w:r>
        <w:rPr>
          <w:spacing w:val="-6"/>
        </w:rPr>
        <w:t xml:space="preserve"> </w:t>
      </w:r>
      <w:r>
        <w:t>results</w:t>
      </w:r>
      <w:r>
        <w:rPr>
          <w:spacing w:val="-6"/>
        </w:rPr>
        <w:t xml:space="preserve"> </w:t>
      </w:r>
      <w:r>
        <w:t>is</w:t>
      </w:r>
      <w:r>
        <w:rPr>
          <w:spacing w:val="-6"/>
        </w:rPr>
        <w:t xml:space="preserve"> </w:t>
      </w:r>
      <w:r>
        <w:t>consistent</w:t>
      </w:r>
      <w:r>
        <w:rPr>
          <w:spacing w:val="-6"/>
        </w:rPr>
        <w:t xml:space="preserve"> </w:t>
      </w:r>
      <w:r>
        <w:t>with</w:t>
      </w:r>
      <w:r>
        <w:rPr>
          <w:spacing w:val="-6"/>
        </w:rPr>
        <w:t xml:space="preserve"> </w:t>
      </w:r>
      <w:r>
        <w:t>the</w:t>
      </w:r>
      <w:r>
        <w:rPr>
          <w:spacing w:val="-6"/>
        </w:rPr>
        <w:t xml:space="preserve"> </w:t>
      </w:r>
      <w:ins w:id="355" w:author="Editor" w:date="2026-09-10T09:18:00Z">
        <w:r w:rsidR="00074CCC" w:rsidRPr="000724F4">
          <w:t>Progresa</w:t>
        </w:r>
      </w:ins>
      <w:del w:id="356" w:author="Editor" w:date="2026-09-10T09:18:00Z">
        <w:r w:rsidDel="00074CCC">
          <w:delText>program</w:delText>
        </w:r>
      </w:del>
      <w:r>
        <w:t xml:space="preserve">’s design: </w:t>
      </w:r>
      <w:ins w:id="357" w:author="Editor" w:date="2026-09-10T09:18:00Z">
        <w:r w:rsidR="00074CCC">
          <w:t xml:space="preserve">the program </w:t>
        </w:r>
      </w:ins>
      <w:del w:id="358" w:author="Editor" w:date="2026-09-10T09:18:00Z">
        <w:r w:rsidDel="00074CCC">
          <w:rPr>
            <w:i/>
          </w:rPr>
          <w:delText>Progresa</w:delText>
        </w:r>
        <w:r w:rsidDel="00074CCC">
          <w:rPr>
            <w:i/>
            <w:spacing w:val="-5"/>
          </w:rPr>
          <w:delText xml:space="preserve"> </w:delText>
        </w:r>
      </w:del>
      <w:r>
        <w:t>was</w:t>
      </w:r>
      <w:r>
        <w:rPr>
          <w:spacing w:val="-5"/>
        </w:rPr>
        <w:t xml:space="preserve"> </w:t>
      </w:r>
      <w:r>
        <w:t>widely</w:t>
      </w:r>
      <w:r>
        <w:rPr>
          <w:spacing w:val="-4"/>
        </w:rPr>
        <w:t xml:space="preserve"> </w:t>
      </w:r>
      <w:r>
        <w:t>known</w:t>
      </w:r>
      <w:r>
        <w:rPr>
          <w:spacing w:val="-5"/>
        </w:rPr>
        <w:t xml:space="preserve"> </w:t>
      </w:r>
      <w:r>
        <w:t>for</w:t>
      </w:r>
      <w:r>
        <w:rPr>
          <w:spacing w:val="-4"/>
        </w:rPr>
        <w:t xml:space="preserve"> </w:t>
      </w:r>
      <w:r>
        <w:t>its</w:t>
      </w:r>
      <w:r>
        <w:rPr>
          <w:spacing w:val="-5"/>
        </w:rPr>
        <w:t xml:space="preserve"> </w:t>
      </w:r>
      <w:r>
        <w:t>conditionality</w:t>
      </w:r>
      <w:r>
        <w:rPr>
          <w:spacing w:val="-5"/>
        </w:rPr>
        <w:t xml:space="preserve"> </w:t>
      </w:r>
      <w:r>
        <w:t>related</w:t>
      </w:r>
      <w:r>
        <w:rPr>
          <w:spacing w:val="-4"/>
        </w:rPr>
        <w:t xml:space="preserve"> </w:t>
      </w:r>
      <w:r>
        <w:t>to</w:t>
      </w:r>
      <w:r>
        <w:rPr>
          <w:spacing w:val="-5"/>
        </w:rPr>
        <w:t xml:space="preserve"> </w:t>
      </w:r>
      <w:r>
        <w:t>children’s</w:t>
      </w:r>
      <w:r>
        <w:rPr>
          <w:spacing w:val="-5"/>
        </w:rPr>
        <w:t xml:space="preserve"> </w:t>
      </w:r>
      <w:r>
        <w:t>schooling</w:t>
      </w:r>
      <w:ins w:id="359" w:author="Editor" w:date="2026-09-10T09:18:00Z">
        <w:r w:rsidR="00074CCC">
          <w:t>, so</w:t>
        </w:r>
      </w:ins>
      <w:del w:id="360" w:author="Editor" w:date="2026-09-10T09:18:00Z">
        <w:r w:rsidDel="00074CCC">
          <w:rPr>
            <w:spacing w:val="-4"/>
          </w:rPr>
          <w:delText xml:space="preserve"> </w:delText>
        </w:r>
        <w:r w:rsidDel="00074CCC">
          <w:delText>and</w:delText>
        </w:r>
        <w:r w:rsidDel="00074CCC">
          <w:rPr>
            <w:spacing w:val="-5"/>
          </w:rPr>
          <w:delText xml:space="preserve"> </w:delText>
        </w:r>
        <w:r w:rsidDel="00074CCC">
          <w:delText>thus</w:delText>
        </w:r>
      </w:del>
      <w:r>
        <w:t xml:space="preserve"> mental</w:t>
      </w:r>
      <w:r>
        <w:rPr>
          <w:spacing w:val="-13"/>
        </w:rPr>
        <w:t xml:space="preserve"> </w:t>
      </w:r>
      <w:r>
        <w:t>accounting</w:t>
      </w:r>
      <w:r>
        <w:rPr>
          <w:spacing w:val="-13"/>
        </w:rPr>
        <w:t xml:space="preserve"> </w:t>
      </w:r>
      <w:r>
        <w:t>models</w:t>
      </w:r>
      <w:r>
        <w:rPr>
          <w:spacing w:val="-13"/>
        </w:rPr>
        <w:t xml:space="preserve"> </w:t>
      </w:r>
      <w:r>
        <w:t>may</w:t>
      </w:r>
      <w:r>
        <w:rPr>
          <w:spacing w:val="-13"/>
        </w:rPr>
        <w:t xml:space="preserve"> </w:t>
      </w:r>
      <w:r>
        <w:t>have</w:t>
      </w:r>
      <w:r>
        <w:rPr>
          <w:spacing w:val="-13"/>
        </w:rPr>
        <w:t xml:space="preserve"> </w:t>
      </w:r>
      <w:r>
        <w:t>led</w:t>
      </w:r>
      <w:r>
        <w:rPr>
          <w:spacing w:val="-13"/>
        </w:rPr>
        <w:t xml:space="preserve"> </w:t>
      </w:r>
      <w:r>
        <w:t>families</w:t>
      </w:r>
      <w:r>
        <w:rPr>
          <w:spacing w:val="-13"/>
        </w:rPr>
        <w:t xml:space="preserve"> </w:t>
      </w:r>
      <w:r>
        <w:t>to</w:t>
      </w:r>
      <w:r>
        <w:rPr>
          <w:spacing w:val="-13"/>
        </w:rPr>
        <w:t xml:space="preserve"> </w:t>
      </w:r>
      <w:r>
        <w:t>focus</w:t>
      </w:r>
      <w:r>
        <w:rPr>
          <w:spacing w:val="-13"/>
        </w:rPr>
        <w:t xml:space="preserve"> </w:t>
      </w:r>
      <w:r>
        <w:t>the</w:t>
      </w:r>
      <w:r>
        <w:rPr>
          <w:spacing w:val="-13"/>
        </w:rPr>
        <w:t xml:space="preserve"> </w:t>
      </w:r>
      <w:r>
        <w:t>cash</w:t>
      </w:r>
      <w:r>
        <w:rPr>
          <w:spacing w:val="-13"/>
        </w:rPr>
        <w:t xml:space="preserve"> </w:t>
      </w:r>
      <w:r>
        <w:t>transfer</w:t>
      </w:r>
      <w:r>
        <w:rPr>
          <w:spacing w:val="-13"/>
        </w:rPr>
        <w:t xml:space="preserve"> </w:t>
      </w:r>
      <w:r>
        <w:t>on</w:t>
      </w:r>
      <w:r>
        <w:rPr>
          <w:spacing w:val="-13"/>
        </w:rPr>
        <w:t xml:space="preserve"> </w:t>
      </w:r>
      <w:r>
        <w:t>benefits</w:t>
      </w:r>
      <w:r>
        <w:rPr>
          <w:spacing w:val="-13"/>
        </w:rPr>
        <w:t xml:space="preserve"> </w:t>
      </w:r>
      <w:r>
        <w:t>for</w:t>
      </w:r>
      <w:r>
        <w:rPr>
          <w:spacing w:val="-13"/>
        </w:rPr>
        <w:t xml:space="preserve"> </w:t>
      </w:r>
      <w:r>
        <w:t>children</w:t>
      </w:r>
      <w:del w:id="361" w:author="Editor" w:date="2026-09-10T09:18:00Z">
        <w:r w:rsidDel="00074CCC">
          <w:delText xml:space="preserve">, </w:delText>
        </w:r>
      </w:del>
      <w:ins w:id="362" w:author="Editor" w:date="2026-09-10T09:18:00Z">
        <w:r w:rsidR="00074CCC">
          <w:t>. T</w:t>
        </w:r>
      </w:ins>
      <w:del w:id="363" w:author="Editor" w:date="2026-09-10T09:18:00Z">
        <w:r w:rsidDel="00074CCC">
          <w:delText>and</w:delText>
        </w:r>
        <w:r w:rsidDel="00074CCC">
          <w:rPr>
            <w:spacing w:val="-5"/>
          </w:rPr>
          <w:delText xml:space="preserve"> </w:delText>
        </w:r>
        <w:r w:rsidDel="00074CCC">
          <w:delText>t</w:delText>
        </w:r>
      </w:del>
      <w:r>
        <w:t>his</w:t>
      </w:r>
      <w:r>
        <w:rPr>
          <w:spacing w:val="-5"/>
        </w:rPr>
        <w:t xml:space="preserve"> </w:t>
      </w:r>
      <w:r>
        <w:t>is</w:t>
      </w:r>
      <w:r>
        <w:rPr>
          <w:spacing w:val="-5"/>
        </w:rPr>
        <w:t xml:space="preserve"> </w:t>
      </w:r>
      <w:r>
        <w:t>compounded</w:t>
      </w:r>
      <w:r>
        <w:rPr>
          <w:spacing w:val="-5"/>
        </w:rPr>
        <w:t xml:space="preserve"> </w:t>
      </w:r>
      <w:r>
        <w:t>by</w:t>
      </w:r>
      <w:r>
        <w:rPr>
          <w:spacing w:val="-5"/>
        </w:rPr>
        <w:t xml:space="preserve"> </w:t>
      </w:r>
      <w:r>
        <w:t>the</w:t>
      </w:r>
      <w:r>
        <w:rPr>
          <w:spacing w:val="-5"/>
        </w:rPr>
        <w:t xml:space="preserve"> </w:t>
      </w:r>
      <w:r>
        <w:t>fact</w:t>
      </w:r>
      <w:r>
        <w:rPr>
          <w:spacing w:val="-5"/>
        </w:rPr>
        <w:t xml:space="preserve"> </w:t>
      </w:r>
      <w:r>
        <w:t>that</w:t>
      </w:r>
      <w:r>
        <w:rPr>
          <w:spacing w:val="-5"/>
        </w:rPr>
        <w:t xml:space="preserve"> </w:t>
      </w:r>
      <w:r>
        <w:t>the</w:t>
      </w:r>
      <w:r>
        <w:rPr>
          <w:spacing w:val="-5"/>
        </w:rPr>
        <w:t xml:space="preserve"> </w:t>
      </w:r>
      <w:r>
        <w:t>female</w:t>
      </w:r>
      <w:r>
        <w:rPr>
          <w:spacing w:val="-5"/>
        </w:rPr>
        <w:t xml:space="preserve"> </w:t>
      </w:r>
      <w:r>
        <w:t>heads</w:t>
      </w:r>
      <w:r>
        <w:rPr>
          <w:spacing w:val="-5"/>
        </w:rPr>
        <w:t xml:space="preserve"> </w:t>
      </w:r>
      <w:r>
        <w:t>of</w:t>
      </w:r>
      <w:r>
        <w:rPr>
          <w:spacing w:val="-5"/>
        </w:rPr>
        <w:t xml:space="preserve"> </w:t>
      </w:r>
      <w:r>
        <w:t>household</w:t>
      </w:r>
      <w:r>
        <w:rPr>
          <w:spacing w:val="-5"/>
        </w:rPr>
        <w:t xml:space="preserve"> </w:t>
      </w:r>
      <w:r>
        <w:t>receiving</w:t>
      </w:r>
      <w:r>
        <w:rPr>
          <w:spacing w:val="-5"/>
        </w:rPr>
        <w:t xml:space="preserve"> </w:t>
      </w:r>
      <w:r>
        <w:t>the</w:t>
      </w:r>
      <w:r>
        <w:rPr>
          <w:spacing w:val="-5"/>
        </w:rPr>
        <w:t xml:space="preserve"> </w:t>
      </w:r>
      <w:r>
        <w:t>benefits</w:t>
      </w:r>
      <w:r>
        <w:rPr>
          <w:spacing w:val="-5"/>
        </w:rPr>
        <w:t xml:space="preserve"> </w:t>
      </w:r>
      <w:r>
        <w:t>were often</w:t>
      </w:r>
      <w:r>
        <w:rPr>
          <w:spacing w:val="-15"/>
        </w:rPr>
        <w:t xml:space="preserve"> </w:t>
      </w:r>
      <w:del w:id="364" w:author="Editor" w:date="2026-09-11T17:58:00Z">
        <w:r w:rsidDel="00C37A82">
          <w:delText>not</w:delText>
        </w:r>
        <w:r w:rsidDel="00C37A82">
          <w:rPr>
            <w:spacing w:val="-15"/>
          </w:rPr>
          <w:delText xml:space="preserve"> </w:delText>
        </w:r>
      </w:del>
      <w:r>
        <w:t>themselves</w:t>
      </w:r>
      <w:r>
        <w:rPr>
          <w:spacing w:val="-15"/>
        </w:rPr>
        <w:t xml:space="preserve"> </w:t>
      </w:r>
      <w:ins w:id="365" w:author="Editor" w:date="2026-09-11T17:59:00Z">
        <w:r w:rsidR="00C37A82">
          <w:t>not</w:t>
        </w:r>
        <w:r w:rsidR="00C37A82">
          <w:rPr>
            <w:spacing w:val="-15"/>
          </w:rPr>
          <w:t xml:space="preserve"> </w:t>
        </w:r>
      </w:ins>
      <w:r>
        <w:t>older</w:t>
      </w:r>
      <w:r>
        <w:rPr>
          <w:spacing w:val="-15"/>
        </w:rPr>
        <w:t xml:space="preserve"> </w:t>
      </w:r>
      <w:r>
        <w:t>adults.</w:t>
      </w:r>
      <w:r>
        <w:rPr>
          <w:spacing w:val="-3"/>
        </w:rPr>
        <w:t xml:space="preserve"> </w:t>
      </w:r>
      <w:r>
        <w:t>Thus,</w:t>
      </w:r>
      <w:r>
        <w:rPr>
          <w:spacing w:val="-13"/>
        </w:rPr>
        <w:t xml:space="preserve"> </w:t>
      </w:r>
      <w:r>
        <w:t>t</w:t>
      </w:r>
      <w:ins w:id="366" w:author="Editor" w:date="2026-09-11T17:59:00Z">
        <w:r w:rsidR="00C37A82">
          <w:t>he</w:t>
        </w:r>
      </w:ins>
      <w:del w:id="367" w:author="Editor" w:date="2026-09-11T17:59:00Z">
        <w:r w:rsidDel="00C37A82">
          <w:delText>his</w:delText>
        </w:r>
      </w:del>
      <w:r>
        <w:rPr>
          <w:spacing w:val="-15"/>
        </w:rPr>
        <w:t xml:space="preserve"> </w:t>
      </w:r>
      <w:r>
        <w:t>program’s</w:t>
      </w:r>
      <w:r>
        <w:rPr>
          <w:spacing w:val="-15"/>
        </w:rPr>
        <w:t xml:space="preserve"> </w:t>
      </w:r>
      <w:r>
        <w:t>e</w:t>
      </w:r>
      <w:ins w:id="368" w:author="Editor" w:date="2026-09-08T18:06:00Z">
        <w:r w:rsidR="00D048B7" w:rsidRPr="00DB5B07">
          <w:t>ff</w:t>
        </w:r>
      </w:ins>
      <w:del w:id="369" w:author="Editor" w:date="2026-09-08T18:06:00Z">
        <w:r w:rsidDel="00D048B7">
          <w:rPr>
            <w:rFonts w:ascii="Arial MT" w:hAnsi="Arial MT"/>
          </w:rPr>
          <w:delText>ff</w:delText>
        </w:r>
      </w:del>
      <w:r>
        <w:t>ects</w:t>
      </w:r>
      <w:r>
        <w:rPr>
          <w:spacing w:val="-15"/>
        </w:rPr>
        <w:t xml:space="preserve"> </w:t>
      </w:r>
      <w:r>
        <w:t>on</w:t>
      </w:r>
      <w:r>
        <w:rPr>
          <w:spacing w:val="-15"/>
        </w:rPr>
        <w:t xml:space="preserve"> </w:t>
      </w:r>
      <w:r>
        <w:t>co-resident</w:t>
      </w:r>
      <w:r>
        <w:rPr>
          <w:spacing w:val="-15"/>
        </w:rPr>
        <w:t xml:space="preserve"> </w:t>
      </w:r>
      <w:r>
        <w:t>older</w:t>
      </w:r>
      <w:r>
        <w:rPr>
          <w:spacing w:val="-15"/>
        </w:rPr>
        <w:t xml:space="preserve"> </w:t>
      </w:r>
      <w:r>
        <w:t>adults</w:t>
      </w:r>
      <w:r>
        <w:rPr>
          <w:spacing w:val="-15"/>
        </w:rPr>
        <w:t xml:space="preserve"> </w:t>
      </w:r>
      <w:r>
        <w:t>may</w:t>
      </w:r>
      <w:r>
        <w:rPr>
          <w:spacing w:val="-15"/>
        </w:rPr>
        <w:t xml:space="preserve"> </w:t>
      </w:r>
      <w:r>
        <w:t>well be diluted compared to the larger mortality e</w:t>
      </w:r>
      <w:ins w:id="370" w:author="Editor" w:date="2026-09-08T18:06:00Z">
        <w:r w:rsidR="00D048B7" w:rsidRPr="00DB5B07">
          <w:t>ff</w:t>
        </w:r>
      </w:ins>
      <w:del w:id="371" w:author="Editor" w:date="2026-09-08T18:06:00Z">
        <w:r w:rsidDel="00D048B7">
          <w:rPr>
            <w:rFonts w:ascii="Arial MT" w:hAnsi="Arial MT"/>
          </w:rPr>
          <w:delText>ff</w:delText>
        </w:r>
      </w:del>
      <w:r>
        <w:t>ects of pension programs (</w:t>
      </w:r>
      <w:hyperlink w:anchor="_bookmark58" w:history="1">
        <w:r>
          <w:rPr>
            <w:color w:val="0000FF"/>
          </w:rPr>
          <w:t>Menares et al.</w:t>
        </w:r>
      </w:hyperlink>
      <w:r>
        <w:t xml:space="preserve">, </w:t>
      </w:r>
      <w:hyperlink w:anchor="_bookmark58" w:history="1">
        <w:r>
          <w:rPr>
            <w:color w:val="0000FF"/>
          </w:rPr>
          <w:t>2026</w:t>
        </w:r>
      </w:hyperlink>
      <w:r>
        <w:t>).</w:t>
      </w:r>
    </w:p>
    <w:p w14:paraId="51D0A15B" w14:textId="77777777" w:rsidR="006F1B3D" w:rsidRDefault="00191F14" w:rsidP="008C7539">
      <w:pPr>
        <w:pStyle w:val="BodyText"/>
        <w:suppressAutoHyphens/>
        <w:spacing w:before="109" w:line="314" w:lineRule="auto"/>
        <w:ind w:right="718" w:firstLine="351"/>
        <w:jc w:val="both"/>
      </w:pPr>
      <w:del w:id="372" w:author="Editor" w:date="2026-09-10T09:19:00Z">
        <w:r w:rsidDel="00074CCC">
          <w:delText>The</w:delText>
        </w:r>
        <w:r w:rsidDel="00074CCC">
          <w:rPr>
            <w:spacing w:val="-2"/>
          </w:rPr>
          <w:delText xml:space="preserve"> </w:delText>
        </w:r>
        <w:r w:rsidDel="00074CCC">
          <w:delText>paper</w:delText>
        </w:r>
        <w:r w:rsidDel="00074CCC">
          <w:rPr>
            <w:spacing w:val="-1"/>
          </w:rPr>
          <w:delText xml:space="preserve"> </w:delText>
        </w:r>
        <w:r w:rsidDel="00074CCC">
          <w:delText>proceeds</w:delText>
        </w:r>
        <w:r w:rsidDel="00074CCC">
          <w:rPr>
            <w:spacing w:val="-2"/>
          </w:rPr>
          <w:delText xml:space="preserve"> </w:delText>
        </w:r>
        <w:r w:rsidDel="00074CCC">
          <w:delText>as</w:delText>
        </w:r>
        <w:r w:rsidDel="00074CCC">
          <w:rPr>
            <w:spacing w:val="-1"/>
          </w:rPr>
          <w:delText xml:space="preserve"> </w:delText>
        </w:r>
        <w:r w:rsidDel="00074CCC">
          <w:delText>follows</w:delText>
        </w:r>
      </w:del>
      <w:ins w:id="373" w:author="Editor" w:date="2026-09-10T09:19:00Z">
        <w:r w:rsidR="00074CCC">
          <w:t>The next s</w:t>
        </w:r>
      </w:ins>
      <w:del w:id="374" w:author="Editor" w:date="2026-09-10T09:19:00Z">
        <w:r w:rsidDel="00074CCC">
          <w:delText>. S</w:delText>
        </w:r>
      </w:del>
      <w:r>
        <w:t>ection</w:t>
      </w:r>
      <w:ins w:id="375" w:author="Editor" w:date="2026-09-10T09:19:00Z">
        <w:r w:rsidR="00074CCC">
          <w:t xml:space="preserve"> of this paper</w:t>
        </w:r>
      </w:ins>
      <w:del w:id="376" w:author="Editor" w:date="2026-09-10T09:19:00Z">
        <w:r w:rsidDel="00074CCC">
          <w:rPr>
            <w:spacing w:val="-2"/>
          </w:rPr>
          <w:delText xml:space="preserve"> </w:delText>
        </w:r>
        <w:r w:rsidR="005A4580" w:rsidDel="00074CCC">
          <w:fldChar w:fldCharType="begin"/>
        </w:r>
        <w:r w:rsidR="005A4580" w:rsidDel="00074CCC">
          <w:delInstrText xml:space="preserve"> HYPERLINK \l "_bookmark3" </w:delInstrText>
        </w:r>
        <w:r w:rsidR="005A4580" w:rsidDel="00074CCC">
          <w:fldChar w:fldCharType="separate"/>
        </w:r>
        <w:r w:rsidDel="00074CCC">
          <w:rPr>
            <w:color w:val="FF0000"/>
          </w:rPr>
          <w:delText>2</w:delText>
        </w:r>
        <w:r w:rsidR="005A4580" w:rsidDel="00074CCC">
          <w:rPr>
            <w:color w:val="FF0000"/>
          </w:rPr>
          <w:fldChar w:fldCharType="end"/>
        </w:r>
      </w:del>
      <w:r>
        <w:rPr>
          <w:color w:val="FF0000"/>
          <w:spacing w:val="-2"/>
        </w:rPr>
        <w:t xml:space="preserve"> </w:t>
      </w:r>
      <w:r>
        <w:t>describes</w:t>
      </w:r>
      <w:r>
        <w:rPr>
          <w:spacing w:val="-1"/>
        </w:rPr>
        <w:t xml:space="preserve"> </w:t>
      </w:r>
      <w:r>
        <w:t>the</w:t>
      </w:r>
      <w:r>
        <w:rPr>
          <w:spacing w:val="-2"/>
        </w:rPr>
        <w:t xml:space="preserve"> </w:t>
      </w:r>
      <w:r w:rsidRPr="000724F4">
        <w:t>Progresa</w:t>
      </w:r>
      <w:r>
        <w:rPr>
          <w:i/>
          <w:spacing w:val="-1"/>
        </w:rPr>
        <w:t xml:space="preserve"> </w:t>
      </w:r>
      <w:r>
        <w:t>program</w:t>
      </w:r>
      <w:ins w:id="377" w:author="Editor" w:date="2026-09-10T09:19:00Z">
        <w:r w:rsidR="00074CCC">
          <w:t>, while</w:t>
        </w:r>
      </w:ins>
      <w:r>
        <w:t>. Sectio</w:t>
      </w:r>
      <w:ins w:id="378" w:author="Editor" w:date="2026-09-10T09:19:00Z">
        <w:r w:rsidR="00074CCC">
          <w:t>n 3</w:t>
        </w:r>
      </w:ins>
      <w:del w:id="379" w:author="Editor" w:date="2026-09-10T09:19:00Z">
        <w:r w:rsidDel="00074CCC">
          <w:delText>n</w:delText>
        </w:r>
        <w:r w:rsidDel="00074CCC">
          <w:rPr>
            <w:spacing w:val="-2"/>
          </w:rPr>
          <w:delText xml:space="preserve"> </w:delText>
        </w:r>
        <w:r w:rsidR="005A4580" w:rsidDel="00074CCC">
          <w:fldChar w:fldCharType="begin"/>
        </w:r>
        <w:r w:rsidR="005A4580" w:rsidDel="00074CCC">
          <w:delInstrText xml:space="preserve"> HYPERLINK \l "_bookmark5" </w:delInstrText>
        </w:r>
        <w:r w:rsidR="005A4580" w:rsidDel="00074CCC">
          <w:fldChar w:fldCharType="separate"/>
        </w:r>
        <w:r w:rsidDel="00074CCC">
          <w:rPr>
            <w:color w:val="FF0000"/>
          </w:rPr>
          <w:delText>3</w:delText>
        </w:r>
        <w:r w:rsidR="005A4580" w:rsidDel="00074CCC">
          <w:rPr>
            <w:color w:val="FF0000"/>
          </w:rPr>
          <w:fldChar w:fldCharType="end"/>
        </w:r>
      </w:del>
      <w:r>
        <w:rPr>
          <w:color w:val="FF0000"/>
          <w:spacing w:val="-2"/>
        </w:rPr>
        <w:t xml:space="preserve"> </w:t>
      </w:r>
      <w:r>
        <w:t xml:space="preserve">presents </w:t>
      </w:r>
      <w:r>
        <w:rPr>
          <w:spacing w:val="-2"/>
        </w:rPr>
        <w:t>the</w:t>
      </w:r>
      <w:r>
        <w:rPr>
          <w:spacing w:val="-10"/>
        </w:rPr>
        <w:t xml:space="preserve"> </w:t>
      </w:r>
      <w:r>
        <w:rPr>
          <w:spacing w:val="-2"/>
        </w:rPr>
        <w:t>data,</w:t>
      </w:r>
      <w:r>
        <w:rPr>
          <w:spacing w:val="-7"/>
        </w:rPr>
        <w:t xml:space="preserve"> </w:t>
      </w:r>
      <w:r>
        <w:rPr>
          <w:spacing w:val="-2"/>
        </w:rPr>
        <w:t>sample,</w:t>
      </w:r>
      <w:r>
        <w:rPr>
          <w:spacing w:val="-8"/>
        </w:rPr>
        <w:t xml:space="preserve"> </w:t>
      </w:r>
      <w:r>
        <w:rPr>
          <w:spacing w:val="-2"/>
        </w:rPr>
        <w:t>and</w:t>
      </w:r>
      <w:r>
        <w:rPr>
          <w:spacing w:val="-10"/>
        </w:rPr>
        <w:t xml:space="preserve"> </w:t>
      </w:r>
      <w:r>
        <w:rPr>
          <w:spacing w:val="-2"/>
        </w:rPr>
        <w:t>empirical</w:t>
      </w:r>
      <w:r>
        <w:rPr>
          <w:spacing w:val="-10"/>
        </w:rPr>
        <w:t xml:space="preserve"> </w:t>
      </w:r>
      <w:r>
        <w:rPr>
          <w:spacing w:val="-2"/>
        </w:rPr>
        <w:t>strategy.</w:t>
      </w:r>
      <w:r>
        <w:rPr>
          <w:spacing w:val="15"/>
        </w:rPr>
        <w:t xml:space="preserve"> </w:t>
      </w:r>
      <w:r>
        <w:rPr>
          <w:spacing w:val="-2"/>
        </w:rPr>
        <w:t>Sectio</w:t>
      </w:r>
      <w:ins w:id="380" w:author="Editor" w:date="2026-09-10T09:19:00Z">
        <w:r w:rsidR="00074CCC">
          <w:rPr>
            <w:spacing w:val="-2"/>
          </w:rPr>
          <w:t>n 4</w:t>
        </w:r>
      </w:ins>
      <w:del w:id="381" w:author="Editor" w:date="2026-09-10T09:19:00Z">
        <w:r w:rsidDel="00074CCC">
          <w:rPr>
            <w:spacing w:val="-2"/>
          </w:rPr>
          <w:delText>n</w:delText>
        </w:r>
        <w:r w:rsidDel="00074CCC">
          <w:rPr>
            <w:spacing w:val="-10"/>
          </w:rPr>
          <w:delText xml:space="preserve"> </w:delText>
        </w:r>
        <w:r w:rsidR="005A4580" w:rsidDel="00074CCC">
          <w:fldChar w:fldCharType="begin"/>
        </w:r>
        <w:r w:rsidR="005A4580" w:rsidDel="00074CCC">
          <w:delInstrText xml:space="preserve"> HYPERLINK \l "_bookmark19" </w:delInstrText>
        </w:r>
        <w:r w:rsidR="005A4580" w:rsidDel="00074CCC">
          <w:fldChar w:fldCharType="separate"/>
        </w:r>
        <w:r w:rsidDel="00074CCC">
          <w:rPr>
            <w:color w:val="FF0000"/>
            <w:spacing w:val="-2"/>
          </w:rPr>
          <w:delText>4</w:delText>
        </w:r>
        <w:r w:rsidR="005A4580" w:rsidDel="00074CCC">
          <w:rPr>
            <w:color w:val="FF0000"/>
            <w:spacing w:val="-2"/>
          </w:rPr>
          <w:fldChar w:fldCharType="end"/>
        </w:r>
      </w:del>
      <w:r>
        <w:rPr>
          <w:color w:val="FF0000"/>
          <w:spacing w:val="-10"/>
        </w:rPr>
        <w:t xml:space="preserve"> </w:t>
      </w:r>
      <w:r>
        <w:rPr>
          <w:spacing w:val="-2"/>
        </w:rPr>
        <w:t>reports</w:t>
      </w:r>
      <w:r>
        <w:rPr>
          <w:spacing w:val="-10"/>
        </w:rPr>
        <w:t xml:space="preserve"> </w:t>
      </w:r>
      <w:r>
        <w:rPr>
          <w:spacing w:val="-2"/>
        </w:rPr>
        <w:t>the</w:t>
      </w:r>
      <w:r>
        <w:rPr>
          <w:spacing w:val="-10"/>
        </w:rPr>
        <w:t xml:space="preserve"> </w:t>
      </w:r>
      <w:r>
        <w:rPr>
          <w:spacing w:val="-2"/>
        </w:rPr>
        <w:t>main</w:t>
      </w:r>
      <w:r>
        <w:rPr>
          <w:spacing w:val="-10"/>
        </w:rPr>
        <w:t xml:space="preserve"> </w:t>
      </w:r>
      <w:r>
        <w:rPr>
          <w:spacing w:val="-2"/>
        </w:rPr>
        <w:t>mortality</w:t>
      </w:r>
      <w:r>
        <w:rPr>
          <w:spacing w:val="-10"/>
        </w:rPr>
        <w:t xml:space="preserve"> </w:t>
      </w:r>
      <w:r>
        <w:rPr>
          <w:spacing w:val="-2"/>
        </w:rPr>
        <w:t>results,</w:t>
      </w:r>
      <w:r>
        <w:rPr>
          <w:spacing w:val="-7"/>
        </w:rPr>
        <w:t xml:space="preserve"> </w:t>
      </w:r>
      <w:r>
        <w:rPr>
          <w:spacing w:val="-2"/>
        </w:rPr>
        <w:t>the</w:t>
      </w:r>
      <w:r>
        <w:rPr>
          <w:spacing w:val="-10"/>
        </w:rPr>
        <w:t xml:space="preserve"> </w:t>
      </w:r>
      <w:r>
        <w:rPr>
          <w:spacing w:val="-2"/>
        </w:rPr>
        <w:t>replication</w:t>
      </w:r>
      <w:r w:rsidR="008C7539">
        <w:rPr>
          <w:spacing w:val="-2"/>
        </w:rPr>
        <w:t xml:space="preserve"> </w:t>
      </w:r>
      <w:r>
        <w:t>analysis,</w:t>
      </w:r>
      <w:r>
        <w:rPr>
          <w:spacing w:val="-8"/>
        </w:rPr>
        <w:t xml:space="preserve"> </w:t>
      </w:r>
      <w:r>
        <w:t>and</w:t>
      </w:r>
      <w:r>
        <w:rPr>
          <w:spacing w:val="-7"/>
        </w:rPr>
        <w:t xml:space="preserve"> </w:t>
      </w:r>
      <w:r>
        <w:t>the</w:t>
      </w:r>
      <w:r>
        <w:rPr>
          <w:spacing w:val="-8"/>
        </w:rPr>
        <w:t xml:space="preserve"> </w:t>
      </w:r>
      <w:r>
        <w:t>evidence</w:t>
      </w:r>
      <w:r>
        <w:rPr>
          <w:spacing w:val="-7"/>
        </w:rPr>
        <w:t xml:space="preserve"> </w:t>
      </w:r>
      <w:r>
        <w:t>on</w:t>
      </w:r>
      <w:r>
        <w:rPr>
          <w:spacing w:val="-7"/>
        </w:rPr>
        <w:t xml:space="preserve"> </w:t>
      </w:r>
      <w:r>
        <w:t>mechanisms.</w:t>
      </w:r>
      <w:r>
        <w:rPr>
          <w:spacing w:val="6"/>
        </w:rPr>
        <w:t xml:space="preserve"> </w:t>
      </w:r>
      <w:r>
        <w:t>Section</w:t>
      </w:r>
      <w:ins w:id="382" w:author="Editor" w:date="2026-09-10T09:19:00Z">
        <w:r w:rsidR="00074CCC">
          <w:t xml:space="preserve"> 5 presents the</w:t>
        </w:r>
      </w:ins>
      <w:del w:id="383" w:author="Editor" w:date="2026-09-10T09:19:00Z">
        <w:r w:rsidDel="00074CCC">
          <w:rPr>
            <w:spacing w:val="-8"/>
          </w:rPr>
          <w:delText xml:space="preserve"> </w:delText>
        </w:r>
        <w:r w:rsidR="005A4580" w:rsidDel="00074CCC">
          <w:fldChar w:fldCharType="begin"/>
        </w:r>
        <w:r w:rsidR="005A4580" w:rsidDel="00074CCC">
          <w:delInstrText xml:space="preserve"> HYPERLINK \l "_bookmark31" </w:delInstrText>
        </w:r>
        <w:r w:rsidR="005A4580" w:rsidDel="00074CCC">
          <w:fldChar w:fldCharType="separate"/>
        </w:r>
        <w:r w:rsidDel="00074CCC">
          <w:rPr>
            <w:color w:val="FF0000"/>
          </w:rPr>
          <w:delText>5</w:delText>
        </w:r>
        <w:r w:rsidR="005A4580" w:rsidDel="00074CCC">
          <w:rPr>
            <w:color w:val="FF0000"/>
          </w:rPr>
          <w:fldChar w:fldCharType="end"/>
        </w:r>
        <w:r w:rsidDel="00074CCC">
          <w:rPr>
            <w:color w:val="FF0000"/>
            <w:spacing w:val="-7"/>
          </w:rPr>
          <w:delText xml:space="preserve"> </w:delText>
        </w:r>
      </w:del>
      <w:ins w:id="384" w:author="Editor" w:date="2026-09-10T09:19:00Z">
        <w:r w:rsidR="00074CCC">
          <w:rPr>
            <w:color w:val="FF0000"/>
            <w:spacing w:val="-7"/>
          </w:rPr>
          <w:t xml:space="preserve"> </w:t>
        </w:r>
      </w:ins>
      <w:r>
        <w:rPr>
          <w:spacing w:val="-2"/>
        </w:rPr>
        <w:t>conclu</w:t>
      </w:r>
      <w:ins w:id="385" w:author="Editor" w:date="2026-09-10T09:19:00Z">
        <w:r w:rsidR="00074CCC">
          <w:rPr>
            <w:spacing w:val="-2"/>
          </w:rPr>
          <w:t>sions of the analysis.</w:t>
        </w:r>
      </w:ins>
      <w:del w:id="386" w:author="Editor" w:date="2026-09-10T09:19:00Z">
        <w:r w:rsidDel="00074CCC">
          <w:rPr>
            <w:spacing w:val="-2"/>
          </w:rPr>
          <w:delText>des.</w:delText>
        </w:r>
      </w:del>
    </w:p>
    <w:p w14:paraId="4BCB00CA" w14:textId="77777777" w:rsidR="006F1B3D" w:rsidRDefault="006F1B3D" w:rsidP="008C7539">
      <w:pPr>
        <w:pStyle w:val="BodyText"/>
        <w:suppressAutoHyphens/>
      </w:pPr>
    </w:p>
    <w:p w14:paraId="45EA3254" w14:textId="77777777" w:rsidR="006F1B3D" w:rsidRPr="000724F4" w:rsidDel="00074CCC" w:rsidRDefault="006F1B3D" w:rsidP="008C7539">
      <w:pPr>
        <w:pStyle w:val="BodyText"/>
        <w:suppressAutoHyphens/>
        <w:spacing w:before="106"/>
        <w:rPr>
          <w:del w:id="387" w:author="Editor" w:date="2026-09-10T09:20:00Z"/>
        </w:rPr>
      </w:pPr>
    </w:p>
    <w:p w14:paraId="44999E67" w14:textId="77777777" w:rsidR="006F1B3D" w:rsidRDefault="00191F14" w:rsidP="008C7539">
      <w:pPr>
        <w:pStyle w:val="ListParagraph"/>
        <w:numPr>
          <w:ilvl w:val="0"/>
          <w:numId w:val="6"/>
        </w:numPr>
        <w:tabs>
          <w:tab w:val="left" w:pos="516"/>
        </w:tabs>
        <w:suppressAutoHyphens/>
        <w:ind w:hanging="516"/>
        <w:rPr>
          <w:b/>
          <w:sz w:val="34"/>
        </w:rPr>
      </w:pPr>
      <w:bookmarkStart w:id="388" w:name="Mexico's_Progresa_CCT_Program"/>
      <w:bookmarkStart w:id="389" w:name="_bookmark3"/>
      <w:bookmarkEnd w:id="388"/>
      <w:bookmarkEnd w:id="389"/>
      <w:del w:id="390" w:author="Editor" w:date="2026-09-10T09:21:00Z">
        <w:r w:rsidRPr="000724F4" w:rsidDel="00074CCC">
          <w:rPr>
            <w:b/>
            <w:sz w:val="34"/>
          </w:rPr>
          <w:delText>M</w:delText>
        </w:r>
      </w:del>
      <w:ins w:id="391" w:author="Editor" w:date="2026-09-10T09:21:00Z">
        <w:r w:rsidR="00074CCC" w:rsidRPr="000724F4">
          <w:rPr>
            <w:b/>
            <w:sz w:val="34"/>
          </w:rPr>
          <w:t>Progresa:</w:t>
        </w:r>
        <w:r w:rsidR="00074CCC">
          <w:rPr>
            <w:b/>
            <w:sz w:val="34"/>
          </w:rPr>
          <w:t xml:space="preserve"> M</w:t>
        </w:r>
      </w:ins>
      <w:r>
        <w:rPr>
          <w:b/>
          <w:sz w:val="34"/>
        </w:rPr>
        <w:t>exico’s</w:t>
      </w:r>
      <w:r>
        <w:rPr>
          <w:b/>
          <w:spacing w:val="7"/>
          <w:sz w:val="34"/>
        </w:rPr>
        <w:t xml:space="preserve"> </w:t>
      </w:r>
      <w:del w:id="392" w:author="Editor" w:date="2026-09-10T09:20:00Z">
        <w:r w:rsidRPr="004A2FF4" w:rsidDel="00074CCC">
          <w:rPr>
            <w:b/>
            <w:sz w:val="34"/>
          </w:rPr>
          <w:delText>Progresa</w:delText>
        </w:r>
        <w:r w:rsidRPr="004A2FF4" w:rsidDel="00074CCC">
          <w:rPr>
            <w:b/>
            <w:spacing w:val="8"/>
            <w:sz w:val="34"/>
          </w:rPr>
          <w:delText xml:space="preserve"> </w:delText>
        </w:r>
      </w:del>
      <w:r w:rsidRPr="00462327">
        <w:rPr>
          <w:b/>
          <w:sz w:val="34"/>
        </w:rPr>
        <w:t>C</w:t>
      </w:r>
      <w:ins w:id="393" w:author="Editor" w:date="2026-09-10T09:20:00Z">
        <w:r w:rsidR="00074CCC">
          <w:rPr>
            <w:b/>
            <w:sz w:val="34"/>
          </w:rPr>
          <w:t>onditional Cash Transfer Program</w:t>
        </w:r>
      </w:ins>
      <w:del w:id="394" w:author="Editor" w:date="2026-09-10T09:20:00Z">
        <w:r w:rsidRPr="00462327" w:rsidDel="00074CCC">
          <w:rPr>
            <w:b/>
            <w:sz w:val="34"/>
          </w:rPr>
          <w:delText>CT</w:delText>
        </w:r>
        <w:r w:rsidDel="00074CCC">
          <w:rPr>
            <w:b/>
            <w:spacing w:val="7"/>
            <w:sz w:val="34"/>
          </w:rPr>
          <w:delText xml:space="preserve"> </w:delText>
        </w:r>
        <w:r w:rsidDel="00074CCC">
          <w:rPr>
            <w:b/>
            <w:spacing w:val="-2"/>
            <w:sz w:val="34"/>
          </w:rPr>
          <w:delText>P</w:delText>
        </w:r>
      </w:del>
      <w:del w:id="395" w:author="Editor" w:date="2026-09-10T09:21:00Z">
        <w:r w:rsidDel="00074CCC">
          <w:rPr>
            <w:b/>
            <w:spacing w:val="-2"/>
            <w:sz w:val="34"/>
          </w:rPr>
          <w:delText>rogram</w:delText>
        </w:r>
      </w:del>
    </w:p>
    <w:p w14:paraId="545E9FBF" w14:textId="77777777" w:rsidR="006F1B3D" w:rsidRDefault="006F1B3D" w:rsidP="008C7539">
      <w:pPr>
        <w:pStyle w:val="BodyText"/>
        <w:suppressAutoHyphens/>
        <w:spacing w:before="29"/>
        <w:rPr>
          <w:b/>
          <w:sz w:val="34"/>
        </w:rPr>
      </w:pPr>
    </w:p>
    <w:p w14:paraId="4D23436B" w14:textId="77777777" w:rsidR="006F1B3D" w:rsidRDefault="00191F14" w:rsidP="008C7539">
      <w:pPr>
        <w:pStyle w:val="BodyText"/>
        <w:suppressAutoHyphens/>
        <w:spacing w:line="314" w:lineRule="auto"/>
        <w:ind w:right="718"/>
        <w:jc w:val="both"/>
      </w:pPr>
      <w:r w:rsidRPr="000724F4">
        <w:t xml:space="preserve">Progresa </w:t>
      </w:r>
      <w:r>
        <w:t xml:space="preserve">began </w:t>
      </w:r>
      <w:ins w:id="396" w:author="Editor" w:date="2026-09-10T09:21:00Z">
        <w:r w:rsidR="00B10139">
          <w:t xml:space="preserve">operations </w:t>
        </w:r>
      </w:ins>
      <w:r>
        <w:t>in small rural localities in 1997</w:t>
      </w:r>
      <w:ins w:id="397" w:author="Editor" w:date="2026-09-10T09:21:00Z">
        <w:r w:rsidR="00B10139">
          <w:t xml:space="preserve"> to</w:t>
        </w:r>
      </w:ins>
      <w:del w:id="398" w:author="Editor" w:date="2026-09-10T09:21:00Z">
        <w:r w:rsidDel="00B10139">
          <w:delText>,</w:delText>
        </w:r>
      </w:del>
      <w:r>
        <w:t xml:space="preserve"> provid</w:t>
      </w:r>
      <w:ins w:id="399" w:author="Editor" w:date="2026-09-10T09:21:00Z">
        <w:r w:rsidR="00B10139">
          <w:t>e</w:t>
        </w:r>
      </w:ins>
      <w:del w:id="400" w:author="Editor" w:date="2026-09-10T09:22:00Z">
        <w:r w:rsidDel="00B10139">
          <w:delText>ing</w:delText>
        </w:r>
      </w:del>
      <w:r>
        <w:t xml:space="preserve"> </w:t>
      </w:r>
      <w:del w:id="401" w:author="Editor" w:date="2026-09-10T09:22:00Z">
        <w:r w:rsidDel="00B10139">
          <w:delText xml:space="preserve">monetary </w:delText>
        </w:r>
      </w:del>
      <w:ins w:id="402" w:author="Editor" w:date="2026-09-10T09:22:00Z">
        <w:r w:rsidR="00B10139">
          <w:t xml:space="preserve">cash </w:t>
        </w:r>
      </w:ins>
      <w:r>
        <w:t>transfers to poor families conditional</w:t>
      </w:r>
      <w:r>
        <w:rPr>
          <w:spacing w:val="-6"/>
        </w:rPr>
        <w:t xml:space="preserve"> </w:t>
      </w:r>
      <w:r>
        <w:t>on</w:t>
      </w:r>
      <w:r>
        <w:rPr>
          <w:spacing w:val="-6"/>
        </w:rPr>
        <w:t xml:space="preserve"> </w:t>
      </w:r>
      <w:r>
        <w:t>children</w:t>
      </w:r>
      <w:r>
        <w:rPr>
          <w:spacing w:val="-6"/>
        </w:rPr>
        <w:t xml:space="preserve"> </w:t>
      </w:r>
      <w:r>
        <w:t>attending</w:t>
      </w:r>
      <w:r>
        <w:rPr>
          <w:spacing w:val="-6"/>
        </w:rPr>
        <w:t xml:space="preserve"> </w:t>
      </w:r>
      <w:r>
        <w:t>school</w:t>
      </w:r>
      <w:r>
        <w:rPr>
          <w:spacing w:val="-6"/>
        </w:rPr>
        <w:t xml:space="preserve"> </w:t>
      </w:r>
      <w:r>
        <w:t>and</w:t>
      </w:r>
      <w:r>
        <w:rPr>
          <w:spacing w:val="-6"/>
        </w:rPr>
        <w:t xml:space="preserve"> </w:t>
      </w:r>
      <w:r>
        <w:t>family</w:t>
      </w:r>
      <w:r>
        <w:rPr>
          <w:spacing w:val="-6"/>
        </w:rPr>
        <w:t xml:space="preserve"> </w:t>
      </w:r>
      <w:r>
        <w:t>members</w:t>
      </w:r>
      <w:r>
        <w:rPr>
          <w:spacing w:val="-6"/>
        </w:rPr>
        <w:t xml:space="preserve"> </w:t>
      </w:r>
      <w:r>
        <w:t>visiting</w:t>
      </w:r>
      <w:r>
        <w:rPr>
          <w:spacing w:val="-6"/>
        </w:rPr>
        <w:t xml:space="preserve"> </w:t>
      </w:r>
      <w:r>
        <w:t>health</w:t>
      </w:r>
      <w:r>
        <w:rPr>
          <w:spacing w:val="-6"/>
        </w:rPr>
        <w:t xml:space="preserve"> </w:t>
      </w:r>
      <w:r>
        <w:t>clinics. The</w:t>
      </w:r>
      <w:r>
        <w:rPr>
          <w:spacing w:val="-6"/>
        </w:rPr>
        <w:t xml:space="preserve"> </w:t>
      </w:r>
      <w:r>
        <w:t xml:space="preserve">program rapidly expanded to cover </w:t>
      </w:r>
      <w:del w:id="403" w:author="Editor" w:date="2026-09-10T09:22:00Z">
        <w:r w:rsidDel="00B10139">
          <w:delText xml:space="preserve">six </w:delText>
        </w:r>
      </w:del>
      <w:ins w:id="404" w:author="Editor" w:date="2026-09-10T09:22:00Z">
        <w:r w:rsidR="00B10139">
          <w:t xml:space="preserve">6 </w:t>
        </w:r>
      </w:ins>
      <w:r>
        <w:t xml:space="preserve">million families—one quarter of all Mexican families—with two-thirds of beneficiaries residing in localities with fewer than 2,500 inhabitants, </w:t>
      </w:r>
      <w:commentRangeStart w:id="405"/>
      <w:r>
        <w:t>reaching a take-up of</w:t>
      </w:r>
      <w:r>
        <w:rPr>
          <w:spacing w:val="-3"/>
        </w:rPr>
        <w:t xml:space="preserve"> </w:t>
      </w:r>
      <w:r>
        <w:t>97</w:t>
      </w:r>
      <w:del w:id="406" w:author="Editor" w:date="2026-09-08T18:02:00Z">
        <w:r w:rsidDel="00D048B7">
          <w:delText>%</w:delText>
        </w:r>
      </w:del>
      <w:ins w:id="407" w:author="Editor" w:date="2026-09-08T18:02:00Z">
        <w:r w:rsidR="00D048B7">
          <w:t xml:space="preserve"> percent</w:t>
        </w:r>
      </w:ins>
      <w:r>
        <w:rPr>
          <w:spacing w:val="-3"/>
        </w:rPr>
        <w:t xml:space="preserve"> </w:t>
      </w:r>
      <w:r>
        <w:t>in</w:t>
      </w:r>
      <w:r>
        <w:rPr>
          <w:spacing w:val="-3"/>
        </w:rPr>
        <w:t xml:space="preserve"> </w:t>
      </w:r>
      <w:r>
        <w:t>the</w:t>
      </w:r>
      <w:r>
        <w:rPr>
          <w:spacing w:val="-3"/>
        </w:rPr>
        <w:t xml:space="preserve"> </w:t>
      </w:r>
      <w:r>
        <w:t>early</w:t>
      </w:r>
      <w:r>
        <w:rPr>
          <w:spacing w:val="-3"/>
        </w:rPr>
        <w:t xml:space="preserve"> </w:t>
      </w:r>
      <w:r>
        <w:t>years</w:t>
      </w:r>
      <w:r>
        <w:rPr>
          <w:spacing w:val="-3"/>
        </w:rPr>
        <w:t xml:space="preserve"> </w:t>
      </w:r>
      <w:commentRangeEnd w:id="405"/>
      <w:r w:rsidR="008527C9">
        <w:rPr>
          <w:rStyle w:val="CommentReference"/>
          <w:sz w:val="24"/>
          <w:szCs w:val="24"/>
        </w:rPr>
        <w:commentReference w:id="405"/>
      </w:r>
      <w:r>
        <w:t>(</w:t>
      </w:r>
      <w:hyperlink w:anchor="_bookmark51" w:history="1">
        <w:r>
          <w:rPr>
            <w:color w:val="0000FF"/>
          </w:rPr>
          <w:t>Fiszbein</w:t>
        </w:r>
        <w:r>
          <w:rPr>
            <w:color w:val="0000FF"/>
            <w:spacing w:val="-3"/>
          </w:rPr>
          <w:t xml:space="preserve"> </w:t>
        </w:r>
        <w:r>
          <w:rPr>
            <w:color w:val="0000FF"/>
          </w:rPr>
          <w:t>and</w:t>
        </w:r>
        <w:r>
          <w:rPr>
            <w:color w:val="0000FF"/>
            <w:spacing w:val="-3"/>
          </w:rPr>
          <w:t xml:space="preserve"> </w:t>
        </w:r>
        <w:r>
          <w:rPr>
            <w:color w:val="0000FF"/>
          </w:rPr>
          <w:t>Schady</w:t>
        </w:r>
      </w:hyperlink>
      <w:r>
        <w:t>,</w:t>
      </w:r>
      <w:r>
        <w:rPr>
          <w:spacing w:val="-3"/>
        </w:rPr>
        <w:t xml:space="preserve"> </w:t>
      </w:r>
      <w:hyperlink w:anchor="_bookmark51" w:history="1">
        <w:r>
          <w:rPr>
            <w:color w:val="0000FF"/>
          </w:rPr>
          <w:t>2009</w:t>
        </w:r>
      </w:hyperlink>
      <w:r>
        <w:t>;</w:t>
      </w:r>
      <w:r>
        <w:rPr>
          <w:spacing w:val="-3"/>
        </w:rPr>
        <w:t xml:space="preserve"> </w:t>
      </w:r>
      <w:hyperlink w:anchor="_bookmark62" w:history="1">
        <w:r>
          <w:rPr>
            <w:color w:val="0000FF"/>
          </w:rPr>
          <w:t>Parker</w:t>
        </w:r>
        <w:r>
          <w:rPr>
            <w:color w:val="0000FF"/>
            <w:spacing w:val="-3"/>
          </w:rPr>
          <w:t xml:space="preserve"> </w:t>
        </w:r>
        <w:r>
          <w:rPr>
            <w:color w:val="0000FF"/>
          </w:rPr>
          <w:t>and</w:t>
        </w:r>
        <w:r>
          <w:rPr>
            <w:color w:val="0000FF"/>
            <w:spacing w:val="-3"/>
          </w:rPr>
          <w:t xml:space="preserve"> </w:t>
        </w:r>
        <w:r>
          <w:rPr>
            <w:color w:val="0000FF"/>
          </w:rPr>
          <w:t>Todd</w:t>
        </w:r>
      </w:hyperlink>
      <w:r>
        <w:t>,</w:t>
      </w:r>
      <w:r>
        <w:rPr>
          <w:spacing w:val="-3"/>
        </w:rPr>
        <w:t xml:space="preserve"> </w:t>
      </w:r>
      <w:hyperlink w:anchor="_bookmark62" w:history="1">
        <w:r>
          <w:rPr>
            <w:color w:val="0000FF"/>
          </w:rPr>
          <w:t>2017</w:t>
        </w:r>
      </w:hyperlink>
      <w:r>
        <w:t>).</w:t>
      </w:r>
      <w:r>
        <w:rPr>
          <w:spacing w:val="20"/>
        </w:rPr>
        <w:t xml:space="preserve"> </w:t>
      </w:r>
      <w:r>
        <w:t>Average</w:t>
      </w:r>
      <w:r>
        <w:rPr>
          <w:spacing w:val="-3"/>
        </w:rPr>
        <w:t xml:space="preserve"> </w:t>
      </w:r>
      <w:r>
        <w:t>monthly transfers</w:t>
      </w:r>
      <w:r>
        <w:rPr>
          <w:spacing w:val="-7"/>
        </w:rPr>
        <w:t xml:space="preserve"> </w:t>
      </w:r>
      <w:r>
        <w:t>reached</w:t>
      </w:r>
      <w:r>
        <w:rPr>
          <w:spacing w:val="-7"/>
        </w:rPr>
        <w:t xml:space="preserve"> </w:t>
      </w:r>
      <w:r>
        <w:t>approximately</w:t>
      </w:r>
      <w:r>
        <w:rPr>
          <w:spacing w:val="-7"/>
        </w:rPr>
        <w:t xml:space="preserve"> </w:t>
      </w:r>
      <w:r>
        <w:t>MXN</w:t>
      </w:r>
      <w:del w:id="408" w:author="Editor" w:date="2026-09-11T18:02:00Z">
        <w:r w:rsidDel="008527C9">
          <w:rPr>
            <w:spacing w:val="-7"/>
          </w:rPr>
          <w:delText xml:space="preserve"> </w:delText>
        </w:r>
      </w:del>
      <w:r>
        <w:t>$800</w:t>
      </w:r>
      <w:r>
        <w:rPr>
          <w:spacing w:val="-7"/>
        </w:rPr>
        <w:t xml:space="preserve"> </w:t>
      </w:r>
      <w:r>
        <w:t>(US</w:t>
      </w:r>
      <w:del w:id="409" w:author="Editor" w:date="2026-09-10T09:22:00Z">
        <w:r w:rsidDel="00B10139">
          <w:rPr>
            <w:spacing w:val="-7"/>
          </w:rPr>
          <w:delText xml:space="preserve"> </w:delText>
        </w:r>
      </w:del>
      <w:r>
        <w:t>$90</w:t>
      </w:r>
      <w:r>
        <w:rPr>
          <w:spacing w:val="-7"/>
        </w:rPr>
        <w:t xml:space="preserve"> </w:t>
      </w:r>
      <w:del w:id="410" w:author="Editor" w:date="2026-09-10T09:22:00Z">
        <w:r w:rsidDel="00B10139">
          <w:delText>PPP</w:delText>
        </w:r>
      </w:del>
      <w:ins w:id="411" w:author="Editor" w:date="2026-09-10T09:22:00Z">
        <w:r w:rsidR="00B10139">
          <w:t>in purchasing power parity</w:t>
        </w:r>
      </w:ins>
      <w:r>
        <w:t>),</w:t>
      </w:r>
      <w:r>
        <w:rPr>
          <w:spacing w:val="-7"/>
        </w:rPr>
        <w:t xml:space="preserve"> </w:t>
      </w:r>
      <w:r>
        <w:t>representing</w:t>
      </w:r>
      <w:r>
        <w:rPr>
          <w:spacing w:val="-7"/>
        </w:rPr>
        <w:t xml:space="preserve"> </w:t>
      </w:r>
      <w:r>
        <w:t>more</w:t>
      </w:r>
      <w:r>
        <w:rPr>
          <w:spacing w:val="-7"/>
        </w:rPr>
        <w:t xml:space="preserve"> </w:t>
      </w:r>
      <w:r>
        <w:t>than</w:t>
      </w:r>
      <w:r>
        <w:rPr>
          <w:spacing w:val="-7"/>
        </w:rPr>
        <w:t xml:space="preserve"> </w:t>
      </w:r>
      <w:r>
        <w:t>a</w:t>
      </w:r>
      <w:r>
        <w:rPr>
          <w:spacing w:val="-7"/>
        </w:rPr>
        <w:t xml:space="preserve"> </w:t>
      </w:r>
      <w:r>
        <w:t>25</w:t>
      </w:r>
      <w:del w:id="412" w:author="Editor" w:date="2026-09-08T18:02:00Z">
        <w:r w:rsidDel="00D048B7">
          <w:delText>%</w:delText>
        </w:r>
      </w:del>
      <w:ins w:id="413" w:author="Editor" w:date="2026-09-08T18:02:00Z">
        <w:r w:rsidR="00D048B7">
          <w:t xml:space="preserve"> percent</w:t>
        </w:r>
      </w:ins>
      <w:r>
        <w:rPr>
          <w:spacing w:val="-7"/>
        </w:rPr>
        <w:t xml:space="preserve"> </w:t>
      </w:r>
      <w:r>
        <w:t>income increase</w:t>
      </w:r>
      <w:r>
        <w:rPr>
          <w:spacing w:val="-14"/>
        </w:rPr>
        <w:t xml:space="preserve"> </w:t>
      </w:r>
      <w:r>
        <w:t>for</w:t>
      </w:r>
      <w:r>
        <w:rPr>
          <w:spacing w:val="-14"/>
        </w:rPr>
        <w:t xml:space="preserve"> </w:t>
      </w:r>
      <w:r>
        <w:t>many</w:t>
      </w:r>
      <w:r>
        <w:rPr>
          <w:spacing w:val="-14"/>
        </w:rPr>
        <w:t xml:space="preserve"> </w:t>
      </w:r>
      <w:r>
        <w:t>poor</w:t>
      </w:r>
      <w:r>
        <w:rPr>
          <w:spacing w:val="-14"/>
        </w:rPr>
        <w:t xml:space="preserve"> </w:t>
      </w:r>
      <w:r>
        <w:t>households</w:t>
      </w:r>
      <w:r>
        <w:rPr>
          <w:spacing w:val="-14"/>
        </w:rPr>
        <w:t xml:space="preserve"> </w:t>
      </w:r>
      <w:r>
        <w:t>(</w:t>
      </w:r>
      <w:hyperlink w:anchor="_bookmark52" w:history="1">
        <w:r>
          <w:rPr>
            <w:color w:val="0000FF"/>
          </w:rPr>
          <w:t>Gertler</w:t>
        </w:r>
      </w:hyperlink>
      <w:r>
        <w:t>,</w:t>
      </w:r>
      <w:r>
        <w:rPr>
          <w:spacing w:val="-14"/>
        </w:rPr>
        <w:t xml:space="preserve"> </w:t>
      </w:r>
      <w:hyperlink w:anchor="_bookmark52" w:history="1">
        <w:r>
          <w:rPr>
            <w:color w:val="0000FF"/>
          </w:rPr>
          <w:t>2004</w:t>
        </w:r>
      </w:hyperlink>
      <w:r>
        <w:t>;</w:t>
      </w:r>
      <w:r>
        <w:rPr>
          <w:spacing w:val="-14"/>
        </w:rPr>
        <w:t xml:space="preserve"> </w:t>
      </w:r>
      <w:hyperlink w:anchor="_bookmark62" w:history="1">
        <w:r>
          <w:rPr>
            <w:color w:val="0000FF"/>
          </w:rPr>
          <w:t>Parker</w:t>
        </w:r>
        <w:r>
          <w:rPr>
            <w:color w:val="0000FF"/>
            <w:spacing w:val="-14"/>
          </w:rPr>
          <w:t xml:space="preserve"> </w:t>
        </w:r>
        <w:r>
          <w:rPr>
            <w:color w:val="0000FF"/>
          </w:rPr>
          <w:t>and</w:t>
        </w:r>
        <w:r>
          <w:rPr>
            <w:color w:val="0000FF"/>
            <w:spacing w:val="-14"/>
          </w:rPr>
          <w:t xml:space="preserve"> </w:t>
        </w:r>
        <w:r>
          <w:rPr>
            <w:color w:val="0000FF"/>
          </w:rPr>
          <w:t>Todd</w:t>
        </w:r>
      </w:hyperlink>
      <w:r>
        <w:t>,</w:t>
      </w:r>
      <w:r>
        <w:rPr>
          <w:spacing w:val="-14"/>
        </w:rPr>
        <w:t xml:space="preserve"> </w:t>
      </w:r>
      <w:hyperlink w:anchor="_bookmark62" w:history="1">
        <w:r>
          <w:rPr>
            <w:color w:val="0000FF"/>
          </w:rPr>
          <w:t>2017</w:t>
        </w:r>
      </w:hyperlink>
      <w:r>
        <w:t>). All</w:t>
      </w:r>
      <w:r>
        <w:rPr>
          <w:spacing w:val="-14"/>
        </w:rPr>
        <w:t xml:space="preserve"> </w:t>
      </w:r>
      <w:r>
        <w:t>transfers</w:t>
      </w:r>
      <w:r>
        <w:rPr>
          <w:spacing w:val="-14"/>
        </w:rPr>
        <w:t xml:space="preserve"> </w:t>
      </w:r>
      <w:r>
        <w:t>were</w:t>
      </w:r>
      <w:r>
        <w:rPr>
          <w:spacing w:val="-14"/>
        </w:rPr>
        <w:t xml:space="preserve"> </w:t>
      </w:r>
      <w:r>
        <w:t>paid to the female head of household.</w:t>
      </w:r>
    </w:p>
    <w:p w14:paraId="5CDE4253" w14:textId="77777777" w:rsidR="006F1B3D" w:rsidRDefault="00191F14" w:rsidP="008C7539">
      <w:pPr>
        <w:pStyle w:val="BodyText"/>
        <w:suppressAutoHyphens/>
        <w:spacing w:before="117" w:line="314" w:lineRule="auto"/>
        <w:ind w:right="718" w:firstLine="351"/>
        <w:jc w:val="both"/>
      </w:pPr>
      <w:r>
        <w:t>The program includes two main grant types, both conditional on the household passing a poverty means test.</w:t>
      </w:r>
      <w:r>
        <w:rPr>
          <w:spacing w:val="73"/>
        </w:rPr>
        <w:t xml:space="preserve"> </w:t>
      </w:r>
      <w:r>
        <w:t>An educational grant is paid to households with children attending school.</w:t>
      </w:r>
      <w:r>
        <w:rPr>
          <w:spacing w:val="80"/>
        </w:rPr>
        <w:t xml:space="preserve"> </w:t>
      </w:r>
      <w:del w:id="414" w:author="Editor" w:date="2026-09-10T09:23:00Z">
        <w:r w:rsidDel="00B10139">
          <w:delText xml:space="preserve">A </w:delText>
        </w:r>
      </w:del>
      <w:ins w:id="415" w:author="Editor" w:date="2026-09-10T09:23:00Z">
        <w:r w:rsidR="00B10139">
          <w:t xml:space="preserve">In addition, a </w:t>
        </w:r>
      </w:ins>
      <w:r>
        <w:t xml:space="preserve">food and nutrition transfer is paid </w:t>
      </w:r>
      <w:del w:id="416" w:author="Editor" w:date="2026-09-10T09:23:00Z">
        <w:r w:rsidDel="00B10139">
          <w:delText xml:space="preserve">additionally </w:delText>
        </w:r>
      </w:del>
      <w:r>
        <w:t xml:space="preserve">at a flat rate to every eligible household, </w:t>
      </w:r>
      <w:del w:id="417" w:author="Editor" w:date="2026-09-10T08:54:00Z">
        <w:r w:rsidDel="00D261A8">
          <w:delText>condi-tioned</w:delText>
        </w:r>
      </w:del>
      <w:ins w:id="418" w:author="Editor" w:date="2026-09-10T08:54:00Z">
        <w:r w:rsidR="00D261A8">
          <w:t>conditioned</w:t>
        </w:r>
      </w:ins>
      <w:r>
        <w:t xml:space="preserve"> only on </w:t>
      </w:r>
      <w:ins w:id="419" w:author="Editor" w:date="2026-09-11T18:03:00Z">
        <w:r w:rsidR="008527C9">
          <w:t xml:space="preserve">attending appointments at </w:t>
        </w:r>
      </w:ins>
      <w:r>
        <w:t>health</w:t>
      </w:r>
      <w:ins w:id="420" w:author="Editor" w:date="2026-09-11T18:03:00Z">
        <w:r w:rsidR="008527C9">
          <w:t xml:space="preserve"> </w:t>
        </w:r>
      </w:ins>
      <w:del w:id="421" w:author="Editor" w:date="2026-09-11T18:03:00Z">
        <w:r w:rsidDel="008527C9">
          <w:delText>-</w:delText>
        </w:r>
      </w:del>
      <w:r>
        <w:t>clinic</w:t>
      </w:r>
      <w:ins w:id="422" w:author="Editor" w:date="2026-09-11T18:03:00Z">
        <w:r w:rsidR="008527C9">
          <w:t>s</w:t>
        </w:r>
      </w:ins>
      <w:del w:id="423" w:author="Editor" w:date="2026-09-11T18:03:00Z">
        <w:r w:rsidDel="008527C9">
          <w:delText xml:space="preserve"> attendance</w:delText>
        </w:r>
      </w:del>
      <w:r>
        <w:t>.</w:t>
      </w:r>
      <w:r>
        <w:rPr>
          <w:spacing w:val="34"/>
        </w:rPr>
        <w:t xml:space="preserve"> </w:t>
      </w:r>
      <w:del w:id="424" w:author="Editor" w:date="2026-09-10T09:23:00Z">
        <w:r w:rsidDel="00B10139">
          <w:delText xml:space="preserve">Required </w:delText>
        </w:r>
      </w:del>
      <w:ins w:id="425" w:author="Editor" w:date="2026-09-10T09:23:00Z">
        <w:r w:rsidR="00B10139">
          <w:t>The required</w:t>
        </w:r>
      </w:ins>
      <w:del w:id="426" w:author="Editor" w:date="2026-09-10T09:23:00Z">
        <w:r w:rsidDel="00B10139">
          <w:delText>visit</w:delText>
        </w:r>
      </w:del>
      <w:r>
        <w:t xml:space="preserve"> frequency </w:t>
      </w:r>
      <w:ins w:id="427" w:author="Editor" w:date="2026-09-10T09:23:00Z">
        <w:r w:rsidR="00B10139">
          <w:t xml:space="preserve">of such appointments </w:t>
        </w:r>
      </w:ins>
      <w:r>
        <w:t xml:space="preserve">is age-specific: young children and pregnant or lactating women are seen several times a year, but </w:t>
      </w:r>
      <w:ins w:id="428" w:author="Editor" w:date="2026-09-11T18:03:00Z">
        <w:r w:rsidR="008527C9">
          <w:t xml:space="preserve">only </w:t>
        </w:r>
      </w:ins>
      <w:ins w:id="429" w:author="Editor" w:date="2026-09-10T09:24:00Z">
        <w:r w:rsidR="00B10139">
          <w:t xml:space="preserve">a single annual check-up is </w:t>
        </w:r>
        <w:r w:rsidR="00B10139">
          <w:lastRenderedPageBreak/>
          <w:t xml:space="preserve">required </w:t>
        </w:r>
      </w:ins>
      <w:r>
        <w:t>for adults aged 17 and older, including older adults</w:t>
      </w:r>
      <w:del w:id="430" w:author="Editor" w:date="2026-09-10T09:24:00Z">
        <w:r w:rsidDel="00B10139">
          <w:delText>, the requirement is a single annual check-up</w:delText>
        </w:r>
      </w:del>
      <w:r>
        <w:t>.</w:t>
      </w:r>
      <w:r>
        <w:rPr>
          <w:spacing w:val="40"/>
        </w:rPr>
        <w:t xml:space="preserve"> </w:t>
      </w:r>
      <w:r>
        <w:t>Eligible households without school-age</w:t>
      </w:r>
      <w:r>
        <w:rPr>
          <w:spacing w:val="-15"/>
        </w:rPr>
        <w:t xml:space="preserve"> </w:t>
      </w:r>
      <w:r>
        <w:t>children,</w:t>
      </w:r>
      <w:r>
        <w:rPr>
          <w:spacing w:val="-14"/>
        </w:rPr>
        <w:t xml:space="preserve"> </w:t>
      </w:r>
      <w:r>
        <w:t>including</w:t>
      </w:r>
      <w:r>
        <w:rPr>
          <w:spacing w:val="-15"/>
        </w:rPr>
        <w:t xml:space="preserve"> </w:t>
      </w:r>
      <w:r>
        <w:t>many</w:t>
      </w:r>
      <w:r>
        <w:rPr>
          <w:spacing w:val="-15"/>
        </w:rPr>
        <w:t xml:space="preserve"> </w:t>
      </w:r>
      <w:del w:id="431" w:author="Editor" w:date="2026-09-10T09:24:00Z">
        <w:r w:rsidDel="00B10139">
          <w:delText>older-adults-only</w:delText>
        </w:r>
        <w:r w:rsidDel="00B10139">
          <w:rPr>
            <w:spacing w:val="-15"/>
          </w:rPr>
          <w:delText xml:space="preserve"> </w:delText>
        </w:r>
      </w:del>
      <w:r>
        <w:t>households</w:t>
      </w:r>
      <w:ins w:id="432" w:author="Editor" w:date="2026-09-10T09:24:00Z">
        <w:r w:rsidR="00B10139">
          <w:t xml:space="preserve"> comprised only of older adults</w:t>
        </w:r>
      </w:ins>
      <w:r>
        <w:t>,</w:t>
      </w:r>
      <w:r>
        <w:rPr>
          <w:spacing w:val="-14"/>
        </w:rPr>
        <w:t xml:space="preserve"> </w:t>
      </w:r>
      <w:r>
        <w:t>therefore</w:t>
      </w:r>
      <w:r>
        <w:rPr>
          <w:spacing w:val="-15"/>
        </w:rPr>
        <w:t xml:space="preserve"> </w:t>
      </w:r>
      <w:r>
        <w:t>still</w:t>
      </w:r>
      <w:r>
        <w:rPr>
          <w:spacing w:val="-15"/>
        </w:rPr>
        <w:t xml:space="preserve"> </w:t>
      </w:r>
      <w:r>
        <w:t>receive</w:t>
      </w:r>
      <w:r>
        <w:rPr>
          <w:spacing w:val="-15"/>
        </w:rPr>
        <w:t xml:space="preserve"> </w:t>
      </w:r>
      <w:r>
        <w:t>the</w:t>
      </w:r>
      <w:r>
        <w:rPr>
          <w:spacing w:val="-15"/>
        </w:rPr>
        <w:t xml:space="preserve"> </w:t>
      </w:r>
      <w:del w:id="433" w:author="Editor" w:date="2026-09-10T08:54:00Z">
        <w:r w:rsidDel="00D261A8">
          <w:delText>nutri-tion</w:delText>
        </w:r>
      </w:del>
      <w:ins w:id="434" w:author="Editor" w:date="2026-09-10T08:54:00Z">
        <w:r w:rsidR="00D261A8">
          <w:t>nutrition</w:t>
        </w:r>
      </w:ins>
      <w:r>
        <w:rPr>
          <w:spacing w:val="-15"/>
        </w:rPr>
        <w:t xml:space="preserve"> </w:t>
      </w:r>
      <w:r>
        <w:t>transfer,</w:t>
      </w:r>
      <w:r>
        <w:rPr>
          <w:spacing w:val="-15"/>
        </w:rPr>
        <w:t xml:space="preserve"> </w:t>
      </w:r>
      <w:ins w:id="435" w:author="Editor" w:date="2026-09-10T09:24:00Z">
        <w:r w:rsidR="00B10139" w:rsidRPr="004A2FF4">
          <w:t>althoug</w:t>
        </w:r>
      </w:ins>
      <w:ins w:id="436" w:author="Editor" w:date="2026-09-10T09:25:00Z">
        <w:r w:rsidR="00B10139" w:rsidRPr="004A2FF4">
          <w:t>h it is</w:t>
        </w:r>
      </w:ins>
      <w:del w:id="437" w:author="Editor" w:date="2026-09-10T09:25:00Z">
        <w:r w:rsidRPr="00462327" w:rsidDel="00B10139">
          <w:delText>but</w:delText>
        </w:r>
        <w:r w:rsidRPr="004A2FF4" w:rsidDel="00B10139">
          <w:delText xml:space="preserve"> </w:delText>
        </w:r>
        <w:r w:rsidRPr="00462327" w:rsidDel="00B10139">
          <w:delText>at</w:delText>
        </w:r>
        <w:r w:rsidRPr="004A2FF4" w:rsidDel="00B10139">
          <w:delText xml:space="preserve"> </w:delText>
        </w:r>
        <w:r w:rsidRPr="00462327" w:rsidDel="00B10139">
          <w:delText>a</w:delText>
        </w:r>
      </w:del>
      <w:r w:rsidRPr="004A2FF4">
        <w:t xml:space="preserve"> </w:t>
      </w:r>
      <w:r w:rsidRPr="00462327">
        <w:t>substantially</w:t>
      </w:r>
      <w:r>
        <w:rPr>
          <w:spacing w:val="-15"/>
        </w:rPr>
        <w:t xml:space="preserve"> </w:t>
      </w:r>
      <w:del w:id="438" w:author="Editor" w:date="2026-09-10T09:25:00Z">
        <w:r w:rsidDel="00B10139">
          <w:delText>lower</w:delText>
        </w:r>
        <w:r w:rsidDel="00B10139">
          <w:rPr>
            <w:spacing w:val="-15"/>
          </w:rPr>
          <w:delText xml:space="preserve"> </w:delText>
        </w:r>
      </w:del>
      <w:ins w:id="439" w:author="Editor" w:date="2026-09-10T09:25:00Z">
        <w:r w:rsidR="00B10139">
          <w:t>less</w:t>
        </w:r>
        <w:r w:rsidR="00B10139">
          <w:rPr>
            <w:spacing w:val="-15"/>
          </w:rPr>
          <w:t xml:space="preserve"> </w:t>
        </w:r>
      </w:ins>
      <w:del w:id="440" w:author="Editor" w:date="2026-09-10T09:25:00Z">
        <w:r w:rsidRPr="00462327" w:rsidDel="00B10139">
          <w:delText>amount</w:delText>
        </w:r>
        <w:r w:rsidRPr="004A2FF4" w:rsidDel="00B10139">
          <w:delText xml:space="preserve"> </w:delText>
        </w:r>
      </w:del>
      <w:r w:rsidRPr="00462327">
        <w:t>than</w:t>
      </w:r>
      <w:r w:rsidRPr="004A2FF4">
        <w:t xml:space="preserve"> </w:t>
      </w:r>
      <w:ins w:id="441" w:author="Editor" w:date="2026-09-10T09:25:00Z">
        <w:r w:rsidR="00B10139" w:rsidRPr="004A2FF4">
          <w:t>that for</w:t>
        </w:r>
        <w:r w:rsidR="00B10139">
          <w:rPr>
            <w:spacing w:val="-15"/>
          </w:rPr>
          <w:t xml:space="preserve"> </w:t>
        </w:r>
      </w:ins>
      <w:r>
        <w:t>households</w:t>
      </w:r>
      <w:r>
        <w:rPr>
          <w:spacing w:val="-15"/>
        </w:rPr>
        <w:t xml:space="preserve"> </w:t>
      </w:r>
      <w:r>
        <w:t>also</w:t>
      </w:r>
      <w:r>
        <w:rPr>
          <w:spacing w:val="-15"/>
        </w:rPr>
        <w:t xml:space="preserve"> </w:t>
      </w:r>
      <w:r>
        <w:t>receiving</w:t>
      </w:r>
      <w:r>
        <w:rPr>
          <w:spacing w:val="-15"/>
        </w:rPr>
        <w:t xml:space="preserve"> </w:t>
      </w:r>
      <w:r>
        <w:t>educational</w:t>
      </w:r>
      <w:r>
        <w:rPr>
          <w:spacing w:val="-15"/>
        </w:rPr>
        <w:t xml:space="preserve"> </w:t>
      </w:r>
      <w:r>
        <w:t>grants. In</w:t>
      </w:r>
      <w:r>
        <w:rPr>
          <w:spacing w:val="-3"/>
        </w:rPr>
        <w:t xml:space="preserve"> </w:t>
      </w:r>
      <w:r>
        <w:t>2006,</w:t>
      </w:r>
      <w:r>
        <w:rPr>
          <w:spacing w:val="-2"/>
        </w:rPr>
        <w:t xml:space="preserve"> </w:t>
      </w:r>
      <w:r>
        <w:t>a</w:t>
      </w:r>
      <w:r>
        <w:rPr>
          <w:spacing w:val="-3"/>
        </w:rPr>
        <w:t xml:space="preserve"> </w:t>
      </w:r>
      <w:r>
        <w:t>pension</w:t>
      </w:r>
      <w:r>
        <w:rPr>
          <w:spacing w:val="-3"/>
        </w:rPr>
        <w:t xml:space="preserve"> </w:t>
      </w:r>
      <w:r>
        <w:t>component</w:t>
      </w:r>
      <w:r>
        <w:rPr>
          <w:spacing w:val="-3"/>
        </w:rPr>
        <w:t xml:space="preserve"> </w:t>
      </w:r>
      <w:r>
        <w:t>for</w:t>
      </w:r>
      <w:r>
        <w:rPr>
          <w:spacing w:val="-3"/>
        </w:rPr>
        <w:t xml:space="preserve"> </w:t>
      </w:r>
      <w:r>
        <w:t>adults</w:t>
      </w:r>
      <w:r>
        <w:rPr>
          <w:spacing w:val="-3"/>
        </w:rPr>
        <w:t xml:space="preserve"> </w:t>
      </w:r>
      <w:r>
        <w:t>aged</w:t>
      </w:r>
      <w:r>
        <w:rPr>
          <w:spacing w:val="-3"/>
        </w:rPr>
        <w:t xml:space="preserve"> </w:t>
      </w:r>
      <w:r>
        <w:t>70</w:t>
      </w:r>
      <w:r>
        <w:rPr>
          <w:spacing w:val="-3"/>
        </w:rPr>
        <w:t xml:space="preserve"> </w:t>
      </w:r>
      <w:r>
        <w:t>and</w:t>
      </w:r>
      <w:r>
        <w:rPr>
          <w:spacing w:val="-3"/>
        </w:rPr>
        <w:t xml:space="preserve"> </w:t>
      </w:r>
      <w:r>
        <w:t>older</w:t>
      </w:r>
      <w:r>
        <w:rPr>
          <w:spacing w:val="-3"/>
        </w:rPr>
        <w:t xml:space="preserve"> </w:t>
      </w:r>
      <w:r>
        <w:t>was</w:t>
      </w:r>
      <w:r>
        <w:rPr>
          <w:spacing w:val="-3"/>
        </w:rPr>
        <w:t xml:space="preserve"> </w:t>
      </w:r>
      <w:r>
        <w:t>added,</w:t>
      </w:r>
      <w:r>
        <w:rPr>
          <w:spacing w:val="-2"/>
        </w:rPr>
        <w:t xml:space="preserve"> </w:t>
      </w:r>
      <w:r>
        <w:t>fundamentally</w:t>
      </w:r>
      <w:r>
        <w:rPr>
          <w:spacing w:val="-3"/>
        </w:rPr>
        <w:t xml:space="preserve"> </w:t>
      </w:r>
      <w:r>
        <w:t>altering</w:t>
      </w:r>
      <w:r>
        <w:rPr>
          <w:spacing w:val="-3"/>
        </w:rPr>
        <w:t xml:space="preserve"> </w:t>
      </w:r>
      <w:r>
        <w:t>the program’s relevance for older adults.</w:t>
      </w:r>
      <w:r>
        <w:rPr>
          <w:spacing w:val="40"/>
        </w:rPr>
        <w:t xml:space="preserve"> </w:t>
      </w:r>
      <w:del w:id="442" w:author="Editor" w:date="2026-09-10T09:25:00Z">
        <w:r w:rsidDel="00B10139">
          <w:delText xml:space="preserve">We </w:delText>
        </w:r>
      </w:del>
      <w:ins w:id="443" w:author="Editor" w:date="2026-09-10T09:25:00Z">
        <w:r w:rsidR="00B10139">
          <w:t xml:space="preserve">This paper </w:t>
        </w:r>
      </w:ins>
      <w:r>
        <w:t>stud</w:t>
      </w:r>
      <w:ins w:id="444" w:author="Editor" w:date="2026-09-10T09:25:00Z">
        <w:r w:rsidR="00B10139">
          <w:t>ies</w:t>
        </w:r>
      </w:ins>
      <w:del w:id="445" w:author="Editor" w:date="2026-09-10T09:25:00Z">
        <w:r w:rsidDel="00B10139">
          <w:delText>y</w:delText>
        </w:r>
      </w:del>
      <w:r>
        <w:t xml:space="preserve"> impacts only until 2006 </w:t>
      </w:r>
      <w:ins w:id="446" w:author="Editor" w:date="2026-09-10T09:25:00Z">
        <w:r w:rsidR="00B10139">
          <w:t>in o</w:t>
        </w:r>
      </w:ins>
      <w:ins w:id="447" w:author="Editor" w:date="2026-09-10T09:26:00Z">
        <w:r w:rsidR="00B10139">
          <w:t>r</w:t>
        </w:r>
      </w:ins>
      <w:ins w:id="448" w:author="Editor" w:date="2026-09-10T09:25:00Z">
        <w:r w:rsidR="00B10139">
          <w:t>der</w:t>
        </w:r>
      </w:ins>
      <w:ins w:id="449" w:author="Editor" w:date="2026-09-10T09:26:00Z">
        <w:r w:rsidR="00B10139">
          <w:t xml:space="preserve"> </w:t>
        </w:r>
      </w:ins>
      <w:r>
        <w:t>to focus on the original CCT design</w:t>
      </w:r>
      <w:r w:rsidR="008C7539">
        <w:t>.</w:t>
      </w:r>
      <w:r w:rsidR="008C7539">
        <w:rPr>
          <w:rStyle w:val="FootnoteReference"/>
        </w:rPr>
        <w:footnoteReference w:id="4"/>
      </w:r>
      <w:r>
        <w:t xml:space="preserve"> </w:t>
      </w:r>
      <w:del w:id="450" w:author="Editor" w:date="2026-09-10T09:26:00Z">
        <w:r w:rsidR="005A4580" w:rsidDel="00B10139">
          <w:fldChar w:fldCharType="begin"/>
        </w:r>
        <w:r w:rsidR="005A4580" w:rsidDel="00B10139">
          <w:delInstrText xml:space="preserve"> HYPERLINK \l "_bookmark4" </w:delInstrText>
        </w:r>
        <w:r w:rsidR="005A4580" w:rsidDel="00B10139">
          <w:fldChar w:fldCharType="separate"/>
        </w:r>
        <w:r w:rsidDel="00B10139">
          <w:rPr>
            <w:color w:val="FF0000"/>
            <w:vertAlign w:val="superscript"/>
          </w:rPr>
          <w:delText>4</w:delText>
        </w:r>
        <w:r w:rsidR="005A4580" w:rsidDel="00B10139">
          <w:rPr>
            <w:color w:val="FF0000"/>
            <w:vertAlign w:val="superscript"/>
          </w:rPr>
          <w:fldChar w:fldCharType="end"/>
        </w:r>
      </w:del>
    </w:p>
    <w:p w14:paraId="55A35DEA" w14:textId="77777777" w:rsidR="006F1B3D" w:rsidRDefault="00191F14" w:rsidP="008C7539">
      <w:pPr>
        <w:pStyle w:val="BodyText"/>
        <w:suppressAutoHyphens/>
        <w:spacing w:before="115" w:line="314" w:lineRule="auto"/>
        <w:ind w:right="718" w:firstLine="351"/>
        <w:jc w:val="both"/>
      </w:pPr>
      <w:del w:id="451" w:author="Editor" w:date="2026-09-10T09:26:00Z">
        <w:r w:rsidDel="00B10139">
          <w:delText>The majority of</w:delText>
        </w:r>
      </w:del>
      <w:ins w:id="452" w:author="Editor" w:date="2026-09-10T09:26:00Z">
        <w:r w:rsidR="00B10139">
          <w:t>Most</w:t>
        </w:r>
      </w:ins>
      <w:r>
        <w:t xml:space="preserve"> older adults in rural eligible households live in extended families (</w:t>
      </w:r>
      <w:hyperlink w:anchor="_bookmark39" w:history="1">
        <w:r>
          <w:rPr>
            <w:color w:val="0000FF"/>
          </w:rPr>
          <w:t>Behrman</w:t>
        </w:r>
      </w:hyperlink>
      <w:r>
        <w:rPr>
          <w:color w:val="0000FF"/>
        </w:rPr>
        <w:t xml:space="preserve"> </w:t>
      </w:r>
      <w:hyperlink w:anchor="_bookmark39" w:history="1">
        <w:r>
          <w:rPr>
            <w:color w:val="0000FF"/>
          </w:rPr>
          <w:t>and Parker</w:t>
        </w:r>
      </w:hyperlink>
      <w:r>
        <w:t xml:space="preserve">, </w:t>
      </w:r>
      <w:hyperlink w:anchor="_bookmark39" w:history="1">
        <w:r>
          <w:rPr>
            <w:color w:val="0000FF"/>
          </w:rPr>
          <w:t>2013</w:t>
        </w:r>
      </w:hyperlink>
      <w:r>
        <w:t>).</w:t>
      </w:r>
      <w:r>
        <w:rPr>
          <w:spacing w:val="40"/>
        </w:rPr>
        <w:t xml:space="preserve"> </w:t>
      </w:r>
      <w:r>
        <w:t xml:space="preserve">Before </w:t>
      </w:r>
      <w:del w:id="453" w:author="Editor" w:date="2026-09-10T09:26:00Z">
        <w:r w:rsidRPr="004A2FF4" w:rsidDel="00B10139">
          <w:rPr>
            <w:i/>
          </w:rPr>
          <w:delText>the program</w:delText>
        </w:r>
      </w:del>
      <w:ins w:id="454" w:author="Editor" w:date="2026-09-10T09:26:00Z">
        <w:r w:rsidR="00B10139" w:rsidRPr="000724F4">
          <w:t>Progresa</w:t>
        </w:r>
      </w:ins>
      <w:r>
        <w:t>, approximately 75</w:t>
      </w:r>
      <w:del w:id="455" w:author="Editor" w:date="2026-09-08T18:02:00Z">
        <w:r w:rsidDel="00D048B7">
          <w:delText>%</w:delText>
        </w:r>
      </w:del>
      <w:ins w:id="456" w:author="Editor" w:date="2026-09-08T18:02:00Z">
        <w:r w:rsidR="00D048B7">
          <w:t xml:space="preserve"> percent</w:t>
        </w:r>
      </w:ins>
      <w:r>
        <w:t xml:space="preserve"> of older adults lived in households with children under 15 (</w:t>
      </w:r>
      <w:hyperlink w:anchor="_bookmark39" w:history="1">
        <w:r>
          <w:rPr>
            <w:color w:val="0000FF"/>
          </w:rPr>
          <w:t>Behrman and Parker</w:t>
        </w:r>
      </w:hyperlink>
      <w:r>
        <w:t xml:space="preserve">, </w:t>
      </w:r>
      <w:hyperlink w:anchor="_bookmark39" w:history="1">
        <w:r>
          <w:rPr>
            <w:color w:val="0000FF"/>
          </w:rPr>
          <w:t>2013</w:t>
        </w:r>
      </w:hyperlink>
      <w:r>
        <w:t>).</w:t>
      </w:r>
      <w:r>
        <w:rPr>
          <w:spacing w:val="40"/>
        </w:rPr>
        <w:t xml:space="preserve"> </w:t>
      </w:r>
      <w:r>
        <w:t>In most cases, older adult</w:t>
      </w:r>
      <w:ins w:id="457" w:author="Editor" w:date="2026-09-10T09:26:00Z">
        <w:r w:rsidR="00B10139">
          <w:t>s</w:t>
        </w:r>
      </w:ins>
      <w:del w:id="458" w:author="Editor" w:date="2026-09-10T09:26:00Z">
        <w:r w:rsidDel="00B10139">
          <w:delText xml:space="preserve"> individuals</w:delText>
        </w:r>
      </w:del>
      <w:r>
        <w:t xml:space="preserve"> are grandparents of children receiving educational grants and thus may not directly control program expenditures, </w:t>
      </w:r>
      <w:ins w:id="459" w:author="Editor" w:date="2026-09-10T09:26:00Z">
        <w:r w:rsidR="00B10139">
          <w:t>al</w:t>
        </w:r>
      </w:ins>
      <w:r>
        <w:t>though they may benefit indirectly.</w:t>
      </w:r>
      <w:r>
        <w:rPr>
          <w:spacing w:val="40"/>
        </w:rPr>
        <w:t xml:space="preserve"> </w:t>
      </w:r>
      <w:r>
        <w:t>Given this structure, any mortality e</w:t>
      </w:r>
      <w:ins w:id="460" w:author="Editor" w:date="2026-09-08T18:06:00Z">
        <w:r w:rsidR="00D048B7" w:rsidRPr="00DB5B07">
          <w:t>ff</w:t>
        </w:r>
      </w:ins>
      <w:del w:id="461" w:author="Editor" w:date="2026-09-08T18:06:00Z">
        <w:r w:rsidDel="00D048B7">
          <w:rPr>
            <w:rFonts w:ascii="Arial MT"/>
          </w:rPr>
          <w:delText>ff</w:delText>
        </w:r>
      </w:del>
      <w:r>
        <w:t>ects on older adults would more plausibly emerge gradually through indirect channels.</w:t>
      </w:r>
    </w:p>
    <w:p w14:paraId="7756CC32" w14:textId="77777777" w:rsidR="006F1B3D" w:rsidRDefault="00191F14" w:rsidP="008C7539">
      <w:pPr>
        <w:pStyle w:val="BodyText"/>
        <w:suppressAutoHyphens/>
        <w:spacing w:before="116" w:line="314" w:lineRule="auto"/>
        <w:ind w:right="605" w:firstLine="351"/>
        <w:jc w:val="both"/>
      </w:pPr>
      <w:r>
        <w:rPr>
          <w:spacing w:val="-2"/>
        </w:rPr>
        <w:t>Older</w:t>
      </w:r>
      <w:r>
        <w:rPr>
          <w:spacing w:val="-9"/>
        </w:rPr>
        <w:t xml:space="preserve"> </w:t>
      </w:r>
      <w:r>
        <w:rPr>
          <w:spacing w:val="-2"/>
        </w:rPr>
        <w:t>adult</w:t>
      </w:r>
      <w:r>
        <w:rPr>
          <w:spacing w:val="-9"/>
        </w:rPr>
        <w:t xml:space="preserve"> </w:t>
      </w:r>
      <w:r>
        <w:rPr>
          <w:spacing w:val="-2"/>
        </w:rPr>
        <w:t>mortality</w:t>
      </w:r>
      <w:r>
        <w:rPr>
          <w:spacing w:val="-9"/>
        </w:rPr>
        <w:t xml:space="preserve"> </w:t>
      </w:r>
      <w:r>
        <w:rPr>
          <w:spacing w:val="-2"/>
        </w:rPr>
        <w:t>in</w:t>
      </w:r>
      <w:r>
        <w:rPr>
          <w:spacing w:val="-9"/>
        </w:rPr>
        <w:t xml:space="preserve"> </w:t>
      </w:r>
      <w:r>
        <w:rPr>
          <w:spacing w:val="-2"/>
        </w:rPr>
        <w:t>Mexico</w:t>
      </w:r>
      <w:r>
        <w:rPr>
          <w:spacing w:val="-9"/>
        </w:rPr>
        <w:t xml:space="preserve"> </w:t>
      </w:r>
      <w:r>
        <w:rPr>
          <w:spacing w:val="-2"/>
        </w:rPr>
        <w:t>has</w:t>
      </w:r>
      <w:r>
        <w:rPr>
          <w:spacing w:val="-9"/>
        </w:rPr>
        <w:t xml:space="preserve"> </w:t>
      </w:r>
      <w:r>
        <w:rPr>
          <w:spacing w:val="-2"/>
        </w:rPr>
        <w:t>declined</w:t>
      </w:r>
      <w:r>
        <w:rPr>
          <w:spacing w:val="-9"/>
        </w:rPr>
        <w:t xml:space="preserve"> </w:t>
      </w:r>
      <w:r>
        <w:rPr>
          <w:spacing w:val="-2"/>
        </w:rPr>
        <w:t>over</w:t>
      </w:r>
      <w:r>
        <w:rPr>
          <w:spacing w:val="-9"/>
        </w:rPr>
        <w:t xml:space="preserve"> </w:t>
      </w:r>
      <w:r>
        <w:rPr>
          <w:spacing w:val="-2"/>
        </w:rPr>
        <w:t>time</w:t>
      </w:r>
      <w:r>
        <w:rPr>
          <w:spacing w:val="-9"/>
        </w:rPr>
        <w:t xml:space="preserve"> </w:t>
      </w:r>
      <w:r>
        <w:rPr>
          <w:spacing w:val="-2"/>
        </w:rPr>
        <w:t>and</w:t>
      </w:r>
      <w:r>
        <w:rPr>
          <w:spacing w:val="-9"/>
        </w:rPr>
        <w:t xml:space="preserve"> </w:t>
      </w:r>
      <w:r>
        <w:rPr>
          <w:spacing w:val="-2"/>
        </w:rPr>
        <w:t>is</w:t>
      </w:r>
      <w:r>
        <w:rPr>
          <w:spacing w:val="-9"/>
        </w:rPr>
        <w:t xml:space="preserve"> </w:t>
      </w:r>
      <w:r>
        <w:rPr>
          <w:spacing w:val="-2"/>
        </w:rPr>
        <w:t>slightly</w:t>
      </w:r>
      <w:r>
        <w:rPr>
          <w:spacing w:val="-9"/>
        </w:rPr>
        <w:t xml:space="preserve"> </w:t>
      </w:r>
      <w:r>
        <w:rPr>
          <w:spacing w:val="-2"/>
        </w:rPr>
        <w:t>higher</w:t>
      </w:r>
      <w:r>
        <w:rPr>
          <w:spacing w:val="-9"/>
        </w:rPr>
        <w:t xml:space="preserve"> </w:t>
      </w:r>
      <w:r>
        <w:rPr>
          <w:spacing w:val="-2"/>
        </w:rPr>
        <w:t>in</w:t>
      </w:r>
      <w:r>
        <w:rPr>
          <w:spacing w:val="-9"/>
        </w:rPr>
        <w:t xml:space="preserve"> </w:t>
      </w:r>
      <w:r>
        <w:rPr>
          <w:spacing w:val="-2"/>
        </w:rPr>
        <w:t xml:space="preserve">non-marginalized </w:t>
      </w:r>
      <w:r>
        <w:t>areas than in marginalized (poor) areas,</w:t>
      </w:r>
      <w:r>
        <w:rPr>
          <w:spacing w:val="21"/>
        </w:rPr>
        <w:t xml:space="preserve"> </w:t>
      </w:r>
      <w:r>
        <w:t xml:space="preserve">as can be seen by comparing </w:t>
      </w:r>
      <w:ins w:id="462" w:author="Editor" w:date="2026-09-10T09:27:00Z">
        <w:r w:rsidR="00B10139">
          <w:t xml:space="preserve">panel a of </w:t>
        </w:r>
      </w:ins>
      <w:r>
        <w:t xml:space="preserve">Figure </w:t>
      </w:r>
      <w:hyperlink w:anchor="_bookmark69" w:history="1">
        <w:r>
          <w:rPr>
            <w:color w:val="FF0000"/>
          </w:rPr>
          <w:t>1</w:t>
        </w:r>
      </w:hyperlink>
      <w:r>
        <w:t>,</w:t>
      </w:r>
      <w:r>
        <w:rPr>
          <w:spacing w:val="21"/>
        </w:rPr>
        <w:t xml:space="preserve"> </w:t>
      </w:r>
      <w:del w:id="463" w:author="Editor" w:date="2026-09-10T09:27:00Z">
        <w:r w:rsidDel="00B10139">
          <w:delText>panel (a),</w:delText>
        </w:r>
        <w:r w:rsidDel="00B10139">
          <w:rPr>
            <w:spacing w:val="21"/>
          </w:rPr>
          <w:delText xml:space="preserve"> </w:delText>
        </w:r>
      </w:del>
      <w:r>
        <w:t>which</w:t>
      </w:r>
      <w:r w:rsidR="008C7539">
        <w:t xml:space="preserve"> </w:t>
      </w:r>
      <w:r>
        <w:rPr>
          <w:spacing w:val="-2"/>
        </w:rPr>
        <w:t>covers</w:t>
      </w:r>
      <w:r>
        <w:rPr>
          <w:spacing w:val="-5"/>
        </w:rPr>
        <w:t xml:space="preserve"> </w:t>
      </w:r>
      <w:r>
        <w:rPr>
          <w:spacing w:val="-2"/>
        </w:rPr>
        <w:t>highly</w:t>
      </w:r>
      <w:r>
        <w:rPr>
          <w:spacing w:val="-5"/>
        </w:rPr>
        <w:t xml:space="preserve"> </w:t>
      </w:r>
      <w:r>
        <w:rPr>
          <w:spacing w:val="-2"/>
        </w:rPr>
        <w:t>marginalized</w:t>
      </w:r>
      <w:r>
        <w:rPr>
          <w:spacing w:val="-5"/>
        </w:rPr>
        <w:t xml:space="preserve"> </w:t>
      </w:r>
      <w:r>
        <w:rPr>
          <w:spacing w:val="-2"/>
        </w:rPr>
        <w:t>municipalities,</w:t>
      </w:r>
      <w:r>
        <w:rPr>
          <w:spacing w:val="-3"/>
        </w:rPr>
        <w:t xml:space="preserve"> </w:t>
      </w:r>
      <w:r>
        <w:rPr>
          <w:spacing w:val="-2"/>
        </w:rPr>
        <w:t>with</w:t>
      </w:r>
      <w:r>
        <w:rPr>
          <w:spacing w:val="-5"/>
        </w:rPr>
        <w:t xml:space="preserve"> </w:t>
      </w:r>
      <w:r>
        <w:rPr>
          <w:spacing w:val="-2"/>
        </w:rPr>
        <w:t>Appendix</w:t>
      </w:r>
      <w:r>
        <w:rPr>
          <w:spacing w:val="-5"/>
        </w:rPr>
        <w:t xml:space="preserve"> </w:t>
      </w:r>
      <w:r>
        <w:rPr>
          <w:spacing w:val="-2"/>
        </w:rPr>
        <w:t>Figure</w:t>
      </w:r>
      <w:r>
        <w:rPr>
          <w:spacing w:val="-5"/>
        </w:rPr>
        <w:t xml:space="preserve"> </w:t>
      </w:r>
      <w:hyperlink w:anchor="_bookmark74" w:history="1">
        <w:r>
          <w:rPr>
            <w:color w:val="FF0000"/>
            <w:spacing w:val="-2"/>
          </w:rPr>
          <w:t>A.1</w:t>
        </w:r>
      </w:hyperlink>
      <w:r>
        <w:rPr>
          <w:spacing w:val="-2"/>
        </w:rPr>
        <w:t>,</w:t>
      </w:r>
      <w:r>
        <w:rPr>
          <w:spacing w:val="-3"/>
        </w:rPr>
        <w:t xml:space="preserve"> </w:t>
      </w:r>
      <w:r>
        <w:rPr>
          <w:spacing w:val="-2"/>
        </w:rPr>
        <w:t>which</w:t>
      </w:r>
      <w:r>
        <w:rPr>
          <w:spacing w:val="-5"/>
        </w:rPr>
        <w:t xml:space="preserve"> </w:t>
      </w:r>
      <w:r>
        <w:rPr>
          <w:spacing w:val="-2"/>
        </w:rPr>
        <w:t>covers</w:t>
      </w:r>
      <w:r>
        <w:rPr>
          <w:spacing w:val="-5"/>
        </w:rPr>
        <w:t xml:space="preserve"> </w:t>
      </w:r>
      <w:r>
        <w:rPr>
          <w:spacing w:val="-2"/>
        </w:rPr>
        <w:t>all</w:t>
      </w:r>
      <w:r>
        <w:rPr>
          <w:spacing w:val="-5"/>
        </w:rPr>
        <w:t xml:space="preserve"> </w:t>
      </w:r>
      <w:r>
        <w:rPr>
          <w:spacing w:val="-2"/>
        </w:rPr>
        <w:t>municipali</w:t>
      </w:r>
      <w:r>
        <w:rPr>
          <w:spacing w:val="-4"/>
        </w:rPr>
        <w:t>ties.</w:t>
      </w:r>
      <w:r>
        <w:rPr>
          <w:spacing w:val="19"/>
        </w:rPr>
        <w:t xml:space="preserve"> </w:t>
      </w:r>
      <w:ins w:id="464" w:author="Editor" w:date="2026-09-10T09:27:00Z">
        <w:r w:rsidR="00B10139">
          <w:rPr>
            <w:spacing w:val="-4"/>
          </w:rPr>
          <w:t>Using</w:t>
        </w:r>
        <w:r w:rsidR="00B10139">
          <w:rPr>
            <w:spacing w:val="-5"/>
          </w:rPr>
          <w:t xml:space="preserve"> </w:t>
        </w:r>
        <w:r w:rsidR="00B10139">
          <w:rPr>
            <w:spacing w:val="-4"/>
          </w:rPr>
          <w:t>panel</w:t>
        </w:r>
        <w:r w:rsidR="00B10139">
          <w:rPr>
            <w:spacing w:val="-5"/>
          </w:rPr>
          <w:t xml:space="preserve"> </w:t>
        </w:r>
        <w:r w:rsidR="00B10139">
          <w:rPr>
            <w:spacing w:val="-4"/>
          </w:rPr>
          <w:t>data</w:t>
        </w:r>
        <w:r w:rsidR="00B10139">
          <w:rPr>
            <w:spacing w:val="-5"/>
          </w:rPr>
          <w:t xml:space="preserve"> </w:t>
        </w:r>
        <w:r w:rsidR="00B10139">
          <w:rPr>
            <w:spacing w:val="-4"/>
          </w:rPr>
          <w:t>from</w:t>
        </w:r>
        <w:r w:rsidR="00B10139">
          <w:rPr>
            <w:spacing w:val="-5"/>
          </w:rPr>
          <w:t xml:space="preserve"> </w:t>
        </w:r>
        <w:r w:rsidR="00B10139">
          <w:rPr>
            <w:spacing w:val="-4"/>
          </w:rPr>
          <w:t>the</w:t>
        </w:r>
        <w:r w:rsidR="00B10139">
          <w:rPr>
            <w:spacing w:val="-5"/>
          </w:rPr>
          <w:t xml:space="preserve"> </w:t>
        </w:r>
        <w:r w:rsidR="00B10139">
          <w:rPr>
            <w:spacing w:val="-4"/>
          </w:rPr>
          <w:t>Mexican</w:t>
        </w:r>
        <w:r w:rsidR="00B10139">
          <w:rPr>
            <w:spacing w:val="-5"/>
          </w:rPr>
          <w:t xml:space="preserve"> </w:t>
        </w:r>
        <w:r w:rsidR="00B10139">
          <w:rPr>
            <w:spacing w:val="-4"/>
          </w:rPr>
          <w:t>Health</w:t>
        </w:r>
        <w:r w:rsidR="00B10139">
          <w:rPr>
            <w:spacing w:val="-5"/>
          </w:rPr>
          <w:t xml:space="preserve"> </w:t>
        </w:r>
        <w:r w:rsidR="00B10139">
          <w:rPr>
            <w:spacing w:val="-4"/>
          </w:rPr>
          <w:t xml:space="preserve">and </w:t>
        </w:r>
        <w:r w:rsidR="00B10139">
          <w:t xml:space="preserve">Aging Study, </w:t>
        </w:r>
      </w:ins>
      <w:hyperlink w:anchor="_bookmark40" w:history="1">
        <w:r>
          <w:rPr>
            <w:color w:val="0000FF"/>
            <w:spacing w:val="5"/>
          </w:rPr>
          <w:t>Belt</w:t>
        </w:r>
        <w:r>
          <w:rPr>
            <w:color w:val="0000FF"/>
            <w:spacing w:val="4"/>
          </w:rPr>
          <w:t>r</w:t>
        </w:r>
        <w:r>
          <w:rPr>
            <w:color w:val="0000FF"/>
            <w:spacing w:val="-88"/>
          </w:rPr>
          <w:t>a</w:t>
        </w:r>
        <w:r>
          <w:rPr>
            <w:color w:val="0000FF"/>
            <w:spacing w:val="18"/>
          </w:rPr>
          <w:t>´</w:t>
        </w:r>
        <w:r>
          <w:rPr>
            <w:color w:val="0000FF"/>
            <w:spacing w:val="5"/>
          </w:rPr>
          <w:t>n-</w:t>
        </w:r>
        <w:r>
          <w:rPr>
            <w:color w:val="0000FF"/>
            <w:spacing w:val="6"/>
          </w:rPr>
          <w:t>S</w:t>
        </w:r>
        <w:r>
          <w:rPr>
            <w:color w:val="0000FF"/>
            <w:spacing w:val="-87"/>
          </w:rPr>
          <w:t>a</w:t>
        </w:r>
        <w:r>
          <w:rPr>
            <w:color w:val="0000FF"/>
            <w:spacing w:val="19"/>
          </w:rPr>
          <w:t>´</w:t>
        </w:r>
        <w:r>
          <w:rPr>
            <w:color w:val="0000FF"/>
            <w:spacing w:val="6"/>
          </w:rPr>
          <w:t>nchez</w:t>
        </w:r>
        <w:r>
          <w:rPr>
            <w:color w:val="0000FF"/>
            <w:spacing w:val="-5"/>
          </w:rPr>
          <w:t xml:space="preserve"> </w:t>
        </w:r>
        <w:r>
          <w:rPr>
            <w:color w:val="0000FF"/>
            <w:spacing w:val="-4"/>
          </w:rPr>
          <w:t>and</w:t>
        </w:r>
        <w:r>
          <w:rPr>
            <w:color w:val="0000FF"/>
            <w:spacing w:val="-5"/>
          </w:rPr>
          <w:t xml:space="preserve"> </w:t>
        </w:r>
        <w:r>
          <w:rPr>
            <w:color w:val="0000FF"/>
            <w:spacing w:val="-4"/>
          </w:rPr>
          <w:t>Wong</w:t>
        </w:r>
      </w:hyperlink>
      <w:r>
        <w:rPr>
          <w:color w:val="0000FF"/>
          <w:spacing w:val="-5"/>
        </w:rPr>
        <w:t xml:space="preserve"> </w:t>
      </w:r>
      <w:r>
        <w:rPr>
          <w:spacing w:val="-4"/>
        </w:rPr>
        <w:t>(</w:t>
      </w:r>
      <w:hyperlink w:anchor="_bookmark40" w:history="1">
        <w:r>
          <w:rPr>
            <w:color w:val="0000FF"/>
            <w:spacing w:val="-4"/>
          </w:rPr>
          <w:t>2025</w:t>
        </w:r>
      </w:hyperlink>
      <w:r>
        <w:rPr>
          <w:spacing w:val="-4"/>
        </w:rPr>
        <w:t>)</w:t>
      </w:r>
      <w:r>
        <w:rPr>
          <w:spacing w:val="-5"/>
        </w:rPr>
        <w:t xml:space="preserve"> </w:t>
      </w:r>
      <w:r>
        <w:rPr>
          <w:spacing w:val="-4"/>
        </w:rPr>
        <w:t>demonstrate</w:t>
      </w:r>
      <w:ins w:id="465" w:author="Editor" w:date="2026-09-11T18:05:00Z">
        <w:r w:rsidR="00F31DA8">
          <w:rPr>
            <w:spacing w:val="-4"/>
          </w:rPr>
          <w:t>d</w:t>
        </w:r>
      </w:ins>
      <w:r>
        <w:rPr>
          <w:spacing w:val="-5"/>
        </w:rPr>
        <w:t xml:space="preserve"> </w:t>
      </w:r>
      <w:del w:id="466" w:author="Editor" w:date="2026-09-10T09:27:00Z">
        <w:r w:rsidDel="00B10139">
          <w:rPr>
            <w:spacing w:val="-4"/>
          </w:rPr>
          <w:delText>using</w:delText>
        </w:r>
        <w:r w:rsidDel="00B10139">
          <w:rPr>
            <w:spacing w:val="-5"/>
          </w:rPr>
          <w:delText xml:space="preserve"> </w:delText>
        </w:r>
        <w:r w:rsidDel="00B10139">
          <w:rPr>
            <w:spacing w:val="-4"/>
          </w:rPr>
          <w:delText>panel</w:delText>
        </w:r>
        <w:r w:rsidDel="00B10139">
          <w:rPr>
            <w:spacing w:val="-5"/>
          </w:rPr>
          <w:delText xml:space="preserve"> </w:delText>
        </w:r>
        <w:r w:rsidDel="00B10139">
          <w:rPr>
            <w:spacing w:val="-4"/>
          </w:rPr>
          <w:delText>data</w:delText>
        </w:r>
        <w:r w:rsidDel="00B10139">
          <w:rPr>
            <w:spacing w:val="-5"/>
          </w:rPr>
          <w:delText xml:space="preserve"> </w:delText>
        </w:r>
        <w:r w:rsidDel="00B10139">
          <w:rPr>
            <w:spacing w:val="-4"/>
          </w:rPr>
          <w:delText>from</w:delText>
        </w:r>
        <w:r w:rsidDel="00B10139">
          <w:rPr>
            <w:spacing w:val="-5"/>
          </w:rPr>
          <w:delText xml:space="preserve"> </w:delText>
        </w:r>
        <w:r w:rsidDel="00B10139">
          <w:rPr>
            <w:spacing w:val="-4"/>
          </w:rPr>
          <w:delText>the</w:delText>
        </w:r>
        <w:r w:rsidDel="00B10139">
          <w:rPr>
            <w:spacing w:val="-5"/>
          </w:rPr>
          <w:delText xml:space="preserve"> </w:delText>
        </w:r>
        <w:r w:rsidDel="00B10139">
          <w:rPr>
            <w:spacing w:val="-4"/>
          </w:rPr>
          <w:delText>Mexican</w:delText>
        </w:r>
        <w:r w:rsidDel="00B10139">
          <w:rPr>
            <w:spacing w:val="-5"/>
          </w:rPr>
          <w:delText xml:space="preserve"> </w:delText>
        </w:r>
        <w:r w:rsidDel="00B10139">
          <w:rPr>
            <w:spacing w:val="-4"/>
          </w:rPr>
          <w:delText>Health</w:delText>
        </w:r>
        <w:r w:rsidDel="00B10139">
          <w:rPr>
            <w:spacing w:val="-5"/>
          </w:rPr>
          <w:delText xml:space="preserve"> </w:delText>
        </w:r>
        <w:r w:rsidDel="00B10139">
          <w:rPr>
            <w:spacing w:val="-4"/>
          </w:rPr>
          <w:delText xml:space="preserve">and </w:delText>
        </w:r>
        <w:r w:rsidDel="00B10139">
          <w:delText xml:space="preserve">Aging Study </w:delText>
        </w:r>
      </w:del>
      <w:r>
        <w:t xml:space="preserve">that this pattern is not explained by the selective migration of unhealthy </w:t>
      </w:r>
      <w:del w:id="467" w:author="Editor" w:date="2026-09-11T18:05:00Z">
        <w:r w:rsidDel="00F31DA8">
          <w:delText xml:space="preserve">individuals </w:delText>
        </w:r>
      </w:del>
      <w:ins w:id="468" w:author="Editor" w:date="2026-09-11T18:05:00Z">
        <w:r w:rsidR="00F31DA8">
          <w:t xml:space="preserve">people </w:t>
        </w:r>
      </w:ins>
      <w:r>
        <w:t>toward urban areas.</w:t>
      </w:r>
    </w:p>
    <w:p w14:paraId="57E49379" w14:textId="77777777" w:rsidR="006F1B3D" w:rsidRDefault="006F1B3D" w:rsidP="008C7539">
      <w:pPr>
        <w:pStyle w:val="BodyText"/>
        <w:suppressAutoHyphens/>
      </w:pPr>
    </w:p>
    <w:p w14:paraId="76FA65CA" w14:textId="77777777" w:rsidR="006F1B3D" w:rsidDel="00B10139" w:rsidRDefault="006F1B3D" w:rsidP="008C7539">
      <w:pPr>
        <w:pStyle w:val="BodyText"/>
        <w:suppressAutoHyphens/>
        <w:spacing w:before="19"/>
        <w:rPr>
          <w:del w:id="469" w:author="Editor" w:date="2026-09-10T09:28:00Z"/>
        </w:rPr>
      </w:pPr>
    </w:p>
    <w:p w14:paraId="7F1FF89B" w14:textId="77777777" w:rsidR="006F1B3D" w:rsidRDefault="00191F14" w:rsidP="008C7539">
      <w:pPr>
        <w:pStyle w:val="Heading1"/>
        <w:numPr>
          <w:ilvl w:val="0"/>
          <w:numId w:val="6"/>
        </w:numPr>
        <w:tabs>
          <w:tab w:val="left" w:pos="516"/>
        </w:tabs>
        <w:suppressAutoHyphens/>
        <w:spacing w:before="1"/>
      </w:pPr>
      <w:bookmarkStart w:id="470" w:name="Data_and_Empirical_Strategy"/>
      <w:bookmarkStart w:id="471" w:name="_bookmark5"/>
      <w:bookmarkEnd w:id="470"/>
      <w:bookmarkEnd w:id="471"/>
      <w:r>
        <w:t>Data</w:t>
      </w:r>
      <w:r>
        <w:rPr>
          <w:spacing w:val="10"/>
        </w:rPr>
        <w:t xml:space="preserve"> </w:t>
      </w:r>
      <w:r>
        <w:t>and</w:t>
      </w:r>
      <w:r>
        <w:rPr>
          <w:spacing w:val="10"/>
        </w:rPr>
        <w:t xml:space="preserve"> </w:t>
      </w:r>
      <w:r>
        <w:t>Empirical</w:t>
      </w:r>
      <w:r>
        <w:rPr>
          <w:spacing w:val="10"/>
        </w:rPr>
        <w:t xml:space="preserve"> </w:t>
      </w:r>
      <w:r>
        <w:rPr>
          <w:spacing w:val="-2"/>
        </w:rPr>
        <w:t>Strategy</w:t>
      </w:r>
    </w:p>
    <w:p w14:paraId="089146D3" w14:textId="77777777" w:rsidR="006F1B3D" w:rsidRDefault="006F1B3D" w:rsidP="004A2FF4">
      <w:pPr>
        <w:pStyle w:val="BodyText"/>
        <w:suppressAutoHyphens/>
        <w:rPr>
          <w:b/>
          <w:sz w:val="34"/>
        </w:rPr>
      </w:pPr>
    </w:p>
    <w:p w14:paraId="4856D183" w14:textId="77777777" w:rsidR="006F1B3D" w:rsidRDefault="00191F14" w:rsidP="008C7539">
      <w:pPr>
        <w:pStyle w:val="Heading3"/>
        <w:numPr>
          <w:ilvl w:val="1"/>
          <w:numId w:val="6"/>
        </w:numPr>
        <w:tabs>
          <w:tab w:val="left" w:pos="645"/>
        </w:tabs>
        <w:suppressAutoHyphens/>
      </w:pPr>
      <w:bookmarkStart w:id="472" w:name="Data"/>
      <w:bookmarkEnd w:id="472"/>
      <w:r>
        <w:rPr>
          <w:spacing w:val="-4"/>
        </w:rPr>
        <w:t>Data</w:t>
      </w:r>
    </w:p>
    <w:p w14:paraId="45B065A8" w14:textId="77777777" w:rsidR="006F1B3D" w:rsidRDefault="006F1B3D" w:rsidP="008C7539">
      <w:pPr>
        <w:pStyle w:val="BodyText"/>
        <w:suppressAutoHyphens/>
        <w:spacing w:before="28"/>
        <w:rPr>
          <w:b/>
          <w:sz w:val="28"/>
        </w:rPr>
      </w:pPr>
    </w:p>
    <w:p w14:paraId="1B38BA6C" w14:textId="77777777" w:rsidR="004F273E" w:rsidRPr="004F273E" w:rsidRDefault="00191F14" w:rsidP="004F273E">
      <w:pPr>
        <w:pStyle w:val="BodyText"/>
        <w:suppressAutoHyphens/>
        <w:spacing w:before="1" w:line="314" w:lineRule="auto"/>
        <w:ind w:right="720"/>
        <w:jc w:val="both"/>
        <w:rPr>
          <w:ins w:id="473" w:author="Editor" w:date="2026-09-12T14:52:00Z"/>
          <w:b/>
          <w:i/>
        </w:rPr>
      </w:pPr>
      <w:r w:rsidRPr="004F273E">
        <w:rPr>
          <w:b/>
          <w:i/>
        </w:rPr>
        <w:t>Mortality</w:t>
      </w:r>
      <w:r w:rsidRPr="004F273E">
        <w:rPr>
          <w:b/>
          <w:i/>
          <w:spacing w:val="-8"/>
        </w:rPr>
        <w:t xml:space="preserve"> </w:t>
      </w:r>
      <w:r w:rsidR="00D76DD9" w:rsidRPr="004F273E">
        <w:rPr>
          <w:b/>
          <w:i/>
        </w:rPr>
        <w:t>D</w:t>
      </w:r>
      <w:r w:rsidRPr="004F273E">
        <w:rPr>
          <w:b/>
          <w:i/>
        </w:rPr>
        <w:t>ata</w:t>
      </w:r>
      <w:ins w:id="474" w:author="Editor" w:date="2026-09-10T09:28:00Z">
        <w:r w:rsidR="00B10139" w:rsidRPr="004F273E">
          <w:rPr>
            <w:b/>
            <w:i/>
          </w:rPr>
          <w:t xml:space="preserve"> </w:t>
        </w:r>
      </w:ins>
    </w:p>
    <w:p w14:paraId="6A547349" w14:textId="77777777" w:rsidR="00D76DD9" w:rsidRPr="004F273E" w:rsidDel="00B10139" w:rsidRDefault="00191F14" w:rsidP="004F273E">
      <w:pPr>
        <w:pStyle w:val="BodyText"/>
        <w:suppressAutoHyphens/>
        <w:spacing w:before="1" w:line="314" w:lineRule="auto"/>
        <w:ind w:right="720"/>
        <w:jc w:val="both"/>
        <w:rPr>
          <w:del w:id="475" w:author="Editor" w:date="2026-09-10T09:28:00Z"/>
          <w:b/>
        </w:rPr>
      </w:pPr>
      <w:del w:id="476" w:author="Editor" w:date="2026-09-10T09:28:00Z">
        <w:r w:rsidRPr="004F273E" w:rsidDel="00B10139">
          <w:rPr>
            <w:b/>
          </w:rPr>
          <w:delText xml:space="preserve"> </w:delText>
        </w:r>
      </w:del>
    </w:p>
    <w:p w14:paraId="44D79E3F" w14:textId="77777777" w:rsidR="00D76DD9" w:rsidRPr="004F273E" w:rsidDel="00B10139" w:rsidRDefault="00D76DD9" w:rsidP="004F273E">
      <w:pPr>
        <w:pStyle w:val="BodyText"/>
        <w:suppressAutoHyphens/>
        <w:spacing w:before="1" w:line="314" w:lineRule="auto"/>
        <w:ind w:right="720"/>
        <w:jc w:val="both"/>
        <w:rPr>
          <w:del w:id="477" w:author="Editor" w:date="2026-09-10T09:28:00Z"/>
          <w:b/>
        </w:rPr>
      </w:pPr>
    </w:p>
    <w:p w14:paraId="1EDEB1DA" w14:textId="77777777" w:rsidR="006F1B3D" w:rsidRPr="00462327" w:rsidRDefault="00191F14" w:rsidP="004F273E">
      <w:pPr>
        <w:pStyle w:val="BodyText"/>
        <w:suppressAutoHyphens/>
        <w:spacing w:before="120" w:line="314" w:lineRule="auto"/>
        <w:ind w:right="720"/>
        <w:jc w:val="both"/>
      </w:pPr>
      <w:del w:id="478" w:author="Editor" w:date="2026-09-10T09:28:00Z">
        <w:r w:rsidRPr="004F273E" w:rsidDel="00B10139">
          <w:delText>W</w:delText>
        </w:r>
      </w:del>
      <w:ins w:id="479" w:author="Editor" w:date="2026-09-10T09:28:00Z">
        <w:r w:rsidR="00B10139" w:rsidRPr="004F273E">
          <w:t>The analysis</w:t>
        </w:r>
      </w:ins>
      <w:del w:id="480" w:author="Editor" w:date="2026-09-10T09:28:00Z">
        <w:r w:rsidRPr="004F273E" w:rsidDel="00B10139">
          <w:delText>e</w:delText>
        </w:r>
      </w:del>
      <w:r w:rsidRPr="004F273E">
        <w:rPr>
          <w:spacing w:val="-8"/>
        </w:rPr>
        <w:t xml:space="preserve"> </w:t>
      </w:r>
      <w:r w:rsidRPr="004F273E">
        <w:t>use</w:t>
      </w:r>
      <w:ins w:id="481" w:author="Editor" w:date="2026-09-10T09:28:00Z">
        <w:r w:rsidR="00B10139" w:rsidRPr="004F273E">
          <w:t>s</w:t>
        </w:r>
      </w:ins>
      <w:del w:id="482" w:author="Editor" w:date="2026-09-10T09:28:00Z">
        <w:r w:rsidRPr="004F273E" w:rsidDel="00B10139">
          <w:rPr>
            <w:spacing w:val="-8"/>
          </w:rPr>
          <w:delText xml:space="preserve"> </w:delText>
        </w:r>
      </w:del>
      <w:ins w:id="483" w:author="Editor" w:date="2026-09-10T09:28:00Z">
        <w:r w:rsidR="00B10139" w:rsidRPr="004F273E">
          <w:rPr>
            <w:spacing w:val="-8"/>
          </w:rPr>
          <w:t xml:space="preserve"> </w:t>
        </w:r>
      </w:ins>
      <w:r w:rsidRPr="004F273E">
        <w:t>individual-level</w:t>
      </w:r>
      <w:r w:rsidRPr="004F273E">
        <w:rPr>
          <w:spacing w:val="-8"/>
        </w:rPr>
        <w:t xml:space="preserve"> </w:t>
      </w:r>
      <w:r w:rsidRPr="004F273E">
        <w:t>death</w:t>
      </w:r>
      <w:r w:rsidRPr="004F273E">
        <w:rPr>
          <w:spacing w:val="-8"/>
        </w:rPr>
        <w:t xml:space="preserve"> </w:t>
      </w:r>
      <w:r w:rsidRPr="004F273E">
        <w:t>registries</w:t>
      </w:r>
      <w:r w:rsidRPr="004F273E">
        <w:rPr>
          <w:spacing w:val="-8"/>
        </w:rPr>
        <w:t xml:space="preserve"> </w:t>
      </w:r>
      <w:r w:rsidRPr="004F273E">
        <w:t>derived</w:t>
      </w:r>
      <w:r w:rsidRPr="004F273E">
        <w:rPr>
          <w:spacing w:val="-8"/>
        </w:rPr>
        <w:t xml:space="preserve"> </w:t>
      </w:r>
      <w:r w:rsidRPr="004F273E">
        <w:t>from</w:t>
      </w:r>
      <w:r w:rsidRPr="004F273E">
        <w:rPr>
          <w:spacing w:val="-8"/>
        </w:rPr>
        <w:t xml:space="preserve"> </w:t>
      </w:r>
      <w:r w:rsidRPr="004F273E">
        <w:t>death</w:t>
      </w:r>
      <w:r w:rsidRPr="004F273E">
        <w:rPr>
          <w:spacing w:val="-8"/>
        </w:rPr>
        <w:t xml:space="preserve"> </w:t>
      </w:r>
      <w:r w:rsidRPr="004F273E">
        <w:t>certificates</w:t>
      </w:r>
      <w:del w:id="484" w:author="Editor" w:date="2026-09-10T09:28:00Z">
        <w:r w:rsidRPr="004F273E" w:rsidDel="00B10139">
          <w:delText>,</w:delText>
        </w:r>
      </w:del>
      <w:r w:rsidRPr="004F273E">
        <w:rPr>
          <w:spacing w:val="-8"/>
        </w:rPr>
        <w:t xml:space="preserve"> </w:t>
      </w:r>
      <w:r w:rsidRPr="004F273E">
        <w:t>covering every</w:t>
      </w:r>
      <w:r w:rsidRPr="004F273E">
        <w:rPr>
          <w:spacing w:val="-15"/>
        </w:rPr>
        <w:t xml:space="preserve"> </w:t>
      </w:r>
      <w:r w:rsidRPr="004F273E">
        <w:t>death</w:t>
      </w:r>
      <w:r w:rsidRPr="004F273E">
        <w:rPr>
          <w:spacing w:val="-15"/>
        </w:rPr>
        <w:t xml:space="preserve"> </w:t>
      </w:r>
      <w:r w:rsidRPr="004F273E">
        <w:t>in</w:t>
      </w:r>
      <w:r w:rsidRPr="004F273E">
        <w:rPr>
          <w:spacing w:val="-15"/>
        </w:rPr>
        <w:t xml:space="preserve"> </w:t>
      </w:r>
      <w:r w:rsidRPr="004F273E">
        <w:t>Mexico</w:t>
      </w:r>
      <w:r w:rsidRPr="004F273E">
        <w:rPr>
          <w:spacing w:val="-15"/>
        </w:rPr>
        <w:t xml:space="preserve"> </w:t>
      </w:r>
      <w:r w:rsidRPr="004F273E">
        <w:t>between</w:t>
      </w:r>
      <w:r w:rsidRPr="004F273E">
        <w:rPr>
          <w:spacing w:val="-15"/>
        </w:rPr>
        <w:t xml:space="preserve"> </w:t>
      </w:r>
      <w:r w:rsidRPr="004F273E">
        <w:t>1991</w:t>
      </w:r>
      <w:r w:rsidRPr="004F273E">
        <w:rPr>
          <w:spacing w:val="-15"/>
        </w:rPr>
        <w:t xml:space="preserve"> </w:t>
      </w:r>
      <w:r w:rsidRPr="004F273E">
        <w:t>and</w:t>
      </w:r>
      <w:r w:rsidRPr="004F273E">
        <w:rPr>
          <w:spacing w:val="-15"/>
        </w:rPr>
        <w:t xml:space="preserve"> </w:t>
      </w:r>
      <w:r w:rsidRPr="004F273E">
        <w:t>2006—over</w:t>
      </w:r>
      <w:r w:rsidRPr="004F273E">
        <w:rPr>
          <w:spacing w:val="-15"/>
        </w:rPr>
        <w:t xml:space="preserve"> </w:t>
      </w:r>
      <w:del w:id="485" w:author="Editor" w:date="2026-09-10T09:28:00Z">
        <w:r w:rsidRPr="004F273E" w:rsidDel="00B10139">
          <w:delText>three</w:delText>
        </w:r>
        <w:r w:rsidRPr="004F273E" w:rsidDel="00B10139">
          <w:rPr>
            <w:spacing w:val="-15"/>
          </w:rPr>
          <w:delText xml:space="preserve"> </w:delText>
        </w:r>
      </w:del>
      <w:ins w:id="486" w:author="Editor" w:date="2026-09-10T09:28:00Z">
        <w:r w:rsidR="00B10139" w:rsidRPr="004F273E">
          <w:t>3</w:t>
        </w:r>
        <w:r w:rsidR="00B10139" w:rsidRPr="004F273E">
          <w:rPr>
            <w:spacing w:val="-15"/>
          </w:rPr>
          <w:t xml:space="preserve"> </w:t>
        </w:r>
      </w:ins>
      <w:r w:rsidRPr="004F273E">
        <w:t>million</w:t>
      </w:r>
      <w:r w:rsidRPr="004F273E">
        <w:rPr>
          <w:spacing w:val="-15"/>
        </w:rPr>
        <w:t xml:space="preserve"> </w:t>
      </w:r>
      <w:r w:rsidRPr="004F273E">
        <w:t>records.</w:t>
      </w:r>
      <w:r w:rsidRPr="004F273E">
        <w:rPr>
          <w:spacing w:val="-15"/>
        </w:rPr>
        <w:t xml:space="preserve"> </w:t>
      </w:r>
      <w:r w:rsidRPr="004F273E">
        <w:t>The</w:t>
      </w:r>
      <w:r w:rsidRPr="004F273E">
        <w:rPr>
          <w:spacing w:val="-15"/>
        </w:rPr>
        <w:t xml:space="preserve"> </w:t>
      </w:r>
      <w:r w:rsidRPr="004F273E">
        <w:t>data</w:t>
      </w:r>
      <w:r w:rsidRPr="004F273E">
        <w:rPr>
          <w:spacing w:val="-15"/>
        </w:rPr>
        <w:t xml:space="preserve"> </w:t>
      </w:r>
      <w:r w:rsidRPr="004F273E">
        <w:t>include</w:t>
      </w:r>
      <w:r w:rsidRPr="004F273E">
        <w:rPr>
          <w:spacing w:val="-15"/>
        </w:rPr>
        <w:t xml:space="preserve"> </w:t>
      </w:r>
      <w:r w:rsidRPr="004F273E">
        <w:t xml:space="preserve">cause of death, birth year, sex, and the residence of the deceased, which </w:t>
      </w:r>
      <w:del w:id="487" w:author="Editor" w:date="2026-09-10T09:28:00Z">
        <w:r w:rsidRPr="004F273E" w:rsidDel="00B10139">
          <w:delText>we use</w:delText>
        </w:r>
      </w:del>
      <w:ins w:id="488" w:author="Editor" w:date="2026-09-10T09:28:00Z">
        <w:r w:rsidR="00B10139" w:rsidRPr="004F273E">
          <w:t>are</w:t>
        </w:r>
      </w:ins>
      <w:ins w:id="489" w:author="Editor" w:date="2026-09-10T09:29:00Z">
        <w:r w:rsidR="00B10139" w:rsidRPr="004F273E">
          <w:t xml:space="preserve"> used</w:t>
        </w:r>
      </w:ins>
      <w:r w:rsidRPr="004F273E">
        <w:t xml:space="preserve"> to</w:t>
      </w:r>
      <w:r>
        <w:t xml:space="preserve"> link to </w:t>
      </w:r>
      <w:r>
        <w:lastRenderedPageBreak/>
        <w:t>population denominators and program variables.</w:t>
      </w:r>
      <w:r>
        <w:rPr>
          <w:spacing w:val="40"/>
        </w:rPr>
        <w:t xml:space="preserve"> </w:t>
      </w:r>
      <w:r>
        <w:t xml:space="preserve">All data are publicly available from the Mexican National Institute of Statistics and </w:t>
      </w:r>
      <w:r w:rsidRPr="00462327">
        <w:t>Geography (</w:t>
      </w:r>
      <w:ins w:id="490" w:author="Editor" w:date="2026-09-10T09:29:00Z">
        <w:r w:rsidR="00B10139" w:rsidRPr="004A2FF4">
          <w:rPr>
            <w:i/>
          </w:rPr>
          <w:t>Instituto Nacional de Estadística y Geografía</w:t>
        </w:r>
      </w:ins>
      <w:ins w:id="491" w:author="Editor" w:date="2026-09-12T14:55:00Z">
        <w:r w:rsidR="004F273E">
          <w:rPr>
            <w:i/>
          </w:rPr>
          <w:t xml:space="preserve"> </w:t>
        </w:r>
      </w:ins>
      <w:ins w:id="492" w:author="Editor" w:date="2026-09-10T09:29:00Z">
        <w:r w:rsidR="00B10139">
          <w:rPr>
            <w:i/>
          </w:rPr>
          <w:t xml:space="preserve">- </w:t>
        </w:r>
      </w:ins>
      <w:r w:rsidRPr="00B26B42">
        <w:t>INEGI</w:t>
      </w:r>
      <w:r w:rsidRPr="00462327">
        <w:t>).</w:t>
      </w:r>
      <w:r w:rsidR="008C7539" w:rsidRPr="00462327">
        <w:rPr>
          <w:rStyle w:val="FootnoteReference"/>
        </w:rPr>
        <w:footnoteReference w:id="5"/>
      </w:r>
      <w:r w:rsidR="008C7539" w:rsidRPr="00462327">
        <w:t xml:space="preserve"> </w:t>
      </w:r>
    </w:p>
    <w:p w14:paraId="6059BF4D" w14:textId="77777777" w:rsidR="004F273E" w:rsidRPr="004F273E" w:rsidRDefault="00191F14" w:rsidP="004F273E">
      <w:pPr>
        <w:suppressAutoHyphens/>
        <w:spacing w:before="117" w:line="314" w:lineRule="auto"/>
        <w:ind w:right="718"/>
        <w:jc w:val="both"/>
        <w:rPr>
          <w:ins w:id="493" w:author="Editor" w:date="2026-09-12T14:52:00Z"/>
          <w:b/>
          <w:i/>
          <w:spacing w:val="-2"/>
          <w:sz w:val="24"/>
        </w:rPr>
      </w:pPr>
      <w:r w:rsidRPr="004F273E">
        <w:rPr>
          <w:b/>
          <w:i/>
          <w:spacing w:val="-2"/>
          <w:sz w:val="24"/>
        </w:rPr>
        <w:t>Progresa</w:t>
      </w:r>
      <w:r w:rsidRPr="004F273E">
        <w:rPr>
          <w:b/>
          <w:i/>
          <w:spacing w:val="-7"/>
          <w:sz w:val="24"/>
        </w:rPr>
        <w:t xml:space="preserve"> </w:t>
      </w:r>
      <w:r w:rsidR="00D76DD9" w:rsidRPr="004F273E">
        <w:rPr>
          <w:b/>
          <w:i/>
          <w:spacing w:val="-2"/>
          <w:sz w:val="24"/>
        </w:rPr>
        <w:t>A</w:t>
      </w:r>
      <w:r w:rsidRPr="004F273E">
        <w:rPr>
          <w:b/>
          <w:i/>
          <w:spacing w:val="-2"/>
          <w:sz w:val="24"/>
        </w:rPr>
        <w:t>dministrative</w:t>
      </w:r>
      <w:r w:rsidRPr="004F273E">
        <w:rPr>
          <w:b/>
          <w:i/>
          <w:spacing w:val="-7"/>
          <w:sz w:val="24"/>
        </w:rPr>
        <w:t xml:space="preserve"> </w:t>
      </w:r>
      <w:r w:rsidR="00D76DD9" w:rsidRPr="004F273E">
        <w:rPr>
          <w:b/>
          <w:i/>
          <w:spacing w:val="-2"/>
          <w:sz w:val="24"/>
        </w:rPr>
        <w:t>D</w:t>
      </w:r>
      <w:r w:rsidRPr="004F273E">
        <w:rPr>
          <w:b/>
          <w:i/>
          <w:spacing w:val="-2"/>
          <w:sz w:val="24"/>
        </w:rPr>
        <w:t>ata</w:t>
      </w:r>
    </w:p>
    <w:p w14:paraId="6E0CD545" w14:textId="77777777" w:rsidR="00D76DD9" w:rsidDel="00B10139" w:rsidRDefault="00191F14" w:rsidP="004F273E">
      <w:pPr>
        <w:suppressAutoHyphens/>
        <w:spacing w:before="117" w:line="314" w:lineRule="auto"/>
        <w:ind w:right="718"/>
        <w:jc w:val="both"/>
        <w:rPr>
          <w:del w:id="494" w:author="Editor" w:date="2026-09-10T09:29:00Z"/>
          <w:b/>
          <w:spacing w:val="16"/>
          <w:sz w:val="24"/>
        </w:rPr>
      </w:pPr>
      <w:del w:id="495" w:author="Editor" w:date="2026-09-10T09:29:00Z">
        <w:r w:rsidDel="00B10139">
          <w:rPr>
            <w:b/>
            <w:spacing w:val="16"/>
            <w:sz w:val="24"/>
          </w:rPr>
          <w:delText xml:space="preserve"> </w:delText>
        </w:r>
      </w:del>
    </w:p>
    <w:p w14:paraId="7D5EB245" w14:textId="77777777" w:rsidR="006F1B3D" w:rsidRDefault="00191F14" w:rsidP="004F273E">
      <w:pPr>
        <w:suppressAutoHyphens/>
        <w:spacing w:before="117" w:line="314" w:lineRule="auto"/>
        <w:ind w:right="718"/>
        <w:jc w:val="both"/>
        <w:rPr>
          <w:sz w:val="24"/>
        </w:rPr>
      </w:pPr>
      <w:del w:id="496" w:author="Editor" w:date="2026-09-10T09:31:00Z">
        <w:r w:rsidDel="00B10139">
          <w:rPr>
            <w:spacing w:val="-2"/>
            <w:sz w:val="24"/>
          </w:rPr>
          <w:delText>We</w:delText>
        </w:r>
        <w:r w:rsidDel="00B10139">
          <w:rPr>
            <w:spacing w:val="-7"/>
            <w:sz w:val="24"/>
          </w:rPr>
          <w:delText xml:space="preserve"> </w:delText>
        </w:r>
        <w:r w:rsidDel="00B10139">
          <w:rPr>
            <w:spacing w:val="-2"/>
            <w:sz w:val="24"/>
          </w:rPr>
          <w:delText>obtain</w:delText>
        </w:r>
        <w:r w:rsidDel="00B10139">
          <w:rPr>
            <w:spacing w:val="-7"/>
            <w:sz w:val="24"/>
          </w:rPr>
          <w:delText xml:space="preserve"> </w:delText>
        </w:r>
        <w:r w:rsidDel="00B10139">
          <w:rPr>
            <w:spacing w:val="-2"/>
            <w:sz w:val="24"/>
          </w:rPr>
          <w:delText>e</w:delText>
        </w:r>
      </w:del>
      <w:ins w:id="497" w:author="Editor" w:date="2026-09-10T09:31:00Z">
        <w:r w:rsidR="00B10139">
          <w:rPr>
            <w:spacing w:val="-2"/>
            <w:sz w:val="24"/>
          </w:rPr>
          <w:t>E</w:t>
        </w:r>
      </w:ins>
      <w:r>
        <w:rPr>
          <w:spacing w:val="-2"/>
          <w:sz w:val="24"/>
        </w:rPr>
        <w:t>nd-of-year</w:t>
      </w:r>
      <w:r>
        <w:rPr>
          <w:spacing w:val="-7"/>
          <w:sz w:val="24"/>
        </w:rPr>
        <w:t xml:space="preserve"> </w:t>
      </w:r>
      <w:r>
        <w:rPr>
          <w:spacing w:val="-2"/>
          <w:sz w:val="24"/>
        </w:rPr>
        <w:t>total</w:t>
      </w:r>
      <w:r>
        <w:rPr>
          <w:spacing w:val="-7"/>
          <w:sz w:val="24"/>
        </w:rPr>
        <w:t xml:space="preserve"> </w:t>
      </w:r>
      <w:r>
        <w:rPr>
          <w:spacing w:val="-2"/>
          <w:sz w:val="24"/>
        </w:rPr>
        <w:t>counts</w:t>
      </w:r>
      <w:r>
        <w:rPr>
          <w:spacing w:val="-7"/>
          <w:sz w:val="24"/>
        </w:rPr>
        <w:t xml:space="preserve"> </w:t>
      </w:r>
      <w:r>
        <w:rPr>
          <w:spacing w:val="-2"/>
          <w:sz w:val="24"/>
        </w:rPr>
        <w:t>of</w:t>
      </w:r>
      <w:r>
        <w:rPr>
          <w:spacing w:val="-7"/>
          <w:sz w:val="24"/>
        </w:rPr>
        <w:t xml:space="preserve"> </w:t>
      </w:r>
      <w:r>
        <w:rPr>
          <w:spacing w:val="-2"/>
          <w:sz w:val="24"/>
        </w:rPr>
        <w:t>enrolled</w:t>
      </w:r>
      <w:r>
        <w:rPr>
          <w:spacing w:val="-7"/>
          <w:sz w:val="24"/>
        </w:rPr>
        <w:t xml:space="preserve"> </w:t>
      </w:r>
      <w:r w:rsidRPr="000724F4">
        <w:rPr>
          <w:spacing w:val="-2"/>
          <w:sz w:val="24"/>
        </w:rPr>
        <w:t>Progresa</w:t>
      </w:r>
      <w:r>
        <w:rPr>
          <w:i/>
          <w:spacing w:val="-7"/>
          <w:sz w:val="24"/>
        </w:rPr>
        <w:t xml:space="preserve"> </w:t>
      </w:r>
      <w:r>
        <w:rPr>
          <w:spacing w:val="-2"/>
          <w:sz w:val="24"/>
        </w:rPr>
        <w:t>house</w:t>
      </w:r>
      <w:r>
        <w:rPr>
          <w:sz w:val="24"/>
        </w:rPr>
        <w:t>holds</w:t>
      </w:r>
      <w:r>
        <w:rPr>
          <w:spacing w:val="-5"/>
          <w:sz w:val="24"/>
        </w:rPr>
        <w:t xml:space="preserve"> </w:t>
      </w:r>
      <w:ins w:id="498" w:author="Editor" w:date="2026-09-10T09:31:00Z">
        <w:r w:rsidR="00B10139">
          <w:rPr>
            <w:spacing w:val="-5"/>
            <w:sz w:val="24"/>
          </w:rPr>
          <w:t xml:space="preserve">are obtained </w:t>
        </w:r>
      </w:ins>
      <w:r>
        <w:rPr>
          <w:sz w:val="24"/>
        </w:rPr>
        <w:t>from</w:t>
      </w:r>
      <w:r>
        <w:rPr>
          <w:spacing w:val="-4"/>
          <w:sz w:val="24"/>
        </w:rPr>
        <w:t xml:space="preserve"> </w:t>
      </w:r>
      <w:r>
        <w:rPr>
          <w:sz w:val="24"/>
        </w:rPr>
        <w:t>administrative</w:t>
      </w:r>
      <w:r>
        <w:rPr>
          <w:spacing w:val="-5"/>
          <w:sz w:val="24"/>
        </w:rPr>
        <w:t xml:space="preserve"> </w:t>
      </w:r>
      <w:r>
        <w:rPr>
          <w:sz w:val="24"/>
        </w:rPr>
        <w:t>records,</w:t>
      </w:r>
      <w:r>
        <w:rPr>
          <w:spacing w:val="-4"/>
          <w:sz w:val="24"/>
        </w:rPr>
        <w:t xml:space="preserve"> </w:t>
      </w:r>
      <w:r>
        <w:rPr>
          <w:sz w:val="24"/>
        </w:rPr>
        <w:t>which</w:t>
      </w:r>
      <w:r>
        <w:rPr>
          <w:spacing w:val="-4"/>
          <w:sz w:val="24"/>
        </w:rPr>
        <w:t xml:space="preserve"> </w:t>
      </w:r>
      <w:del w:id="499" w:author="Editor" w:date="2026-09-10T09:31:00Z">
        <w:r w:rsidDel="00B10139">
          <w:rPr>
            <w:sz w:val="24"/>
          </w:rPr>
          <w:delText>we</w:delText>
        </w:r>
        <w:r w:rsidDel="00B10139">
          <w:rPr>
            <w:spacing w:val="-5"/>
            <w:sz w:val="24"/>
          </w:rPr>
          <w:delText xml:space="preserve"> </w:delText>
        </w:r>
      </w:del>
      <w:ins w:id="500" w:author="Editor" w:date="2026-09-10T09:31:00Z">
        <w:r w:rsidR="00B10139">
          <w:rPr>
            <w:sz w:val="24"/>
          </w:rPr>
          <w:t>are</w:t>
        </w:r>
        <w:r w:rsidR="00B10139">
          <w:rPr>
            <w:spacing w:val="-5"/>
            <w:sz w:val="24"/>
          </w:rPr>
          <w:t xml:space="preserve"> </w:t>
        </w:r>
      </w:ins>
      <w:r>
        <w:rPr>
          <w:sz w:val="24"/>
        </w:rPr>
        <w:t>use</w:t>
      </w:r>
      <w:ins w:id="501" w:author="Editor" w:date="2026-09-10T09:31:00Z">
        <w:r w:rsidR="00B10139">
          <w:rPr>
            <w:sz w:val="24"/>
          </w:rPr>
          <w:t>d</w:t>
        </w:r>
      </w:ins>
      <w:r>
        <w:rPr>
          <w:spacing w:val="-4"/>
          <w:sz w:val="24"/>
        </w:rPr>
        <w:t xml:space="preserve"> </w:t>
      </w:r>
      <w:r>
        <w:rPr>
          <w:sz w:val="24"/>
        </w:rPr>
        <w:t>as</w:t>
      </w:r>
      <w:r>
        <w:rPr>
          <w:spacing w:val="-5"/>
          <w:sz w:val="24"/>
        </w:rPr>
        <w:t xml:space="preserve"> </w:t>
      </w:r>
      <w:r>
        <w:rPr>
          <w:sz w:val="24"/>
        </w:rPr>
        <w:t>the</w:t>
      </w:r>
      <w:r>
        <w:rPr>
          <w:spacing w:val="-4"/>
          <w:sz w:val="24"/>
        </w:rPr>
        <w:t xml:space="preserve"> </w:t>
      </w:r>
      <w:r>
        <w:rPr>
          <w:sz w:val="24"/>
        </w:rPr>
        <w:t>numerator</w:t>
      </w:r>
      <w:r>
        <w:rPr>
          <w:spacing w:val="-5"/>
          <w:sz w:val="24"/>
        </w:rPr>
        <w:t xml:space="preserve"> </w:t>
      </w:r>
      <w:r>
        <w:rPr>
          <w:sz w:val="24"/>
        </w:rPr>
        <w:t>to</w:t>
      </w:r>
      <w:r>
        <w:rPr>
          <w:spacing w:val="-4"/>
          <w:sz w:val="24"/>
        </w:rPr>
        <w:t xml:space="preserve"> </w:t>
      </w:r>
      <w:r>
        <w:rPr>
          <w:sz w:val="24"/>
        </w:rPr>
        <w:t>construct</w:t>
      </w:r>
      <w:r>
        <w:rPr>
          <w:spacing w:val="-5"/>
          <w:sz w:val="24"/>
        </w:rPr>
        <w:t xml:space="preserve"> </w:t>
      </w:r>
      <w:del w:id="502" w:author="Editor" w:date="2026-09-10T09:31:00Z">
        <w:r w:rsidDel="00B10139">
          <w:rPr>
            <w:sz w:val="24"/>
          </w:rPr>
          <w:delText>our</w:delText>
        </w:r>
        <w:r w:rsidDel="00B10139">
          <w:rPr>
            <w:spacing w:val="-4"/>
            <w:sz w:val="24"/>
          </w:rPr>
          <w:delText xml:space="preserve"> </w:delText>
        </w:r>
      </w:del>
      <w:ins w:id="503" w:author="Editor" w:date="2026-09-10T09:31:00Z">
        <w:r w:rsidR="00B10139">
          <w:rPr>
            <w:sz w:val="24"/>
          </w:rPr>
          <w:t>the</w:t>
        </w:r>
        <w:r w:rsidR="00B10139">
          <w:rPr>
            <w:spacing w:val="-4"/>
            <w:sz w:val="24"/>
          </w:rPr>
          <w:t xml:space="preserve"> </w:t>
        </w:r>
      </w:ins>
      <w:r>
        <w:rPr>
          <w:sz w:val="24"/>
        </w:rPr>
        <w:t>treatment</w:t>
      </w:r>
      <w:r>
        <w:rPr>
          <w:spacing w:val="-5"/>
          <w:sz w:val="24"/>
        </w:rPr>
        <w:t xml:space="preserve"> </w:t>
      </w:r>
      <w:r>
        <w:rPr>
          <w:sz w:val="24"/>
        </w:rPr>
        <w:t>vari</w:t>
      </w:r>
      <w:r>
        <w:rPr>
          <w:spacing w:val="-2"/>
          <w:sz w:val="24"/>
        </w:rPr>
        <w:t>able.</w:t>
      </w:r>
    </w:p>
    <w:p w14:paraId="34EA0B29" w14:textId="77777777" w:rsidR="004F273E" w:rsidRPr="004F273E" w:rsidRDefault="00191F14" w:rsidP="004F273E">
      <w:pPr>
        <w:pStyle w:val="BodyText"/>
        <w:suppressAutoHyphens/>
        <w:spacing w:before="119" w:line="314" w:lineRule="auto"/>
        <w:ind w:right="718"/>
        <w:jc w:val="both"/>
        <w:rPr>
          <w:ins w:id="504" w:author="Editor" w:date="2026-09-12T14:52:00Z"/>
          <w:b/>
          <w:i/>
        </w:rPr>
      </w:pPr>
      <w:r w:rsidRPr="004F273E">
        <w:rPr>
          <w:b/>
          <w:i/>
        </w:rPr>
        <w:t xml:space="preserve">Population and Household </w:t>
      </w:r>
      <w:r w:rsidR="00D76DD9" w:rsidRPr="004F273E">
        <w:rPr>
          <w:b/>
          <w:i/>
        </w:rPr>
        <w:t>D</w:t>
      </w:r>
      <w:r w:rsidRPr="004F273E">
        <w:rPr>
          <w:b/>
          <w:i/>
        </w:rPr>
        <w:t>ata</w:t>
      </w:r>
      <w:ins w:id="505" w:author="Editor" w:date="2026-09-10T09:30:00Z">
        <w:r w:rsidR="00B10139" w:rsidRPr="004F273E">
          <w:rPr>
            <w:b/>
            <w:i/>
          </w:rPr>
          <w:t xml:space="preserve"> </w:t>
        </w:r>
      </w:ins>
    </w:p>
    <w:p w14:paraId="11BAF4BF" w14:textId="77777777" w:rsidR="00D76DD9" w:rsidDel="00B10139" w:rsidRDefault="00191F14" w:rsidP="004F273E">
      <w:pPr>
        <w:pStyle w:val="BodyText"/>
        <w:suppressAutoHyphens/>
        <w:spacing w:before="119" w:line="314" w:lineRule="auto"/>
        <w:ind w:left="-1" w:right="718"/>
        <w:jc w:val="both"/>
        <w:rPr>
          <w:del w:id="506" w:author="Editor" w:date="2026-09-10T09:30:00Z"/>
          <w:b/>
          <w:spacing w:val="40"/>
        </w:rPr>
      </w:pPr>
      <w:del w:id="507" w:author="Editor" w:date="2026-09-10T09:30:00Z">
        <w:r w:rsidDel="00B10139">
          <w:rPr>
            <w:b/>
            <w:spacing w:val="40"/>
          </w:rPr>
          <w:delText xml:space="preserve"> </w:delText>
        </w:r>
      </w:del>
    </w:p>
    <w:p w14:paraId="4C4BF67D" w14:textId="77777777" w:rsidR="006F1B3D" w:rsidRDefault="00191F14" w:rsidP="004F273E">
      <w:pPr>
        <w:pStyle w:val="BodyText"/>
        <w:suppressAutoHyphens/>
        <w:spacing w:before="119" w:line="314" w:lineRule="auto"/>
        <w:ind w:left="-1" w:right="718"/>
        <w:jc w:val="both"/>
      </w:pPr>
      <w:del w:id="508" w:author="Editor" w:date="2026-09-10T09:31:00Z">
        <w:r w:rsidDel="00EB3DD4">
          <w:delText xml:space="preserve">We linearly interpolate </w:delText>
        </w:r>
      </w:del>
      <w:r>
        <w:t xml:space="preserve">Census data </w:t>
      </w:r>
      <w:ins w:id="509" w:author="Editor" w:date="2026-09-10T09:31:00Z">
        <w:r w:rsidR="00EB3DD4">
          <w:t>for 1</w:t>
        </w:r>
      </w:ins>
      <w:del w:id="510" w:author="Editor" w:date="2026-09-10T09:31:00Z">
        <w:r w:rsidDel="00EB3DD4">
          <w:delText>(1</w:delText>
        </w:r>
      </w:del>
      <w:r>
        <w:t xml:space="preserve">990, 2000, 2005, 2010, </w:t>
      </w:r>
      <w:ins w:id="511" w:author="Editor" w:date="2026-09-10T09:31:00Z">
        <w:r w:rsidR="00EB3DD4">
          <w:t>and</w:t>
        </w:r>
      </w:ins>
      <w:ins w:id="512" w:author="Editor" w:date="2026-09-10T09:32:00Z">
        <w:r w:rsidR="00EB3DD4">
          <w:t xml:space="preserve"> </w:t>
        </w:r>
      </w:ins>
      <w:r>
        <w:t>2020</w:t>
      </w:r>
      <w:del w:id="513" w:author="Editor" w:date="2026-09-12T14:55:00Z">
        <w:r w:rsidDel="004F273E">
          <w:delText>)</w:delText>
        </w:r>
      </w:del>
      <w:r>
        <w:t xml:space="preserve"> on household and population counts</w:t>
      </w:r>
      <w:ins w:id="514" w:author="Editor" w:date="2026-09-10T09:32:00Z">
        <w:r w:rsidR="00EB3DD4">
          <w:t xml:space="preserve"> are linearly interpolated and</w:t>
        </w:r>
      </w:ins>
      <w:del w:id="515" w:author="Editor" w:date="2026-09-10T09:32:00Z">
        <w:r w:rsidDel="00EB3DD4">
          <w:delText>, which we</w:delText>
        </w:r>
      </w:del>
      <w:r>
        <w:t xml:space="preserve"> use</w:t>
      </w:r>
      <w:ins w:id="516" w:author="Editor" w:date="2026-09-10T09:32:00Z">
        <w:r w:rsidR="00EB3DD4">
          <w:t>d</w:t>
        </w:r>
      </w:ins>
      <w:r>
        <w:t xml:space="preserve"> as denominators for mortality rates </w:t>
      </w:r>
      <w:del w:id="517" w:author="Editor" w:date="2026-09-12T14:55:00Z">
        <w:r w:rsidDel="004F273E">
          <w:delText xml:space="preserve">at </w:delText>
        </w:r>
      </w:del>
      <w:del w:id="518" w:author="Editor" w:date="2026-09-10T09:33:00Z">
        <w:r w:rsidDel="00EB3DD4">
          <w:delText xml:space="preserve">the </w:delText>
        </w:r>
      </w:del>
      <w:ins w:id="519" w:author="Editor" w:date="2026-09-10T09:33:00Z">
        <w:r w:rsidR="00EB3DD4">
          <w:t xml:space="preserve">based on </w:t>
        </w:r>
      </w:ins>
      <w:ins w:id="520" w:author="Editor" w:date="2026-09-12T14:56:00Z">
        <w:r w:rsidR="004F273E">
          <w:t xml:space="preserve">the </w:t>
        </w:r>
      </w:ins>
      <w:r>
        <w:t>sex, geography, and age cell and treatment intensity</w:t>
      </w:r>
      <w:ins w:id="521" w:author="Editor" w:date="2026-09-10T09:32:00Z">
        <w:r w:rsidR="00EB3DD4">
          <w:t xml:space="preserve"> </w:t>
        </w:r>
        <w:commentRangeStart w:id="522"/>
        <w:r w:rsidR="00EB3DD4">
          <w:t>levels</w:t>
        </w:r>
      </w:ins>
      <w:commentRangeEnd w:id="522"/>
      <w:ins w:id="523" w:author="Editor" w:date="2026-09-12T14:56:00Z">
        <w:r w:rsidR="004F273E">
          <w:rPr>
            <w:rStyle w:val="CommentReference"/>
            <w:sz w:val="24"/>
            <w:szCs w:val="24"/>
          </w:rPr>
          <w:commentReference w:id="522"/>
        </w:r>
      </w:ins>
      <w:del w:id="524" w:author="Editor" w:date="2026-09-10T09:33:00Z">
        <w:r w:rsidDel="00EB3DD4">
          <w:delText>, respectively</w:delText>
        </w:r>
      </w:del>
      <w:r>
        <w:t>.</w:t>
      </w:r>
    </w:p>
    <w:p w14:paraId="193BEE9B" w14:textId="77777777" w:rsidR="004F273E" w:rsidRPr="004F273E" w:rsidRDefault="00191F14" w:rsidP="004F273E">
      <w:pPr>
        <w:pStyle w:val="BodyText"/>
        <w:suppressAutoHyphens/>
        <w:spacing w:before="118" w:line="314" w:lineRule="auto"/>
        <w:ind w:right="718"/>
        <w:jc w:val="both"/>
        <w:rPr>
          <w:ins w:id="525" w:author="Editor" w:date="2026-09-12T14:53:00Z"/>
          <w:b/>
          <w:i/>
        </w:rPr>
      </w:pPr>
      <w:r w:rsidRPr="004F273E">
        <w:rPr>
          <w:b/>
          <w:i/>
        </w:rPr>
        <w:t xml:space="preserve">Additional </w:t>
      </w:r>
      <w:r w:rsidR="00D76DD9" w:rsidRPr="004F273E">
        <w:rPr>
          <w:b/>
          <w:i/>
        </w:rPr>
        <w:t>C</w:t>
      </w:r>
      <w:r w:rsidRPr="004F273E">
        <w:rPr>
          <w:b/>
          <w:i/>
        </w:rPr>
        <w:t>ontrols</w:t>
      </w:r>
      <w:ins w:id="526" w:author="Editor" w:date="2026-09-10T09:30:00Z">
        <w:r w:rsidR="00B10139" w:rsidRPr="004F273E">
          <w:rPr>
            <w:b/>
            <w:i/>
          </w:rPr>
          <w:t xml:space="preserve"> </w:t>
        </w:r>
      </w:ins>
    </w:p>
    <w:p w14:paraId="2B3D77F1" w14:textId="77777777" w:rsidR="00D76DD9" w:rsidDel="00B10139" w:rsidRDefault="00191F14" w:rsidP="004F273E">
      <w:pPr>
        <w:pStyle w:val="BodyText"/>
        <w:suppressAutoHyphens/>
        <w:spacing w:before="118" w:line="314" w:lineRule="auto"/>
        <w:ind w:right="718"/>
        <w:jc w:val="both"/>
        <w:rPr>
          <w:del w:id="527" w:author="Editor" w:date="2026-09-10T09:30:00Z"/>
          <w:b/>
          <w:spacing w:val="40"/>
        </w:rPr>
      </w:pPr>
      <w:del w:id="528" w:author="Editor" w:date="2026-09-10T09:30:00Z">
        <w:r w:rsidDel="00B10139">
          <w:rPr>
            <w:b/>
            <w:spacing w:val="40"/>
          </w:rPr>
          <w:delText xml:space="preserve"> </w:delText>
        </w:r>
      </w:del>
    </w:p>
    <w:p w14:paraId="702F24E6" w14:textId="77777777" w:rsidR="006F1B3D" w:rsidRDefault="00D76DD9" w:rsidP="004F273E">
      <w:pPr>
        <w:pStyle w:val="BodyText"/>
        <w:suppressAutoHyphens/>
        <w:spacing w:before="118" w:line="314" w:lineRule="auto"/>
        <w:ind w:right="718"/>
        <w:jc w:val="both"/>
      </w:pPr>
      <w:del w:id="529" w:author="Editor" w:date="2026-09-10T09:34:00Z">
        <w:r w:rsidDel="00EB3DD4">
          <w:delText>W</w:delText>
        </w:r>
        <w:r w:rsidR="00191F14" w:rsidDel="00EB3DD4">
          <w:delText xml:space="preserve">e use the 1990 CONAPO </w:delText>
        </w:r>
      </w:del>
      <w:r w:rsidR="00191F14">
        <w:t xml:space="preserve">Marginalization Index data </w:t>
      </w:r>
      <w:ins w:id="530" w:author="Editor" w:date="2026-09-10T09:34:00Z">
        <w:r w:rsidR="00EB3DD4">
          <w:t xml:space="preserve">for 1990 from Mexico’s National Population Council of Mexico </w:t>
        </w:r>
      </w:ins>
      <w:ins w:id="531" w:author="Editor" w:date="2026-09-10T09:35:00Z">
        <w:r w:rsidR="00EB3DD4">
          <w:t>(</w:t>
        </w:r>
        <w:r w:rsidR="00EB3DD4" w:rsidRPr="004A2FF4">
          <w:rPr>
            <w:i/>
          </w:rPr>
          <w:t xml:space="preserve">Consejo Nacional de Población </w:t>
        </w:r>
      </w:ins>
      <w:ins w:id="532" w:author="Editor" w:date="2026-09-12T14:59:00Z">
        <w:r w:rsidR="004F273E">
          <w:rPr>
            <w:i/>
          </w:rPr>
          <w:t>-</w:t>
        </w:r>
      </w:ins>
      <w:ins w:id="533" w:author="Editor" w:date="2026-09-10T09:34:00Z">
        <w:r w:rsidR="00EB3DD4" w:rsidRPr="004A2FF4">
          <w:rPr>
            <w:i/>
          </w:rPr>
          <w:t xml:space="preserve"> </w:t>
        </w:r>
        <w:r w:rsidR="00EB3DD4" w:rsidRPr="0010201A">
          <w:t>CON</w:t>
        </w:r>
      </w:ins>
      <w:ins w:id="534" w:author="Editor" w:date="2026-09-10T09:35:00Z">
        <w:r w:rsidR="00EB3DD4" w:rsidRPr="0010201A">
          <w:t>APO</w:t>
        </w:r>
        <w:r w:rsidR="00EB3DD4">
          <w:t>)</w:t>
        </w:r>
      </w:ins>
      <w:del w:id="535" w:author="Editor" w:date="2026-09-10T09:35:00Z">
        <w:r w:rsidR="00191F14" w:rsidDel="00EB3DD4">
          <w:delText>t</w:delText>
        </w:r>
      </w:del>
      <w:ins w:id="536" w:author="Editor" w:date="2026-09-10T09:35:00Z">
        <w:r w:rsidR="00EB3DD4">
          <w:t xml:space="preserve"> are used t</w:t>
        </w:r>
      </w:ins>
      <w:r w:rsidR="00191F14">
        <w:t>o restrict the sample to highly marginalized areas, and to implement robustness checks across socioeconomic strata</w:t>
      </w:r>
      <w:r w:rsidR="00191F14">
        <w:rPr>
          <w:spacing w:val="-2"/>
        </w:rPr>
        <w:t xml:space="preserve"> </w:t>
      </w:r>
      <w:r w:rsidR="00191F14">
        <w:t>trends.</w:t>
      </w:r>
      <w:r w:rsidR="00191F14">
        <w:rPr>
          <w:spacing w:val="25"/>
        </w:rPr>
        <w:t xml:space="preserve"> </w:t>
      </w:r>
      <w:r w:rsidR="00191F14">
        <w:t>The</w:t>
      </w:r>
      <w:r w:rsidR="00191F14">
        <w:rPr>
          <w:spacing w:val="-2"/>
        </w:rPr>
        <w:t xml:space="preserve"> </w:t>
      </w:r>
      <w:r w:rsidR="00191F14">
        <w:t>Marginalization</w:t>
      </w:r>
      <w:r w:rsidR="00191F14">
        <w:rPr>
          <w:spacing w:val="-2"/>
        </w:rPr>
        <w:t xml:space="preserve"> </w:t>
      </w:r>
      <w:r w:rsidR="00191F14">
        <w:t>Index</w:t>
      </w:r>
      <w:r w:rsidR="00191F14">
        <w:rPr>
          <w:spacing w:val="-2"/>
        </w:rPr>
        <w:t xml:space="preserve"> </w:t>
      </w:r>
      <w:r w:rsidR="00191F14">
        <w:t>classifies</w:t>
      </w:r>
      <w:r w:rsidR="00191F14">
        <w:rPr>
          <w:spacing w:val="-2"/>
        </w:rPr>
        <w:t xml:space="preserve"> </w:t>
      </w:r>
      <w:r w:rsidR="00191F14">
        <w:t>all</w:t>
      </w:r>
      <w:r w:rsidR="00191F14">
        <w:rPr>
          <w:spacing w:val="-2"/>
        </w:rPr>
        <w:t xml:space="preserve"> </w:t>
      </w:r>
      <w:r w:rsidR="00191F14">
        <w:t>Mexican</w:t>
      </w:r>
      <w:r w:rsidR="00191F14">
        <w:rPr>
          <w:spacing w:val="-2"/>
        </w:rPr>
        <w:t xml:space="preserve"> </w:t>
      </w:r>
      <w:r w:rsidR="00191F14">
        <w:t>municipalities</w:t>
      </w:r>
      <w:r w:rsidR="00191F14">
        <w:rPr>
          <w:spacing w:val="-2"/>
        </w:rPr>
        <w:t xml:space="preserve"> </w:t>
      </w:r>
      <w:r w:rsidR="00191F14">
        <w:t>into</w:t>
      </w:r>
      <w:r w:rsidR="00191F14">
        <w:rPr>
          <w:spacing w:val="-2"/>
        </w:rPr>
        <w:t xml:space="preserve"> </w:t>
      </w:r>
      <w:r w:rsidR="00191F14">
        <w:t>five</w:t>
      </w:r>
      <w:r w:rsidR="00191F14">
        <w:rPr>
          <w:spacing w:val="-2"/>
        </w:rPr>
        <w:t xml:space="preserve"> </w:t>
      </w:r>
      <w:r w:rsidR="00191F14">
        <w:t>categories based</w:t>
      </w:r>
      <w:r w:rsidR="00191F14">
        <w:rPr>
          <w:spacing w:val="-5"/>
        </w:rPr>
        <w:t xml:space="preserve"> </w:t>
      </w:r>
      <w:r w:rsidR="00191F14">
        <w:t>on</w:t>
      </w:r>
      <w:r w:rsidR="00191F14">
        <w:rPr>
          <w:spacing w:val="-5"/>
        </w:rPr>
        <w:t xml:space="preserve"> </w:t>
      </w:r>
      <w:r w:rsidR="00191F14">
        <w:t>household</w:t>
      </w:r>
      <w:r w:rsidR="00191F14">
        <w:rPr>
          <w:spacing w:val="-5"/>
        </w:rPr>
        <w:t xml:space="preserve"> </w:t>
      </w:r>
      <w:r w:rsidR="00191F14">
        <w:t>poverty</w:t>
      </w:r>
      <w:r w:rsidR="00191F14">
        <w:rPr>
          <w:spacing w:val="-5"/>
        </w:rPr>
        <w:t xml:space="preserve"> </w:t>
      </w:r>
      <w:r w:rsidR="00191F14">
        <w:t>indicators,</w:t>
      </w:r>
      <w:r w:rsidR="00191F14">
        <w:rPr>
          <w:spacing w:val="-4"/>
        </w:rPr>
        <w:t xml:space="preserve"> </w:t>
      </w:r>
      <w:r w:rsidR="00191F14">
        <w:t>including</w:t>
      </w:r>
      <w:r w:rsidR="00191F14">
        <w:rPr>
          <w:spacing w:val="-5"/>
        </w:rPr>
        <w:t xml:space="preserve"> </w:t>
      </w:r>
      <w:r w:rsidR="00191F14">
        <w:t>dirt</w:t>
      </w:r>
      <w:r w:rsidR="00191F14">
        <w:rPr>
          <w:spacing w:val="-5"/>
        </w:rPr>
        <w:t xml:space="preserve"> </w:t>
      </w:r>
      <w:r w:rsidR="00191F14">
        <w:t>floors,</w:t>
      </w:r>
      <w:r w:rsidR="00191F14">
        <w:rPr>
          <w:spacing w:val="-4"/>
        </w:rPr>
        <w:t xml:space="preserve"> </w:t>
      </w:r>
      <w:r w:rsidR="00191F14">
        <w:t>crowding,</w:t>
      </w:r>
      <w:r w:rsidR="00191F14">
        <w:rPr>
          <w:spacing w:val="-4"/>
        </w:rPr>
        <w:t xml:space="preserve"> </w:t>
      </w:r>
      <w:r w:rsidR="00191F14">
        <w:t>illiteracy,</w:t>
      </w:r>
      <w:r w:rsidR="00191F14">
        <w:rPr>
          <w:spacing w:val="-4"/>
        </w:rPr>
        <w:t xml:space="preserve"> </w:t>
      </w:r>
      <w:r w:rsidR="00191F14">
        <w:t>and</w:t>
      </w:r>
      <w:r w:rsidR="00191F14">
        <w:rPr>
          <w:spacing w:val="-5"/>
        </w:rPr>
        <w:t xml:space="preserve"> </w:t>
      </w:r>
      <w:r w:rsidR="00191F14">
        <w:t>lack</w:t>
      </w:r>
      <w:r w:rsidR="00191F14">
        <w:rPr>
          <w:spacing w:val="-5"/>
        </w:rPr>
        <w:t xml:space="preserve"> </w:t>
      </w:r>
      <w:r w:rsidR="00191F14">
        <w:t>of</w:t>
      </w:r>
      <w:r w:rsidR="00191F14">
        <w:rPr>
          <w:spacing w:val="-5"/>
        </w:rPr>
        <w:t xml:space="preserve"> </w:t>
      </w:r>
      <w:r w:rsidR="00191F14">
        <w:t>sanitation infrastructure.</w:t>
      </w:r>
      <w:r w:rsidR="00191F14">
        <w:rPr>
          <w:spacing w:val="40"/>
        </w:rPr>
        <w:t xml:space="preserve"> </w:t>
      </w:r>
      <w:del w:id="537" w:author="Editor" w:date="2026-09-10T09:36:00Z">
        <w:r w:rsidR="00191F14" w:rsidDel="00EB3DD4">
          <w:delText>We also use e</w:delText>
        </w:r>
      </w:del>
      <w:ins w:id="538" w:author="Editor" w:date="2026-09-10T09:36:00Z">
        <w:r w:rsidR="00EB3DD4">
          <w:t>E</w:t>
        </w:r>
      </w:ins>
      <w:r w:rsidR="00191F14">
        <w:t xml:space="preserve">nrollment data on </w:t>
      </w:r>
      <w:r w:rsidR="00191F14">
        <w:rPr>
          <w:i/>
        </w:rPr>
        <w:t>Seguro Popular</w:t>
      </w:r>
      <w:r w:rsidR="00191F14">
        <w:t>, Mexico’s public health insurance</w:t>
      </w:r>
      <w:r w:rsidR="00191F14">
        <w:rPr>
          <w:spacing w:val="-7"/>
        </w:rPr>
        <w:t xml:space="preserve"> </w:t>
      </w:r>
      <w:r w:rsidR="00191F14">
        <w:t>program</w:t>
      </w:r>
      <w:r w:rsidR="00191F14">
        <w:rPr>
          <w:spacing w:val="-7"/>
        </w:rPr>
        <w:t xml:space="preserve"> </w:t>
      </w:r>
      <w:r w:rsidR="00191F14">
        <w:t>for</w:t>
      </w:r>
      <w:r w:rsidR="00191F14">
        <w:rPr>
          <w:spacing w:val="-7"/>
        </w:rPr>
        <w:t xml:space="preserve"> </w:t>
      </w:r>
      <w:r w:rsidR="00191F14">
        <w:t>informal</w:t>
      </w:r>
      <w:ins w:id="539" w:author="Editor" w:date="2026-09-12T15:00:00Z">
        <w:r w:rsidR="004F273E">
          <w:t xml:space="preserve"> </w:t>
        </w:r>
      </w:ins>
      <w:del w:id="540" w:author="Editor" w:date="2026-09-12T15:00:00Z">
        <w:r w:rsidR="00191F14" w:rsidDel="004F273E">
          <w:delText>-</w:delText>
        </w:r>
      </w:del>
      <w:r w:rsidR="00191F14">
        <w:t>sector</w:t>
      </w:r>
      <w:r w:rsidR="00191F14">
        <w:rPr>
          <w:spacing w:val="-8"/>
        </w:rPr>
        <w:t xml:space="preserve"> </w:t>
      </w:r>
      <w:r w:rsidR="00191F14">
        <w:t>workers,</w:t>
      </w:r>
      <w:ins w:id="541" w:author="Editor" w:date="2026-09-10T09:36:00Z">
        <w:r w:rsidR="00EB3DD4">
          <w:t xml:space="preserve"> are also used</w:t>
        </w:r>
      </w:ins>
      <w:r w:rsidR="00191F14">
        <w:rPr>
          <w:spacing w:val="-7"/>
        </w:rPr>
        <w:t xml:space="preserve"> </w:t>
      </w:r>
      <w:r w:rsidR="00191F14">
        <w:t>to</w:t>
      </w:r>
      <w:r w:rsidR="00191F14">
        <w:rPr>
          <w:spacing w:val="-7"/>
        </w:rPr>
        <w:t xml:space="preserve"> </w:t>
      </w:r>
      <w:r w:rsidR="00191F14">
        <w:t>address</w:t>
      </w:r>
      <w:r w:rsidR="00191F14">
        <w:rPr>
          <w:spacing w:val="-7"/>
        </w:rPr>
        <w:t xml:space="preserve"> </w:t>
      </w:r>
      <w:r w:rsidR="00191F14">
        <w:t>potential</w:t>
      </w:r>
      <w:r w:rsidR="00191F14">
        <w:rPr>
          <w:spacing w:val="-8"/>
        </w:rPr>
        <w:t xml:space="preserve"> </w:t>
      </w:r>
      <w:r w:rsidR="00191F14">
        <w:t>omitted</w:t>
      </w:r>
      <w:r w:rsidR="00191F14">
        <w:rPr>
          <w:spacing w:val="-7"/>
        </w:rPr>
        <w:t xml:space="preserve"> </w:t>
      </w:r>
      <w:r w:rsidR="00191F14">
        <w:t>variable</w:t>
      </w:r>
      <w:r w:rsidR="00191F14">
        <w:rPr>
          <w:spacing w:val="-7"/>
        </w:rPr>
        <w:t xml:space="preserve"> </w:t>
      </w:r>
      <w:r w:rsidR="00191F14">
        <w:t xml:space="preserve">confounding in estimates of </w:t>
      </w:r>
      <w:r w:rsidR="00191F14" w:rsidRPr="000724F4">
        <w:t>Progresa</w:t>
      </w:r>
      <w:r w:rsidR="00191F14">
        <w:t>’s mortality e</w:t>
      </w:r>
      <w:ins w:id="542" w:author="Editor" w:date="2026-09-08T18:06:00Z">
        <w:r w:rsidR="00D048B7" w:rsidRPr="00DB5B07">
          <w:t>ff</w:t>
        </w:r>
      </w:ins>
      <w:del w:id="543" w:author="Editor" w:date="2026-09-08T18:06:00Z">
        <w:r w:rsidR="00191F14" w:rsidDel="00D048B7">
          <w:rPr>
            <w:rFonts w:ascii="Arial MT" w:hAnsi="Arial MT"/>
          </w:rPr>
          <w:delText>ff</w:delText>
        </w:r>
      </w:del>
      <w:r w:rsidR="00191F14">
        <w:t>ects.</w:t>
      </w:r>
      <w:r w:rsidR="008C7539">
        <w:rPr>
          <w:rStyle w:val="FootnoteReference"/>
        </w:rPr>
        <w:footnoteReference w:id="6"/>
      </w:r>
      <w:r w:rsidR="008C7539">
        <w:t xml:space="preserve"> </w:t>
      </w:r>
    </w:p>
    <w:p w14:paraId="5BA78F47" w14:textId="77777777" w:rsidR="004F273E" w:rsidRPr="004F273E" w:rsidRDefault="00191F14" w:rsidP="004F273E">
      <w:pPr>
        <w:suppressAutoHyphens/>
        <w:spacing w:before="116" w:line="314" w:lineRule="auto"/>
        <w:ind w:right="677"/>
        <w:jc w:val="both"/>
        <w:rPr>
          <w:ins w:id="562" w:author="Editor" w:date="2026-09-12T14:53:00Z"/>
          <w:b/>
          <w:i/>
          <w:sz w:val="24"/>
        </w:rPr>
      </w:pPr>
      <w:r w:rsidRPr="004F273E">
        <w:rPr>
          <w:b/>
          <w:i/>
          <w:sz w:val="24"/>
        </w:rPr>
        <w:t>Progresa</w:t>
      </w:r>
      <w:r w:rsidRPr="004F273E">
        <w:rPr>
          <w:b/>
          <w:i/>
          <w:spacing w:val="-11"/>
          <w:sz w:val="24"/>
        </w:rPr>
        <w:t xml:space="preserve"> </w:t>
      </w:r>
      <w:r w:rsidR="00D76DD9" w:rsidRPr="004F273E">
        <w:rPr>
          <w:b/>
          <w:i/>
          <w:sz w:val="24"/>
        </w:rPr>
        <w:t>E</w:t>
      </w:r>
      <w:r w:rsidRPr="004F273E">
        <w:rPr>
          <w:b/>
          <w:i/>
          <w:sz w:val="24"/>
        </w:rPr>
        <w:t>xperimental</w:t>
      </w:r>
      <w:r w:rsidRPr="004F273E">
        <w:rPr>
          <w:b/>
          <w:i/>
          <w:spacing w:val="-10"/>
          <w:sz w:val="24"/>
        </w:rPr>
        <w:t xml:space="preserve"> </w:t>
      </w:r>
      <w:r w:rsidR="00D76DD9" w:rsidRPr="004F273E">
        <w:rPr>
          <w:b/>
          <w:i/>
          <w:sz w:val="24"/>
        </w:rPr>
        <w:t>S</w:t>
      </w:r>
      <w:r w:rsidRPr="004F273E">
        <w:rPr>
          <w:b/>
          <w:i/>
          <w:sz w:val="24"/>
        </w:rPr>
        <w:t>urvey</w:t>
      </w:r>
      <w:r w:rsidRPr="004F273E">
        <w:rPr>
          <w:b/>
          <w:i/>
          <w:spacing w:val="-11"/>
          <w:sz w:val="24"/>
        </w:rPr>
        <w:t xml:space="preserve"> </w:t>
      </w:r>
      <w:r w:rsidR="00D76DD9" w:rsidRPr="004F273E">
        <w:rPr>
          <w:b/>
          <w:i/>
          <w:sz w:val="24"/>
        </w:rPr>
        <w:t>D</w:t>
      </w:r>
      <w:r w:rsidRPr="004F273E">
        <w:rPr>
          <w:b/>
          <w:i/>
          <w:sz w:val="24"/>
        </w:rPr>
        <w:t>ata</w:t>
      </w:r>
      <w:ins w:id="563" w:author="Editor" w:date="2026-09-10T09:30:00Z">
        <w:r w:rsidR="00B10139" w:rsidRPr="004F273E">
          <w:rPr>
            <w:b/>
            <w:i/>
            <w:sz w:val="24"/>
          </w:rPr>
          <w:t xml:space="preserve"> </w:t>
        </w:r>
      </w:ins>
    </w:p>
    <w:p w14:paraId="46307D38" w14:textId="77777777" w:rsidR="00D76DD9" w:rsidRPr="00462327" w:rsidDel="00B10139" w:rsidRDefault="00191F14" w:rsidP="004F273E">
      <w:pPr>
        <w:suppressAutoHyphens/>
        <w:spacing w:before="116" w:line="314" w:lineRule="auto"/>
        <w:ind w:right="677"/>
        <w:jc w:val="both"/>
        <w:rPr>
          <w:del w:id="564" w:author="Editor" w:date="2026-09-10T09:30:00Z"/>
          <w:b/>
          <w:spacing w:val="2"/>
          <w:sz w:val="24"/>
          <w:szCs w:val="24"/>
        </w:rPr>
      </w:pPr>
      <w:del w:id="565" w:author="Editor" w:date="2026-09-10T09:30:00Z">
        <w:r w:rsidRPr="00462327" w:rsidDel="00B10139">
          <w:rPr>
            <w:b/>
            <w:spacing w:val="2"/>
            <w:sz w:val="24"/>
            <w:szCs w:val="24"/>
          </w:rPr>
          <w:delText xml:space="preserve"> </w:delText>
        </w:r>
      </w:del>
    </w:p>
    <w:p w14:paraId="4D40B2CC" w14:textId="77777777" w:rsidR="006F1B3D" w:rsidRPr="004A2FF4" w:rsidRDefault="00191F14" w:rsidP="004F273E">
      <w:pPr>
        <w:suppressAutoHyphens/>
        <w:spacing w:before="116" w:line="314" w:lineRule="auto"/>
        <w:ind w:right="677"/>
        <w:jc w:val="both"/>
        <w:rPr>
          <w:sz w:val="24"/>
          <w:szCs w:val="24"/>
        </w:rPr>
      </w:pPr>
      <w:r w:rsidRPr="00462327">
        <w:rPr>
          <w:sz w:val="24"/>
          <w:szCs w:val="24"/>
        </w:rPr>
        <w:t>To</w:t>
      </w:r>
      <w:r w:rsidRPr="00462327">
        <w:rPr>
          <w:spacing w:val="-11"/>
          <w:sz w:val="24"/>
          <w:szCs w:val="24"/>
        </w:rPr>
        <w:t xml:space="preserve"> </w:t>
      </w:r>
      <w:r w:rsidRPr="00462327">
        <w:rPr>
          <w:sz w:val="24"/>
          <w:szCs w:val="24"/>
        </w:rPr>
        <w:t>examine</w:t>
      </w:r>
      <w:r w:rsidRPr="00462327">
        <w:rPr>
          <w:spacing w:val="-11"/>
          <w:sz w:val="24"/>
          <w:szCs w:val="24"/>
        </w:rPr>
        <w:t xml:space="preserve"> </w:t>
      </w:r>
      <w:r w:rsidRPr="00462327">
        <w:rPr>
          <w:sz w:val="24"/>
          <w:szCs w:val="24"/>
        </w:rPr>
        <w:t>short</w:t>
      </w:r>
      <w:ins w:id="566" w:author="Editor" w:date="2026-09-11T11:56:00Z">
        <w:r w:rsidR="00E0145E">
          <w:rPr>
            <w:sz w:val="24"/>
            <w:szCs w:val="24"/>
          </w:rPr>
          <w:t>-</w:t>
        </w:r>
      </w:ins>
      <w:del w:id="567" w:author="Editor" w:date="2026-09-11T11:55:00Z">
        <w:r w:rsidRPr="00462327" w:rsidDel="00E0145E">
          <w:rPr>
            <w:sz w:val="24"/>
            <w:szCs w:val="24"/>
          </w:rPr>
          <w:delText>-run</w:delText>
        </w:r>
      </w:del>
      <w:ins w:id="568" w:author="Editor" w:date="2026-09-11T11:55:00Z">
        <w:r w:rsidR="00E0145E">
          <w:rPr>
            <w:sz w:val="24"/>
            <w:szCs w:val="24"/>
          </w:rPr>
          <w:t>term</w:t>
        </w:r>
      </w:ins>
      <w:r w:rsidRPr="00462327">
        <w:rPr>
          <w:spacing w:val="-10"/>
          <w:sz w:val="24"/>
          <w:szCs w:val="24"/>
        </w:rPr>
        <w:t xml:space="preserve"> </w:t>
      </w:r>
      <w:commentRangeStart w:id="569"/>
      <w:r w:rsidRPr="00462327">
        <w:rPr>
          <w:sz w:val="24"/>
          <w:szCs w:val="24"/>
        </w:rPr>
        <w:t>mechanisms</w:t>
      </w:r>
      <w:commentRangeEnd w:id="569"/>
      <w:r w:rsidR="004F273E" w:rsidRPr="00462327">
        <w:rPr>
          <w:rStyle w:val="CommentReference"/>
          <w:sz w:val="24"/>
          <w:szCs w:val="24"/>
        </w:rPr>
        <w:commentReference w:id="569"/>
      </w:r>
      <w:r w:rsidRPr="00462327">
        <w:rPr>
          <w:sz w:val="24"/>
          <w:szCs w:val="24"/>
        </w:rPr>
        <w:t>,</w:t>
      </w:r>
      <w:r w:rsidRPr="00462327">
        <w:rPr>
          <w:spacing w:val="-11"/>
          <w:sz w:val="24"/>
          <w:szCs w:val="24"/>
        </w:rPr>
        <w:t xml:space="preserve"> </w:t>
      </w:r>
      <w:ins w:id="570" w:author="Editor" w:date="2026-09-12T15:05:00Z">
        <w:r w:rsidR="00936A64" w:rsidRPr="0010201A">
          <w:rPr>
            <w:sz w:val="24"/>
            <w:szCs w:val="24"/>
          </w:rPr>
          <w:t>the analysis uses</w:t>
        </w:r>
        <w:r w:rsidR="00936A64">
          <w:rPr>
            <w:spacing w:val="-11"/>
            <w:sz w:val="24"/>
            <w:szCs w:val="24"/>
          </w:rPr>
          <w:t xml:space="preserve"> </w:t>
        </w:r>
      </w:ins>
      <w:del w:id="571" w:author="Editor" w:date="2026-09-10T09:37:00Z">
        <w:r w:rsidRPr="000724F4" w:rsidDel="00EB3DD4">
          <w:rPr>
            <w:sz w:val="24"/>
            <w:szCs w:val="24"/>
          </w:rPr>
          <w:delText>we</w:delText>
        </w:r>
        <w:r w:rsidRPr="000724F4" w:rsidDel="00EB3DD4">
          <w:rPr>
            <w:spacing w:val="-10"/>
            <w:sz w:val="24"/>
            <w:szCs w:val="24"/>
          </w:rPr>
          <w:delText xml:space="preserve"> </w:delText>
        </w:r>
        <w:r w:rsidRPr="000724F4" w:rsidDel="00EB3DD4">
          <w:rPr>
            <w:sz w:val="24"/>
            <w:szCs w:val="24"/>
          </w:rPr>
          <w:delText>use</w:delText>
        </w:r>
        <w:r w:rsidRPr="000724F4" w:rsidDel="00EB3DD4">
          <w:rPr>
            <w:spacing w:val="-11"/>
            <w:sz w:val="24"/>
            <w:szCs w:val="24"/>
          </w:rPr>
          <w:delText xml:space="preserve"> </w:delText>
        </w:r>
        <w:r w:rsidRPr="000724F4" w:rsidDel="00EB3DD4">
          <w:rPr>
            <w:sz w:val="24"/>
            <w:szCs w:val="24"/>
          </w:rPr>
          <w:delText>the</w:delText>
        </w:r>
        <w:r w:rsidRPr="000724F4" w:rsidDel="00EB3DD4">
          <w:rPr>
            <w:spacing w:val="-11"/>
            <w:sz w:val="24"/>
            <w:szCs w:val="24"/>
          </w:rPr>
          <w:delText xml:space="preserve"> </w:delText>
        </w:r>
      </w:del>
      <w:r w:rsidRPr="000724F4">
        <w:rPr>
          <w:spacing w:val="-2"/>
          <w:sz w:val="24"/>
          <w:szCs w:val="24"/>
        </w:rPr>
        <w:t>Progresa</w:t>
      </w:r>
      <w:ins w:id="572" w:author="Editor" w:date="2026-09-10T08:54:00Z">
        <w:r w:rsidR="00D261A8" w:rsidRPr="00462327">
          <w:rPr>
            <w:i/>
            <w:spacing w:val="-2"/>
            <w:sz w:val="24"/>
            <w:szCs w:val="24"/>
          </w:rPr>
          <w:t xml:space="preserve"> </w:t>
        </w:r>
      </w:ins>
      <w:r w:rsidRPr="004A2FF4">
        <w:rPr>
          <w:spacing w:val="-2"/>
          <w:sz w:val="24"/>
          <w:szCs w:val="24"/>
        </w:rPr>
        <w:t>evaluation</w:t>
      </w:r>
      <w:r w:rsidRPr="004A2FF4">
        <w:rPr>
          <w:spacing w:val="-3"/>
          <w:sz w:val="24"/>
          <w:szCs w:val="24"/>
        </w:rPr>
        <w:t xml:space="preserve"> </w:t>
      </w:r>
      <w:r w:rsidRPr="004A2FF4">
        <w:rPr>
          <w:spacing w:val="-2"/>
          <w:sz w:val="24"/>
          <w:szCs w:val="24"/>
        </w:rPr>
        <w:lastRenderedPageBreak/>
        <w:t>surveys</w:t>
      </w:r>
      <w:ins w:id="573" w:author="Editor" w:date="2026-09-12T15:05:00Z">
        <w:r w:rsidR="00936A64">
          <w:rPr>
            <w:spacing w:val="-2"/>
            <w:sz w:val="24"/>
            <w:szCs w:val="24"/>
          </w:rPr>
          <w:t>:</w:t>
        </w:r>
      </w:ins>
      <w:del w:id="574" w:author="Editor" w:date="2026-09-12T15:05:00Z">
        <w:r w:rsidRPr="004A2FF4" w:rsidDel="00936A64">
          <w:rPr>
            <w:spacing w:val="-2"/>
            <w:sz w:val="24"/>
            <w:szCs w:val="24"/>
          </w:rPr>
          <w:delText>—</w:delText>
        </w:r>
      </w:del>
      <w:ins w:id="575" w:author="Editor" w:date="2026-09-12T15:01:00Z">
        <w:r w:rsidR="00CC0221">
          <w:rPr>
            <w:spacing w:val="-2"/>
            <w:sz w:val="24"/>
            <w:szCs w:val="24"/>
          </w:rPr>
          <w:t xml:space="preserve"> </w:t>
        </w:r>
      </w:ins>
      <w:r w:rsidRPr="004A2FF4">
        <w:rPr>
          <w:spacing w:val="-2"/>
          <w:sz w:val="24"/>
          <w:szCs w:val="24"/>
        </w:rPr>
        <w:t>the</w:t>
      </w:r>
      <w:r w:rsidRPr="004A2FF4">
        <w:rPr>
          <w:spacing w:val="-3"/>
          <w:sz w:val="24"/>
          <w:szCs w:val="24"/>
        </w:rPr>
        <w:t xml:space="preserve"> </w:t>
      </w:r>
      <w:r w:rsidRPr="004A2FF4">
        <w:rPr>
          <w:spacing w:val="-2"/>
          <w:sz w:val="24"/>
          <w:szCs w:val="24"/>
        </w:rPr>
        <w:t>baseline</w:t>
      </w:r>
      <w:r w:rsidRPr="004A2FF4">
        <w:rPr>
          <w:spacing w:val="-3"/>
          <w:sz w:val="24"/>
          <w:szCs w:val="24"/>
        </w:rPr>
        <w:t xml:space="preserve"> </w:t>
      </w:r>
      <w:r w:rsidRPr="004A2FF4">
        <w:rPr>
          <w:spacing w:val="-2"/>
          <w:sz w:val="24"/>
          <w:szCs w:val="24"/>
        </w:rPr>
        <w:t>household</w:t>
      </w:r>
      <w:r w:rsidRPr="004A2FF4">
        <w:rPr>
          <w:spacing w:val="-3"/>
          <w:sz w:val="24"/>
          <w:szCs w:val="24"/>
        </w:rPr>
        <w:t xml:space="preserve"> </w:t>
      </w:r>
      <w:r w:rsidRPr="004A2FF4">
        <w:rPr>
          <w:spacing w:val="-2"/>
          <w:sz w:val="24"/>
          <w:szCs w:val="24"/>
        </w:rPr>
        <w:t>survey</w:t>
      </w:r>
      <w:r w:rsidRPr="004A2FF4">
        <w:rPr>
          <w:spacing w:val="-3"/>
          <w:sz w:val="24"/>
          <w:szCs w:val="24"/>
        </w:rPr>
        <w:t xml:space="preserve"> </w:t>
      </w:r>
      <w:r w:rsidRPr="004A2FF4">
        <w:rPr>
          <w:spacing w:val="-2"/>
          <w:sz w:val="24"/>
          <w:szCs w:val="24"/>
        </w:rPr>
        <w:t>(</w:t>
      </w:r>
      <w:ins w:id="576" w:author="Editor" w:date="2026-09-12T15:02:00Z">
        <w:r w:rsidR="00CC0221" w:rsidRPr="00936A64">
          <w:rPr>
            <w:spacing w:val="-2"/>
            <w:sz w:val="24"/>
            <w:szCs w:val="24"/>
          </w:rPr>
          <w:t xml:space="preserve">1997 </w:t>
        </w:r>
        <w:r w:rsidR="00CC0221" w:rsidRPr="0010201A">
          <w:rPr>
            <w:i/>
            <w:sz w:val="24"/>
            <w:szCs w:val="24"/>
          </w:rPr>
          <w:t>Encuesta de Características Socioeconómicas y Demográficas de los Hogares</w:t>
        </w:r>
      </w:ins>
      <w:del w:id="577" w:author="Editor" w:date="2026-09-12T15:04:00Z">
        <w:r w:rsidRPr="00936A64" w:rsidDel="00936A64">
          <w:rPr>
            <w:spacing w:val="-2"/>
            <w:sz w:val="24"/>
            <w:szCs w:val="24"/>
          </w:rPr>
          <w:delText>ENCASEH</w:delText>
        </w:r>
      </w:del>
      <w:del w:id="578" w:author="Editor" w:date="2026-09-12T15:03:00Z">
        <w:r w:rsidRPr="00936A64" w:rsidDel="00936A64">
          <w:rPr>
            <w:spacing w:val="-2"/>
            <w:sz w:val="24"/>
            <w:szCs w:val="24"/>
          </w:rPr>
          <w:delText>,</w:delText>
        </w:r>
        <w:r w:rsidRPr="00936A64" w:rsidDel="00936A64">
          <w:rPr>
            <w:spacing w:val="-3"/>
            <w:sz w:val="24"/>
            <w:szCs w:val="24"/>
          </w:rPr>
          <w:delText xml:space="preserve"> </w:delText>
        </w:r>
        <w:r w:rsidRPr="00936A64" w:rsidDel="00936A64">
          <w:rPr>
            <w:spacing w:val="-2"/>
            <w:sz w:val="24"/>
            <w:szCs w:val="24"/>
          </w:rPr>
          <w:delText>1997</w:delText>
        </w:r>
      </w:del>
      <w:r w:rsidRPr="00936A64">
        <w:rPr>
          <w:spacing w:val="-2"/>
          <w:sz w:val="24"/>
          <w:szCs w:val="24"/>
        </w:rPr>
        <w:t>)</w:t>
      </w:r>
      <w:r w:rsidRPr="00936A64">
        <w:rPr>
          <w:spacing w:val="-3"/>
          <w:sz w:val="24"/>
          <w:szCs w:val="24"/>
        </w:rPr>
        <w:t xml:space="preserve"> </w:t>
      </w:r>
      <w:r w:rsidRPr="00936A64">
        <w:rPr>
          <w:spacing w:val="-2"/>
          <w:sz w:val="24"/>
          <w:szCs w:val="24"/>
        </w:rPr>
        <w:t>and</w:t>
      </w:r>
      <w:r w:rsidRPr="00936A64">
        <w:rPr>
          <w:spacing w:val="-3"/>
          <w:sz w:val="24"/>
          <w:szCs w:val="24"/>
        </w:rPr>
        <w:t xml:space="preserve"> </w:t>
      </w:r>
      <w:r w:rsidRPr="00936A64">
        <w:rPr>
          <w:spacing w:val="-2"/>
          <w:sz w:val="24"/>
          <w:szCs w:val="24"/>
        </w:rPr>
        <w:t>follow-up</w:t>
      </w:r>
      <w:r w:rsidRPr="00936A64">
        <w:rPr>
          <w:spacing w:val="-3"/>
          <w:sz w:val="24"/>
          <w:szCs w:val="24"/>
        </w:rPr>
        <w:t xml:space="preserve"> </w:t>
      </w:r>
      <w:r w:rsidRPr="00936A64">
        <w:rPr>
          <w:spacing w:val="-2"/>
          <w:sz w:val="24"/>
          <w:szCs w:val="24"/>
        </w:rPr>
        <w:t>rounds</w:t>
      </w:r>
      <w:r w:rsidRPr="00936A64">
        <w:rPr>
          <w:spacing w:val="-3"/>
          <w:sz w:val="24"/>
          <w:szCs w:val="24"/>
        </w:rPr>
        <w:t xml:space="preserve"> </w:t>
      </w:r>
      <w:r w:rsidRPr="00936A64">
        <w:rPr>
          <w:spacing w:val="-2"/>
          <w:sz w:val="24"/>
          <w:szCs w:val="24"/>
        </w:rPr>
        <w:t>(</w:t>
      </w:r>
      <w:ins w:id="579" w:author="Editor" w:date="2026-09-12T15:04:00Z">
        <w:r w:rsidR="00936A64" w:rsidRPr="0010201A">
          <w:rPr>
            <w:i/>
            <w:sz w:val="24"/>
            <w:szCs w:val="24"/>
          </w:rPr>
          <w:t>Encuesta de Evaluación de los Hogares</w:t>
        </w:r>
        <w:r w:rsidR="00936A64" w:rsidRPr="00936A64">
          <w:rPr>
            <w:spacing w:val="-2"/>
            <w:sz w:val="24"/>
            <w:szCs w:val="24"/>
          </w:rPr>
          <w:t xml:space="preserve"> </w:t>
        </w:r>
      </w:ins>
      <w:del w:id="580" w:author="Editor" w:date="2026-09-12T15:04:00Z">
        <w:r w:rsidRPr="00936A64" w:rsidDel="00936A64">
          <w:rPr>
            <w:spacing w:val="-2"/>
            <w:sz w:val="24"/>
            <w:szCs w:val="24"/>
          </w:rPr>
          <w:delText>EN-</w:delText>
        </w:r>
        <w:r w:rsidRPr="00936A64" w:rsidDel="00936A64">
          <w:rPr>
            <w:sz w:val="24"/>
            <w:szCs w:val="24"/>
          </w:rPr>
          <w:delText>CEL</w:delText>
        </w:r>
      </w:del>
      <w:ins w:id="581" w:author="Editor" w:date="2026-09-12T15:04:00Z">
        <w:r w:rsidR="00936A64">
          <w:rPr>
            <w:sz w:val="24"/>
            <w:szCs w:val="24"/>
          </w:rPr>
          <w:t>from</w:t>
        </w:r>
      </w:ins>
      <w:del w:id="582" w:author="Editor" w:date="2026-09-12T15:04:00Z">
        <w:r w:rsidRPr="00936A64" w:rsidDel="00936A64">
          <w:rPr>
            <w:sz w:val="24"/>
            <w:szCs w:val="24"/>
          </w:rPr>
          <w:delText>,</w:delText>
        </w:r>
      </w:del>
      <w:r w:rsidRPr="00936A64">
        <w:rPr>
          <w:sz w:val="24"/>
          <w:szCs w:val="24"/>
        </w:rPr>
        <w:t xml:space="preserve"> 1998–</w:t>
      </w:r>
      <w:r w:rsidRPr="004A2FF4">
        <w:rPr>
          <w:sz w:val="24"/>
          <w:szCs w:val="24"/>
        </w:rPr>
        <w:t>2000)</w:t>
      </w:r>
      <w:del w:id="583" w:author="Editor" w:date="2026-09-12T15:05:00Z">
        <w:r w:rsidRPr="004A2FF4" w:rsidDel="00936A64">
          <w:rPr>
            <w:sz w:val="24"/>
            <w:szCs w:val="24"/>
          </w:rPr>
          <w:delText>—</w:delText>
        </w:r>
      </w:del>
      <w:ins w:id="584" w:author="Editor" w:date="2026-09-10T09:37:00Z">
        <w:r w:rsidR="00EB3DD4" w:rsidRPr="004A2FF4">
          <w:rPr>
            <w:sz w:val="24"/>
            <w:szCs w:val="24"/>
          </w:rPr>
          <w:t xml:space="preserve">. The survey data were </w:t>
        </w:r>
      </w:ins>
      <w:r w:rsidRPr="004A2FF4">
        <w:rPr>
          <w:sz w:val="24"/>
          <w:szCs w:val="24"/>
        </w:rPr>
        <w:t xml:space="preserve">collected in 506 treatment and 320 control localities across seven Mexican </w:t>
      </w:r>
      <w:r w:rsidRPr="004A2FF4">
        <w:rPr>
          <w:spacing w:val="-2"/>
          <w:sz w:val="24"/>
          <w:szCs w:val="24"/>
        </w:rPr>
        <w:t>states</w:t>
      </w:r>
      <w:r w:rsidRPr="004A2FF4">
        <w:rPr>
          <w:spacing w:val="-6"/>
          <w:sz w:val="24"/>
          <w:szCs w:val="24"/>
        </w:rPr>
        <w:t xml:space="preserve"> </w:t>
      </w:r>
      <w:r w:rsidRPr="004A2FF4">
        <w:rPr>
          <w:spacing w:val="-2"/>
          <w:sz w:val="24"/>
          <w:szCs w:val="24"/>
        </w:rPr>
        <w:t>(Guerrero,</w:t>
      </w:r>
      <w:r w:rsidRPr="004A2FF4">
        <w:rPr>
          <w:spacing w:val="-4"/>
          <w:sz w:val="24"/>
          <w:szCs w:val="24"/>
        </w:rPr>
        <w:t xml:space="preserve"> </w:t>
      </w:r>
      <w:r w:rsidRPr="004A2FF4">
        <w:rPr>
          <w:spacing w:val="-2"/>
          <w:sz w:val="24"/>
          <w:szCs w:val="24"/>
        </w:rPr>
        <w:t>Hidalgo,</w:t>
      </w:r>
      <w:r w:rsidRPr="004A2FF4">
        <w:rPr>
          <w:spacing w:val="-4"/>
          <w:sz w:val="24"/>
          <w:szCs w:val="24"/>
        </w:rPr>
        <w:t xml:space="preserve"> </w:t>
      </w:r>
      <w:r w:rsidRPr="004A2FF4">
        <w:rPr>
          <w:spacing w:val="5"/>
          <w:sz w:val="24"/>
          <w:szCs w:val="24"/>
        </w:rPr>
        <w:t>Michoa</w:t>
      </w:r>
      <w:r w:rsidRPr="004A2FF4">
        <w:rPr>
          <w:spacing w:val="4"/>
          <w:sz w:val="24"/>
          <w:szCs w:val="24"/>
        </w:rPr>
        <w:t>c</w:t>
      </w:r>
      <w:r w:rsidRPr="004A2FF4">
        <w:rPr>
          <w:spacing w:val="-88"/>
          <w:sz w:val="24"/>
          <w:szCs w:val="24"/>
        </w:rPr>
        <w:t>a</w:t>
      </w:r>
      <w:r w:rsidRPr="004A2FF4">
        <w:rPr>
          <w:spacing w:val="18"/>
          <w:sz w:val="24"/>
          <w:szCs w:val="24"/>
        </w:rPr>
        <w:t>´</w:t>
      </w:r>
      <w:r w:rsidRPr="004A2FF4">
        <w:rPr>
          <w:spacing w:val="5"/>
          <w:sz w:val="24"/>
          <w:szCs w:val="24"/>
        </w:rPr>
        <w:t>n,</w:t>
      </w:r>
      <w:r w:rsidRPr="004A2FF4">
        <w:rPr>
          <w:spacing w:val="-4"/>
          <w:sz w:val="24"/>
          <w:szCs w:val="24"/>
        </w:rPr>
        <w:t xml:space="preserve"> </w:t>
      </w:r>
      <w:r w:rsidRPr="004A2FF4">
        <w:rPr>
          <w:spacing w:val="-2"/>
          <w:sz w:val="24"/>
          <w:szCs w:val="24"/>
        </w:rPr>
        <w:t>Puebla,</w:t>
      </w:r>
      <w:r w:rsidRPr="004A2FF4">
        <w:rPr>
          <w:spacing w:val="-4"/>
          <w:sz w:val="24"/>
          <w:szCs w:val="24"/>
        </w:rPr>
        <w:t xml:space="preserve"> </w:t>
      </w:r>
      <w:r w:rsidRPr="004A2FF4">
        <w:rPr>
          <w:spacing w:val="5"/>
          <w:sz w:val="24"/>
          <w:szCs w:val="24"/>
        </w:rPr>
        <w:t>Que</w:t>
      </w:r>
      <w:r w:rsidRPr="004A2FF4">
        <w:rPr>
          <w:spacing w:val="4"/>
          <w:sz w:val="24"/>
          <w:szCs w:val="24"/>
        </w:rPr>
        <w:t>r</w:t>
      </w:r>
      <w:r w:rsidRPr="004A2FF4">
        <w:rPr>
          <w:spacing w:val="-88"/>
          <w:sz w:val="24"/>
          <w:szCs w:val="24"/>
        </w:rPr>
        <w:t>e</w:t>
      </w:r>
      <w:r w:rsidRPr="004A2FF4">
        <w:rPr>
          <w:spacing w:val="18"/>
          <w:sz w:val="24"/>
          <w:szCs w:val="24"/>
        </w:rPr>
        <w:t>´</w:t>
      </w:r>
      <w:r w:rsidRPr="004A2FF4">
        <w:rPr>
          <w:spacing w:val="5"/>
          <w:sz w:val="24"/>
          <w:szCs w:val="24"/>
        </w:rPr>
        <w:t>taro,</w:t>
      </w:r>
      <w:r w:rsidRPr="004A2FF4">
        <w:rPr>
          <w:spacing w:val="-4"/>
          <w:sz w:val="24"/>
          <w:szCs w:val="24"/>
        </w:rPr>
        <w:t xml:space="preserve"> </w:t>
      </w:r>
      <w:r w:rsidRPr="004A2FF4">
        <w:rPr>
          <w:spacing w:val="-2"/>
          <w:sz w:val="24"/>
          <w:szCs w:val="24"/>
        </w:rPr>
        <w:t>San</w:t>
      </w:r>
      <w:r w:rsidRPr="004A2FF4">
        <w:rPr>
          <w:spacing w:val="-6"/>
          <w:sz w:val="24"/>
          <w:szCs w:val="24"/>
        </w:rPr>
        <w:t xml:space="preserve"> </w:t>
      </w:r>
      <w:r w:rsidRPr="004A2FF4">
        <w:rPr>
          <w:spacing w:val="-2"/>
          <w:sz w:val="24"/>
          <w:szCs w:val="24"/>
        </w:rPr>
        <w:t>Luis</w:t>
      </w:r>
      <w:r w:rsidRPr="004A2FF4">
        <w:rPr>
          <w:spacing w:val="-6"/>
          <w:sz w:val="24"/>
          <w:szCs w:val="24"/>
        </w:rPr>
        <w:t xml:space="preserve"> </w:t>
      </w:r>
      <w:r w:rsidRPr="004A2FF4">
        <w:rPr>
          <w:spacing w:val="-2"/>
          <w:sz w:val="24"/>
          <w:szCs w:val="24"/>
        </w:rPr>
        <w:t>Potos</w:t>
      </w:r>
      <w:ins w:id="585" w:author="Editor" w:date="2026-09-10T08:54:00Z">
        <w:r w:rsidR="00D261A8" w:rsidRPr="004A2FF4">
          <w:rPr>
            <w:spacing w:val="-2"/>
            <w:sz w:val="24"/>
            <w:szCs w:val="24"/>
          </w:rPr>
          <w:t>í</w:t>
        </w:r>
      </w:ins>
      <w:del w:id="586" w:author="Editor" w:date="2026-09-10T08:54:00Z">
        <w:r w:rsidRPr="004A2FF4" w:rsidDel="00D261A8">
          <w:rPr>
            <w:spacing w:val="-2"/>
            <w:sz w:val="24"/>
            <w:szCs w:val="24"/>
          </w:rPr>
          <w:delText>´ı</w:delText>
        </w:r>
      </w:del>
      <w:r w:rsidRPr="004A2FF4">
        <w:rPr>
          <w:spacing w:val="-2"/>
          <w:sz w:val="24"/>
          <w:szCs w:val="24"/>
        </w:rPr>
        <w:t>,</w:t>
      </w:r>
      <w:r w:rsidRPr="004A2FF4">
        <w:rPr>
          <w:spacing w:val="-4"/>
          <w:sz w:val="24"/>
          <w:szCs w:val="24"/>
        </w:rPr>
        <w:t xml:space="preserve"> </w:t>
      </w:r>
      <w:r w:rsidRPr="004A2FF4">
        <w:rPr>
          <w:spacing w:val="-2"/>
          <w:sz w:val="24"/>
          <w:szCs w:val="24"/>
        </w:rPr>
        <w:t>and</w:t>
      </w:r>
      <w:r w:rsidRPr="004A2FF4">
        <w:rPr>
          <w:spacing w:val="-6"/>
          <w:sz w:val="24"/>
          <w:szCs w:val="24"/>
        </w:rPr>
        <w:t xml:space="preserve"> </w:t>
      </w:r>
      <w:r w:rsidRPr="004A2FF4">
        <w:rPr>
          <w:spacing w:val="-2"/>
          <w:sz w:val="24"/>
          <w:szCs w:val="24"/>
        </w:rPr>
        <w:t>Veracruz).</w:t>
      </w:r>
      <w:r w:rsidRPr="004A2FF4">
        <w:rPr>
          <w:spacing w:val="19"/>
          <w:sz w:val="24"/>
          <w:szCs w:val="24"/>
        </w:rPr>
        <w:t xml:space="preserve"> </w:t>
      </w:r>
      <w:r w:rsidRPr="004A2FF4">
        <w:rPr>
          <w:spacing w:val="-2"/>
          <w:sz w:val="24"/>
          <w:szCs w:val="24"/>
        </w:rPr>
        <w:t>Treat</w:t>
      </w:r>
      <w:del w:id="587" w:author="Editor" w:date="2026-09-10T08:54:00Z">
        <w:r w:rsidRPr="004A2FF4" w:rsidDel="00D261A8">
          <w:rPr>
            <w:spacing w:val="-2"/>
            <w:sz w:val="24"/>
            <w:szCs w:val="24"/>
          </w:rPr>
          <w:delText>-</w:delText>
        </w:r>
      </w:del>
      <w:r w:rsidRPr="004A2FF4">
        <w:rPr>
          <w:sz w:val="24"/>
          <w:szCs w:val="24"/>
        </w:rPr>
        <w:t xml:space="preserve">ment localities began receiving </w:t>
      </w:r>
      <w:r w:rsidRPr="000724F4">
        <w:rPr>
          <w:sz w:val="24"/>
          <w:szCs w:val="24"/>
        </w:rPr>
        <w:t>Progresa</w:t>
      </w:r>
      <w:r w:rsidRPr="004A2FF4">
        <w:rPr>
          <w:i/>
          <w:sz w:val="24"/>
          <w:szCs w:val="24"/>
        </w:rPr>
        <w:t xml:space="preserve"> </w:t>
      </w:r>
      <w:r w:rsidRPr="004A2FF4">
        <w:rPr>
          <w:sz w:val="24"/>
          <w:szCs w:val="24"/>
        </w:rPr>
        <w:t>transfers in early 1998</w:t>
      </w:r>
      <w:ins w:id="588" w:author="Editor" w:date="2026-09-12T15:06:00Z">
        <w:r w:rsidR="00936A64">
          <w:rPr>
            <w:sz w:val="24"/>
            <w:szCs w:val="24"/>
          </w:rPr>
          <w:t>, and</w:t>
        </w:r>
      </w:ins>
      <w:del w:id="589" w:author="Editor" w:date="2026-09-12T15:06:00Z">
        <w:r w:rsidRPr="004A2FF4" w:rsidDel="00936A64">
          <w:rPr>
            <w:sz w:val="24"/>
            <w:szCs w:val="24"/>
          </w:rPr>
          <w:delText>;</w:delText>
        </w:r>
      </w:del>
      <w:r w:rsidRPr="004A2FF4">
        <w:rPr>
          <w:sz w:val="24"/>
          <w:szCs w:val="24"/>
        </w:rPr>
        <w:t xml:space="preserve"> control localities were enrolled in</w:t>
      </w:r>
      <w:r w:rsidRPr="004A2FF4">
        <w:rPr>
          <w:spacing w:val="-4"/>
          <w:sz w:val="24"/>
          <w:szCs w:val="24"/>
        </w:rPr>
        <w:t xml:space="preserve"> </w:t>
      </w:r>
      <w:r w:rsidRPr="004A2FF4">
        <w:rPr>
          <w:sz w:val="24"/>
          <w:szCs w:val="24"/>
        </w:rPr>
        <w:t>late</w:t>
      </w:r>
      <w:r w:rsidRPr="004A2FF4">
        <w:rPr>
          <w:spacing w:val="-4"/>
          <w:sz w:val="24"/>
          <w:szCs w:val="24"/>
        </w:rPr>
        <w:t xml:space="preserve"> </w:t>
      </w:r>
      <w:r w:rsidRPr="004A2FF4">
        <w:rPr>
          <w:sz w:val="24"/>
          <w:szCs w:val="24"/>
        </w:rPr>
        <w:t>1999,</w:t>
      </w:r>
      <w:r w:rsidRPr="004A2FF4">
        <w:rPr>
          <w:spacing w:val="-3"/>
          <w:sz w:val="24"/>
          <w:szCs w:val="24"/>
        </w:rPr>
        <w:t xml:space="preserve"> </w:t>
      </w:r>
      <w:r w:rsidRPr="004A2FF4">
        <w:rPr>
          <w:sz w:val="24"/>
          <w:szCs w:val="24"/>
        </w:rPr>
        <w:t>providing</w:t>
      </w:r>
      <w:r w:rsidRPr="004A2FF4">
        <w:rPr>
          <w:spacing w:val="-4"/>
          <w:sz w:val="24"/>
          <w:szCs w:val="24"/>
        </w:rPr>
        <w:t xml:space="preserve"> </w:t>
      </w:r>
      <w:r w:rsidRPr="004A2FF4">
        <w:rPr>
          <w:sz w:val="24"/>
          <w:szCs w:val="24"/>
        </w:rPr>
        <w:t>an</w:t>
      </w:r>
      <w:r w:rsidRPr="004A2FF4">
        <w:rPr>
          <w:spacing w:val="-4"/>
          <w:sz w:val="24"/>
          <w:szCs w:val="24"/>
        </w:rPr>
        <w:t xml:space="preserve"> </w:t>
      </w:r>
      <w:r w:rsidRPr="004A2FF4">
        <w:rPr>
          <w:sz w:val="24"/>
          <w:szCs w:val="24"/>
        </w:rPr>
        <w:t>18-month</w:t>
      </w:r>
      <w:r w:rsidRPr="004A2FF4">
        <w:rPr>
          <w:spacing w:val="-4"/>
          <w:sz w:val="24"/>
          <w:szCs w:val="24"/>
        </w:rPr>
        <w:t xml:space="preserve"> </w:t>
      </w:r>
      <w:r w:rsidRPr="004A2FF4">
        <w:rPr>
          <w:sz w:val="24"/>
          <w:szCs w:val="24"/>
        </w:rPr>
        <w:t>experimental</w:t>
      </w:r>
      <w:r w:rsidRPr="004A2FF4">
        <w:rPr>
          <w:spacing w:val="-4"/>
          <w:sz w:val="24"/>
          <w:szCs w:val="24"/>
        </w:rPr>
        <w:t xml:space="preserve"> </w:t>
      </w:r>
      <w:r w:rsidRPr="004A2FF4">
        <w:rPr>
          <w:sz w:val="24"/>
          <w:szCs w:val="24"/>
        </w:rPr>
        <w:t>window</w:t>
      </w:r>
      <w:r w:rsidRPr="004A2FF4">
        <w:rPr>
          <w:spacing w:val="-4"/>
          <w:sz w:val="24"/>
          <w:szCs w:val="24"/>
        </w:rPr>
        <w:t xml:space="preserve"> </w:t>
      </w:r>
      <w:r w:rsidRPr="004A2FF4">
        <w:rPr>
          <w:sz w:val="24"/>
          <w:szCs w:val="24"/>
        </w:rPr>
        <w:t>for</w:t>
      </w:r>
      <w:r w:rsidRPr="004A2FF4">
        <w:rPr>
          <w:spacing w:val="-4"/>
          <w:sz w:val="24"/>
          <w:szCs w:val="24"/>
        </w:rPr>
        <w:t xml:space="preserve"> </w:t>
      </w:r>
      <w:r w:rsidRPr="004A2FF4">
        <w:rPr>
          <w:sz w:val="24"/>
          <w:szCs w:val="24"/>
        </w:rPr>
        <w:t>comparison. The</w:t>
      </w:r>
      <w:r w:rsidRPr="004A2FF4">
        <w:rPr>
          <w:spacing w:val="-4"/>
          <w:sz w:val="24"/>
          <w:szCs w:val="24"/>
        </w:rPr>
        <w:t xml:space="preserve"> </w:t>
      </w:r>
      <w:r w:rsidRPr="004A2FF4">
        <w:rPr>
          <w:sz w:val="24"/>
          <w:szCs w:val="24"/>
        </w:rPr>
        <w:t>surveys</w:t>
      </w:r>
      <w:r w:rsidRPr="004A2FF4">
        <w:rPr>
          <w:spacing w:val="-4"/>
          <w:sz w:val="24"/>
          <w:szCs w:val="24"/>
        </w:rPr>
        <w:t xml:space="preserve"> </w:t>
      </w:r>
      <w:r w:rsidRPr="004A2FF4">
        <w:rPr>
          <w:sz w:val="24"/>
          <w:szCs w:val="24"/>
        </w:rPr>
        <w:t xml:space="preserve">collected </w:t>
      </w:r>
      <w:r w:rsidRPr="004A2FF4">
        <w:rPr>
          <w:spacing w:val="-2"/>
          <w:sz w:val="24"/>
          <w:szCs w:val="24"/>
        </w:rPr>
        <w:t>individual-level</w:t>
      </w:r>
      <w:r w:rsidRPr="004A2FF4">
        <w:rPr>
          <w:spacing w:val="-5"/>
          <w:sz w:val="24"/>
          <w:szCs w:val="24"/>
        </w:rPr>
        <w:t xml:space="preserve"> </w:t>
      </w:r>
      <w:r w:rsidRPr="004A2FF4">
        <w:rPr>
          <w:spacing w:val="-2"/>
          <w:sz w:val="24"/>
          <w:szCs w:val="24"/>
        </w:rPr>
        <w:t>information</w:t>
      </w:r>
      <w:r w:rsidRPr="004A2FF4">
        <w:rPr>
          <w:spacing w:val="-5"/>
          <w:sz w:val="24"/>
          <w:szCs w:val="24"/>
        </w:rPr>
        <w:t xml:space="preserve"> </w:t>
      </w:r>
      <w:r w:rsidRPr="004A2FF4">
        <w:rPr>
          <w:spacing w:val="-2"/>
          <w:sz w:val="24"/>
          <w:szCs w:val="24"/>
        </w:rPr>
        <w:t>on</w:t>
      </w:r>
      <w:r w:rsidRPr="004A2FF4">
        <w:rPr>
          <w:spacing w:val="-5"/>
          <w:sz w:val="24"/>
          <w:szCs w:val="24"/>
        </w:rPr>
        <w:t xml:space="preserve"> </w:t>
      </w:r>
      <w:r w:rsidRPr="004A2FF4">
        <w:rPr>
          <w:spacing w:val="-2"/>
          <w:sz w:val="24"/>
          <w:szCs w:val="24"/>
        </w:rPr>
        <w:t>labor</w:t>
      </w:r>
      <w:r w:rsidRPr="004A2FF4">
        <w:rPr>
          <w:spacing w:val="-5"/>
          <w:sz w:val="24"/>
          <w:szCs w:val="24"/>
        </w:rPr>
        <w:t xml:space="preserve"> </w:t>
      </w:r>
      <w:r w:rsidRPr="004A2FF4">
        <w:rPr>
          <w:spacing w:val="-2"/>
          <w:sz w:val="24"/>
          <w:szCs w:val="24"/>
        </w:rPr>
        <w:t>supply,</w:t>
      </w:r>
      <w:r w:rsidRPr="004A2FF4">
        <w:rPr>
          <w:spacing w:val="-3"/>
          <w:sz w:val="24"/>
          <w:szCs w:val="24"/>
        </w:rPr>
        <w:t xml:space="preserve"> </w:t>
      </w:r>
      <w:r w:rsidRPr="004A2FF4">
        <w:rPr>
          <w:spacing w:val="-2"/>
          <w:sz w:val="24"/>
          <w:szCs w:val="24"/>
        </w:rPr>
        <w:t>household</w:t>
      </w:r>
      <w:r w:rsidRPr="004A2FF4">
        <w:rPr>
          <w:spacing w:val="-5"/>
          <w:sz w:val="24"/>
          <w:szCs w:val="24"/>
        </w:rPr>
        <w:t xml:space="preserve"> </w:t>
      </w:r>
      <w:r w:rsidRPr="004A2FF4">
        <w:rPr>
          <w:spacing w:val="-2"/>
          <w:sz w:val="24"/>
          <w:szCs w:val="24"/>
        </w:rPr>
        <w:t>composition,</w:t>
      </w:r>
      <w:r w:rsidRPr="004A2FF4">
        <w:rPr>
          <w:spacing w:val="-3"/>
          <w:sz w:val="24"/>
          <w:szCs w:val="24"/>
        </w:rPr>
        <w:t xml:space="preserve"> </w:t>
      </w:r>
      <w:r w:rsidRPr="004A2FF4">
        <w:rPr>
          <w:spacing w:val="-2"/>
          <w:sz w:val="24"/>
          <w:szCs w:val="24"/>
        </w:rPr>
        <w:t>and</w:t>
      </w:r>
      <w:r w:rsidRPr="004A2FF4">
        <w:rPr>
          <w:spacing w:val="-5"/>
          <w:sz w:val="24"/>
          <w:szCs w:val="24"/>
        </w:rPr>
        <w:t xml:space="preserve"> </w:t>
      </w:r>
      <w:r w:rsidRPr="004A2FF4">
        <w:rPr>
          <w:spacing w:val="-2"/>
          <w:sz w:val="24"/>
          <w:szCs w:val="24"/>
        </w:rPr>
        <w:t>income</w:t>
      </w:r>
      <w:r w:rsidRPr="004A2FF4">
        <w:rPr>
          <w:spacing w:val="-5"/>
          <w:sz w:val="24"/>
          <w:szCs w:val="24"/>
        </w:rPr>
        <w:t xml:space="preserve"> </w:t>
      </w:r>
      <w:r w:rsidRPr="004A2FF4">
        <w:rPr>
          <w:spacing w:val="-2"/>
          <w:sz w:val="24"/>
          <w:szCs w:val="24"/>
        </w:rPr>
        <w:t>for</w:t>
      </w:r>
      <w:r w:rsidRPr="004A2FF4">
        <w:rPr>
          <w:spacing w:val="-5"/>
          <w:sz w:val="24"/>
          <w:szCs w:val="24"/>
        </w:rPr>
        <w:t xml:space="preserve"> </w:t>
      </w:r>
      <w:r w:rsidRPr="004A2FF4">
        <w:rPr>
          <w:spacing w:val="-2"/>
          <w:sz w:val="24"/>
          <w:szCs w:val="24"/>
        </w:rPr>
        <w:t>all</w:t>
      </w:r>
      <w:r w:rsidRPr="004A2FF4">
        <w:rPr>
          <w:spacing w:val="-5"/>
          <w:sz w:val="24"/>
          <w:szCs w:val="24"/>
        </w:rPr>
        <w:t xml:space="preserve"> </w:t>
      </w:r>
      <w:r w:rsidRPr="004A2FF4">
        <w:rPr>
          <w:spacing w:val="-2"/>
          <w:sz w:val="24"/>
          <w:szCs w:val="24"/>
        </w:rPr>
        <w:t xml:space="preserve">household </w:t>
      </w:r>
      <w:r w:rsidRPr="004A2FF4">
        <w:rPr>
          <w:sz w:val="24"/>
          <w:szCs w:val="24"/>
        </w:rPr>
        <w:t xml:space="preserve">members. </w:t>
      </w:r>
      <w:del w:id="590" w:author="Editor" w:date="2026-09-10T09:38:00Z">
        <w:r w:rsidRPr="004A2FF4" w:rsidDel="00EB3DD4">
          <w:rPr>
            <w:sz w:val="24"/>
            <w:szCs w:val="24"/>
          </w:rPr>
          <w:delText>Our</w:delText>
        </w:r>
        <w:r w:rsidRPr="004A2FF4" w:rsidDel="00EB3DD4">
          <w:rPr>
            <w:spacing w:val="-6"/>
            <w:sz w:val="24"/>
            <w:szCs w:val="24"/>
          </w:rPr>
          <w:delText xml:space="preserve"> </w:delText>
        </w:r>
      </w:del>
      <w:ins w:id="591" w:author="Editor" w:date="2026-09-10T09:38:00Z">
        <w:r w:rsidR="00EB3DD4">
          <w:rPr>
            <w:sz w:val="24"/>
            <w:szCs w:val="24"/>
          </w:rPr>
          <w:t>The</w:t>
        </w:r>
        <w:r w:rsidR="00EB3DD4" w:rsidRPr="004A2FF4">
          <w:rPr>
            <w:spacing w:val="-6"/>
            <w:sz w:val="24"/>
            <w:szCs w:val="24"/>
          </w:rPr>
          <w:t xml:space="preserve"> </w:t>
        </w:r>
      </w:ins>
      <w:ins w:id="592" w:author="Editor" w:date="2026-09-12T15:06:00Z">
        <w:r w:rsidR="00936A64" w:rsidRPr="0010201A">
          <w:rPr>
            <w:spacing w:val="-6"/>
            <w:sz w:val="24"/>
            <w:szCs w:val="24"/>
            <w:highlight w:val="yellow"/>
          </w:rPr>
          <w:t>short-</w:t>
        </w:r>
        <w:commentRangeStart w:id="593"/>
        <w:r w:rsidR="00936A64" w:rsidRPr="0010201A">
          <w:rPr>
            <w:spacing w:val="-6"/>
            <w:sz w:val="24"/>
            <w:szCs w:val="24"/>
            <w:highlight w:val="yellow"/>
          </w:rPr>
          <w:t>term</w:t>
        </w:r>
        <w:commentRangeEnd w:id="593"/>
        <w:r w:rsidR="00936A64">
          <w:rPr>
            <w:rStyle w:val="CommentReference"/>
            <w:spacing w:val="-6"/>
            <w:sz w:val="24"/>
            <w:szCs w:val="24"/>
          </w:rPr>
          <w:commentReference w:id="593"/>
        </w:r>
        <w:r w:rsidR="00936A64">
          <w:rPr>
            <w:spacing w:val="-6"/>
            <w:sz w:val="24"/>
            <w:szCs w:val="24"/>
          </w:rPr>
          <w:t xml:space="preserve"> </w:t>
        </w:r>
      </w:ins>
      <w:r w:rsidRPr="004A2FF4">
        <w:rPr>
          <w:sz w:val="24"/>
          <w:szCs w:val="24"/>
        </w:rPr>
        <w:t>mechanisms</w:t>
      </w:r>
      <w:r w:rsidRPr="004A2FF4">
        <w:rPr>
          <w:spacing w:val="-6"/>
          <w:sz w:val="24"/>
          <w:szCs w:val="24"/>
        </w:rPr>
        <w:t xml:space="preserve"> </w:t>
      </w:r>
      <w:r w:rsidRPr="004A2FF4">
        <w:rPr>
          <w:sz w:val="24"/>
          <w:szCs w:val="24"/>
        </w:rPr>
        <w:t>sample</w:t>
      </w:r>
      <w:r w:rsidRPr="004A2FF4">
        <w:rPr>
          <w:spacing w:val="-6"/>
          <w:sz w:val="24"/>
          <w:szCs w:val="24"/>
        </w:rPr>
        <w:t xml:space="preserve"> </w:t>
      </w:r>
      <w:ins w:id="594" w:author="Editor" w:date="2026-09-10T09:38:00Z">
        <w:r w:rsidR="00EB3DD4" w:rsidRPr="004A2FF4">
          <w:rPr>
            <w:sz w:val="24"/>
            <w:szCs w:val="24"/>
          </w:rPr>
          <w:t xml:space="preserve">used for this analysis </w:t>
        </w:r>
      </w:ins>
      <w:r w:rsidRPr="004A2FF4">
        <w:rPr>
          <w:sz w:val="24"/>
          <w:szCs w:val="24"/>
        </w:rPr>
        <w:t>is restricted to</w:t>
      </w:r>
      <w:r w:rsidRPr="004A2FF4">
        <w:rPr>
          <w:spacing w:val="-6"/>
          <w:sz w:val="24"/>
          <w:szCs w:val="24"/>
        </w:rPr>
        <w:t xml:space="preserve"> </w:t>
      </w:r>
      <w:r w:rsidRPr="004A2FF4">
        <w:rPr>
          <w:sz w:val="24"/>
          <w:szCs w:val="24"/>
        </w:rPr>
        <w:t>older</w:t>
      </w:r>
      <w:r w:rsidRPr="004A2FF4">
        <w:rPr>
          <w:spacing w:val="-6"/>
          <w:sz w:val="24"/>
          <w:szCs w:val="24"/>
        </w:rPr>
        <w:t xml:space="preserve"> </w:t>
      </w:r>
      <w:r w:rsidRPr="004A2FF4">
        <w:rPr>
          <w:sz w:val="24"/>
          <w:szCs w:val="24"/>
        </w:rPr>
        <w:t>adults</w:t>
      </w:r>
      <w:r w:rsidRPr="004A2FF4">
        <w:rPr>
          <w:spacing w:val="-5"/>
          <w:sz w:val="24"/>
          <w:szCs w:val="24"/>
        </w:rPr>
        <w:t xml:space="preserve"> </w:t>
      </w:r>
      <w:r w:rsidRPr="004A2FF4">
        <w:rPr>
          <w:sz w:val="24"/>
          <w:szCs w:val="24"/>
        </w:rPr>
        <w:t>aged</w:t>
      </w:r>
      <w:r w:rsidRPr="004A2FF4">
        <w:rPr>
          <w:spacing w:val="-6"/>
          <w:sz w:val="24"/>
          <w:szCs w:val="24"/>
        </w:rPr>
        <w:t xml:space="preserve"> </w:t>
      </w:r>
      <w:r w:rsidRPr="004A2FF4">
        <w:rPr>
          <w:sz w:val="24"/>
          <w:szCs w:val="24"/>
        </w:rPr>
        <w:t>65</w:t>
      </w:r>
      <w:r w:rsidRPr="004A2FF4">
        <w:rPr>
          <w:spacing w:val="-6"/>
          <w:sz w:val="24"/>
          <w:szCs w:val="24"/>
        </w:rPr>
        <w:t xml:space="preserve"> </w:t>
      </w:r>
      <w:r w:rsidRPr="004A2FF4">
        <w:rPr>
          <w:sz w:val="24"/>
          <w:szCs w:val="24"/>
        </w:rPr>
        <w:t>and</w:t>
      </w:r>
      <w:r w:rsidRPr="004A2FF4">
        <w:rPr>
          <w:spacing w:val="-6"/>
          <w:sz w:val="24"/>
          <w:szCs w:val="24"/>
        </w:rPr>
        <w:t xml:space="preserve"> </w:t>
      </w:r>
      <w:r w:rsidRPr="004A2FF4">
        <w:rPr>
          <w:sz w:val="24"/>
          <w:szCs w:val="24"/>
        </w:rPr>
        <w:t>older</w:t>
      </w:r>
      <w:r w:rsidRPr="004A2FF4">
        <w:rPr>
          <w:spacing w:val="-5"/>
          <w:sz w:val="24"/>
          <w:szCs w:val="24"/>
        </w:rPr>
        <w:t xml:space="preserve"> </w:t>
      </w:r>
      <w:r w:rsidRPr="004A2FF4">
        <w:rPr>
          <w:sz w:val="24"/>
          <w:szCs w:val="24"/>
        </w:rPr>
        <w:t>living</w:t>
      </w:r>
      <w:r w:rsidRPr="004A2FF4">
        <w:rPr>
          <w:spacing w:val="-6"/>
          <w:sz w:val="24"/>
          <w:szCs w:val="24"/>
        </w:rPr>
        <w:t xml:space="preserve"> </w:t>
      </w:r>
      <w:r w:rsidRPr="004A2FF4">
        <w:rPr>
          <w:sz w:val="24"/>
          <w:szCs w:val="24"/>
        </w:rPr>
        <w:t>in</w:t>
      </w:r>
      <w:r w:rsidRPr="004A2FF4">
        <w:rPr>
          <w:spacing w:val="-6"/>
          <w:sz w:val="24"/>
          <w:szCs w:val="24"/>
        </w:rPr>
        <w:t xml:space="preserve"> </w:t>
      </w:r>
      <w:r w:rsidRPr="004A2FF4">
        <w:rPr>
          <w:sz w:val="24"/>
          <w:szCs w:val="24"/>
        </w:rPr>
        <w:t xml:space="preserve">eligible households, identified using </w:t>
      </w:r>
      <w:del w:id="595" w:author="Editor" w:date="2026-09-12T15:07:00Z">
        <w:r w:rsidRPr="004A2FF4" w:rsidDel="00936A64">
          <w:rPr>
            <w:sz w:val="24"/>
            <w:szCs w:val="24"/>
          </w:rPr>
          <w:delText xml:space="preserve">the </w:delText>
        </w:r>
      </w:del>
      <w:del w:id="596" w:author="Editor" w:date="2026-09-10T09:38:00Z">
        <w:r w:rsidRPr="000724F4" w:rsidDel="00EB3DD4">
          <w:rPr>
            <w:sz w:val="24"/>
            <w:szCs w:val="24"/>
          </w:rPr>
          <w:delText xml:space="preserve">program’s </w:delText>
        </w:r>
      </w:del>
      <w:ins w:id="597" w:author="Editor" w:date="2026-09-10T09:38:00Z">
        <w:r w:rsidR="00EB3DD4" w:rsidRPr="000724F4">
          <w:rPr>
            <w:sz w:val="24"/>
            <w:szCs w:val="24"/>
          </w:rPr>
          <w:t>Prog</w:t>
        </w:r>
      </w:ins>
      <w:ins w:id="598" w:author="Editor" w:date="2026-09-10T09:39:00Z">
        <w:r w:rsidR="00EB3DD4" w:rsidRPr="000724F4">
          <w:rPr>
            <w:sz w:val="24"/>
            <w:szCs w:val="24"/>
          </w:rPr>
          <w:t>resa’s</w:t>
        </w:r>
      </w:ins>
      <w:ins w:id="599" w:author="Editor" w:date="2026-09-10T09:38:00Z">
        <w:r w:rsidR="00EB3DD4" w:rsidRPr="004A2FF4">
          <w:rPr>
            <w:sz w:val="24"/>
            <w:szCs w:val="24"/>
          </w:rPr>
          <w:t xml:space="preserve"> </w:t>
        </w:r>
      </w:ins>
      <w:r w:rsidRPr="004A2FF4">
        <w:rPr>
          <w:sz w:val="24"/>
          <w:szCs w:val="24"/>
        </w:rPr>
        <w:t>eligibility criteria applied to the 1997 baseline.</w:t>
      </w:r>
    </w:p>
    <w:p w14:paraId="461813B3" w14:textId="77777777" w:rsidR="004F273E" w:rsidRPr="004F273E" w:rsidRDefault="00191F14" w:rsidP="004F273E">
      <w:pPr>
        <w:suppressAutoHyphens/>
        <w:spacing w:before="116" w:line="314" w:lineRule="auto"/>
        <w:ind w:right="670"/>
        <w:jc w:val="both"/>
        <w:rPr>
          <w:ins w:id="600" w:author="Editor" w:date="2026-09-12T14:53:00Z"/>
          <w:b/>
          <w:i/>
          <w:spacing w:val="-2"/>
          <w:sz w:val="24"/>
        </w:rPr>
      </w:pPr>
      <w:r w:rsidRPr="004F273E">
        <w:rPr>
          <w:b/>
          <w:i/>
          <w:spacing w:val="-2"/>
          <w:sz w:val="24"/>
        </w:rPr>
        <w:t>Mexican</w:t>
      </w:r>
      <w:r w:rsidRPr="004F273E">
        <w:rPr>
          <w:b/>
          <w:i/>
          <w:spacing w:val="-11"/>
          <w:sz w:val="24"/>
        </w:rPr>
        <w:t xml:space="preserve"> </w:t>
      </w:r>
      <w:r w:rsidRPr="004F273E">
        <w:rPr>
          <w:b/>
          <w:i/>
          <w:spacing w:val="-2"/>
          <w:sz w:val="24"/>
        </w:rPr>
        <w:t>Household</w:t>
      </w:r>
      <w:r w:rsidRPr="004F273E">
        <w:rPr>
          <w:b/>
          <w:i/>
          <w:spacing w:val="-11"/>
          <w:sz w:val="24"/>
        </w:rPr>
        <w:t xml:space="preserve"> </w:t>
      </w:r>
      <w:r w:rsidRPr="004F273E">
        <w:rPr>
          <w:b/>
          <w:i/>
          <w:spacing w:val="-2"/>
          <w:sz w:val="24"/>
        </w:rPr>
        <w:t>Expenditure</w:t>
      </w:r>
      <w:r w:rsidRPr="004F273E">
        <w:rPr>
          <w:b/>
          <w:i/>
          <w:spacing w:val="-11"/>
          <w:sz w:val="24"/>
        </w:rPr>
        <w:t xml:space="preserve"> </w:t>
      </w:r>
      <w:r w:rsidRPr="004F273E">
        <w:rPr>
          <w:b/>
          <w:i/>
          <w:spacing w:val="-2"/>
          <w:sz w:val="24"/>
        </w:rPr>
        <w:t>and</w:t>
      </w:r>
      <w:r w:rsidRPr="004F273E">
        <w:rPr>
          <w:b/>
          <w:i/>
          <w:spacing w:val="-11"/>
          <w:sz w:val="24"/>
        </w:rPr>
        <w:t xml:space="preserve"> </w:t>
      </w:r>
      <w:r w:rsidRPr="004F273E">
        <w:rPr>
          <w:b/>
          <w:i/>
          <w:spacing w:val="-2"/>
          <w:sz w:val="24"/>
        </w:rPr>
        <w:t>Income</w:t>
      </w:r>
      <w:r w:rsidRPr="004F273E">
        <w:rPr>
          <w:b/>
          <w:i/>
          <w:spacing w:val="-11"/>
          <w:sz w:val="24"/>
        </w:rPr>
        <w:t xml:space="preserve"> </w:t>
      </w:r>
      <w:r w:rsidRPr="004F273E">
        <w:rPr>
          <w:b/>
          <w:i/>
          <w:spacing w:val="-2"/>
          <w:sz w:val="24"/>
        </w:rPr>
        <w:t>Survey</w:t>
      </w:r>
      <w:r w:rsidRPr="004F273E">
        <w:rPr>
          <w:b/>
          <w:i/>
          <w:spacing w:val="-11"/>
          <w:sz w:val="24"/>
        </w:rPr>
        <w:t xml:space="preserve"> </w:t>
      </w:r>
      <w:r w:rsidRPr="004F273E">
        <w:rPr>
          <w:b/>
          <w:i/>
          <w:spacing w:val="-2"/>
          <w:sz w:val="24"/>
          <w:szCs w:val="24"/>
        </w:rPr>
        <w:t>(</w:t>
      </w:r>
      <w:r w:rsidRPr="004F273E">
        <w:rPr>
          <w:b/>
          <w:i/>
          <w:spacing w:val="-2"/>
          <w:sz w:val="24"/>
        </w:rPr>
        <w:t>ENIGH)</w:t>
      </w:r>
      <w:ins w:id="601" w:author="Editor" w:date="2026-09-10T09:30:00Z">
        <w:r w:rsidR="00B10139" w:rsidRPr="004F273E">
          <w:rPr>
            <w:b/>
            <w:i/>
            <w:spacing w:val="-2"/>
            <w:sz w:val="24"/>
          </w:rPr>
          <w:t xml:space="preserve"> </w:t>
        </w:r>
      </w:ins>
    </w:p>
    <w:p w14:paraId="24B8A0D5" w14:textId="77777777" w:rsidR="00D76DD9" w:rsidRPr="004A2FF4" w:rsidDel="00B10139" w:rsidRDefault="00191F14" w:rsidP="004F273E">
      <w:pPr>
        <w:suppressAutoHyphens/>
        <w:spacing w:before="116" w:line="314" w:lineRule="auto"/>
        <w:ind w:right="670"/>
        <w:jc w:val="both"/>
        <w:rPr>
          <w:del w:id="602" w:author="Editor" w:date="2026-09-10T09:30:00Z"/>
          <w:spacing w:val="-11"/>
          <w:sz w:val="24"/>
        </w:rPr>
      </w:pPr>
      <w:del w:id="603" w:author="Editor" w:date="2026-09-10T09:30:00Z">
        <w:r w:rsidRPr="004A2FF4" w:rsidDel="00B10139">
          <w:rPr>
            <w:spacing w:val="-11"/>
            <w:sz w:val="24"/>
          </w:rPr>
          <w:delText xml:space="preserve"> </w:delText>
        </w:r>
      </w:del>
    </w:p>
    <w:p w14:paraId="59FEC6F2" w14:textId="77777777" w:rsidR="006F1B3D" w:rsidRDefault="00191F14" w:rsidP="004F273E">
      <w:pPr>
        <w:suppressAutoHyphens/>
        <w:spacing w:before="116" w:line="314" w:lineRule="auto"/>
        <w:ind w:right="670"/>
        <w:jc w:val="both"/>
        <w:rPr>
          <w:sz w:val="24"/>
        </w:rPr>
      </w:pPr>
      <w:del w:id="604" w:author="Editor" w:date="2026-09-10T09:41:00Z">
        <w:r w:rsidRPr="00462327" w:rsidDel="00EB3DD4">
          <w:rPr>
            <w:spacing w:val="-2"/>
            <w:sz w:val="24"/>
          </w:rPr>
          <w:delText>We</w:delText>
        </w:r>
        <w:r w:rsidRPr="00462327" w:rsidDel="00EB3DD4">
          <w:rPr>
            <w:spacing w:val="-11"/>
            <w:sz w:val="24"/>
          </w:rPr>
          <w:delText xml:space="preserve"> </w:delText>
        </w:r>
        <w:r w:rsidRPr="00462327" w:rsidDel="00EB3DD4">
          <w:rPr>
            <w:spacing w:val="-2"/>
            <w:sz w:val="24"/>
          </w:rPr>
          <w:delText>also</w:delText>
        </w:r>
        <w:r w:rsidRPr="00462327" w:rsidDel="00EB3DD4">
          <w:rPr>
            <w:spacing w:val="-11"/>
            <w:sz w:val="24"/>
          </w:rPr>
          <w:delText xml:space="preserve"> </w:delText>
        </w:r>
        <w:r w:rsidRPr="00462327" w:rsidDel="00EB3DD4">
          <w:rPr>
            <w:spacing w:val="-2"/>
            <w:sz w:val="24"/>
          </w:rPr>
          <w:delText>employ</w:delText>
        </w:r>
        <w:r w:rsidRPr="00462327" w:rsidDel="00EB3DD4">
          <w:rPr>
            <w:spacing w:val="-11"/>
            <w:sz w:val="24"/>
          </w:rPr>
          <w:delText xml:space="preserve"> </w:delText>
        </w:r>
        <w:r w:rsidRPr="00462327" w:rsidDel="00EB3DD4">
          <w:rPr>
            <w:spacing w:val="-2"/>
            <w:sz w:val="24"/>
          </w:rPr>
          <w:delText>the</w:delText>
        </w:r>
      </w:del>
      <w:ins w:id="605" w:author="Editor" w:date="2026-09-10T09:41:00Z">
        <w:r w:rsidR="00EB3DD4">
          <w:rPr>
            <w:spacing w:val="-11"/>
            <w:sz w:val="24"/>
          </w:rPr>
          <w:t>To</w:t>
        </w:r>
      </w:ins>
      <w:del w:id="606" w:author="Editor" w:date="2026-09-10T09:41:00Z">
        <w:r w:rsidDel="00EB3DD4">
          <w:rPr>
            <w:spacing w:val="-11"/>
            <w:sz w:val="24"/>
          </w:rPr>
          <w:delText xml:space="preserve"> </w:delText>
        </w:r>
        <w:r w:rsidDel="00EB3DD4">
          <w:rPr>
            <w:spacing w:val="-2"/>
            <w:sz w:val="24"/>
          </w:rPr>
          <w:delText xml:space="preserve">ENIGH </w:delText>
        </w:r>
        <w:r w:rsidDel="00EB3DD4">
          <w:rPr>
            <w:sz w:val="24"/>
          </w:rPr>
          <w:delText>to</w:delText>
        </w:r>
      </w:del>
      <w:r>
        <w:rPr>
          <w:spacing w:val="-15"/>
          <w:sz w:val="24"/>
        </w:rPr>
        <w:t xml:space="preserve"> </w:t>
      </w:r>
      <w:r>
        <w:rPr>
          <w:sz w:val="24"/>
        </w:rPr>
        <w:t>examine</w:t>
      </w:r>
      <w:r>
        <w:rPr>
          <w:spacing w:val="-15"/>
          <w:sz w:val="24"/>
        </w:rPr>
        <w:t xml:space="preserve"> </w:t>
      </w:r>
      <w:commentRangeStart w:id="607"/>
      <w:r>
        <w:rPr>
          <w:sz w:val="24"/>
        </w:rPr>
        <w:t>mechanisms</w:t>
      </w:r>
      <w:commentRangeEnd w:id="607"/>
      <w:r w:rsidR="00462327">
        <w:rPr>
          <w:rStyle w:val="CommentReference"/>
          <w:sz w:val="24"/>
          <w:szCs w:val="22"/>
        </w:rPr>
        <w:commentReference w:id="607"/>
      </w:r>
      <w:ins w:id="608" w:author="Editor" w:date="2026-09-10T09:41:00Z">
        <w:r w:rsidR="00EB3DD4">
          <w:rPr>
            <w:sz w:val="24"/>
          </w:rPr>
          <w:t xml:space="preserve">, the analysis used </w:t>
        </w:r>
      </w:ins>
      <w:ins w:id="609" w:author="Editor" w:date="2026-09-10T09:42:00Z">
        <w:r w:rsidR="00462327">
          <w:rPr>
            <w:sz w:val="24"/>
          </w:rPr>
          <w:t>the</w:t>
        </w:r>
      </w:ins>
      <w:ins w:id="610" w:author="Editor" w:date="2026-09-10T09:41:00Z">
        <w:r w:rsidR="00EB3DD4">
          <w:rPr>
            <w:sz w:val="24"/>
          </w:rPr>
          <w:t xml:space="preserve"> ENIGH,</w:t>
        </w:r>
      </w:ins>
      <w:del w:id="611" w:author="Editor" w:date="2026-09-10T09:41:00Z">
        <w:r w:rsidDel="00EB3DD4">
          <w:rPr>
            <w:sz w:val="24"/>
          </w:rPr>
          <w:delText>.</w:delText>
        </w:r>
        <w:r w:rsidDel="00EB3DD4">
          <w:rPr>
            <w:spacing w:val="-12"/>
            <w:sz w:val="24"/>
          </w:rPr>
          <w:delText xml:space="preserve"> </w:delText>
        </w:r>
        <w:r w:rsidDel="00EB3DD4">
          <w:rPr>
            <w:sz w:val="24"/>
          </w:rPr>
          <w:delText>It</w:delText>
        </w:r>
        <w:r w:rsidDel="00EB3DD4">
          <w:rPr>
            <w:spacing w:val="-15"/>
            <w:sz w:val="24"/>
          </w:rPr>
          <w:delText xml:space="preserve"> </w:delText>
        </w:r>
        <w:r w:rsidDel="00EB3DD4">
          <w:rPr>
            <w:sz w:val="24"/>
          </w:rPr>
          <w:delText>is</w:delText>
        </w:r>
      </w:del>
      <w:r>
        <w:rPr>
          <w:spacing w:val="-15"/>
          <w:sz w:val="24"/>
        </w:rPr>
        <w:t xml:space="preserve"> </w:t>
      </w:r>
      <w:r>
        <w:rPr>
          <w:sz w:val="24"/>
        </w:rPr>
        <w:t>a</w:t>
      </w:r>
      <w:r>
        <w:rPr>
          <w:spacing w:val="-15"/>
          <w:sz w:val="24"/>
        </w:rPr>
        <w:t xml:space="preserve"> </w:t>
      </w:r>
      <w:r>
        <w:rPr>
          <w:sz w:val="24"/>
        </w:rPr>
        <w:t>biennial</w:t>
      </w:r>
      <w:r>
        <w:rPr>
          <w:spacing w:val="-15"/>
          <w:sz w:val="24"/>
        </w:rPr>
        <w:t xml:space="preserve"> </w:t>
      </w:r>
      <w:r>
        <w:rPr>
          <w:sz w:val="24"/>
        </w:rPr>
        <w:t>survey</w:t>
      </w:r>
      <w:r>
        <w:rPr>
          <w:spacing w:val="-15"/>
          <w:sz w:val="24"/>
        </w:rPr>
        <w:t xml:space="preserve"> </w:t>
      </w:r>
      <w:del w:id="612" w:author="Editor" w:date="2026-09-10T09:41:00Z">
        <w:r w:rsidDel="00462327">
          <w:rPr>
            <w:sz w:val="24"/>
          </w:rPr>
          <w:delText>conducted</w:delText>
        </w:r>
        <w:r w:rsidDel="00462327">
          <w:rPr>
            <w:spacing w:val="-15"/>
            <w:sz w:val="24"/>
          </w:rPr>
          <w:delText xml:space="preserve"> </w:delText>
        </w:r>
        <w:r w:rsidDel="00462327">
          <w:rPr>
            <w:sz w:val="24"/>
          </w:rPr>
          <w:delText>by</w:delText>
        </w:r>
        <w:r w:rsidDel="00462327">
          <w:rPr>
            <w:spacing w:val="-15"/>
            <w:sz w:val="24"/>
          </w:rPr>
          <w:delText xml:space="preserve"> </w:delText>
        </w:r>
        <w:r w:rsidDel="00462327">
          <w:rPr>
            <w:sz w:val="24"/>
          </w:rPr>
          <w:delText>INEGI</w:delText>
        </w:r>
        <w:r w:rsidDel="00462327">
          <w:rPr>
            <w:spacing w:val="-15"/>
            <w:sz w:val="24"/>
          </w:rPr>
          <w:delText xml:space="preserve"> </w:delText>
        </w:r>
      </w:del>
      <w:r>
        <w:rPr>
          <w:sz w:val="24"/>
        </w:rPr>
        <w:t>that</w:t>
      </w:r>
      <w:r>
        <w:rPr>
          <w:spacing w:val="-15"/>
          <w:sz w:val="24"/>
        </w:rPr>
        <w:t xml:space="preserve"> </w:t>
      </w:r>
      <w:r>
        <w:rPr>
          <w:sz w:val="24"/>
        </w:rPr>
        <w:t>collects</w:t>
      </w:r>
      <w:r>
        <w:rPr>
          <w:spacing w:val="-15"/>
          <w:sz w:val="24"/>
        </w:rPr>
        <w:t xml:space="preserve"> </w:t>
      </w:r>
      <w:ins w:id="613" w:author="Editor" w:date="2026-09-10T09:42:00Z">
        <w:r w:rsidR="00462327" w:rsidRPr="004A2FF4">
          <w:rPr>
            <w:sz w:val="24"/>
          </w:rPr>
          <w:t xml:space="preserve">data on </w:t>
        </w:r>
      </w:ins>
      <w:r w:rsidRPr="00462327">
        <w:rPr>
          <w:sz w:val="24"/>
        </w:rPr>
        <w:t>household</w:t>
      </w:r>
      <w:r>
        <w:rPr>
          <w:spacing w:val="-15"/>
          <w:sz w:val="24"/>
        </w:rPr>
        <w:t xml:space="preserve"> </w:t>
      </w:r>
      <w:r>
        <w:rPr>
          <w:sz w:val="24"/>
        </w:rPr>
        <w:t>income and</w:t>
      </w:r>
      <w:r>
        <w:rPr>
          <w:spacing w:val="-4"/>
          <w:sz w:val="24"/>
        </w:rPr>
        <w:t xml:space="preserve"> </w:t>
      </w:r>
      <w:r>
        <w:rPr>
          <w:sz w:val="24"/>
        </w:rPr>
        <w:t>expenditure,</w:t>
      </w:r>
      <w:r>
        <w:rPr>
          <w:spacing w:val="-4"/>
          <w:sz w:val="24"/>
        </w:rPr>
        <w:t xml:space="preserve"> </w:t>
      </w:r>
      <w:r>
        <w:rPr>
          <w:sz w:val="24"/>
        </w:rPr>
        <w:t>sociodemographic</w:t>
      </w:r>
      <w:r>
        <w:rPr>
          <w:spacing w:val="-4"/>
          <w:sz w:val="24"/>
        </w:rPr>
        <w:t xml:space="preserve"> </w:t>
      </w:r>
      <w:r>
        <w:rPr>
          <w:sz w:val="24"/>
        </w:rPr>
        <w:t>characteristics</w:t>
      </w:r>
      <w:r>
        <w:rPr>
          <w:spacing w:val="-4"/>
          <w:sz w:val="24"/>
        </w:rPr>
        <w:t xml:space="preserve"> </w:t>
      </w:r>
      <w:r>
        <w:rPr>
          <w:sz w:val="24"/>
        </w:rPr>
        <w:t>of</w:t>
      </w:r>
      <w:r>
        <w:rPr>
          <w:spacing w:val="-4"/>
          <w:sz w:val="24"/>
        </w:rPr>
        <w:t xml:space="preserve"> </w:t>
      </w:r>
      <w:r>
        <w:rPr>
          <w:sz w:val="24"/>
        </w:rPr>
        <w:t>household</w:t>
      </w:r>
      <w:r>
        <w:rPr>
          <w:spacing w:val="-4"/>
          <w:sz w:val="24"/>
        </w:rPr>
        <w:t xml:space="preserve"> </w:t>
      </w:r>
      <w:r>
        <w:rPr>
          <w:sz w:val="24"/>
        </w:rPr>
        <w:t>members,</w:t>
      </w:r>
      <w:r>
        <w:rPr>
          <w:spacing w:val="-4"/>
          <w:sz w:val="24"/>
        </w:rPr>
        <w:t xml:space="preserve"> </w:t>
      </w:r>
      <w:r>
        <w:rPr>
          <w:sz w:val="24"/>
        </w:rPr>
        <w:t>and</w:t>
      </w:r>
      <w:r>
        <w:rPr>
          <w:spacing w:val="-4"/>
          <w:sz w:val="24"/>
        </w:rPr>
        <w:t xml:space="preserve"> </w:t>
      </w:r>
      <w:r>
        <w:rPr>
          <w:sz w:val="24"/>
        </w:rPr>
        <w:t>housing</w:t>
      </w:r>
      <w:r>
        <w:rPr>
          <w:spacing w:val="-4"/>
          <w:sz w:val="24"/>
        </w:rPr>
        <w:t xml:space="preserve"> </w:t>
      </w:r>
      <w:r>
        <w:rPr>
          <w:sz w:val="24"/>
        </w:rPr>
        <w:t>characte</w:t>
      </w:r>
      <w:ins w:id="614" w:author="Editor" w:date="2026-09-10T08:55:00Z">
        <w:r w:rsidR="00D261A8">
          <w:rPr>
            <w:sz w:val="24"/>
          </w:rPr>
          <w:t>r</w:t>
        </w:r>
      </w:ins>
      <w:del w:id="615" w:author="Editor" w:date="2026-09-10T08:55:00Z">
        <w:r w:rsidDel="00D261A8">
          <w:rPr>
            <w:sz w:val="24"/>
          </w:rPr>
          <w:delText>r-</w:delText>
        </w:r>
      </w:del>
      <w:r>
        <w:rPr>
          <w:spacing w:val="-2"/>
          <w:sz w:val="24"/>
        </w:rPr>
        <w:t>istics.</w:t>
      </w:r>
    </w:p>
    <w:p w14:paraId="1E231B44" w14:textId="77777777" w:rsidR="006F1B3D" w:rsidDel="00E70B3B" w:rsidRDefault="006F1B3D" w:rsidP="008C7539">
      <w:pPr>
        <w:pStyle w:val="BodyText"/>
        <w:suppressAutoHyphens/>
        <w:spacing w:before="226"/>
        <w:rPr>
          <w:del w:id="616" w:author="Editor" w:date="2026-09-10T14:26:00Z"/>
        </w:rPr>
      </w:pPr>
    </w:p>
    <w:p w14:paraId="43D9C204" w14:textId="77777777" w:rsidR="006F1B3D" w:rsidRDefault="00191F14" w:rsidP="004A2FF4">
      <w:pPr>
        <w:pStyle w:val="Heading3"/>
        <w:numPr>
          <w:ilvl w:val="1"/>
          <w:numId w:val="6"/>
        </w:numPr>
        <w:tabs>
          <w:tab w:val="left" w:pos="645"/>
        </w:tabs>
        <w:suppressAutoHyphens/>
        <w:spacing w:before="240"/>
        <w:ind w:left="648" w:hanging="648"/>
      </w:pPr>
      <w:bookmarkStart w:id="617" w:name="Sample_and_Descriptive_Statistics"/>
      <w:bookmarkEnd w:id="617"/>
      <w:r>
        <w:t>Sample</w:t>
      </w:r>
      <w:r>
        <w:rPr>
          <w:spacing w:val="16"/>
        </w:rPr>
        <w:t xml:space="preserve"> </w:t>
      </w:r>
      <w:r>
        <w:t>and</w:t>
      </w:r>
      <w:r>
        <w:rPr>
          <w:spacing w:val="17"/>
        </w:rPr>
        <w:t xml:space="preserve"> </w:t>
      </w:r>
      <w:r>
        <w:t>Descriptive</w:t>
      </w:r>
      <w:r>
        <w:rPr>
          <w:spacing w:val="17"/>
        </w:rPr>
        <w:t xml:space="preserve"> </w:t>
      </w:r>
      <w:r>
        <w:rPr>
          <w:spacing w:val="-2"/>
        </w:rPr>
        <w:t>Statistics</w:t>
      </w:r>
    </w:p>
    <w:p w14:paraId="13F4E3C7" w14:textId="77777777" w:rsidR="006F1B3D" w:rsidRDefault="006F1B3D" w:rsidP="008C7539">
      <w:pPr>
        <w:pStyle w:val="BodyText"/>
        <w:suppressAutoHyphens/>
        <w:spacing w:before="28"/>
        <w:rPr>
          <w:b/>
          <w:sz w:val="28"/>
        </w:rPr>
      </w:pPr>
    </w:p>
    <w:p w14:paraId="34D31858" w14:textId="77777777" w:rsidR="006F1B3D" w:rsidRDefault="00191F14" w:rsidP="008C7539">
      <w:pPr>
        <w:pStyle w:val="BodyText"/>
        <w:suppressAutoHyphens/>
        <w:spacing w:line="314" w:lineRule="auto"/>
        <w:ind w:left="-1" w:right="717"/>
        <w:jc w:val="both"/>
      </w:pPr>
      <w:del w:id="618" w:author="Editor" w:date="2026-09-10T09:43:00Z">
        <w:r w:rsidDel="00462327">
          <w:delText>We construct m</w:delText>
        </w:r>
      </w:del>
      <w:ins w:id="619" w:author="Editor" w:date="2026-09-10T09:43:00Z">
        <w:r w:rsidR="00462327">
          <w:t>M</w:t>
        </w:r>
      </w:ins>
      <w:r>
        <w:t xml:space="preserve">unicipality-year cells </w:t>
      </w:r>
      <w:ins w:id="620" w:author="Editor" w:date="2026-09-10T09:43:00Z">
        <w:r w:rsidR="00462327">
          <w:t xml:space="preserve">are constructed by </w:t>
        </w:r>
      </w:ins>
      <w:r>
        <w:t>combining death counts with population denominators</w:t>
      </w:r>
      <w:ins w:id="621" w:author="Editor" w:date="2026-09-10T09:43:00Z">
        <w:r w:rsidR="00462327">
          <w:t xml:space="preserve">, </w:t>
        </w:r>
      </w:ins>
      <w:ins w:id="622" w:author="Editor" w:date="2026-09-12T15:07:00Z">
        <w:r w:rsidR="00936A64">
          <w:t>as</w:t>
        </w:r>
      </w:ins>
      <w:del w:id="623" w:author="Editor" w:date="2026-09-10T09:43:00Z">
        <w:r w:rsidDel="00462327">
          <w:delText xml:space="preserve"> because</w:delText>
        </w:r>
      </w:del>
      <w:r>
        <w:t xml:space="preserve"> the municipality is the </w:t>
      </w:r>
      <w:del w:id="624" w:author="Editor" w:date="2026-09-10T09:43:00Z">
        <w:r w:rsidDel="00462327">
          <w:delText xml:space="preserve">finest </w:delText>
        </w:r>
      </w:del>
      <w:ins w:id="625" w:author="Editor" w:date="2026-09-10T09:43:00Z">
        <w:r w:rsidR="00462327">
          <w:t xml:space="preserve">best </w:t>
        </w:r>
      </w:ins>
      <w:r>
        <w:t xml:space="preserve">geographic unit at which death records and population denominators are consistently observed across </w:t>
      </w:r>
      <w:del w:id="626" w:author="Editor" w:date="2026-09-10T09:43:00Z">
        <w:r w:rsidDel="00462327">
          <w:delText xml:space="preserve">our </w:delText>
        </w:r>
      </w:del>
      <w:ins w:id="627" w:author="Editor" w:date="2026-09-10T09:43:00Z">
        <w:r w:rsidR="00462327">
          <w:t xml:space="preserve">the </w:t>
        </w:r>
      </w:ins>
      <w:r>
        <w:t>1991–2006 panel.</w:t>
      </w:r>
      <w:r>
        <w:rPr>
          <w:spacing w:val="40"/>
        </w:rPr>
        <w:t xml:space="preserve"> </w:t>
      </w:r>
      <w:r>
        <w:t xml:space="preserve">Therefore, </w:t>
      </w:r>
      <w:del w:id="628" w:author="Editor" w:date="2026-09-10T09:43:00Z">
        <w:r w:rsidDel="00462327">
          <w:delText xml:space="preserve">we compute </w:delText>
        </w:r>
      </w:del>
      <w:r>
        <w:t xml:space="preserve">a municipality-level treatment intensity </w:t>
      </w:r>
      <w:ins w:id="629" w:author="Editor" w:date="2026-09-10T09:43:00Z">
        <w:r w:rsidR="00462327">
          <w:t xml:space="preserve">is computed </w:t>
        </w:r>
      </w:ins>
      <w:r>
        <w:t>as the ratio of total enrolled households to all households</w:t>
      </w:r>
      <w:r>
        <w:rPr>
          <w:spacing w:val="40"/>
        </w:rPr>
        <w:t xml:space="preserve"> </w:t>
      </w:r>
      <w:r>
        <w:t xml:space="preserve">in a given year, </w:t>
      </w:r>
      <w:del w:id="630" w:author="Editor" w:date="2026-09-12T15:08:00Z">
        <w:r w:rsidDel="00936A64">
          <w:delText xml:space="preserve">which we </w:delText>
        </w:r>
      </w:del>
      <w:r>
        <w:t>define</w:t>
      </w:r>
      <w:ins w:id="631" w:author="Editor" w:date="2026-09-12T15:08:00Z">
        <w:r w:rsidR="00936A64">
          <w:t>d here</w:t>
        </w:r>
      </w:ins>
      <w:r>
        <w:t xml:space="preserve"> as </w:t>
      </w:r>
      <w:r>
        <w:rPr>
          <w:i/>
        </w:rPr>
        <w:t>Intensity</w:t>
      </w:r>
      <w:r>
        <w:rPr>
          <w:i/>
          <w:vertAlign w:val="subscript"/>
        </w:rPr>
        <w:t>year</w:t>
      </w:r>
      <w:r>
        <w:t>.</w:t>
      </w:r>
      <w:r>
        <w:rPr>
          <w:spacing w:val="40"/>
        </w:rPr>
        <w:t xml:space="preserve"> </w:t>
      </w:r>
      <w:r>
        <w:t xml:space="preserve">Table </w:t>
      </w:r>
      <w:hyperlink w:anchor="_bookmark71" w:history="1">
        <w:r>
          <w:rPr>
            <w:color w:val="FF0000"/>
          </w:rPr>
          <w:t>1</w:t>
        </w:r>
      </w:hyperlink>
      <w:r>
        <w:rPr>
          <w:color w:val="FF0000"/>
        </w:rPr>
        <w:t xml:space="preserve"> </w:t>
      </w:r>
      <w:r>
        <w:t>reports summary statistics comparing marginalized</w:t>
      </w:r>
      <w:r>
        <w:rPr>
          <w:spacing w:val="-13"/>
        </w:rPr>
        <w:t xml:space="preserve"> </w:t>
      </w:r>
      <w:r>
        <w:t>and</w:t>
      </w:r>
      <w:r>
        <w:rPr>
          <w:spacing w:val="-13"/>
        </w:rPr>
        <w:t xml:space="preserve"> </w:t>
      </w:r>
      <w:r>
        <w:t>non-marginalized</w:t>
      </w:r>
      <w:r>
        <w:rPr>
          <w:spacing w:val="-13"/>
        </w:rPr>
        <w:t xml:space="preserve"> </w:t>
      </w:r>
      <w:r>
        <w:t>municipalities</w:t>
      </w:r>
      <w:r>
        <w:rPr>
          <w:spacing w:val="-13"/>
        </w:rPr>
        <w:t xml:space="preserve"> </w:t>
      </w:r>
      <w:r>
        <w:t>in</w:t>
      </w:r>
      <w:r>
        <w:rPr>
          <w:spacing w:val="-13"/>
        </w:rPr>
        <w:t xml:space="preserve"> </w:t>
      </w:r>
      <w:r>
        <w:t>the</w:t>
      </w:r>
      <w:r>
        <w:rPr>
          <w:spacing w:val="-13"/>
        </w:rPr>
        <w:t xml:space="preserve"> </w:t>
      </w:r>
      <w:r>
        <w:t>pre-program</w:t>
      </w:r>
      <w:r>
        <w:rPr>
          <w:spacing w:val="-13"/>
        </w:rPr>
        <w:t xml:space="preserve"> </w:t>
      </w:r>
      <w:r>
        <w:t>period. Panel</w:t>
      </w:r>
      <w:r>
        <w:rPr>
          <w:spacing w:val="-13"/>
        </w:rPr>
        <w:t xml:space="preserve"> </w:t>
      </w:r>
      <w:r>
        <w:t>A</w:t>
      </w:r>
      <w:r>
        <w:rPr>
          <w:spacing w:val="-13"/>
        </w:rPr>
        <w:t xml:space="preserve"> </w:t>
      </w:r>
      <w:r>
        <w:t>presents</w:t>
      </w:r>
      <w:r>
        <w:rPr>
          <w:spacing w:val="-13"/>
        </w:rPr>
        <w:t xml:space="preserve"> </w:t>
      </w:r>
      <w:r>
        <w:t>the cumulative intensity of the treatment variable in the early phase (1997</w:t>
      </w:r>
      <w:ins w:id="632" w:author="Editor" w:date="2026-09-10T09:44:00Z">
        <w:r w:rsidR="00462327">
          <w:t>–</w:t>
        </w:r>
      </w:ins>
      <w:del w:id="633" w:author="Editor" w:date="2026-09-10T09:44:00Z">
        <w:r w:rsidDel="00462327">
          <w:delText>-</w:delText>
        </w:r>
      </w:del>
      <w:r>
        <w:t xml:space="preserve">1999) and the later phase </w:t>
      </w:r>
      <w:r>
        <w:rPr>
          <w:spacing w:val="-2"/>
        </w:rPr>
        <w:t>(1997</w:t>
      </w:r>
      <w:ins w:id="634" w:author="Editor" w:date="2026-09-10T09:45:00Z">
        <w:r w:rsidR="00462327">
          <w:t>–</w:t>
        </w:r>
      </w:ins>
      <w:del w:id="635" w:author="Editor" w:date="2026-09-10T09:45:00Z">
        <w:r w:rsidDel="00462327">
          <w:rPr>
            <w:spacing w:val="-2"/>
          </w:rPr>
          <w:delText>-</w:delText>
        </w:r>
      </w:del>
      <w:r>
        <w:rPr>
          <w:spacing w:val="-2"/>
        </w:rPr>
        <w:t>2005),</w:t>
      </w:r>
      <w:r>
        <w:rPr>
          <w:spacing w:val="-4"/>
        </w:rPr>
        <w:t xml:space="preserve"> </w:t>
      </w:r>
      <w:r>
        <w:rPr>
          <w:spacing w:val="-2"/>
        </w:rPr>
        <w:t>and</w:t>
      </w:r>
      <w:r>
        <w:rPr>
          <w:spacing w:val="-6"/>
        </w:rPr>
        <w:t xml:space="preserve"> </w:t>
      </w:r>
      <w:del w:id="636" w:author="Editor" w:date="2026-09-12T15:08:00Z">
        <w:r w:rsidDel="00936A64">
          <w:rPr>
            <w:spacing w:val="-2"/>
          </w:rPr>
          <w:delText>Panel</w:delText>
        </w:r>
        <w:r w:rsidDel="00936A64">
          <w:rPr>
            <w:spacing w:val="-6"/>
          </w:rPr>
          <w:delText xml:space="preserve"> </w:delText>
        </w:r>
      </w:del>
      <w:ins w:id="637" w:author="Editor" w:date="2026-09-12T15:08:00Z">
        <w:r w:rsidR="00936A64">
          <w:rPr>
            <w:spacing w:val="-2"/>
          </w:rPr>
          <w:t>panel</w:t>
        </w:r>
        <w:r w:rsidR="00936A64">
          <w:rPr>
            <w:spacing w:val="-6"/>
          </w:rPr>
          <w:t xml:space="preserve"> </w:t>
        </w:r>
      </w:ins>
      <w:r>
        <w:rPr>
          <w:spacing w:val="-2"/>
        </w:rPr>
        <w:t>B</w:t>
      </w:r>
      <w:r>
        <w:rPr>
          <w:spacing w:val="-6"/>
        </w:rPr>
        <w:t xml:space="preserve"> </w:t>
      </w:r>
      <w:r>
        <w:rPr>
          <w:spacing w:val="-2"/>
        </w:rPr>
        <w:t>presents</w:t>
      </w:r>
      <w:r>
        <w:rPr>
          <w:spacing w:val="-6"/>
        </w:rPr>
        <w:t xml:space="preserve"> </w:t>
      </w:r>
      <w:r>
        <w:rPr>
          <w:spacing w:val="-2"/>
        </w:rPr>
        <w:t>the</w:t>
      </w:r>
      <w:r>
        <w:rPr>
          <w:spacing w:val="-6"/>
        </w:rPr>
        <w:t xml:space="preserve"> </w:t>
      </w:r>
      <w:r>
        <w:rPr>
          <w:spacing w:val="-2"/>
        </w:rPr>
        <w:t>socioeconomic</w:t>
      </w:r>
      <w:r>
        <w:rPr>
          <w:spacing w:val="-6"/>
        </w:rPr>
        <w:t xml:space="preserve"> </w:t>
      </w:r>
      <w:r>
        <w:rPr>
          <w:spacing w:val="-2"/>
        </w:rPr>
        <w:t>components</w:t>
      </w:r>
      <w:r>
        <w:rPr>
          <w:spacing w:val="-6"/>
        </w:rPr>
        <w:t xml:space="preserve"> </w:t>
      </w:r>
      <w:r>
        <w:rPr>
          <w:spacing w:val="-2"/>
        </w:rPr>
        <w:t>used</w:t>
      </w:r>
      <w:r>
        <w:rPr>
          <w:spacing w:val="-6"/>
        </w:rPr>
        <w:t xml:space="preserve"> </w:t>
      </w:r>
      <w:r>
        <w:rPr>
          <w:spacing w:val="-2"/>
        </w:rPr>
        <w:t>to</w:t>
      </w:r>
      <w:r>
        <w:rPr>
          <w:spacing w:val="-6"/>
        </w:rPr>
        <w:t xml:space="preserve"> </w:t>
      </w:r>
      <w:r>
        <w:rPr>
          <w:spacing w:val="-2"/>
        </w:rPr>
        <w:t>compute</w:t>
      </w:r>
      <w:r>
        <w:rPr>
          <w:spacing w:val="-6"/>
        </w:rPr>
        <w:t xml:space="preserve"> </w:t>
      </w:r>
      <w:r>
        <w:rPr>
          <w:spacing w:val="-2"/>
        </w:rPr>
        <w:t>the</w:t>
      </w:r>
      <w:r>
        <w:rPr>
          <w:spacing w:val="-6"/>
        </w:rPr>
        <w:t xml:space="preserve"> </w:t>
      </w:r>
      <w:del w:id="638" w:author="Editor" w:date="2026-09-12T15:08:00Z">
        <w:r w:rsidDel="00936A64">
          <w:rPr>
            <w:spacing w:val="-2"/>
          </w:rPr>
          <w:delText xml:space="preserve">marginality </w:delText>
        </w:r>
      </w:del>
      <w:ins w:id="639" w:author="Editor" w:date="2026-09-12T15:08:00Z">
        <w:r w:rsidR="00936A64">
          <w:rPr>
            <w:spacing w:val="-2"/>
          </w:rPr>
          <w:t xml:space="preserve">Marginality </w:t>
        </w:r>
      </w:ins>
      <w:del w:id="640" w:author="Editor" w:date="2026-09-12T15:08:00Z">
        <w:r w:rsidDel="00936A64">
          <w:delText>index</w:delText>
        </w:r>
      </w:del>
      <w:ins w:id="641" w:author="Editor" w:date="2026-09-12T15:08:00Z">
        <w:r w:rsidR="00936A64">
          <w:t>Index</w:t>
        </w:r>
      </w:ins>
      <w:r>
        <w:t>.</w:t>
      </w:r>
      <w:r w:rsidR="008C7539">
        <w:rPr>
          <w:rStyle w:val="FootnoteReference"/>
        </w:rPr>
        <w:footnoteReference w:id="7"/>
      </w:r>
      <w:r w:rsidR="008C7539">
        <w:t xml:space="preserve"> A</w:t>
      </w:r>
      <w:r>
        <w:t xml:space="preserve">s expected, marginalized municipalities have substantially higher </w:t>
      </w:r>
      <w:r w:rsidRPr="000724F4">
        <w:t>Progresa</w:t>
      </w:r>
      <w:r>
        <w:rPr>
          <w:i/>
        </w:rPr>
        <w:t xml:space="preserve"> </w:t>
      </w:r>
      <w:r>
        <w:t>enrollment rates and worse socioeconomic conditions.</w:t>
      </w:r>
      <w:ins w:id="645" w:author="Editor" w:date="2026-09-10T09:45:00Z">
        <w:r w:rsidR="00462327">
          <w:t xml:space="preserve"> </w:t>
        </w:r>
      </w:ins>
    </w:p>
    <w:p w14:paraId="2159B3A6" w14:textId="77777777" w:rsidR="006F1B3D" w:rsidRDefault="00462327" w:rsidP="004A2FF4">
      <w:pPr>
        <w:pStyle w:val="BodyText"/>
        <w:suppressAutoHyphens/>
        <w:spacing w:before="116" w:line="314" w:lineRule="auto"/>
        <w:ind w:right="720" w:firstLine="346"/>
        <w:jc w:val="both"/>
      </w:pPr>
      <w:ins w:id="646" w:author="Editor" w:date="2026-09-10T09:45:00Z">
        <w:r>
          <w:lastRenderedPageBreak/>
          <w:t xml:space="preserve">Panel a of </w:t>
        </w:r>
      </w:ins>
      <w:r w:rsidR="00191F14">
        <w:t xml:space="preserve">Figure </w:t>
      </w:r>
      <w:hyperlink w:anchor="_bookmark69" w:history="1">
        <w:r w:rsidR="00191F14">
          <w:rPr>
            <w:color w:val="FF0000"/>
          </w:rPr>
          <w:t>1</w:t>
        </w:r>
      </w:hyperlink>
      <w:del w:id="647" w:author="Editor" w:date="2026-09-10T09:45:00Z">
        <w:r w:rsidR="00191F14" w:rsidDel="00462327">
          <w:delText>,</w:delText>
        </w:r>
        <w:r w:rsidR="00191F14" w:rsidDel="00462327">
          <w:rPr>
            <w:spacing w:val="35"/>
          </w:rPr>
          <w:delText xml:space="preserve"> </w:delText>
        </w:r>
        <w:r w:rsidR="00191F14" w:rsidDel="00462327">
          <w:delText xml:space="preserve">panel (a) </w:delText>
        </w:r>
      </w:del>
      <w:r w:rsidR="00191F14">
        <w:t>shows a declining trend in mortality rates after the program started,</w:t>
      </w:r>
      <w:r w:rsidR="00191F14">
        <w:rPr>
          <w:spacing w:val="35"/>
        </w:rPr>
        <w:t xml:space="preserve"> </w:t>
      </w:r>
      <w:r w:rsidR="00191F14">
        <w:t>in</w:t>
      </w:r>
      <w:r w:rsidR="00191F14">
        <w:rPr>
          <w:spacing w:val="40"/>
        </w:rPr>
        <w:t xml:space="preserve"> </w:t>
      </w:r>
      <w:r w:rsidR="00191F14">
        <w:t>line</w:t>
      </w:r>
      <w:r w:rsidR="00191F14">
        <w:rPr>
          <w:spacing w:val="-3"/>
        </w:rPr>
        <w:t xml:space="preserve"> </w:t>
      </w:r>
      <w:r w:rsidR="00191F14">
        <w:t>with</w:t>
      </w:r>
      <w:r w:rsidR="00191F14">
        <w:rPr>
          <w:spacing w:val="-3"/>
        </w:rPr>
        <w:t xml:space="preserve"> </w:t>
      </w:r>
      <w:r w:rsidR="00191F14">
        <w:t>an</w:t>
      </w:r>
      <w:r w:rsidR="00191F14">
        <w:rPr>
          <w:spacing w:val="-3"/>
        </w:rPr>
        <w:t xml:space="preserve"> </w:t>
      </w:r>
      <w:r w:rsidR="00191F14">
        <w:t>increase</w:t>
      </w:r>
      <w:r w:rsidR="00191F14">
        <w:rPr>
          <w:spacing w:val="-3"/>
        </w:rPr>
        <w:t xml:space="preserve"> </w:t>
      </w:r>
      <w:r w:rsidR="00191F14">
        <w:t>in</w:t>
      </w:r>
      <w:r w:rsidR="00191F14">
        <w:rPr>
          <w:spacing w:val="-3"/>
        </w:rPr>
        <w:t xml:space="preserve"> </w:t>
      </w:r>
      <w:r w:rsidR="00191F14">
        <w:t>treatment</w:t>
      </w:r>
      <w:r w:rsidR="00191F14">
        <w:rPr>
          <w:spacing w:val="-3"/>
        </w:rPr>
        <w:t xml:space="preserve"> </w:t>
      </w:r>
      <w:r w:rsidR="00191F14">
        <w:t>intensity. The</w:t>
      </w:r>
      <w:r w:rsidR="00191F14">
        <w:rPr>
          <w:spacing w:val="-3"/>
        </w:rPr>
        <w:t xml:space="preserve"> </w:t>
      </w:r>
      <w:r w:rsidR="00191F14">
        <w:t>pattern</w:t>
      </w:r>
      <w:r w:rsidR="00191F14">
        <w:rPr>
          <w:spacing w:val="-3"/>
        </w:rPr>
        <w:t xml:space="preserve"> </w:t>
      </w:r>
      <w:r w:rsidR="00191F14">
        <w:t>in</w:t>
      </w:r>
      <w:r w:rsidR="00191F14">
        <w:rPr>
          <w:spacing w:val="-3"/>
        </w:rPr>
        <w:t xml:space="preserve"> </w:t>
      </w:r>
      <w:r w:rsidR="00191F14">
        <w:t>raw</w:t>
      </w:r>
      <w:r w:rsidR="00191F14">
        <w:rPr>
          <w:spacing w:val="-3"/>
        </w:rPr>
        <w:t xml:space="preserve"> </w:t>
      </w:r>
      <w:r w:rsidR="00191F14">
        <w:t>trends</w:t>
      </w:r>
      <w:r w:rsidR="00191F14">
        <w:rPr>
          <w:spacing w:val="-3"/>
        </w:rPr>
        <w:t xml:space="preserve"> </w:t>
      </w:r>
      <w:r w:rsidR="00191F14">
        <w:t>suggests</w:t>
      </w:r>
      <w:r w:rsidR="00191F14">
        <w:rPr>
          <w:spacing w:val="-3"/>
        </w:rPr>
        <w:t xml:space="preserve"> </w:t>
      </w:r>
      <w:r w:rsidR="00191F14">
        <w:t>that</w:t>
      </w:r>
      <w:r w:rsidR="00191F14">
        <w:rPr>
          <w:spacing w:val="-3"/>
        </w:rPr>
        <w:t xml:space="preserve"> </w:t>
      </w:r>
      <w:r w:rsidR="00191F14">
        <w:t>th</w:t>
      </w:r>
      <w:ins w:id="648" w:author="Editor" w:date="2026-09-10T09:46:00Z">
        <w:r>
          <w:t xml:space="preserve">e subsequent </w:t>
        </w:r>
      </w:ins>
      <w:del w:id="649" w:author="Editor" w:date="2026-09-10T09:46:00Z">
        <w:r w:rsidR="00191F14" w:rsidDel="00462327">
          <w:delText>e</w:delText>
        </w:r>
        <w:r w:rsidR="00191F14" w:rsidDel="00462327">
          <w:rPr>
            <w:spacing w:val="-3"/>
          </w:rPr>
          <w:delText xml:space="preserve"> </w:delText>
        </w:r>
      </w:del>
      <w:r w:rsidR="00191F14">
        <w:t>increase</w:t>
      </w:r>
      <w:r w:rsidR="00191F14">
        <w:rPr>
          <w:spacing w:val="-3"/>
        </w:rPr>
        <w:t xml:space="preserve"> </w:t>
      </w:r>
      <w:r w:rsidR="00191F14">
        <w:t>in coverage</w:t>
      </w:r>
      <w:r w:rsidR="00191F14">
        <w:rPr>
          <w:spacing w:val="-15"/>
        </w:rPr>
        <w:t xml:space="preserve"> </w:t>
      </w:r>
      <w:del w:id="650" w:author="Editor" w:date="2026-09-10T09:46:00Z">
        <w:r w:rsidR="00191F14" w:rsidDel="00462327">
          <w:delText>after</w:delText>
        </w:r>
        <w:r w:rsidR="00191F14" w:rsidDel="00462327">
          <w:rPr>
            <w:spacing w:val="-15"/>
          </w:rPr>
          <w:delText xml:space="preserve"> </w:delText>
        </w:r>
        <w:r w:rsidR="00191F14" w:rsidDel="00462327">
          <w:delText>the</w:delText>
        </w:r>
        <w:r w:rsidR="00191F14" w:rsidDel="00462327">
          <w:rPr>
            <w:spacing w:val="-15"/>
          </w:rPr>
          <w:delText xml:space="preserve"> </w:delText>
        </w:r>
        <w:r w:rsidR="00191F14" w:rsidDel="00462327">
          <w:delText>program</w:delText>
        </w:r>
        <w:r w:rsidR="00191F14" w:rsidDel="00462327">
          <w:rPr>
            <w:spacing w:val="-15"/>
          </w:rPr>
          <w:delText xml:space="preserve"> </w:delText>
        </w:r>
      </w:del>
      <w:r w:rsidR="00191F14">
        <w:t>may</w:t>
      </w:r>
      <w:r w:rsidR="00191F14">
        <w:rPr>
          <w:spacing w:val="-15"/>
        </w:rPr>
        <w:t xml:space="preserve"> </w:t>
      </w:r>
      <w:r w:rsidR="00191F14">
        <w:t>be</w:t>
      </w:r>
      <w:r w:rsidR="00191F14">
        <w:rPr>
          <w:spacing w:val="-15"/>
        </w:rPr>
        <w:t xml:space="preserve"> </w:t>
      </w:r>
      <w:r w:rsidR="00191F14">
        <w:t>driving</w:t>
      </w:r>
      <w:r w:rsidR="00191F14">
        <w:rPr>
          <w:spacing w:val="-15"/>
        </w:rPr>
        <w:t xml:space="preserve"> </w:t>
      </w:r>
      <w:r w:rsidR="00191F14">
        <w:t>the</w:t>
      </w:r>
      <w:r w:rsidR="00191F14">
        <w:rPr>
          <w:spacing w:val="-15"/>
        </w:rPr>
        <w:t xml:space="preserve"> </w:t>
      </w:r>
      <w:r w:rsidR="00191F14">
        <w:t>trend</w:t>
      </w:r>
      <w:r w:rsidR="00191F14">
        <w:rPr>
          <w:spacing w:val="-15"/>
        </w:rPr>
        <w:t xml:space="preserve"> </w:t>
      </w:r>
      <w:r w:rsidR="00191F14">
        <w:t>observed</w:t>
      </w:r>
      <w:r w:rsidR="00191F14">
        <w:rPr>
          <w:spacing w:val="-15"/>
        </w:rPr>
        <w:t xml:space="preserve"> </w:t>
      </w:r>
      <w:r w:rsidR="00191F14">
        <w:t>among</w:t>
      </w:r>
      <w:r w:rsidR="00191F14">
        <w:rPr>
          <w:spacing w:val="-15"/>
        </w:rPr>
        <w:t xml:space="preserve"> </w:t>
      </w:r>
      <w:r w:rsidR="00191F14">
        <w:t>females</w:t>
      </w:r>
      <w:r w:rsidR="00191F14">
        <w:rPr>
          <w:spacing w:val="-15"/>
        </w:rPr>
        <w:t xml:space="preserve"> </w:t>
      </w:r>
      <w:r w:rsidR="00191F14">
        <w:t>and</w:t>
      </w:r>
      <w:r w:rsidR="00191F14">
        <w:rPr>
          <w:spacing w:val="-15"/>
        </w:rPr>
        <w:t xml:space="preserve"> </w:t>
      </w:r>
      <w:r w:rsidR="00191F14">
        <w:t>males.</w:t>
      </w:r>
      <w:r w:rsidR="00191F14">
        <w:rPr>
          <w:spacing w:val="-15"/>
        </w:rPr>
        <w:t xml:space="preserve"> </w:t>
      </w:r>
      <w:r w:rsidR="00191F14">
        <w:t xml:space="preserve">Appendix Figure </w:t>
      </w:r>
      <w:hyperlink w:anchor="_bookmark74" w:history="1">
        <w:r w:rsidR="00191F14">
          <w:rPr>
            <w:color w:val="FF0000"/>
          </w:rPr>
          <w:t>A.1</w:t>
        </w:r>
      </w:hyperlink>
      <w:r w:rsidR="00191F14">
        <w:rPr>
          <w:color w:val="FF0000"/>
        </w:rPr>
        <w:t xml:space="preserve"> </w:t>
      </w:r>
      <w:r w:rsidR="00191F14">
        <w:t xml:space="preserve">shows a similar </w:t>
      </w:r>
      <w:del w:id="651" w:author="Editor" w:date="2026-09-12T15:09:00Z">
        <w:r w:rsidR="00191F14" w:rsidDel="00936A64">
          <w:delText xml:space="preserve">trend, </w:delText>
        </w:r>
      </w:del>
      <w:r w:rsidR="00191F14">
        <w:t>but smoother</w:t>
      </w:r>
      <w:ins w:id="652" w:author="Editor" w:date="2026-09-12T15:09:00Z">
        <w:r w:rsidR="00936A64">
          <w:t xml:space="preserve"> trend</w:t>
        </w:r>
      </w:ins>
      <w:r w:rsidR="00191F14">
        <w:t>, without a suggestive break at the beginning of program roll-out.</w:t>
      </w:r>
    </w:p>
    <w:p w14:paraId="094DAC51" w14:textId="77777777" w:rsidR="001949FF" w:rsidRDefault="001949FF" w:rsidP="004A2FF4">
      <w:pPr>
        <w:pStyle w:val="BodyText"/>
        <w:suppressAutoHyphens/>
        <w:spacing w:line="314" w:lineRule="auto"/>
        <w:ind w:right="720"/>
        <w:jc w:val="both"/>
        <w:rPr>
          <w:sz w:val="20"/>
        </w:rPr>
      </w:pPr>
    </w:p>
    <w:p w14:paraId="03D85E12" w14:textId="77777777" w:rsidR="006F1B3D" w:rsidRDefault="00191F14" w:rsidP="004A2FF4">
      <w:pPr>
        <w:pStyle w:val="Heading3"/>
        <w:numPr>
          <w:ilvl w:val="1"/>
          <w:numId w:val="6"/>
        </w:numPr>
        <w:tabs>
          <w:tab w:val="left" w:pos="645"/>
        </w:tabs>
        <w:suppressAutoHyphens/>
        <w:ind w:left="648" w:hanging="648"/>
      </w:pPr>
      <w:bookmarkStart w:id="653" w:name="Empirical_Strategy"/>
      <w:bookmarkEnd w:id="653"/>
      <w:r>
        <w:t>Empirical</w:t>
      </w:r>
      <w:r>
        <w:rPr>
          <w:spacing w:val="24"/>
        </w:rPr>
        <w:t xml:space="preserve"> </w:t>
      </w:r>
      <w:r>
        <w:rPr>
          <w:spacing w:val="-2"/>
        </w:rPr>
        <w:t>Strategy</w:t>
      </w:r>
    </w:p>
    <w:p w14:paraId="1E9D8653" w14:textId="77777777" w:rsidR="006F1B3D" w:rsidRDefault="006F1B3D" w:rsidP="008C7539">
      <w:pPr>
        <w:pStyle w:val="BodyText"/>
        <w:suppressAutoHyphens/>
        <w:spacing w:before="28"/>
        <w:rPr>
          <w:b/>
          <w:sz w:val="28"/>
        </w:rPr>
      </w:pPr>
    </w:p>
    <w:p w14:paraId="1C36D0F5" w14:textId="77777777" w:rsidR="006F1B3D" w:rsidRDefault="00191F14" w:rsidP="008C7539">
      <w:pPr>
        <w:pStyle w:val="BodyText"/>
        <w:suppressAutoHyphens/>
        <w:spacing w:before="1" w:line="314" w:lineRule="auto"/>
        <w:ind w:right="718"/>
        <w:jc w:val="both"/>
      </w:pPr>
      <w:del w:id="654" w:author="Editor" w:date="2026-09-10T09:48:00Z">
        <w:r w:rsidDel="00462327">
          <w:delText>We use the</w:delText>
        </w:r>
      </w:del>
      <w:ins w:id="655" w:author="Editor" w:date="2026-09-10T09:48:00Z">
        <w:r w:rsidR="00462327">
          <w:t>The</w:t>
        </w:r>
      </w:ins>
      <w:r>
        <w:t xml:space="preserve"> </w:t>
      </w:r>
      <w:ins w:id="656" w:author="Editor" w:date="2026-09-12T15:09:00Z">
        <w:r w:rsidR="00936A64">
          <w:t xml:space="preserve">analysis uses the </w:t>
        </w:r>
      </w:ins>
      <w:r>
        <w:t xml:space="preserve">variation in the proportion of households enrolled in </w:t>
      </w:r>
      <w:r w:rsidRPr="000724F4">
        <w:t>Progresa</w:t>
      </w:r>
      <w:r>
        <w:rPr>
          <w:i/>
        </w:rPr>
        <w:t xml:space="preserve"> </w:t>
      </w:r>
      <w:r>
        <w:t>across municipalities before and after the program began in 1997</w:t>
      </w:r>
      <w:ins w:id="657" w:author="Editor" w:date="2026-09-10T09:48:00Z">
        <w:r w:rsidR="00462327">
          <w:t>. This follows</w:t>
        </w:r>
      </w:ins>
      <w:del w:id="658" w:author="Editor" w:date="2026-09-10T09:48:00Z">
        <w:r w:rsidDel="00462327">
          <w:delText>, following</w:delText>
        </w:r>
      </w:del>
      <w:r>
        <w:t xml:space="preserve"> </w:t>
      </w:r>
      <w:hyperlink w:anchor="_bookmark63" w:history="1">
        <w:r>
          <w:rPr>
            <w:color w:val="0000FF"/>
          </w:rPr>
          <w:t>Parker and Vogl</w:t>
        </w:r>
      </w:hyperlink>
      <w:r>
        <w:rPr>
          <w:color w:val="0000FF"/>
        </w:rPr>
        <w:t xml:space="preserve"> </w:t>
      </w:r>
      <w:r>
        <w:t>(</w:t>
      </w:r>
      <w:hyperlink w:anchor="_bookmark63" w:history="1">
        <w:r>
          <w:rPr>
            <w:color w:val="0000FF"/>
          </w:rPr>
          <w:t>2023</w:t>
        </w:r>
      </w:hyperlink>
      <w:r>
        <w:t xml:space="preserve">), who </w:t>
      </w:r>
      <w:del w:id="659" w:author="Editor" w:date="2026-09-10T09:48:00Z">
        <w:r w:rsidDel="00462327">
          <w:delText xml:space="preserve">study </w:delText>
        </w:r>
      </w:del>
      <w:ins w:id="660" w:author="Editor" w:date="2026-09-10T09:48:00Z">
        <w:r w:rsidR="00462327">
          <w:t xml:space="preserve">studied </w:t>
        </w:r>
      </w:ins>
      <w:r>
        <w:t>the long-</w:t>
      </w:r>
      <w:del w:id="661" w:author="Editor" w:date="2026-09-10T09:48:00Z">
        <w:r w:rsidDel="00462327">
          <w:delText>run</w:delText>
        </w:r>
        <w:r w:rsidDel="00462327">
          <w:rPr>
            <w:spacing w:val="-3"/>
          </w:rPr>
          <w:delText xml:space="preserve"> </w:delText>
        </w:r>
      </w:del>
      <w:ins w:id="662" w:author="Editor" w:date="2026-09-10T09:48:00Z">
        <w:r w:rsidR="00462327">
          <w:t>term</w:t>
        </w:r>
        <w:r w:rsidR="00462327">
          <w:rPr>
            <w:spacing w:val="-3"/>
          </w:rPr>
          <w:t xml:space="preserve"> </w:t>
        </w:r>
      </w:ins>
      <w:r>
        <w:t>e</w:t>
      </w:r>
      <w:ins w:id="663" w:author="Editor" w:date="2026-09-08T18:06:00Z">
        <w:r w:rsidR="00D048B7" w:rsidRPr="00DB5B07">
          <w:t>ff</w:t>
        </w:r>
      </w:ins>
      <w:del w:id="664" w:author="Editor" w:date="2026-09-08T18:06:00Z">
        <w:r w:rsidDel="00D048B7">
          <w:rPr>
            <w:rFonts w:ascii="Arial MT" w:hAnsi="Arial MT"/>
          </w:rPr>
          <w:delText>ff</w:delText>
        </w:r>
      </w:del>
      <w:r>
        <w:t>ects</w:t>
      </w:r>
      <w:r>
        <w:rPr>
          <w:spacing w:val="-3"/>
        </w:rPr>
        <w:t xml:space="preserve"> </w:t>
      </w:r>
      <w:r>
        <w:t>of</w:t>
      </w:r>
      <w:r>
        <w:rPr>
          <w:spacing w:val="-3"/>
        </w:rPr>
        <w:t xml:space="preserve"> </w:t>
      </w:r>
      <w:r w:rsidRPr="000724F4">
        <w:t>Progresa</w:t>
      </w:r>
      <w:r>
        <w:rPr>
          <w:i/>
          <w:spacing w:val="-3"/>
        </w:rPr>
        <w:t xml:space="preserve"> </w:t>
      </w:r>
      <w:r>
        <w:t>among</w:t>
      </w:r>
      <w:r>
        <w:rPr>
          <w:spacing w:val="-3"/>
        </w:rPr>
        <w:t xml:space="preserve"> </w:t>
      </w:r>
      <w:r>
        <w:t>municipalities</w:t>
      </w:r>
      <w:r>
        <w:rPr>
          <w:spacing w:val="-3"/>
        </w:rPr>
        <w:t xml:space="preserve"> </w:t>
      </w:r>
      <w:r>
        <w:t>with</w:t>
      </w:r>
      <w:r>
        <w:rPr>
          <w:spacing w:val="-3"/>
        </w:rPr>
        <w:t xml:space="preserve"> </w:t>
      </w:r>
      <w:r>
        <w:t>the</w:t>
      </w:r>
      <w:r>
        <w:rPr>
          <w:spacing w:val="-3"/>
        </w:rPr>
        <w:t xml:space="preserve"> </w:t>
      </w:r>
      <w:r>
        <w:t>same</w:t>
      </w:r>
      <w:r>
        <w:rPr>
          <w:spacing w:val="-3"/>
        </w:rPr>
        <w:t xml:space="preserve"> </w:t>
      </w:r>
      <w:r>
        <w:t>cumulative</w:t>
      </w:r>
      <w:r>
        <w:rPr>
          <w:spacing w:val="-3"/>
        </w:rPr>
        <w:t xml:space="preserve"> </w:t>
      </w:r>
      <w:r>
        <w:t>enrollment</w:t>
      </w:r>
      <w:r>
        <w:rPr>
          <w:spacing w:val="-3"/>
        </w:rPr>
        <w:t xml:space="preserve"> </w:t>
      </w:r>
      <w:r>
        <w:t>intensity by the end of 2005, focusing on those that saw more intensity in the early phase.</w:t>
      </w:r>
      <w:r w:rsidR="001949FF">
        <w:rPr>
          <w:rStyle w:val="FootnoteReference"/>
        </w:rPr>
        <w:footnoteReference w:id="8"/>
      </w:r>
      <w:r>
        <w:rPr>
          <w:color w:val="FF0000"/>
          <w:spacing w:val="40"/>
        </w:rPr>
        <w:t xml:space="preserve"> </w:t>
      </w:r>
      <w:r>
        <w:t xml:space="preserve">What varies across municipalities is the </w:t>
      </w:r>
      <w:r w:rsidRPr="004A2FF4">
        <w:t>path</w:t>
      </w:r>
      <w:r w:rsidRPr="00462327">
        <w:t>:</w:t>
      </w:r>
      <w:r>
        <w:rPr>
          <w:spacing w:val="36"/>
        </w:rPr>
        <w:t xml:space="preserve"> </w:t>
      </w:r>
      <w:r>
        <w:t>because the roll-out ramps up toward near-universal coverage, municipalities</w:t>
      </w:r>
      <w:r>
        <w:rPr>
          <w:spacing w:val="-7"/>
        </w:rPr>
        <w:t xml:space="preserve"> </w:t>
      </w:r>
      <w:r>
        <w:t>that</w:t>
      </w:r>
      <w:r>
        <w:rPr>
          <w:spacing w:val="-7"/>
        </w:rPr>
        <w:t xml:space="preserve"> </w:t>
      </w:r>
      <w:r>
        <w:t>enrolled</w:t>
      </w:r>
      <w:r>
        <w:rPr>
          <w:spacing w:val="-7"/>
        </w:rPr>
        <w:t xml:space="preserve"> </w:t>
      </w:r>
      <w:r>
        <w:t>heavily</w:t>
      </w:r>
      <w:r>
        <w:rPr>
          <w:spacing w:val="-7"/>
        </w:rPr>
        <w:t xml:space="preserve"> </w:t>
      </w:r>
      <w:r>
        <w:t>in</w:t>
      </w:r>
      <w:r>
        <w:rPr>
          <w:spacing w:val="-7"/>
        </w:rPr>
        <w:t xml:space="preserve"> </w:t>
      </w:r>
      <w:r>
        <w:t>1997–1999</w:t>
      </w:r>
      <w:r>
        <w:rPr>
          <w:spacing w:val="-7"/>
        </w:rPr>
        <w:t xml:space="preserve"> </w:t>
      </w:r>
      <w:r>
        <w:t>have</w:t>
      </w:r>
      <w:r>
        <w:rPr>
          <w:spacing w:val="-7"/>
        </w:rPr>
        <w:t xml:space="preserve"> </w:t>
      </w:r>
      <w:r>
        <w:t>less</w:t>
      </w:r>
      <w:r>
        <w:rPr>
          <w:spacing w:val="-7"/>
        </w:rPr>
        <w:t xml:space="preserve"> </w:t>
      </w:r>
      <w:r>
        <w:t>remaining</w:t>
      </w:r>
      <w:r>
        <w:rPr>
          <w:spacing w:val="-7"/>
        </w:rPr>
        <w:t xml:space="preserve"> </w:t>
      </w:r>
      <w:r>
        <w:t>enrollment</w:t>
      </w:r>
      <w:r>
        <w:rPr>
          <w:spacing w:val="-7"/>
        </w:rPr>
        <w:t xml:space="preserve"> </w:t>
      </w:r>
      <w:r>
        <w:t>to</w:t>
      </w:r>
      <w:r>
        <w:rPr>
          <w:spacing w:val="-7"/>
        </w:rPr>
        <w:t xml:space="preserve"> </w:t>
      </w:r>
      <w:r>
        <w:t>add</w:t>
      </w:r>
      <w:r>
        <w:rPr>
          <w:spacing w:val="-7"/>
        </w:rPr>
        <w:t xml:space="preserve"> </w:t>
      </w:r>
      <w:r>
        <w:t>in</w:t>
      </w:r>
      <w:r>
        <w:rPr>
          <w:spacing w:val="-7"/>
        </w:rPr>
        <w:t xml:space="preserve"> </w:t>
      </w:r>
      <w:r>
        <w:t>2000–2005, while those that started slowly catch up later.</w:t>
      </w:r>
      <w:r w:rsidR="001949FF">
        <w:rPr>
          <w:rStyle w:val="FootnoteReference"/>
        </w:rPr>
        <w:footnoteReference w:id="9"/>
      </w:r>
      <w:r w:rsidR="001949FF">
        <w:t xml:space="preserve"> </w:t>
      </w:r>
    </w:p>
    <w:p w14:paraId="7DFB0052" w14:textId="77777777" w:rsidR="006F1B3D" w:rsidRDefault="00191F14" w:rsidP="008C7539">
      <w:pPr>
        <w:pStyle w:val="BodyText"/>
        <w:suppressAutoHyphens/>
        <w:spacing w:before="115" w:line="314" w:lineRule="auto"/>
        <w:ind w:right="718" w:firstLine="351"/>
        <w:jc w:val="both"/>
      </w:pPr>
      <w:del w:id="680" w:author="Editor" w:date="2026-09-10T09:48:00Z">
        <w:r w:rsidDel="00462327">
          <w:delText>Figure</w:delText>
        </w:r>
        <w:r w:rsidDel="00462327">
          <w:rPr>
            <w:spacing w:val="-11"/>
          </w:rPr>
          <w:delText xml:space="preserve"> </w:delText>
        </w:r>
        <w:r w:rsidR="005A4580" w:rsidDel="00462327">
          <w:fldChar w:fldCharType="begin"/>
        </w:r>
        <w:r w:rsidR="005A4580" w:rsidDel="00462327">
          <w:delInstrText xml:space="preserve"> HYPERLINK \l "_bookmark69" </w:delInstrText>
        </w:r>
        <w:r w:rsidR="005A4580" w:rsidDel="00462327">
          <w:fldChar w:fldCharType="separate"/>
        </w:r>
        <w:r w:rsidDel="00462327">
          <w:rPr>
            <w:color w:val="FF0000"/>
          </w:rPr>
          <w:delText>1</w:delText>
        </w:r>
        <w:r w:rsidR="005A4580" w:rsidDel="00462327">
          <w:rPr>
            <w:color w:val="FF0000"/>
          </w:rPr>
          <w:fldChar w:fldCharType="end"/>
        </w:r>
        <w:r w:rsidDel="00462327">
          <w:delText>,</w:delText>
        </w:r>
        <w:r w:rsidDel="00462327">
          <w:rPr>
            <w:spacing w:val="-10"/>
          </w:rPr>
          <w:delText xml:space="preserve"> </w:delText>
        </w:r>
      </w:del>
      <w:ins w:id="681" w:author="Editor" w:date="2026-09-10T09:48:00Z">
        <w:r w:rsidR="00462327">
          <w:rPr>
            <w:spacing w:val="-10"/>
          </w:rPr>
          <w:t>P</w:t>
        </w:r>
      </w:ins>
      <w:del w:id="682" w:author="Editor" w:date="2026-09-10T09:48:00Z">
        <w:r w:rsidDel="00462327">
          <w:delText>p</w:delText>
        </w:r>
      </w:del>
      <w:r>
        <w:t>anels</w:t>
      </w:r>
      <w:r>
        <w:rPr>
          <w:spacing w:val="-11"/>
        </w:rPr>
        <w:t xml:space="preserve"> </w:t>
      </w:r>
      <w:del w:id="683" w:author="Editor" w:date="2026-09-12T15:10:00Z">
        <w:r w:rsidDel="00936A64">
          <w:delText>(</w:delText>
        </w:r>
      </w:del>
      <w:r>
        <w:t>b</w:t>
      </w:r>
      <w:del w:id="684" w:author="Editor" w:date="2026-09-12T15:10:00Z">
        <w:r w:rsidDel="00936A64">
          <w:delText>)</w:delText>
        </w:r>
      </w:del>
      <w:r>
        <w:rPr>
          <w:spacing w:val="-11"/>
        </w:rPr>
        <w:t xml:space="preserve"> </w:t>
      </w:r>
      <w:r>
        <w:t>and</w:t>
      </w:r>
      <w:r>
        <w:rPr>
          <w:spacing w:val="-11"/>
        </w:rPr>
        <w:t xml:space="preserve"> </w:t>
      </w:r>
      <w:del w:id="685" w:author="Editor" w:date="2026-09-12T15:10:00Z">
        <w:r w:rsidDel="00936A64">
          <w:delText>(</w:delText>
        </w:r>
      </w:del>
      <w:r>
        <w:t>c</w:t>
      </w:r>
      <w:del w:id="686" w:author="Editor" w:date="2026-09-12T15:10:00Z">
        <w:r w:rsidDel="00936A64">
          <w:delText>)</w:delText>
        </w:r>
      </w:del>
      <w:ins w:id="687" w:author="Editor" w:date="2026-09-10T09:48:00Z">
        <w:r w:rsidR="00462327">
          <w:t xml:space="preserve"> of</w:t>
        </w:r>
      </w:ins>
      <w:del w:id="688" w:author="Editor" w:date="2026-09-10T09:48:00Z">
        <w:r w:rsidDel="00462327">
          <w:delText>,</w:delText>
        </w:r>
      </w:del>
      <w:ins w:id="689" w:author="Editor" w:date="2026-09-10T09:49:00Z">
        <w:r w:rsidR="00462327">
          <w:t xml:space="preserve"> Figure</w:t>
        </w:r>
        <w:r w:rsidR="00462327">
          <w:rPr>
            <w:spacing w:val="-11"/>
          </w:rPr>
          <w:t xml:space="preserve"> </w:t>
        </w:r>
        <w:r w:rsidR="00462327">
          <w:fldChar w:fldCharType="begin"/>
        </w:r>
        <w:r w:rsidR="00462327">
          <w:instrText xml:space="preserve"> HYPERLINK \l "_bookmark69" </w:instrText>
        </w:r>
        <w:r w:rsidR="00462327">
          <w:fldChar w:fldCharType="separate"/>
        </w:r>
        <w:r w:rsidR="00462327">
          <w:rPr>
            <w:color w:val="FF0000"/>
          </w:rPr>
          <w:t>1</w:t>
        </w:r>
        <w:r w:rsidR="00462327">
          <w:rPr>
            <w:color w:val="FF0000"/>
          </w:rPr>
          <w:fldChar w:fldCharType="end"/>
        </w:r>
      </w:ins>
      <w:r>
        <w:rPr>
          <w:spacing w:val="-11"/>
        </w:rPr>
        <w:t xml:space="preserve"> </w:t>
      </w:r>
      <w:r>
        <w:t>document</w:t>
      </w:r>
      <w:r>
        <w:rPr>
          <w:spacing w:val="-11"/>
        </w:rPr>
        <w:t xml:space="preserve"> </w:t>
      </w:r>
      <w:ins w:id="690" w:author="Editor" w:date="2026-09-12T15:10:00Z">
        <w:r w:rsidR="00936A64">
          <w:rPr>
            <w:spacing w:val="-11"/>
          </w:rPr>
          <w:t xml:space="preserve">the </w:t>
        </w:r>
      </w:ins>
      <w:r>
        <w:t>geographic</w:t>
      </w:r>
      <w:r>
        <w:rPr>
          <w:spacing w:val="-11"/>
        </w:rPr>
        <w:t xml:space="preserve"> </w:t>
      </w:r>
      <w:r>
        <w:t>spread</w:t>
      </w:r>
      <w:r>
        <w:rPr>
          <w:spacing w:val="-11"/>
        </w:rPr>
        <w:t xml:space="preserve"> </w:t>
      </w:r>
      <w:r>
        <w:t>and</w:t>
      </w:r>
      <w:r>
        <w:rPr>
          <w:spacing w:val="-11"/>
        </w:rPr>
        <w:t xml:space="preserve"> </w:t>
      </w:r>
      <w:r>
        <w:t>temporal</w:t>
      </w:r>
      <w:r>
        <w:rPr>
          <w:spacing w:val="-11"/>
        </w:rPr>
        <w:t xml:space="preserve"> </w:t>
      </w:r>
      <w:r>
        <w:t>dynamics</w:t>
      </w:r>
      <w:r>
        <w:rPr>
          <w:spacing w:val="-11"/>
        </w:rPr>
        <w:t xml:space="preserve"> </w:t>
      </w:r>
      <w:r>
        <w:t>that</w:t>
      </w:r>
      <w:r>
        <w:rPr>
          <w:spacing w:val="-11"/>
        </w:rPr>
        <w:t xml:space="preserve"> </w:t>
      </w:r>
      <w:r>
        <w:t>motivate the two-phase design.</w:t>
      </w:r>
      <w:r>
        <w:rPr>
          <w:spacing w:val="40"/>
        </w:rPr>
        <w:t xml:space="preserve"> </w:t>
      </w:r>
      <w:r>
        <w:t xml:space="preserve">The spatial distribution of </w:t>
      </w:r>
      <w:r w:rsidRPr="000724F4">
        <w:t>Progresa</w:t>
      </w:r>
      <w:r>
        <w:rPr>
          <w:i/>
        </w:rPr>
        <w:t xml:space="preserve"> </w:t>
      </w:r>
      <w:r>
        <w:t>intensity shows su</w:t>
      </w:r>
      <w:ins w:id="691" w:author="Editor" w:date="2026-09-08T18:06:00Z">
        <w:r w:rsidR="00D048B7" w:rsidRPr="00DB5B07">
          <w:t>ff</w:t>
        </w:r>
      </w:ins>
      <w:del w:id="692" w:author="Editor" w:date="2026-09-08T18:06:00Z">
        <w:r w:rsidDel="00D048B7">
          <w:rPr>
            <w:rFonts w:ascii="Arial MT"/>
          </w:rPr>
          <w:delText>ff</w:delText>
        </w:r>
      </w:del>
      <w:r>
        <w:rPr>
          <w:rFonts w:ascii="Arial MT"/>
        </w:rPr>
        <w:t>i</w:t>
      </w:r>
      <w:r>
        <w:t>cient variation during</w:t>
      </w:r>
      <w:r>
        <w:rPr>
          <w:spacing w:val="-6"/>
        </w:rPr>
        <w:t xml:space="preserve"> </w:t>
      </w:r>
      <w:r>
        <w:t>the</w:t>
      </w:r>
      <w:r>
        <w:rPr>
          <w:spacing w:val="-6"/>
        </w:rPr>
        <w:t xml:space="preserve"> </w:t>
      </w:r>
      <w:r>
        <w:t>early</w:t>
      </w:r>
      <w:r>
        <w:rPr>
          <w:spacing w:val="-6"/>
        </w:rPr>
        <w:t xml:space="preserve"> </w:t>
      </w:r>
      <w:r>
        <w:t>phase</w:t>
      </w:r>
      <w:r>
        <w:rPr>
          <w:spacing w:val="-6"/>
        </w:rPr>
        <w:t xml:space="preserve"> </w:t>
      </w:r>
      <w:r>
        <w:t>(clearer</w:t>
      </w:r>
      <w:r>
        <w:rPr>
          <w:spacing w:val="-6"/>
        </w:rPr>
        <w:t xml:space="preserve"> </w:t>
      </w:r>
      <w:r>
        <w:t>v</w:t>
      </w:r>
      <w:ins w:id="693" w:author="Editor" w:date="2026-09-10T09:49:00Z">
        <w:r w:rsidR="00462327">
          <w:t>ersus</w:t>
        </w:r>
      </w:ins>
      <w:del w:id="694" w:author="Editor" w:date="2026-09-10T09:49:00Z">
        <w:r w:rsidDel="00462327">
          <w:delText>s</w:delText>
        </w:r>
      </w:del>
      <w:r>
        <w:rPr>
          <w:spacing w:val="-6"/>
        </w:rPr>
        <w:t xml:space="preserve"> </w:t>
      </w:r>
      <w:r>
        <w:t>darkest</w:t>
      </w:r>
      <w:r>
        <w:rPr>
          <w:spacing w:val="-6"/>
        </w:rPr>
        <w:t xml:space="preserve"> </w:t>
      </w:r>
      <w:r>
        <w:t>areas)</w:t>
      </w:r>
      <w:r>
        <w:rPr>
          <w:spacing w:val="-6"/>
        </w:rPr>
        <w:t xml:space="preserve"> </w:t>
      </w:r>
      <w:r>
        <w:t>that</w:t>
      </w:r>
      <w:r>
        <w:rPr>
          <w:spacing w:val="-6"/>
        </w:rPr>
        <w:t xml:space="preserve"> </w:t>
      </w:r>
      <w:r>
        <w:t>continued</w:t>
      </w:r>
      <w:r>
        <w:rPr>
          <w:spacing w:val="-6"/>
        </w:rPr>
        <w:t xml:space="preserve"> </w:t>
      </w:r>
      <w:r>
        <w:t>to</w:t>
      </w:r>
      <w:r>
        <w:rPr>
          <w:spacing w:val="-6"/>
        </w:rPr>
        <w:t xml:space="preserve"> </w:t>
      </w:r>
      <w:r>
        <w:t>increase</w:t>
      </w:r>
      <w:r>
        <w:rPr>
          <w:spacing w:val="-6"/>
        </w:rPr>
        <w:t xml:space="preserve"> </w:t>
      </w:r>
      <w:r>
        <w:t>by</w:t>
      </w:r>
      <w:r>
        <w:rPr>
          <w:spacing w:val="-6"/>
        </w:rPr>
        <w:t xml:space="preserve"> </w:t>
      </w:r>
      <w:r>
        <w:t>2005</w:t>
      </w:r>
      <w:r>
        <w:rPr>
          <w:spacing w:val="-6"/>
        </w:rPr>
        <w:t xml:space="preserve"> </w:t>
      </w:r>
      <w:r>
        <w:t>(mostly</w:t>
      </w:r>
      <w:r>
        <w:rPr>
          <w:spacing w:val="-6"/>
        </w:rPr>
        <w:t xml:space="preserve"> </w:t>
      </w:r>
      <w:r>
        <w:t xml:space="preserve">darker areas), and thus needs to be addressed using the cumulative enrollment intensity in </w:t>
      </w:r>
      <w:commentRangeStart w:id="695"/>
      <w:r>
        <w:t>2005</w:t>
      </w:r>
      <w:commentRangeEnd w:id="695"/>
      <w:r w:rsidR="0006469C">
        <w:rPr>
          <w:rStyle w:val="CommentReference"/>
          <w:sz w:val="24"/>
          <w:szCs w:val="24"/>
        </w:rPr>
        <w:commentReference w:id="695"/>
      </w:r>
      <w:r>
        <w:t>.</w:t>
      </w:r>
      <w:r w:rsidR="001949FF">
        <w:rPr>
          <w:rStyle w:val="FootnoteReference"/>
        </w:rPr>
        <w:footnoteReference w:id="10"/>
      </w:r>
      <w:r w:rsidR="001949FF">
        <w:t xml:space="preserve"> </w:t>
      </w:r>
    </w:p>
    <w:p w14:paraId="21484845" w14:textId="77777777" w:rsidR="001949FF" w:rsidRDefault="00191F14" w:rsidP="001949FF">
      <w:pPr>
        <w:pStyle w:val="BodyText"/>
        <w:suppressAutoHyphens/>
        <w:spacing w:before="117" w:line="314" w:lineRule="auto"/>
        <w:ind w:right="718" w:firstLine="351"/>
        <w:jc w:val="both"/>
      </w:pPr>
      <w:r>
        <w:t>As</w:t>
      </w:r>
      <w:r>
        <w:rPr>
          <w:spacing w:val="-14"/>
        </w:rPr>
        <w:t xml:space="preserve"> </w:t>
      </w:r>
      <w:r>
        <w:t>mentioned</w:t>
      </w:r>
      <w:r>
        <w:rPr>
          <w:spacing w:val="-14"/>
        </w:rPr>
        <w:t xml:space="preserve"> </w:t>
      </w:r>
      <w:r>
        <w:t>in</w:t>
      </w:r>
      <w:r>
        <w:rPr>
          <w:spacing w:val="-14"/>
        </w:rPr>
        <w:t xml:space="preserve"> </w:t>
      </w:r>
      <w:del w:id="722" w:author="Editor" w:date="2026-09-10T09:49:00Z">
        <w:r w:rsidDel="00462327">
          <w:delText>section</w:delText>
        </w:r>
        <w:r w:rsidDel="00462327">
          <w:rPr>
            <w:spacing w:val="-14"/>
          </w:rPr>
          <w:delText xml:space="preserve"> </w:delText>
        </w:r>
      </w:del>
      <w:ins w:id="723" w:author="Editor" w:date="2026-09-10T09:49:00Z">
        <w:r w:rsidR="00462327">
          <w:t>Section</w:t>
        </w:r>
        <w:r w:rsidR="00462327">
          <w:rPr>
            <w:spacing w:val="-14"/>
          </w:rPr>
          <w:t xml:space="preserve"> </w:t>
        </w:r>
      </w:ins>
      <w:hyperlink w:anchor="_bookmark3" w:history="1">
        <w:r>
          <w:rPr>
            <w:color w:val="FF0000"/>
          </w:rPr>
          <w:t>2</w:t>
        </w:r>
      </w:hyperlink>
      <w:r>
        <w:t>,</w:t>
      </w:r>
      <w:r>
        <w:rPr>
          <w:spacing w:val="-13"/>
        </w:rPr>
        <w:t xml:space="preserve"> </w:t>
      </w:r>
      <w:ins w:id="724" w:author="Editor" w:date="2026-09-10T09:49:00Z">
        <w:r w:rsidR="00462327" w:rsidRPr="000724F4">
          <w:t>Progresa</w:t>
        </w:r>
        <w:r w:rsidR="00462327">
          <w:rPr>
            <w:i/>
          </w:rPr>
          <w:t xml:space="preserve"> </w:t>
        </w:r>
      </w:ins>
      <w:del w:id="725" w:author="Editor" w:date="2026-09-10T09:49:00Z">
        <w:r w:rsidDel="00462327">
          <w:delText>the</w:delText>
        </w:r>
        <w:r w:rsidDel="00462327">
          <w:rPr>
            <w:spacing w:val="-14"/>
          </w:rPr>
          <w:delText xml:space="preserve"> </w:delText>
        </w:r>
        <w:r w:rsidDel="00462327">
          <w:delText>program</w:delText>
        </w:r>
        <w:r w:rsidDel="00462327">
          <w:rPr>
            <w:spacing w:val="-14"/>
          </w:rPr>
          <w:delText xml:space="preserve"> </w:delText>
        </w:r>
      </w:del>
      <w:r>
        <w:t>was</w:t>
      </w:r>
      <w:r>
        <w:rPr>
          <w:spacing w:val="-14"/>
        </w:rPr>
        <w:t xml:space="preserve"> </w:t>
      </w:r>
      <w:r>
        <w:t>mean-tested</w:t>
      </w:r>
      <w:r>
        <w:rPr>
          <w:spacing w:val="-14"/>
        </w:rPr>
        <w:t xml:space="preserve"> </w:t>
      </w:r>
      <w:r>
        <w:t>using</w:t>
      </w:r>
      <w:r>
        <w:rPr>
          <w:spacing w:val="-14"/>
        </w:rPr>
        <w:t xml:space="preserve"> </w:t>
      </w:r>
      <w:r>
        <w:t>the</w:t>
      </w:r>
      <w:r>
        <w:rPr>
          <w:spacing w:val="-14"/>
        </w:rPr>
        <w:t xml:space="preserve"> </w:t>
      </w:r>
      <w:del w:id="726" w:author="Editor" w:date="2026-09-10T09:49:00Z">
        <w:r w:rsidDel="00462327">
          <w:delText>marginality</w:delText>
        </w:r>
        <w:r w:rsidDel="00462327">
          <w:rPr>
            <w:spacing w:val="-14"/>
          </w:rPr>
          <w:delText xml:space="preserve"> </w:delText>
        </w:r>
      </w:del>
      <w:ins w:id="727" w:author="Editor" w:date="2026-09-10T09:49:00Z">
        <w:r w:rsidR="00462327">
          <w:t>Marginality</w:t>
        </w:r>
        <w:r w:rsidR="00462327">
          <w:rPr>
            <w:spacing w:val="-14"/>
          </w:rPr>
          <w:t xml:space="preserve"> </w:t>
        </w:r>
      </w:ins>
      <w:del w:id="728" w:author="Editor" w:date="2026-09-10T09:49:00Z">
        <w:r w:rsidDel="00462327">
          <w:delText>index</w:delText>
        </w:r>
        <w:r w:rsidDel="00462327">
          <w:rPr>
            <w:spacing w:val="-14"/>
          </w:rPr>
          <w:delText xml:space="preserve"> </w:delText>
        </w:r>
      </w:del>
      <w:ins w:id="729" w:author="Editor" w:date="2026-09-10T09:49:00Z">
        <w:r w:rsidR="00462327">
          <w:t>Index</w:t>
        </w:r>
        <w:r w:rsidR="00462327">
          <w:rPr>
            <w:spacing w:val="-14"/>
          </w:rPr>
          <w:t xml:space="preserve"> </w:t>
        </w:r>
      </w:ins>
      <w:r>
        <w:t>and</w:t>
      </w:r>
      <w:r>
        <w:rPr>
          <w:spacing w:val="-14"/>
        </w:rPr>
        <w:t xml:space="preserve"> </w:t>
      </w:r>
      <w:r>
        <w:t>rolled out</w:t>
      </w:r>
      <w:r>
        <w:rPr>
          <w:spacing w:val="-6"/>
        </w:rPr>
        <w:t xml:space="preserve"> </w:t>
      </w:r>
      <w:r>
        <w:t>at</w:t>
      </w:r>
      <w:r>
        <w:rPr>
          <w:spacing w:val="-6"/>
        </w:rPr>
        <w:t xml:space="preserve"> </w:t>
      </w:r>
      <w:r>
        <w:t>the</w:t>
      </w:r>
      <w:r>
        <w:rPr>
          <w:spacing w:val="-6"/>
        </w:rPr>
        <w:t xml:space="preserve"> </w:t>
      </w:r>
      <w:r>
        <w:t>locality</w:t>
      </w:r>
      <w:r>
        <w:rPr>
          <w:spacing w:val="-6"/>
        </w:rPr>
        <w:t xml:space="preserve"> </w:t>
      </w:r>
      <w:r>
        <w:t>level</w:t>
      </w:r>
      <w:del w:id="730" w:author="Editor" w:date="2026-09-10T09:49:00Z">
        <w:r w:rsidDel="00462327">
          <w:delText>,</w:delText>
        </w:r>
        <w:r w:rsidDel="00462327">
          <w:rPr>
            <w:spacing w:val="-6"/>
          </w:rPr>
          <w:delText xml:space="preserve"> </w:delText>
        </w:r>
      </w:del>
      <w:ins w:id="731" w:author="Editor" w:date="2026-09-10T09:49:00Z">
        <w:r w:rsidR="00462327">
          <w:t>. However,</w:t>
        </w:r>
      </w:ins>
      <w:del w:id="732" w:author="Editor" w:date="2026-09-10T09:49:00Z">
        <w:r w:rsidDel="00462327">
          <w:delText>but</w:delText>
        </w:r>
      </w:del>
      <w:r>
        <w:rPr>
          <w:spacing w:val="-6"/>
        </w:rPr>
        <w:t xml:space="preserve"> </w:t>
      </w:r>
      <w:r>
        <w:t>given</w:t>
      </w:r>
      <w:r>
        <w:rPr>
          <w:spacing w:val="-6"/>
        </w:rPr>
        <w:t xml:space="preserve"> </w:t>
      </w:r>
      <w:r>
        <w:t>the</w:t>
      </w:r>
      <w:r>
        <w:rPr>
          <w:spacing w:val="-6"/>
        </w:rPr>
        <w:t xml:space="preserve"> </w:t>
      </w:r>
      <w:r>
        <w:t>lack</w:t>
      </w:r>
      <w:r>
        <w:rPr>
          <w:spacing w:val="-6"/>
        </w:rPr>
        <w:t xml:space="preserve"> </w:t>
      </w:r>
      <w:r>
        <w:t>of</w:t>
      </w:r>
      <w:r>
        <w:rPr>
          <w:spacing w:val="-6"/>
        </w:rPr>
        <w:t xml:space="preserve"> </w:t>
      </w:r>
      <w:r>
        <w:t>locality-level</w:t>
      </w:r>
      <w:r>
        <w:rPr>
          <w:spacing w:val="-6"/>
        </w:rPr>
        <w:t xml:space="preserve"> </w:t>
      </w:r>
      <w:r>
        <w:t>identifiers</w:t>
      </w:r>
      <w:r>
        <w:rPr>
          <w:spacing w:val="-6"/>
        </w:rPr>
        <w:t xml:space="preserve"> </w:t>
      </w:r>
      <w:r>
        <w:t>for</w:t>
      </w:r>
      <w:r>
        <w:rPr>
          <w:spacing w:val="-6"/>
        </w:rPr>
        <w:t xml:space="preserve"> </w:t>
      </w:r>
      <w:r>
        <w:t>death</w:t>
      </w:r>
      <w:r>
        <w:rPr>
          <w:spacing w:val="-6"/>
        </w:rPr>
        <w:t xml:space="preserve"> </w:t>
      </w:r>
      <w:r>
        <w:t>records,</w:t>
      </w:r>
      <w:r>
        <w:rPr>
          <w:spacing w:val="-6"/>
        </w:rPr>
        <w:t xml:space="preserve"> </w:t>
      </w:r>
      <w:del w:id="733" w:author="Editor" w:date="2026-09-10T09:50:00Z">
        <w:r w:rsidDel="00462327">
          <w:delText>we</w:delText>
        </w:r>
        <w:r w:rsidDel="00462327">
          <w:rPr>
            <w:spacing w:val="-6"/>
          </w:rPr>
          <w:delText xml:space="preserve"> </w:delText>
        </w:r>
      </w:del>
      <w:ins w:id="734" w:author="Editor" w:date="2026-09-10T09:50:00Z">
        <w:r w:rsidR="00462327">
          <w:t>th</w:t>
        </w:r>
      </w:ins>
      <w:ins w:id="735" w:author="Editor" w:date="2026-09-12T15:20:00Z">
        <w:r w:rsidR="0006469C">
          <w:t>e</w:t>
        </w:r>
      </w:ins>
      <w:ins w:id="736" w:author="Editor" w:date="2026-09-10T09:50:00Z">
        <w:r w:rsidR="00462327">
          <w:t xml:space="preserve"> analysis</w:t>
        </w:r>
        <w:r w:rsidR="00462327">
          <w:rPr>
            <w:spacing w:val="-6"/>
          </w:rPr>
          <w:t xml:space="preserve"> </w:t>
        </w:r>
      </w:ins>
      <w:r>
        <w:t>aggregate</w:t>
      </w:r>
      <w:ins w:id="737" w:author="Editor" w:date="2026-09-10T09:50:00Z">
        <w:r w:rsidR="00462327">
          <w:t>s</w:t>
        </w:r>
      </w:ins>
      <w:r>
        <w:rPr>
          <w:spacing w:val="-15"/>
        </w:rPr>
        <w:t xml:space="preserve"> </w:t>
      </w:r>
      <w:r>
        <w:t>the</w:t>
      </w:r>
      <w:r>
        <w:rPr>
          <w:spacing w:val="-15"/>
        </w:rPr>
        <w:t xml:space="preserve"> </w:t>
      </w:r>
      <w:r>
        <w:t>treatment</w:t>
      </w:r>
      <w:r>
        <w:rPr>
          <w:spacing w:val="-15"/>
        </w:rPr>
        <w:t xml:space="preserve"> </w:t>
      </w:r>
      <w:r>
        <w:t>at</w:t>
      </w:r>
      <w:r>
        <w:rPr>
          <w:spacing w:val="-15"/>
        </w:rPr>
        <w:t xml:space="preserve"> </w:t>
      </w:r>
      <w:r>
        <w:t>the</w:t>
      </w:r>
      <w:r>
        <w:rPr>
          <w:spacing w:val="-15"/>
        </w:rPr>
        <w:t xml:space="preserve"> </w:t>
      </w:r>
      <w:r>
        <w:t>municipality</w:t>
      </w:r>
      <w:r>
        <w:rPr>
          <w:spacing w:val="-15"/>
        </w:rPr>
        <w:t xml:space="preserve"> </w:t>
      </w:r>
      <w:r>
        <w:t>level.</w:t>
      </w:r>
      <w:r>
        <w:rPr>
          <w:spacing w:val="-15"/>
        </w:rPr>
        <w:t xml:space="preserve"> </w:t>
      </w:r>
      <w:ins w:id="738" w:author="Editor" w:date="2026-09-12T15:17:00Z">
        <w:r w:rsidR="0006469C" w:rsidRPr="0010201A">
          <w:t>Appendix</w:t>
        </w:r>
        <w:r w:rsidR="0006469C">
          <w:rPr>
            <w:spacing w:val="-15"/>
          </w:rPr>
          <w:t xml:space="preserve"> </w:t>
        </w:r>
      </w:ins>
      <w:del w:id="739" w:author="Editor" w:date="2026-09-10T09:50:00Z">
        <w:r w:rsidDel="00462327">
          <w:delText>In</w:delText>
        </w:r>
        <w:r w:rsidDel="00462327">
          <w:rPr>
            <w:spacing w:val="-15"/>
          </w:rPr>
          <w:delText xml:space="preserve"> </w:delText>
        </w:r>
      </w:del>
      <w:r>
        <w:t>Figure</w:t>
      </w:r>
      <w:r>
        <w:rPr>
          <w:spacing w:val="-15"/>
        </w:rPr>
        <w:t xml:space="preserve"> </w:t>
      </w:r>
      <w:hyperlink w:anchor="_bookmark76" w:history="1">
        <w:r>
          <w:rPr>
            <w:color w:val="FF0000"/>
          </w:rPr>
          <w:t>A.3</w:t>
        </w:r>
      </w:hyperlink>
      <w:del w:id="740" w:author="Editor" w:date="2026-09-10T09:50:00Z">
        <w:r w:rsidDel="00462327">
          <w:delText>,</w:delText>
        </w:r>
      </w:del>
      <w:r>
        <w:rPr>
          <w:spacing w:val="-15"/>
        </w:rPr>
        <w:t xml:space="preserve"> </w:t>
      </w:r>
      <w:del w:id="741" w:author="Editor" w:date="2026-09-10T09:50:00Z">
        <w:r w:rsidDel="00462327">
          <w:delText>we</w:delText>
        </w:r>
        <w:r w:rsidDel="00462327">
          <w:rPr>
            <w:spacing w:val="-15"/>
          </w:rPr>
          <w:delText xml:space="preserve"> </w:delText>
        </w:r>
      </w:del>
      <w:r>
        <w:t>show</w:t>
      </w:r>
      <w:ins w:id="742" w:author="Editor" w:date="2026-09-10T09:50:00Z">
        <w:r w:rsidR="00462327">
          <w:t>s</w:t>
        </w:r>
      </w:ins>
      <w:r>
        <w:rPr>
          <w:spacing w:val="-15"/>
        </w:rPr>
        <w:t xml:space="preserve"> </w:t>
      </w:r>
      <w:r>
        <w:t>that</w:t>
      </w:r>
      <w:r>
        <w:rPr>
          <w:spacing w:val="-15"/>
        </w:rPr>
        <w:t xml:space="preserve"> </w:t>
      </w:r>
      <w:r>
        <w:t>aggregating</w:t>
      </w:r>
      <w:r>
        <w:rPr>
          <w:spacing w:val="-15"/>
        </w:rPr>
        <w:t xml:space="preserve"> </w:t>
      </w:r>
      <w:r>
        <w:t>intensity</w:t>
      </w:r>
      <w:r>
        <w:rPr>
          <w:spacing w:val="-15"/>
        </w:rPr>
        <w:t xml:space="preserve"> </w:t>
      </w:r>
      <w:r>
        <w:t>at</w:t>
      </w:r>
      <w:r>
        <w:rPr>
          <w:spacing w:val="-15"/>
        </w:rPr>
        <w:t xml:space="preserve"> </w:t>
      </w:r>
      <w:r>
        <w:t xml:space="preserve">the municipality level replicates the locality-level patterns for both phases, revealing a more intense roll-out in more marginalized </w:t>
      </w:r>
      <w:del w:id="743" w:author="Editor" w:date="2026-09-10T09:50:00Z">
        <w:r w:rsidDel="00462327">
          <w:delText>places</w:delText>
        </w:r>
      </w:del>
      <w:ins w:id="744" w:author="Editor" w:date="2026-09-10T09:50:00Z">
        <w:r w:rsidR="00462327">
          <w:t>locations</w:t>
        </w:r>
      </w:ins>
      <w:r>
        <w:t>.</w:t>
      </w:r>
      <w:r>
        <w:rPr>
          <w:spacing w:val="40"/>
        </w:rPr>
        <w:t xml:space="preserve"> </w:t>
      </w:r>
      <w:r>
        <w:t>The greater overlap between municipalities with similar socio</w:t>
      </w:r>
      <w:del w:id="745" w:author="Editor" w:date="2026-09-10T09:50:00Z">
        <w:r w:rsidDel="00462327">
          <w:delText>-</w:delText>
        </w:r>
      </w:del>
      <w:r>
        <w:t>economic</w:t>
      </w:r>
      <w:r>
        <w:rPr>
          <w:spacing w:val="-3"/>
        </w:rPr>
        <w:t xml:space="preserve"> </w:t>
      </w:r>
      <w:r>
        <w:t>conditions</w:t>
      </w:r>
      <w:r>
        <w:rPr>
          <w:spacing w:val="-2"/>
        </w:rPr>
        <w:t xml:space="preserve"> </w:t>
      </w:r>
      <w:r>
        <w:t>but</w:t>
      </w:r>
      <w:r>
        <w:rPr>
          <w:spacing w:val="-3"/>
        </w:rPr>
        <w:t xml:space="preserve"> </w:t>
      </w:r>
      <w:r>
        <w:t>di</w:t>
      </w:r>
      <w:ins w:id="746" w:author="Editor" w:date="2026-09-08T18:06:00Z">
        <w:r w:rsidR="00D048B7" w:rsidRPr="00DB5B07">
          <w:t>ff</w:t>
        </w:r>
      </w:ins>
      <w:del w:id="747" w:author="Editor" w:date="2026-09-08T18:06:00Z">
        <w:r w:rsidDel="00D048B7">
          <w:rPr>
            <w:rFonts w:ascii="Arial MT"/>
          </w:rPr>
          <w:delText>ff</w:delText>
        </w:r>
      </w:del>
      <w:r>
        <w:t>erent</w:t>
      </w:r>
      <w:r>
        <w:rPr>
          <w:spacing w:val="-2"/>
        </w:rPr>
        <w:t xml:space="preserve"> </w:t>
      </w:r>
      <w:r>
        <w:t>roll-out</w:t>
      </w:r>
      <w:r>
        <w:rPr>
          <w:spacing w:val="-3"/>
        </w:rPr>
        <w:t xml:space="preserve"> </w:t>
      </w:r>
      <w:r>
        <w:t>timing</w:t>
      </w:r>
      <w:r>
        <w:rPr>
          <w:spacing w:val="-2"/>
        </w:rPr>
        <w:t xml:space="preserve"> </w:t>
      </w:r>
      <w:r>
        <w:t>is</w:t>
      </w:r>
      <w:r>
        <w:rPr>
          <w:spacing w:val="-3"/>
        </w:rPr>
        <w:t xml:space="preserve"> </w:t>
      </w:r>
      <w:r>
        <w:t>helpful</w:t>
      </w:r>
      <w:r>
        <w:rPr>
          <w:spacing w:val="-3"/>
        </w:rPr>
        <w:t xml:space="preserve"> </w:t>
      </w:r>
      <w:r>
        <w:t>for</w:t>
      </w:r>
      <w:r>
        <w:rPr>
          <w:spacing w:val="-2"/>
        </w:rPr>
        <w:t xml:space="preserve"> </w:t>
      </w:r>
      <w:del w:id="748" w:author="Editor" w:date="2026-09-10T09:50:00Z">
        <w:r w:rsidDel="00462327">
          <w:delText>our</w:delText>
        </w:r>
        <w:r w:rsidDel="00462327">
          <w:rPr>
            <w:spacing w:val="-3"/>
          </w:rPr>
          <w:delText xml:space="preserve"> </w:delText>
        </w:r>
      </w:del>
      <w:ins w:id="749" w:author="Editor" w:date="2026-09-10T09:50:00Z">
        <w:r w:rsidR="00462327">
          <w:t>the</w:t>
        </w:r>
        <w:r w:rsidR="00462327">
          <w:rPr>
            <w:spacing w:val="-3"/>
          </w:rPr>
          <w:t xml:space="preserve"> </w:t>
        </w:r>
      </w:ins>
      <w:r>
        <w:lastRenderedPageBreak/>
        <w:t>di</w:t>
      </w:r>
      <w:ins w:id="750" w:author="Editor" w:date="2026-09-08T18:07:00Z">
        <w:r w:rsidR="00D048B7" w:rsidRPr="00DB5B07">
          <w:t>ff</w:t>
        </w:r>
      </w:ins>
      <w:del w:id="751" w:author="Editor" w:date="2026-09-08T18:07:00Z">
        <w:r w:rsidDel="00D048B7">
          <w:rPr>
            <w:rFonts w:ascii="Arial MT"/>
          </w:rPr>
          <w:delText>ff</w:delText>
        </w:r>
      </w:del>
      <w:r>
        <w:t>erence-in-di</w:t>
      </w:r>
      <w:ins w:id="752" w:author="Editor" w:date="2026-09-08T18:07:00Z">
        <w:r w:rsidR="00D048B7" w:rsidRPr="00DB5B07">
          <w:t>ff</w:t>
        </w:r>
      </w:ins>
      <w:del w:id="753" w:author="Editor" w:date="2026-09-08T18:07:00Z">
        <w:r w:rsidDel="00D048B7">
          <w:rPr>
            <w:rFonts w:ascii="Arial MT"/>
          </w:rPr>
          <w:delText>ff</w:delText>
        </w:r>
      </w:del>
      <w:r>
        <w:t>erences design</w:t>
      </w:r>
      <w:del w:id="754" w:author="Editor" w:date="2026-09-10T09:50:00Z">
        <w:r w:rsidDel="00462327">
          <w:delText>,</w:delText>
        </w:r>
      </w:del>
      <w:r>
        <w:rPr>
          <w:spacing w:val="-2"/>
        </w:rPr>
        <w:t xml:space="preserve"> </w:t>
      </w:r>
      <w:r>
        <w:t>because</w:t>
      </w:r>
      <w:r>
        <w:rPr>
          <w:spacing w:val="-3"/>
        </w:rPr>
        <w:t xml:space="preserve"> </w:t>
      </w:r>
      <w:r>
        <w:t>municipalities</w:t>
      </w:r>
      <w:r>
        <w:rPr>
          <w:spacing w:val="-3"/>
        </w:rPr>
        <w:t xml:space="preserve"> </w:t>
      </w:r>
      <w:r>
        <w:t>with</w:t>
      </w:r>
      <w:r>
        <w:rPr>
          <w:spacing w:val="-3"/>
        </w:rPr>
        <w:t xml:space="preserve"> </w:t>
      </w:r>
      <w:r>
        <w:t>similar</w:t>
      </w:r>
      <w:r>
        <w:rPr>
          <w:spacing w:val="-3"/>
        </w:rPr>
        <w:t xml:space="preserve"> </w:t>
      </w:r>
      <w:r>
        <w:t>socio</w:t>
      </w:r>
      <w:del w:id="755" w:author="Editor" w:date="2026-09-10T09:50:00Z">
        <w:r w:rsidDel="00462327">
          <w:delText>-</w:delText>
        </w:r>
      </w:del>
      <w:r>
        <w:t>economic</w:t>
      </w:r>
      <w:r>
        <w:rPr>
          <w:spacing w:val="-3"/>
        </w:rPr>
        <w:t xml:space="preserve"> </w:t>
      </w:r>
      <w:r>
        <w:t>conditions</w:t>
      </w:r>
      <w:r>
        <w:rPr>
          <w:spacing w:val="-3"/>
        </w:rPr>
        <w:t xml:space="preserve"> </w:t>
      </w:r>
      <w:r>
        <w:t>may</w:t>
      </w:r>
      <w:r>
        <w:rPr>
          <w:spacing w:val="-3"/>
        </w:rPr>
        <w:t xml:space="preserve"> </w:t>
      </w:r>
      <w:r>
        <w:t>be</w:t>
      </w:r>
      <w:r>
        <w:rPr>
          <w:spacing w:val="-3"/>
        </w:rPr>
        <w:t xml:space="preserve"> </w:t>
      </w:r>
      <w:r>
        <w:t>more</w:t>
      </w:r>
      <w:r>
        <w:rPr>
          <w:spacing w:val="-3"/>
        </w:rPr>
        <w:t xml:space="preserve"> </w:t>
      </w:r>
      <w:r>
        <w:t>likely</w:t>
      </w:r>
      <w:r>
        <w:rPr>
          <w:spacing w:val="-3"/>
        </w:rPr>
        <w:t xml:space="preserve"> </w:t>
      </w:r>
      <w:r>
        <w:t>to</w:t>
      </w:r>
      <w:r>
        <w:rPr>
          <w:spacing w:val="-3"/>
        </w:rPr>
        <w:t xml:space="preserve"> </w:t>
      </w:r>
      <w:r>
        <w:t>follow parallel trends in potential outcomes.</w:t>
      </w:r>
      <w:r w:rsidR="00A138F3">
        <w:rPr>
          <w:rStyle w:val="FootnoteReference"/>
        </w:rPr>
        <w:footnoteReference w:id="11"/>
      </w:r>
      <w:r w:rsidR="00A138F3">
        <w:t xml:space="preserve"> </w:t>
      </w:r>
    </w:p>
    <w:p w14:paraId="6D0949EB" w14:textId="77777777" w:rsidR="00D76DD9" w:rsidDel="00CC684C" w:rsidRDefault="00D76DD9" w:rsidP="001949FF">
      <w:pPr>
        <w:pStyle w:val="BodyText"/>
        <w:suppressAutoHyphens/>
        <w:spacing w:before="117" w:line="314" w:lineRule="auto"/>
        <w:ind w:right="718" w:firstLine="351"/>
        <w:jc w:val="both"/>
        <w:rPr>
          <w:del w:id="767" w:author="Editor" w:date="2026-09-10T09:57:00Z"/>
        </w:rPr>
      </w:pPr>
    </w:p>
    <w:p w14:paraId="1865A7D2" w14:textId="77777777" w:rsidR="006F1B3D" w:rsidDel="00CC684C" w:rsidRDefault="00191F14" w:rsidP="001949FF">
      <w:pPr>
        <w:pStyle w:val="BodyText"/>
        <w:suppressAutoHyphens/>
        <w:spacing w:before="117" w:line="314" w:lineRule="auto"/>
        <w:ind w:right="718" w:firstLine="351"/>
        <w:jc w:val="both"/>
        <w:rPr>
          <w:del w:id="768" w:author="Editor" w:date="2026-09-10T09:57:00Z"/>
          <w:sz w:val="4"/>
        </w:rPr>
      </w:pPr>
      <w:r>
        <w:t xml:space="preserve">Because </w:t>
      </w:r>
      <w:r w:rsidRPr="000724F4">
        <w:t>Progresa</w:t>
      </w:r>
      <w:r>
        <w:rPr>
          <w:i/>
        </w:rPr>
        <w:t xml:space="preserve"> </w:t>
      </w:r>
      <w:r>
        <w:t xml:space="preserve">was preferentially targeted toward more disadvantaged areas, comparing </w:t>
      </w:r>
      <w:r w:rsidRPr="000724F4">
        <w:t>Progresa</w:t>
      </w:r>
      <w:r>
        <w:rPr>
          <w:i/>
        </w:rPr>
        <w:t xml:space="preserve"> </w:t>
      </w:r>
      <w:r>
        <w:t>municipalities to all others could be confounded by di</w:t>
      </w:r>
      <w:ins w:id="769" w:author="Editor" w:date="2026-09-08T18:07:00Z">
        <w:r w:rsidR="00D048B7" w:rsidRPr="00DB5B07">
          <w:t>ff</w:t>
        </w:r>
      </w:ins>
      <w:del w:id="770" w:author="Editor" w:date="2026-09-08T18:07:00Z">
        <w:r w:rsidDel="00D048B7">
          <w:rPr>
            <w:rFonts w:ascii="Arial MT"/>
          </w:rPr>
          <w:delText>ff</w:delText>
        </w:r>
      </w:del>
      <w:r>
        <w:t>erential trends</w:t>
      </w:r>
      <w:del w:id="771" w:author="Editor" w:date="2026-09-10T09:57:00Z">
        <w:r w:rsidDel="00CC684C">
          <w:delText xml:space="preserve">; </w:delText>
        </w:r>
      </w:del>
      <w:ins w:id="772" w:author="Editor" w:date="2026-09-10T09:57:00Z">
        <w:r w:rsidR="00CC684C">
          <w:t xml:space="preserve">. However, </w:t>
        </w:r>
      </w:ins>
      <w:r>
        <w:t>restricting the sample</w:t>
      </w:r>
      <w:r>
        <w:rPr>
          <w:spacing w:val="13"/>
        </w:rPr>
        <w:t xml:space="preserve"> </w:t>
      </w:r>
      <w:r>
        <w:t>to</w:t>
      </w:r>
      <w:r>
        <w:rPr>
          <w:spacing w:val="14"/>
        </w:rPr>
        <w:t xml:space="preserve"> </w:t>
      </w:r>
      <w:r>
        <w:t>highly</w:t>
      </w:r>
      <w:r>
        <w:rPr>
          <w:spacing w:val="13"/>
        </w:rPr>
        <w:t xml:space="preserve"> </w:t>
      </w:r>
      <w:r>
        <w:t>marginalized</w:t>
      </w:r>
      <w:r>
        <w:rPr>
          <w:spacing w:val="14"/>
        </w:rPr>
        <w:t xml:space="preserve"> </w:t>
      </w:r>
      <w:r>
        <w:t>municipalities</w:t>
      </w:r>
      <w:r>
        <w:rPr>
          <w:spacing w:val="13"/>
        </w:rPr>
        <w:t xml:space="preserve"> </w:t>
      </w:r>
      <w:del w:id="773" w:author="Editor" w:date="2026-09-10T09:57:00Z">
        <w:r w:rsidDel="00CC684C">
          <w:delText>pre</w:delText>
        </w:r>
        <w:r w:rsidDel="00CC684C">
          <w:rPr>
            <w:spacing w:val="14"/>
          </w:rPr>
          <w:delText xml:space="preserve"> </w:delText>
        </w:r>
      </w:del>
      <w:ins w:id="774" w:author="Editor" w:date="2026-09-10T09:57:00Z">
        <w:r w:rsidR="00CC684C">
          <w:t>prior to</w:t>
        </w:r>
        <w:r w:rsidR="00CC684C">
          <w:rPr>
            <w:spacing w:val="14"/>
          </w:rPr>
          <w:t xml:space="preserve"> the </w:t>
        </w:r>
      </w:ins>
      <w:r>
        <w:t>program</w:t>
      </w:r>
      <w:r>
        <w:rPr>
          <w:spacing w:val="13"/>
        </w:rPr>
        <w:t xml:space="preserve"> </w:t>
      </w:r>
      <w:r>
        <w:t>(1990)</w:t>
      </w:r>
      <w:r>
        <w:rPr>
          <w:spacing w:val="14"/>
        </w:rPr>
        <w:t xml:space="preserve"> </w:t>
      </w:r>
      <w:r>
        <w:t>mitigates</w:t>
      </w:r>
      <w:r>
        <w:rPr>
          <w:spacing w:val="13"/>
        </w:rPr>
        <w:t xml:space="preserve"> </w:t>
      </w:r>
      <w:r>
        <w:t>this</w:t>
      </w:r>
      <w:r>
        <w:rPr>
          <w:spacing w:val="14"/>
        </w:rPr>
        <w:t xml:space="preserve"> </w:t>
      </w:r>
      <w:r>
        <w:t>concern.</w:t>
      </w:r>
      <w:r w:rsidR="00A138F3">
        <w:rPr>
          <w:rStyle w:val="FootnoteReference"/>
        </w:rPr>
        <w:footnoteReference w:id="12"/>
      </w:r>
      <w:r w:rsidR="00A138F3">
        <w:t xml:space="preserve"> </w:t>
      </w:r>
      <w:del w:id="785" w:author="Editor" w:date="2026-09-10T09:57:00Z">
        <w:r w:rsidDel="00CC684C">
          <w:rPr>
            <w:spacing w:val="-5"/>
          </w:rPr>
          <w:delText>Our</w:delText>
        </w:r>
      </w:del>
      <w:ins w:id="786" w:author="Editor" w:date="2026-09-10T09:57:00Z">
        <w:r w:rsidR="00CC684C">
          <w:rPr>
            <w:spacing w:val="-5"/>
          </w:rPr>
          <w:t xml:space="preserve">The </w:t>
        </w:r>
      </w:ins>
    </w:p>
    <w:p w14:paraId="0EE3E90D" w14:textId="77777777" w:rsidR="006F1B3D" w:rsidRDefault="00191F14" w:rsidP="004A2FF4">
      <w:pPr>
        <w:pStyle w:val="BodyText"/>
        <w:suppressAutoHyphens/>
        <w:spacing w:before="117" w:after="120" w:line="314" w:lineRule="auto"/>
        <w:ind w:right="720" w:firstLine="346"/>
        <w:jc w:val="both"/>
      </w:pPr>
      <w:r>
        <w:t>specification anchors identification to a discrete break in 1997 and controls for later-phase enrollment, refining</w:t>
      </w:r>
      <w:r>
        <w:rPr>
          <w:spacing w:val="-1"/>
        </w:rPr>
        <w:t xml:space="preserve"> </w:t>
      </w:r>
      <w:r>
        <w:t>the</w:t>
      </w:r>
      <w:r>
        <w:rPr>
          <w:spacing w:val="-1"/>
        </w:rPr>
        <w:t xml:space="preserve"> </w:t>
      </w:r>
      <w:r>
        <w:t>variation</w:t>
      </w:r>
      <w:r>
        <w:rPr>
          <w:spacing w:val="-1"/>
        </w:rPr>
        <w:t xml:space="preserve"> </w:t>
      </w:r>
      <w:r>
        <w:t>to</w:t>
      </w:r>
      <w:r>
        <w:rPr>
          <w:spacing w:val="-1"/>
        </w:rPr>
        <w:t xml:space="preserve"> </w:t>
      </w:r>
      <w:r>
        <w:t>earlier</w:t>
      </w:r>
      <w:r>
        <w:rPr>
          <w:spacing w:val="-1"/>
        </w:rPr>
        <w:t xml:space="preserve"> </w:t>
      </w:r>
      <w:r>
        <w:t>versus</w:t>
      </w:r>
      <w:r>
        <w:rPr>
          <w:spacing w:val="-1"/>
        </w:rPr>
        <w:t xml:space="preserve"> </w:t>
      </w:r>
      <w:r>
        <w:t>later</w:t>
      </w:r>
      <w:r>
        <w:rPr>
          <w:spacing w:val="-1"/>
        </w:rPr>
        <w:t xml:space="preserve"> </w:t>
      </w:r>
      <w:r>
        <w:t>cumulative</w:t>
      </w:r>
      <w:r>
        <w:rPr>
          <w:spacing w:val="-1"/>
        </w:rPr>
        <w:t xml:space="preserve"> </w:t>
      </w:r>
      <w:r>
        <w:t>exposure</w:t>
      </w:r>
      <w:r>
        <w:rPr>
          <w:spacing w:val="-1"/>
        </w:rPr>
        <w:t xml:space="preserve"> </w:t>
      </w:r>
      <w:r>
        <w:t>rather</w:t>
      </w:r>
      <w:r>
        <w:rPr>
          <w:spacing w:val="-1"/>
        </w:rPr>
        <w:t xml:space="preserve"> </w:t>
      </w:r>
      <w:r>
        <w:t>than</w:t>
      </w:r>
      <w:r>
        <w:rPr>
          <w:spacing w:val="-1"/>
        </w:rPr>
        <w:t xml:space="preserve"> </w:t>
      </w:r>
      <w:r>
        <w:t>ever</w:t>
      </w:r>
      <w:r>
        <w:rPr>
          <w:spacing w:val="-1"/>
        </w:rPr>
        <w:t xml:space="preserve"> </w:t>
      </w:r>
      <w:r>
        <w:t>versus never. Assuming mortality e</w:t>
      </w:r>
      <w:ins w:id="787" w:author="Editor" w:date="2026-09-08T18:08:00Z">
        <w:r w:rsidR="00D048B7" w:rsidRPr="00DB5B07">
          <w:t>ff</w:t>
        </w:r>
      </w:ins>
      <w:del w:id="788" w:author="Editor" w:date="2026-09-08T18:08:00Z">
        <w:r w:rsidDel="00D048B7">
          <w:rPr>
            <w:rFonts w:ascii="Arial MT"/>
          </w:rPr>
          <w:delText>ff</w:delText>
        </w:r>
      </w:del>
      <w:r>
        <w:t xml:space="preserve">ects are cumulative, </w:t>
      </w:r>
      <w:del w:id="789" w:author="Editor" w:date="2026-09-10T09:57:00Z">
        <w:r w:rsidDel="00CC684C">
          <w:delText xml:space="preserve">we </w:delText>
        </w:r>
      </w:del>
      <w:ins w:id="790" w:author="Editor" w:date="2026-09-10T09:57:00Z">
        <w:r w:rsidR="00CC684C">
          <w:t xml:space="preserve">the </w:t>
        </w:r>
      </w:ins>
      <w:ins w:id="791" w:author="Editor" w:date="2026-09-10T09:58:00Z">
        <w:r w:rsidR="00CC684C">
          <w:t xml:space="preserve">following is </w:t>
        </w:r>
      </w:ins>
      <w:r>
        <w:t>estimate</w:t>
      </w:r>
      <w:ins w:id="792" w:author="Editor" w:date="2026-09-10T09:58:00Z">
        <w:r w:rsidR="00CC684C">
          <w:t>d</w:t>
        </w:r>
      </w:ins>
      <w:r>
        <w:t>:</w:t>
      </w:r>
    </w:p>
    <w:p w14:paraId="58704F51" w14:textId="77777777" w:rsidR="006F1B3D" w:rsidRDefault="00191F14" w:rsidP="008C7539">
      <w:pPr>
        <w:tabs>
          <w:tab w:val="left" w:pos="9081"/>
        </w:tabs>
        <w:suppressAutoHyphens/>
        <w:ind w:left="-1" w:firstLine="775"/>
        <w:rPr>
          <w:sz w:val="24"/>
        </w:rPr>
      </w:pPr>
      <w:bookmarkStart w:id="793" w:name="_bookmark14"/>
      <w:bookmarkEnd w:id="793"/>
      <w:r>
        <w:rPr>
          <w:sz w:val="24"/>
        </w:rPr>
        <w:t>MR</w:t>
      </w:r>
      <w:r>
        <w:rPr>
          <w:i/>
          <w:sz w:val="24"/>
          <w:vertAlign w:val="subscript"/>
        </w:rPr>
        <w:t>m</w:t>
      </w:r>
      <w:r>
        <w:rPr>
          <w:rFonts w:ascii="Sitka Heading" w:hAnsi="Sitka Heading"/>
          <w:i/>
          <w:sz w:val="24"/>
          <w:vertAlign w:val="subscript"/>
        </w:rPr>
        <w:t>,</w:t>
      </w:r>
      <w:r>
        <w:rPr>
          <w:i/>
          <w:sz w:val="24"/>
          <w:vertAlign w:val="subscript"/>
        </w:rPr>
        <w:t>t</w:t>
      </w:r>
      <w:r>
        <w:rPr>
          <w:i/>
          <w:spacing w:val="-9"/>
          <w:sz w:val="24"/>
        </w:rPr>
        <w:t xml:space="preserve"> </w:t>
      </w:r>
      <w:r>
        <w:rPr>
          <w:rFonts w:ascii="Arial MT" w:hAnsi="Arial MT"/>
          <w:sz w:val="24"/>
        </w:rPr>
        <w:t>=</w:t>
      </w:r>
      <w:r>
        <w:rPr>
          <w:rFonts w:ascii="Arial MT" w:hAnsi="Arial MT"/>
          <w:spacing w:val="-7"/>
          <w:sz w:val="24"/>
        </w:rPr>
        <w:t xml:space="preserve"> </w:t>
      </w:r>
      <w:r>
        <w:rPr>
          <w:rFonts w:ascii="Sitka Heading" w:hAnsi="Sitka Heading"/>
          <w:i/>
          <w:sz w:val="24"/>
        </w:rPr>
        <w:t>β</w:t>
      </w:r>
      <w:r>
        <w:rPr>
          <w:sz w:val="24"/>
          <w:vertAlign w:val="subscript"/>
        </w:rPr>
        <w:t>0</w:t>
      </w:r>
      <w:r>
        <w:rPr>
          <w:spacing w:val="-15"/>
          <w:sz w:val="24"/>
        </w:rPr>
        <w:t xml:space="preserve"> </w:t>
      </w:r>
      <w:r>
        <w:rPr>
          <w:i/>
          <w:sz w:val="24"/>
        </w:rPr>
        <w:t>Post</w:t>
      </w:r>
      <w:r>
        <w:rPr>
          <w:i/>
          <w:sz w:val="24"/>
          <w:vertAlign w:val="subscript"/>
        </w:rPr>
        <w:t>t</w:t>
      </w:r>
      <w:r>
        <w:rPr>
          <w:i/>
          <w:spacing w:val="-1"/>
          <w:sz w:val="24"/>
        </w:rPr>
        <w:t xml:space="preserve"> </w:t>
      </w:r>
      <w:r>
        <w:rPr>
          <w:rFonts w:ascii="Lucida Sans Unicode" w:hAnsi="Lucida Sans Unicode"/>
          <w:sz w:val="24"/>
        </w:rPr>
        <w:t>×</w:t>
      </w:r>
      <w:r>
        <w:rPr>
          <w:rFonts w:ascii="Lucida Sans Unicode" w:hAnsi="Lucida Sans Unicode"/>
          <w:spacing w:val="-23"/>
          <w:sz w:val="24"/>
        </w:rPr>
        <w:t xml:space="preserve"> </w:t>
      </w:r>
      <w:r>
        <w:rPr>
          <w:i/>
          <w:sz w:val="24"/>
        </w:rPr>
        <w:t>Intensity</w:t>
      </w:r>
      <w:r>
        <w:rPr>
          <w:i/>
          <w:sz w:val="24"/>
          <w:vertAlign w:val="subscript"/>
        </w:rPr>
        <w:t>m</w:t>
      </w:r>
      <w:r>
        <w:rPr>
          <w:rFonts w:ascii="Sitka Heading" w:hAnsi="Sitka Heading"/>
          <w:i/>
          <w:sz w:val="24"/>
          <w:vertAlign w:val="subscript"/>
        </w:rPr>
        <w:t>,</w:t>
      </w:r>
      <w:r>
        <w:rPr>
          <w:sz w:val="24"/>
          <w:vertAlign w:val="subscript"/>
        </w:rPr>
        <w:t>1999</w:t>
      </w:r>
      <w:r>
        <w:rPr>
          <w:spacing w:val="-2"/>
          <w:sz w:val="24"/>
        </w:rPr>
        <w:t xml:space="preserve"> </w:t>
      </w:r>
      <w:r>
        <w:rPr>
          <w:rFonts w:ascii="Arial MT" w:hAnsi="Arial MT"/>
          <w:sz w:val="24"/>
        </w:rPr>
        <w:t>+</w:t>
      </w:r>
      <w:r>
        <w:rPr>
          <w:rFonts w:ascii="Arial MT" w:hAnsi="Arial MT"/>
          <w:spacing w:val="-17"/>
          <w:sz w:val="24"/>
        </w:rPr>
        <w:t xml:space="preserve"> </w:t>
      </w:r>
      <w:r>
        <w:rPr>
          <w:rFonts w:ascii="Sitka Heading" w:hAnsi="Sitka Heading"/>
          <w:i/>
          <w:sz w:val="24"/>
        </w:rPr>
        <w:t>β</w:t>
      </w:r>
      <w:r>
        <w:rPr>
          <w:sz w:val="24"/>
          <w:vertAlign w:val="subscript"/>
        </w:rPr>
        <w:t>1</w:t>
      </w:r>
      <w:r>
        <w:rPr>
          <w:spacing w:val="-15"/>
          <w:sz w:val="24"/>
        </w:rPr>
        <w:t xml:space="preserve"> </w:t>
      </w:r>
      <w:r>
        <w:rPr>
          <w:i/>
          <w:sz w:val="24"/>
        </w:rPr>
        <w:t>Post</w:t>
      </w:r>
      <w:r>
        <w:rPr>
          <w:i/>
          <w:sz w:val="24"/>
          <w:vertAlign w:val="subscript"/>
        </w:rPr>
        <w:t>t</w:t>
      </w:r>
      <w:r>
        <w:rPr>
          <w:i/>
          <w:spacing w:val="-1"/>
          <w:sz w:val="24"/>
        </w:rPr>
        <w:t xml:space="preserve"> </w:t>
      </w:r>
      <w:r>
        <w:rPr>
          <w:rFonts w:ascii="Lucida Sans Unicode" w:hAnsi="Lucida Sans Unicode"/>
          <w:sz w:val="24"/>
        </w:rPr>
        <w:t>×</w:t>
      </w:r>
      <w:r>
        <w:rPr>
          <w:rFonts w:ascii="Lucida Sans Unicode" w:hAnsi="Lucida Sans Unicode"/>
          <w:spacing w:val="-23"/>
          <w:sz w:val="24"/>
        </w:rPr>
        <w:t xml:space="preserve"> </w:t>
      </w:r>
      <w:r>
        <w:rPr>
          <w:i/>
          <w:sz w:val="24"/>
        </w:rPr>
        <w:t>Intensity</w:t>
      </w:r>
      <w:r>
        <w:rPr>
          <w:i/>
          <w:sz w:val="24"/>
          <w:vertAlign w:val="subscript"/>
        </w:rPr>
        <w:t>m</w:t>
      </w:r>
      <w:r>
        <w:rPr>
          <w:rFonts w:ascii="Sitka Heading" w:hAnsi="Sitka Heading"/>
          <w:i/>
          <w:sz w:val="24"/>
          <w:vertAlign w:val="subscript"/>
        </w:rPr>
        <w:t>,</w:t>
      </w:r>
      <w:r>
        <w:rPr>
          <w:sz w:val="24"/>
          <w:vertAlign w:val="subscript"/>
        </w:rPr>
        <w:t>2005</w:t>
      </w:r>
      <w:r>
        <w:rPr>
          <w:spacing w:val="-2"/>
          <w:sz w:val="24"/>
        </w:rPr>
        <w:t xml:space="preserve"> </w:t>
      </w:r>
      <w:r>
        <w:rPr>
          <w:rFonts w:ascii="Arial MT" w:hAnsi="Arial MT"/>
          <w:sz w:val="24"/>
        </w:rPr>
        <w:t>+</w:t>
      </w:r>
      <w:r>
        <w:rPr>
          <w:rFonts w:ascii="Arial MT" w:hAnsi="Arial MT"/>
          <w:spacing w:val="-17"/>
          <w:sz w:val="24"/>
        </w:rPr>
        <w:t xml:space="preserve"> </w:t>
      </w:r>
      <w:r>
        <w:rPr>
          <w:rFonts w:ascii="Sitka Heading" w:hAnsi="Sitka Heading"/>
          <w:i/>
          <w:sz w:val="24"/>
        </w:rPr>
        <w:t>δ</w:t>
      </w:r>
      <w:r>
        <w:rPr>
          <w:i/>
          <w:sz w:val="24"/>
          <w:vertAlign w:val="subscript"/>
        </w:rPr>
        <w:t>m</w:t>
      </w:r>
      <w:r>
        <w:rPr>
          <w:i/>
          <w:spacing w:val="-2"/>
          <w:sz w:val="24"/>
        </w:rPr>
        <w:t xml:space="preserve"> </w:t>
      </w:r>
      <w:r>
        <w:rPr>
          <w:rFonts w:ascii="Arial MT" w:hAnsi="Arial MT"/>
          <w:sz w:val="24"/>
        </w:rPr>
        <w:t>+</w:t>
      </w:r>
      <w:r>
        <w:rPr>
          <w:rFonts w:ascii="Arial MT" w:hAnsi="Arial MT"/>
          <w:spacing w:val="-17"/>
          <w:sz w:val="24"/>
        </w:rPr>
        <w:t xml:space="preserve"> </w:t>
      </w:r>
      <w:r>
        <w:rPr>
          <w:rFonts w:ascii="Sitka Heading" w:hAnsi="Sitka Heading"/>
          <w:i/>
          <w:sz w:val="24"/>
        </w:rPr>
        <w:t>γ</w:t>
      </w:r>
      <w:r>
        <w:rPr>
          <w:i/>
          <w:sz w:val="24"/>
          <w:vertAlign w:val="subscript"/>
        </w:rPr>
        <w:t>t</w:t>
      </w:r>
      <w:r>
        <w:rPr>
          <w:i/>
          <w:spacing w:val="-1"/>
          <w:sz w:val="24"/>
        </w:rPr>
        <w:t xml:space="preserve"> </w:t>
      </w:r>
      <w:r>
        <w:rPr>
          <w:rFonts w:ascii="Arial MT" w:hAnsi="Arial MT"/>
          <w:sz w:val="24"/>
        </w:rPr>
        <w:t>+</w:t>
      </w:r>
      <w:r>
        <w:rPr>
          <w:rFonts w:ascii="Arial MT" w:hAnsi="Arial MT"/>
          <w:spacing w:val="-17"/>
          <w:sz w:val="24"/>
        </w:rPr>
        <w:t xml:space="preserve"> </w:t>
      </w:r>
      <w:r>
        <w:rPr>
          <w:rFonts w:ascii="Sitka Heading" w:hAnsi="Sitka Heading"/>
          <w:i/>
          <w:sz w:val="24"/>
        </w:rPr>
        <w:t>χ</w:t>
      </w:r>
      <w:r>
        <w:rPr>
          <w:i/>
          <w:sz w:val="24"/>
          <w:vertAlign w:val="subscript"/>
        </w:rPr>
        <w:t>m</w:t>
      </w:r>
      <w:r>
        <w:rPr>
          <w:rFonts w:ascii="Sitka Heading" w:hAnsi="Sitka Heading"/>
          <w:i/>
          <w:sz w:val="24"/>
          <w:vertAlign w:val="subscript"/>
        </w:rPr>
        <w:t>,</w:t>
      </w:r>
      <w:r>
        <w:rPr>
          <w:i/>
          <w:sz w:val="24"/>
          <w:vertAlign w:val="subscript"/>
        </w:rPr>
        <w:t>t</w:t>
      </w:r>
      <w:r>
        <w:rPr>
          <w:i/>
          <w:sz w:val="24"/>
        </w:rPr>
        <w:t xml:space="preserve"> </w:t>
      </w:r>
      <w:r>
        <w:rPr>
          <w:rFonts w:ascii="Arial MT" w:hAnsi="Arial MT"/>
          <w:sz w:val="24"/>
        </w:rPr>
        <w:t>+</w:t>
      </w:r>
      <w:r>
        <w:rPr>
          <w:rFonts w:ascii="Arial MT" w:hAnsi="Arial MT"/>
          <w:spacing w:val="-17"/>
          <w:sz w:val="24"/>
        </w:rPr>
        <w:t xml:space="preserve"> </w:t>
      </w:r>
      <w:r>
        <w:rPr>
          <w:rFonts w:ascii="Sitka Heading" w:hAnsi="Sitka Heading"/>
          <w:i/>
          <w:spacing w:val="-4"/>
          <w:sz w:val="24"/>
        </w:rPr>
        <w:t>ε</w:t>
      </w:r>
      <w:r>
        <w:rPr>
          <w:i/>
          <w:spacing w:val="-4"/>
          <w:sz w:val="24"/>
          <w:vertAlign w:val="subscript"/>
        </w:rPr>
        <w:t>m</w:t>
      </w:r>
      <w:r>
        <w:rPr>
          <w:rFonts w:ascii="Sitka Heading" w:hAnsi="Sitka Heading"/>
          <w:i/>
          <w:spacing w:val="-4"/>
          <w:sz w:val="24"/>
          <w:vertAlign w:val="subscript"/>
        </w:rPr>
        <w:t>,</w:t>
      </w:r>
      <w:r>
        <w:rPr>
          <w:i/>
          <w:spacing w:val="-4"/>
          <w:sz w:val="24"/>
          <w:vertAlign w:val="subscript"/>
        </w:rPr>
        <w:t>t</w:t>
      </w:r>
      <w:ins w:id="794" w:author="Editor" w:date="2026-09-10T09:58:00Z">
        <w:r w:rsidR="00CC684C">
          <w:rPr>
            <w:spacing w:val="-4"/>
            <w:sz w:val="24"/>
          </w:rPr>
          <w:t>,</w:t>
        </w:r>
      </w:ins>
      <w:r>
        <w:rPr>
          <w:i/>
          <w:sz w:val="24"/>
        </w:rPr>
        <w:tab/>
      </w:r>
      <w:r>
        <w:rPr>
          <w:spacing w:val="-5"/>
          <w:sz w:val="24"/>
        </w:rPr>
        <w:t>(1)</w:t>
      </w:r>
    </w:p>
    <w:p w14:paraId="679FCE16" w14:textId="77777777" w:rsidR="006F1B3D" w:rsidRDefault="006F1B3D" w:rsidP="004A2FF4">
      <w:pPr>
        <w:pStyle w:val="BodyText"/>
        <w:suppressAutoHyphens/>
      </w:pPr>
    </w:p>
    <w:p w14:paraId="78B1FEE6" w14:textId="77777777" w:rsidR="006F1B3D" w:rsidRDefault="00191F14" w:rsidP="008C7539">
      <w:pPr>
        <w:pStyle w:val="BodyText"/>
        <w:suppressAutoHyphens/>
        <w:spacing w:line="362" w:lineRule="exact"/>
        <w:ind w:left="-1" w:right="717"/>
        <w:jc w:val="both"/>
      </w:pPr>
      <w:r>
        <w:t>where MR</w:t>
      </w:r>
      <w:r>
        <w:rPr>
          <w:i/>
          <w:vertAlign w:val="subscript"/>
        </w:rPr>
        <w:t>m</w:t>
      </w:r>
      <w:r>
        <w:rPr>
          <w:rFonts w:ascii="Sitka Heading" w:hAnsi="Sitka Heading"/>
          <w:i/>
          <w:vertAlign w:val="subscript"/>
        </w:rPr>
        <w:t>,</w:t>
      </w:r>
      <w:r>
        <w:rPr>
          <w:i/>
          <w:vertAlign w:val="subscript"/>
        </w:rPr>
        <w:t>t</w:t>
      </w:r>
      <w:r>
        <w:rPr>
          <w:i/>
        </w:rPr>
        <w:t xml:space="preserve"> </w:t>
      </w:r>
      <w:r>
        <w:t>is the mortality rate (deaths per 1,</w:t>
      </w:r>
      <w:commentRangeStart w:id="795"/>
      <w:r>
        <w:t>000</w:t>
      </w:r>
      <w:commentRangeEnd w:id="795"/>
      <w:r w:rsidR="00CC1EF9">
        <w:rPr>
          <w:rStyle w:val="CommentReference"/>
          <w:sz w:val="24"/>
          <w:szCs w:val="24"/>
        </w:rPr>
        <w:commentReference w:id="795"/>
      </w:r>
      <w:r>
        <w:t xml:space="preserve"> </w:t>
      </w:r>
      <w:del w:id="796" w:author="Editor" w:date="2026-09-10T09:59:00Z">
        <w:r w:rsidDel="00CC684C">
          <w:delText xml:space="preserve">inhabitants </w:delText>
        </w:r>
      </w:del>
      <w:ins w:id="797" w:author="Editor" w:date="2026-09-12T15:21:00Z">
        <w:r w:rsidR="0006469C">
          <w:t>persons</w:t>
        </w:r>
      </w:ins>
      <w:ins w:id="798" w:author="Editor" w:date="2026-09-10T09:59:00Z">
        <w:r w:rsidR="00CC684C">
          <w:t xml:space="preserve"> </w:t>
        </w:r>
      </w:ins>
      <w:r>
        <w:t>aged 65</w:t>
      </w:r>
      <w:r>
        <w:rPr>
          <w:rFonts w:ascii="Arial MT" w:hAnsi="Arial MT"/>
        </w:rPr>
        <w:t>+</w:t>
      </w:r>
      <w:r>
        <w:t xml:space="preserve">) in municipality </w:t>
      </w:r>
      <w:r>
        <w:rPr>
          <w:i/>
        </w:rPr>
        <w:t xml:space="preserve">m </w:t>
      </w:r>
      <w:r>
        <w:t xml:space="preserve">in year </w:t>
      </w:r>
      <w:r>
        <w:rPr>
          <w:i/>
        </w:rPr>
        <w:t>t</w:t>
      </w:r>
      <w:r>
        <w:t>.</w:t>
      </w:r>
      <w:r>
        <w:rPr>
          <w:spacing w:val="33"/>
        </w:rPr>
        <w:t xml:space="preserve"> </w:t>
      </w:r>
      <w:r>
        <w:rPr>
          <w:i/>
        </w:rPr>
        <w:t>Post</w:t>
      </w:r>
      <w:r>
        <w:rPr>
          <w:i/>
          <w:vertAlign w:val="subscript"/>
        </w:rPr>
        <w:t>t</w:t>
      </w:r>
      <w:r>
        <w:rPr>
          <w:i/>
        </w:rPr>
        <w:t xml:space="preserve"> </w:t>
      </w:r>
      <w:r>
        <w:t xml:space="preserve">equals one for </w:t>
      </w:r>
      <w:del w:id="799" w:author="Editor" w:date="2026-09-10T09:58:00Z">
        <w:r w:rsidDel="00CC684C">
          <w:delText xml:space="preserve">years </w:delText>
        </w:r>
      </w:del>
      <w:r>
        <w:t>1997–2006 and zero for 1991–1996.</w:t>
      </w:r>
      <w:r>
        <w:rPr>
          <w:spacing w:val="33"/>
        </w:rPr>
        <w:t xml:space="preserve"> </w:t>
      </w:r>
      <w:r>
        <w:t>Municipality fixed e</w:t>
      </w:r>
      <w:ins w:id="800" w:author="Editor" w:date="2026-09-08T18:08:00Z">
        <w:r w:rsidR="00D048B7" w:rsidRPr="00DB5B07">
          <w:t>ff</w:t>
        </w:r>
      </w:ins>
      <w:del w:id="801" w:author="Editor" w:date="2026-09-08T18:08:00Z">
        <w:r w:rsidDel="00D048B7">
          <w:rPr>
            <w:rFonts w:ascii="Arial MT" w:hAnsi="Arial MT"/>
          </w:rPr>
          <w:delText>ff</w:delText>
        </w:r>
      </w:del>
      <w:r>
        <w:t xml:space="preserve">ects </w:t>
      </w:r>
      <w:r>
        <w:rPr>
          <w:rFonts w:ascii="Sitka Heading" w:hAnsi="Sitka Heading"/>
          <w:i/>
        </w:rPr>
        <w:t>δ</w:t>
      </w:r>
      <w:r>
        <w:rPr>
          <w:i/>
          <w:vertAlign w:val="subscript"/>
        </w:rPr>
        <w:t>m</w:t>
      </w:r>
      <w:r>
        <w:rPr>
          <w:i/>
        </w:rPr>
        <w:t xml:space="preserve"> </w:t>
      </w:r>
      <w:r>
        <w:t>control</w:t>
      </w:r>
      <w:r>
        <w:rPr>
          <w:spacing w:val="-3"/>
        </w:rPr>
        <w:t xml:space="preserve"> </w:t>
      </w:r>
      <w:r>
        <w:t>for</w:t>
      </w:r>
      <w:r>
        <w:rPr>
          <w:spacing w:val="-3"/>
        </w:rPr>
        <w:t xml:space="preserve"> </w:t>
      </w:r>
      <w:r>
        <w:t>time-invariant</w:t>
      </w:r>
      <w:r>
        <w:rPr>
          <w:spacing w:val="-3"/>
        </w:rPr>
        <w:t xml:space="preserve"> </w:t>
      </w:r>
      <w:r>
        <w:t>unobservables;</w:t>
      </w:r>
      <w:r>
        <w:rPr>
          <w:spacing w:val="-2"/>
        </w:rPr>
        <w:t xml:space="preserve"> </w:t>
      </w:r>
      <w:r>
        <w:t>year</w:t>
      </w:r>
      <w:r>
        <w:rPr>
          <w:spacing w:val="-3"/>
        </w:rPr>
        <w:t xml:space="preserve"> </w:t>
      </w:r>
      <w:r>
        <w:t>fixed</w:t>
      </w:r>
      <w:r>
        <w:rPr>
          <w:spacing w:val="-3"/>
        </w:rPr>
        <w:t xml:space="preserve"> </w:t>
      </w:r>
      <w:r>
        <w:t>e</w:t>
      </w:r>
      <w:ins w:id="802" w:author="Editor" w:date="2026-09-08T18:08:00Z">
        <w:r w:rsidR="00D048B7" w:rsidRPr="00DB5B07">
          <w:t>ff</w:t>
        </w:r>
      </w:ins>
      <w:del w:id="803" w:author="Editor" w:date="2026-09-08T18:08:00Z">
        <w:r w:rsidDel="00D048B7">
          <w:rPr>
            <w:rFonts w:ascii="Arial MT" w:hAnsi="Arial MT"/>
          </w:rPr>
          <w:delText>ff</w:delText>
        </w:r>
      </w:del>
      <w:r>
        <w:t>ects</w:t>
      </w:r>
      <w:r>
        <w:rPr>
          <w:spacing w:val="-3"/>
        </w:rPr>
        <w:t xml:space="preserve"> </w:t>
      </w:r>
      <w:r>
        <w:rPr>
          <w:rFonts w:ascii="Sitka Heading" w:hAnsi="Sitka Heading"/>
          <w:i/>
        </w:rPr>
        <w:t>γ</w:t>
      </w:r>
      <w:r>
        <w:rPr>
          <w:i/>
          <w:vertAlign w:val="subscript"/>
        </w:rPr>
        <w:t>t</w:t>
      </w:r>
      <w:r>
        <w:rPr>
          <w:i/>
        </w:rPr>
        <w:t xml:space="preserve"> </w:t>
      </w:r>
      <w:r>
        <w:t>absorb</w:t>
      </w:r>
      <w:r>
        <w:rPr>
          <w:spacing w:val="-3"/>
        </w:rPr>
        <w:t xml:space="preserve"> </w:t>
      </w:r>
      <w:r>
        <w:t>common</w:t>
      </w:r>
      <w:r>
        <w:rPr>
          <w:spacing w:val="-3"/>
        </w:rPr>
        <w:t xml:space="preserve"> </w:t>
      </w:r>
      <w:r>
        <w:t>time</w:t>
      </w:r>
      <w:r>
        <w:rPr>
          <w:spacing w:val="-3"/>
        </w:rPr>
        <w:t xml:space="preserve"> </w:t>
      </w:r>
      <w:r>
        <w:t xml:space="preserve">trends. </w:t>
      </w:r>
      <w:r>
        <w:rPr>
          <w:rFonts w:ascii="Sitka Heading" w:hAnsi="Sitka Heading"/>
          <w:i/>
        </w:rPr>
        <w:t>χ</w:t>
      </w:r>
      <w:r>
        <w:rPr>
          <w:i/>
          <w:vertAlign w:val="subscript"/>
        </w:rPr>
        <w:t>m</w:t>
      </w:r>
      <w:r>
        <w:rPr>
          <w:rFonts w:ascii="Sitka Heading" w:hAnsi="Sitka Heading"/>
          <w:i/>
          <w:vertAlign w:val="subscript"/>
        </w:rPr>
        <w:t>,</w:t>
      </w:r>
      <w:r>
        <w:rPr>
          <w:i/>
          <w:vertAlign w:val="subscript"/>
        </w:rPr>
        <w:t>t</w:t>
      </w:r>
      <w:r>
        <w:rPr>
          <w:i/>
        </w:rPr>
        <w:t xml:space="preserve"> </w:t>
      </w:r>
      <w:r>
        <w:t>is</w:t>
      </w:r>
      <w:r>
        <w:rPr>
          <w:spacing w:val="-5"/>
        </w:rPr>
        <w:t xml:space="preserve"> </w:t>
      </w:r>
      <w:r>
        <w:t>the</w:t>
      </w:r>
      <w:r>
        <w:rPr>
          <w:spacing w:val="-5"/>
        </w:rPr>
        <w:t xml:space="preserve"> </w:t>
      </w:r>
      <w:r w:rsidRPr="004A2FF4">
        <w:rPr>
          <w:i/>
        </w:rPr>
        <w:t>Seguro</w:t>
      </w:r>
      <w:r w:rsidRPr="004A2FF4">
        <w:rPr>
          <w:i/>
          <w:spacing w:val="-5"/>
        </w:rPr>
        <w:t xml:space="preserve"> </w:t>
      </w:r>
      <w:r w:rsidRPr="004A2FF4">
        <w:rPr>
          <w:i/>
        </w:rPr>
        <w:t>Popular</w:t>
      </w:r>
      <w:r>
        <w:rPr>
          <w:spacing w:val="-5"/>
        </w:rPr>
        <w:t xml:space="preserve"> </w:t>
      </w:r>
      <w:r>
        <w:t>enrollment</w:t>
      </w:r>
      <w:r>
        <w:rPr>
          <w:spacing w:val="-5"/>
        </w:rPr>
        <w:t xml:space="preserve"> </w:t>
      </w:r>
      <w:r>
        <w:t>intensity. Standard</w:t>
      </w:r>
      <w:r>
        <w:rPr>
          <w:spacing w:val="-5"/>
        </w:rPr>
        <w:t xml:space="preserve"> </w:t>
      </w:r>
      <w:r>
        <w:t>errors</w:t>
      </w:r>
      <w:r>
        <w:rPr>
          <w:spacing w:val="-5"/>
        </w:rPr>
        <w:t xml:space="preserve"> </w:t>
      </w:r>
      <w:r>
        <w:t>are</w:t>
      </w:r>
      <w:r>
        <w:rPr>
          <w:spacing w:val="-5"/>
        </w:rPr>
        <w:t xml:space="preserve"> </w:t>
      </w:r>
      <w:r>
        <w:t>clustered</w:t>
      </w:r>
      <w:r>
        <w:rPr>
          <w:spacing w:val="-5"/>
        </w:rPr>
        <w:t xml:space="preserve"> </w:t>
      </w:r>
      <w:r>
        <w:t>at</w:t>
      </w:r>
      <w:r>
        <w:rPr>
          <w:spacing w:val="-5"/>
        </w:rPr>
        <w:t xml:space="preserve"> </w:t>
      </w:r>
      <w:r>
        <w:t>the</w:t>
      </w:r>
      <w:r>
        <w:rPr>
          <w:spacing w:val="-5"/>
        </w:rPr>
        <w:t xml:space="preserve"> </w:t>
      </w:r>
      <w:r>
        <w:t>municipality</w:t>
      </w:r>
      <w:r>
        <w:rPr>
          <w:spacing w:val="-5"/>
        </w:rPr>
        <w:t xml:space="preserve"> </w:t>
      </w:r>
      <w:r>
        <w:t xml:space="preserve">level. </w:t>
      </w:r>
      <w:del w:id="804" w:author="Editor" w:date="2026-09-10T09:58:00Z">
        <w:r w:rsidDel="00CC684C">
          <w:delText xml:space="preserve">Our </w:delText>
        </w:r>
      </w:del>
      <w:ins w:id="805" w:author="Editor" w:date="2026-09-10T09:58:00Z">
        <w:r w:rsidR="00CC684C">
          <w:t xml:space="preserve">The </w:t>
        </w:r>
      </w:ins>
      <w:r>
        <w:t xml:space="preserve">parameter of interest is </w:t>
      </w:r>
      <w:r>
        <w:rPr>
          <w:rFonts w:ascii="Sitka Heading" w:hAnsi="Sitka Heading"/>
          <w:i/>
        </w:rPr>
        <w:t>β</w:t>
      </w:r>
      <w:r>
        <w:rPr>
          <w:vertAlign w:val="subscript"/>
        </w:rPr>
        <w:t>0</w:t>
      </w:r>
      <w:r>
        <w:t>, which measures the average e</w:t>
      </w:r>
      <w:ins w:id="806" w:author="Editor" w:date="2026-09-08T18:08:00Z">
        <w:r w:rsidR="00D048B7" w:rsidRPr="00DB5B07">
          <w:t>ff</w:t>
        </w:r>
      </w:ins>
      <w:del w:id="807" w:author="Editor" w:date="2026-09-08T18:08:00Z">
        <w:r w:rsidDel="00D048B7">
          <w:rPr>
            <w:rFonts w:ascii="Arial MT" w:hAnsi="Arial MT"/>
          </w:rPr>
          <w:delText>ff</w:delText>
        </w:r>
      </w:del>
      <w:r>
        <w:t>ect of a one-unit increase in early-phase</w:t>
      </w:r>
      <w:r>
        <w:rPr>
          <w:spacing w:val="-15"/>
        </w:rPr>
        <w:t xml:space="preserve"> </w:t>
      </w:r>
      <w:r>
        <w:t>enrollment</w:t>
      </w:r>
      <w:r>
        <w:rPr>
          <w:spacing w:val="-14"/>
        </w:rPr>
        <w:t xml:space="preserve"> </w:t>
      </w:r>
      <w:r>
        <w:t>intensity</w:t>
      </w:r>
      <w:r>
        <w:rPr>
          <w:spacing w:val="-9"/>
        </w:rPr>
        <w:t xml:space="preserve"> </w:t>
      </w:r>
      <w:r>
        <w:t>(</w:t>
      </w:r>
      <w:r>
        <w:rPr>
          <w:i/>
        </w:rPr>
        <w:t>Intensity</w:t>
      </w:r>
      <w:r>
        <w:rPr>
          <w:vertAlign w:val="subscript"/>
        </w:rPr>
        <w:t>1999</w:t>
      </w:r>
      <w:r>
        <w:rPr>
          <w:spacing w:val="-6"/>
        </w:rPr>
        <w:t xml:space="preserve"> </w:t>
      </w:r>
      <w:r>
        <w:rPr>
          <w:rFonts w:ascii="Lucida Sans Unicode" w:hAnsi="Lucida Sans Unicode"/>
        </w:rPr>
        <w:t>×</w:t>
      </w:r>
      <w:r>
        <w:rPr>
          <w:rFonts w:ascii="Lucida Sans Unicode" w:hAnsi="Lucida Sans Unicode"/>
          <w:spacing w:val="-19"/>
        </w:rPr>
        <w:t xml:space="preserve"> </w:t>
      </w:r>
      <w:r>
        <w:rPr>
          <w:i/>
        </w:rPr>
        <w:t>Post</w:t>
      </w:r>
      <w:r>
        <w:t>)</w:t>
      </w:r>
      <w:r>
        <w:rPr>
          <w:spacing w:val="-9"/>
        </w:rPr>
        <w:t xml:space="preserve"> </w:t>
      </w:r>
      <w:r>
        <w:t>on</w:t>
      </w:r>
      <w:r>
        <w:rPr>
          <w:spacing w:val="-9"/>
        </w:rPr>
        <w:t xml:space="preserve"> </w:t>
      </w:r>
      <w:r>
        <w:t>the</w:t>
      </w:r>
      <w:r>
        <w:rPr>
          <w:spacing w:val="-9"/>
        </w:rPr>
        <w:t xml:space="preserve"> </w:t>
      </w:r>
      <w:r>
        <w:t>mortality</w:t>
      </w:r>
      <w:r>
        <w:rPr>
          <w:spacing w:val="-9"/>
        </w:rPr>
        <w:t xml:space="preserve"> </w:t>
      </w:r>
      <w:r>
        <w:t>rate</w:t>
      </w:r>
      <w:r>
        <w:rPr>
          <w:spacing w:val="-9"/>
        </w:rPr>
        <w:t xml:space="preserve"> </w:t>
      </w:r>
      <w:r>
        <w:t>for</w:t>
      </w:r>
      <w:r>
        <w:rPr>
          <w:spacing w:val="-9"/>
        </w:rPr>
        <w:t xml:space="preserve"> </w:t>
      </w:r>
      <w:r>
        <w:t>adults</w:t>
      </w:r>
      <w:r>
        <w:rPr>
          <w:spacing w:val="-9"/>
        </w:rPr>
        <w:t xml:space="preserve"> </w:t>
      </w:r>
      <w:r>
        <w:t>aged</w:t>
      </w:r>
      <w:r>
        <w:rPr>
          <w:spacing w:val="-9"/>
        </w:rPr>
        <w:t xml:space="preserve"> </w:t>
      </w:r>
      <w:r>
        <w:t>65</w:t>
      </w:r>
      <w:r>
        <w:rPr>
          <w:spacing w:val="-9"/>
        </w:rPr>
        <w:t xml:space="preserve"> </w:t>
      </w:r>
      <w:r>
        <w:t>and</w:t>
      </w:r>
      <w:r>
        <w:rPr>
          <w:spacing w:val="-9"/>
        </w:rPr>
        <w:t xml:space="preserve"> </w:t>
      </w:r>
      <w:r>
        <w:t>older, conditional</w:t>
      </w:r>
      <w:r>
        <w:rPr>
          <w:spacing w:val="-7"/>
        </w:rPr>
        <w:t xml:space="preserve"> </w:t>
      </w:r>
      <w:r>
        <w:t>on</w:t>
      </w:r>
      <w:r>
        <w:rPr>
          <w:spacing w:val="-1"/>
        </w:rPr>
        <w:t xml:space="preserve"> </w:t>
      </w:r>
      <w:r>
        <w:t>later-phase</w:t>
      </w:r>
      <w:r>
        <w:rPr>
          <w:spacing w:val="-1"/>
        </w:rPr>
        <w:t xml:space="preserve"> </w:t>
      </w:r>
      <w:r>
        <w:t>intensity</w:t>
      </w:r>
      <w:r>
        <w:rPr>
          <w:spacing w:val="-1"/>
        </w:rPr>
        <w:t xml:space="preserve"> </w:t>
      </w:r>
      <w:r>
        <w:t>(</w:t>
      </w:r>
      <w:r>
        <w:rPr>
          <w:i/>
        </w:rPr>
        <w:t>Intensity</w:t>
      </w:r>
      <w:r>
        <w:rPr>
          <w:vertAlign w:val="subscript"/>
        </w:rPr>
        <w:t>2005</w:t>
      </w:r>
      <w:r>
        <w:t xml:space="preserve"> </w:t>
      </w:r>
      <w:r>
        <w:rPr>
          <w:rFonts w:ascii="Lucida Sans Unicode" w:hAnsi="Lucida Sans Unicode"/>
        </w:rPr>
        <w:t>×</w:t>
      </w:r>
      <w:r>
        <w:rPr>
          <w:rFonts w:ascii="Lucida Sans Unicode" w:hAnsi="Lucida Sans Unicode"/>
          <w:spacing w:val="-19"/>
        </w:rPr>
        <w:t xml:space="preserve"> </w:t>
      </w:r>
      <w:r>
        <w:rPr>
          <w:i/>
        </w:rPr>
        <w:t>Post</w:t>
      </w:r>
      <w:r>
        <w:t>).</w:t>
      </w:r>
      <w:r w:rsidR="00A138F3">
        <w:rPr>
          <w:rStyle w:val="FootnoteReference"/>
        </w:rPr>
        <w:footnoteReference w:id="13"/>
      </w:r>
      <w:r w:rsidR="00A138F3">
        <w:t xml:space="preserve"> </w:t>
      </w:r>
      <w:r>
        <w:t xml:space="preserve">Thus, </w:t>
      </w:r>
      <w:r>
        <w:rPr>
          <w:rFonts w:ascii="Sitka Heading" w:hAnsi="Sitka Heading"/>
          <w:i/>
        </w:rPr>
        <w:t>β</w:t>
      </w:r>
      <w:r>
        <w:rPr>
          <w:vertAlign w:val="subscript"/>
        </w:rPr>
        <w:t>0</w:t>
      </w:r>
      <w:r>
        <w:t xml:space="preserve"> captures</w:t>
      </w:r>
      <w:r>
        <w:rPr>
          <w:spacing w:val="-1"/>
        </w:rPr>
        <w:t xml:space="preserve"> </w:t>
      </w:r>
      <w:r>
        <w:t>the</w:t>
      </w:r>
      <w:r>
        <w:rPr>
          <w:spacing w:val="-1"/>
        </w:rPr>
        <w:t xml:space="preserve"> </w:t>
      </w:r>
      <w:r>
        <w:t>e</w:t>
      </w:r>
      <w:ins w:id="816" w:author="Editor" w:date="2026-09-08T18:08:00Z">
        <w:r w:rsidR="00D048B7" w:rsidRPr="00DB5B07">
          <w:t>ff</w:t>
        </w:r>
      </w:ins>
      <w:del w:id="817" w:author="Editor" w:date="2026-09-08T18:08:00Z">
        <w:r w:rsidDel="00D048B7">
          <w:rPr>
            <w:rFonts w:ascii="Arial MT" w:hAnsi="Arial MT"/>
          </w:rPr>
          <w:delText>ff</w:delText>
        </w:r>
      </w:del>
      <w:r>
        <w:t>ect</w:t>
      </w:r>
      <w:r>
        <w:rPr>
          <w:spacing w:val="-1"/>
        </w:rPr>
        <w:t xml:space="preserve"> </w:t>
      </w:r>
      <w:r>
        <w:t>of</w:t>
      </w:r>
      <w:r>
        <w:rPr>
          <w:spacing w:val="-1"/>
        </w:rPr>
        <w:t xml:space="preserve"> </w:t>
      </w:r>
      <w:r>
        <w:t>earlier program</w:t>
      </w:r>
      <w:r>
        <w:rPr>
          <w:spacing w:val="-15"/>
        </w:rPr>
        <w:t xml:space="preserve"> </w:t>
      </w:r>
      <w:r>
        <w:t>exposure</w:t>
      </w:r>
      <w:r>
        <w:rPr>
          <w:spacing w:val="-15"/>
        </w:rPr>
        <w:t xml:space="preserve"> </w:t>
      </w:r>
      <w:del w:id="818" w:author="Editor" w:date="2026-09-10T09:59:00Z">
        <w:r w:rsidDel="00CC684C">
          <w:delText>among</w:delText>
        </w:r>
        <w:r w:rsidDel="00CC684C">
          <w:rPr>
            <w:spacing w:val="-15"/>
          </w:rPr>
          <w:delText xml:space="preserve"> </w:delText>
        </w:r>
      </w:del>
      <w:ins w:id="819" w:author="Editor" w:date="2026-09-10T09:59:00Z">
        <w:r w:rsidR="00CC684C">
          <w:t>in</w:t>
        </w:r>
        <w:r w:rsidR="00CC684C">
          <w:rPr>
            <w:spacing w:val="-15"/>
          </w:rPr>
          <w:t xml:space="preserve"> </w:t>
        </w:r>
      </w:ins>
      <w:r>
        <w:t>municipalities</w:t>
      </w:r>
      <w:r>
        <w:rPr>
          <w:spacing w:val="-15"/>
        </w:rPr>
        <w:t xml:space="preserve"> </w:t>
      </w:r>
      <w:r>
        <w:t>with</w:t>
      </w:r>
      <w:r>
        <w:rPr>
          <w:spacing w:val="-15"/>
        </w:rPr>
        <w:t xml:space="preserve"> </w:t>
      </w:r>
      <w:r>
        <w:t>comparable</w:t>
      </w:r>
      <w:r>
        <w:rPr>
          <w:spacing w:val="-15"/>
        </w:rPr>
        <w:t xml:space="preserve"> </w:t>
      </w:r>
      <w:r>
        <w:t>eventual</w:t>
      </w:r>
      <w:r>
        <w:rPr>
          <w:spacing w:val="-15"/>
        </w:rPr>
        <w:t xml:space="preserve"> </w:t>
      </w:r>
      <w:r>
        <w:t>program</w:t>
      </w:r>
      <w:r>
        <w:rPr>
          <w:spacing w:val="-15"/>
        </w:rPr>
        <w:t xml:space="preserve"> </w:t>
      </w:r>
      <w:r>
        <w:t>coverage</w:t>
      </w:r>
      <w:r>
        <w:rPr>
          <w:spacing w:val="-15"/>
        </w:rPr>
        <w:t xml:space="preserve"> </w:t>
      </w:r>
      <w:r>
        <w:t>among</w:t>
      </w:r>
      <w:r>
        <w:rPr>
          <w:spacing w:val="-15"/>
        </w:rPr>
        <w:t xml:space="preserve"> </w:t>
      </w:r>
      <w:r>
        <w:t>older Mexican adults living in highly marginalized areas.</w:t>
      </w:r>
      <w:r w:rsidR="00A138F3">
        <w:rPr>
          <w:rStyle w:val="FootnoteReference"/>
        </w:rPr>
        <w:footnoteReference w:id="14"/>
      </w:r>
      <w:r w:rsidR="00A138F3">
        <w:t xml:space="preserve"> </w:t>
      </w:r>
      <w:del w:id="822" w:author="Editor" w:date="2026-09-10T09:59:00Z">
        <w:r w:rsidDel="00CC684C">
          <w:delText>We retain the</w:delText>
        </w:r>
      </w:del>
      <w:ins w:id="823" w:author="Editor" w:date="2026-09-10T09:59:00Z">
        <w:r w:rsidR="00CC684C">
          <w:t>The</w:t>
        </w:r>
      </w:ins>
      <w:r>
        <w:t xml:space="preserve"> level outcome </w:t>
      </w:r>
      <w:ins w:id="824" w:author="Editor" w:date="2026-09-10T09:59:00Z">
        <w:r w:rsidR="00CC684C">
          <w:t xml:space="preserve">is retained </w:t>
        </w:r>
      </w:ins>
      <w:r>
        <w:t>in the main analysis</w:t>
      </w:r>
      <w:r>
        <w:rPr>
          <w:spacing w:val="-2"/>
        </w:rPr>
        <w:t xml:space="preserve"> </w:t>
      </w:r>
      <w:r>
        <w:t>for</w:t>
      </w:r>
      <w:r>
        <w:rPr>
          <w:spacing w:val="-2"/>
        </w:rPr>
        <w:t xml:space="preserve"> </w:t>
      </w:r>
      <w:r>
        <w:t>three</w:t>
      </w:r>
      <w:r>
        <w:rPr>
          <w:spacing w:val="-2"/>
        </w:rPr>
        <w:t xml:space="preserve"> </w:t>
      </w:r>
      <w:r>
        <w:t>reasons: it</w:t>
      </w:r>
      <w:r>
        <w:rPr>
          <w:spacing w:val="-2"/>
        </w:rPr>
        <w:t xml:space="preserve"> </w:t>
      </w:r>
      <w:r>
        <w:t>eases</w:t>
      </w:r>
      <w:r>
        <w:rPr>
          <w:spacing w:val="-2"/>
        </w:rPr>
        <w:t xml:space="preserve"> </w:t>
      </w:r>
      <w:r>
        <w:t>interpretation</w:t>
      </w:r>
      <w:r>
        <w:rPr>
          <w:spacing w:val="-2"/>
        </w:rPr>
        <w:t xml:space="preserve"> </w:t>
      </w:r>
      <w:r>
        <w:t>(e</w:t>
      </w:r>
      <w:ins w:id="825" w:author="Editor" w:date="2026-09-08T18:08:00Z">
        <w:r w:rsidR="00D048B7" w:rsidRPr="00DB5B07">
          <w:t>ff</w:t>
        </w:r>
      </w:ins>
      <w:del w:id="826" w:author="Editor" w:date="2026-09-08T18:08:00Z">
        <w:r w:rsidDel="00D048B7">
          <w:rPr>
            <w:rFonts w:ascii="Arial MT" w:hAnsi="Arial MT"/>
          </w:rPr>
          <w:delText>ff</w:delText>
        </w:r>
      </w:del>
      <w:r>
        <w:t>ects</w:t>
      </w:r>
      <w:r>
        <w:rPr>
          <w:spacing w:val="-2"/>
        </w:rPr>
        <w:t xml:space="preserve"> </w:t>
      </w:r>
      <w:r>
        <w:t>in</w:t>
      </w:r>
      <w:r>
        <w:rPr>
          <w:spacing w:val="-2"/>
        </w:rPr>
        <w:t xml:space="preserve"> </w:t>
      </w:r>
      <w:r>
        <w:t>deaths</w:t>
      </w:r>
      <w:r>
        <w:rPr>
          <w:spacing w:val="-2"/>
        </w:rPr>
        <w:t xml:space="preserve"> </w:t>
      </w:r>
      <w:r>
        <w:t>per</w:t>
      </w:r>
      <w:r>
        <w:rPr>
          <w:spacing w:val="-2"/>
        </w:rPr>
        <w:t xml:space="preserve"> </w:t>
      </w:r>
      <w:r>
        <w:t>1,000</w:t>
      </w:r>
      <w:ins w:id="827" w:author="Editor" w:date="2026-09-10T09:59:00Z">
        <w:r w:rsidR="00CC684C">
          <w:t xml:space="preserve"> </w:t>
        </w:r>
      </w:ins>
      <w:ins w:id="828" w:author="Editor" w:date="2026-09-12T15:22:00Z">
        <w:r w:rsidR="00F15EB8">
          <w:t>persons</w:t>
        </w:r>
      </w:ins>
      <w:r>
        <w:t>)</w:t>
      </w:r>
      <w:ins w:id="829" w:author="Editor" w:date="2026-09-12T15:22:00Z">
        <w:r w:rsidR="00F15EB8">
          <w:t>;</w:t>
        </w:r>
      </w:ins>
      <w:del w:id="830" w:author="Editor" w:date="2026-09-12T15:22:00Z">
        <w:r w:rsidDel="00F15EB8">
          <w:delText>,</w:delText>
        </w:r>
      </w:del>
      <w:r>
        <w:rPr>
          <w:spacing w:val="-1"/>
        </w:rPr>
        <w:t xml:space="preserve"> </w:t>
      </w:r>
      <w:r>
        <w:t>it</w:t>
      </w:r>
      <w:r>
        <w:rPr>
          <w:spacing w:val="-2"/>
        </w:rPr>
        <w:t xml:space="preserve"> </w:t>
      </w:r>
      <w:r>
        <w:t>preserves</w:t>
      </w:r>
      <w:r>
        <w:rPr>
          <w:spacing w:val="-2"/>
        </w:rPr>
        <w:t xml:space="preserve"> </w:t>
      </w:r>
      <w:r>
        <w:t>compa</w:t>
      </w:r>
      <w:del w:id="831" w:author="Editor" w:date="2026-09-08T18:08:00Z">
        <w:r w:rsidDel="00D048B7">
          <w:delText>-</w:delText>
        </w:r>
      </w:del>
      <w:r>
        <w:t>rability</w:t>
      </w:r>
      <w:r>
        <w:rPr>
          <w:spacing w:val="-13"/>
        </w:rPr>
        <w:t xml:space="preserve"> </w:t>
      </w:r>
      <w:r>
        <w:t>across</w:t>
      </w:r>
      <w:r>
        <w:rPr>
          <w:spacing w:val="-13"/>
        </w:rPr>
        <w:t xml:space="preserve"> </w:t>
      </w:r>
      <w:r>
        <w:t>outcome</w:t>
      </w:r>
      <w:r>
        <w:rPr>
          <w:spacing w:val="-13"/>
        </w:rPr>
        <w:t xml:space="preserve"> </w:t>
      </w:r>
      <w:r>
        <w:lastRenderedPageBreak/>
        <w:t>definitions</w:t>
      </w:r>
      <w:r>
        <w:rPr>
          <w:spacing w:val="-13"/>
        </w:rPr>
        <w:t xml:space="preserve"> </w:t>
      </w:r>
      <w:r>
        <w:t>and</w:t>
      </w:r>
      <w:r>
        <w:rPr>
          <w:spacing w:val="-13"/>
        </w:rPr>
        <w:t xml:space="preserve"> </w:t>
      </w:r>
      <w:r>
        <w:t>with</w:t>
      </w:r>
      <w:r>
        <w:rPr>
          <w:spacing w:val="-13"/>
        </w:rPr>
        <w:t xml:space="preserve"> </w:t>
      </w:r>
      <w:r>
        <w:t>prior</w:t>
      </w:r>
      <w:r>
        <w:rPr>
          <w:spacing w:val="-13"/>
        </w:rPr>
        <w:t xml:space="preserve"> </w:t>
      </w:r>
      <w:r>
        <w:t>work</w:t>
      </w:r>
      <w:ins w:id="832" w:author="Editor" w:date="2026-09-12T15:22:00Z">
        <w:r w:rsidR="00F15EB8">
          <w:t>;</w:t>
        </w:r>
      </w:ins>
      <w:del w:id="833" w:author="Editor" w:date="2026-09-12T15:22:00Z">
        <w:r w:rsidDel="00F15EB8">
          <w:delText>,</w:delText>
        </w:r>
      </w:del>
      <w:r>
        <w:rPr>
          <w:spacing w:val="-12"/>
        </w:rPr>
        <w:t xml:space="preserve"> </w:t>
      </w:r>
      <w:r>
        <w:t>and</w:t>
      </w:r>
      <w:r>
        <w:rPr>
          <w:spacing w:val="-13"/>
        </w:rPr>
        <w:t xml:space="preserve"> </w:t>
      </w:r>
      <w:r>
        <w:t>it</w:t>
      </w:r>
      <w:r>
        <w:rPr>
          <w:spacing w:val="-13"/>
        </w:rPr>
        <w:t xml:space="preserve"> </w:t>
      </w:r>
      <w:r>
        <w:t>avoids</w:t>
      </w:r>
      <w:r>
        <w:rPr>
          <w:spacing w:val="-13"/>
        </w:rPr>
        <w:t xml:space="preserve"> </w:t>
      </w:r>
      <w:r>
        <w:t>discarding</w:t>
      </w:r>
      <w:r>
        <w:rPr>
          <w:spacing w:val="-13"/>
        </w:rPr>
        <w:t xml:space="preserve"> </w:t>
      </w:r>
      <w:r>
        <w:t>municipality-year cells with zero deaths that a log transformation would require.</w:t>
      </w:r>
      <w:r w:rsidR="00A138F3">
        <w:rPr>
          <w:rStyle w:val="FootnoteReference"/>
        </w:rPr>
        <w:footnoteReference w:id="15"/>
      </w:r>
      <w:r w:rsidR="00A138F3">
        <w:t xml:space="preserve"> </w:t>
      </w:r>
    </w:p>
    <w:p w14:paraId="5F8CC6BF" w14:textId="77777777" w:rsidR="001706D7" w:rsidRDefault="00191F14" w:rsidP="00D76DD9">
      <w:pPr>
        <w:pStyle w:val="BodyText"/>
        <w:suppressAutoHyphens/>
        <w:spacing w:before="174" w:line="314" w:lineRule="auto"/>
        <w:ind w:left="-1" w:right="718" w:firstLine="351"/>
        <w:jc w:val="both"/>
        <w:rPr>
          <w:ins w:id="848" w:author="Editor" w:date="2026-09-12T15:24:00Z"/>
          <w:spacing w:val="-2"/>
        </w:rPr>
      </w:pPr>
      <w:del w:id="849" w:author="Editor" w:date="2026-09-10T10:00:00Z">
        <w:r w:rsidDel="00CC684C">
          <w:delText>We also estimate e</w:delText>
        </w:r>
      </w:del>
      <w:ins w:id="850" w:author="Editor" w:date="2026-09-10T10:00:00Z">
        <w:r w:rsidR="00CC684C">
          <w:t>E</w:t>
        </w:r>
      </w:ins>
      <w:r>
        <w:t>vent</w:t>
      </w:r>
      <w:ins w:id="851" w:author="Editor" w:date="2026-09-12T15:22:00Z">
        <w:r w:rsidR="00F15EB8">
          <w:t>-</w:t>
        </w:r>
      </w:ins>
      <w:del w:id="852" w:author="Editor" w:date="2026-09-12T15:22:00Z">
        <w:r w:rsidDel="00F15EB8">
          <w:delText xml:space="preserve"> </w:delText>
        </w:r>
      </w:del>
      <w:r>
        <w:t xml:space="preserve">study specifications </w:t>
      </w:r>
      <w:ins w:id="853" w:author="Editor" w:date="2026-09-10T10:00:00Z">
        <w:r w:rsidR="00CC684C">
          <w:t xml:space="preserve">are also estimated in order </w:t>
        </w:r>
      </w:ins>
      <w:r>
        <w:t xml:space="preserve">to trace dynamic </w:t>
      </w:r>
      <w:r w:rsidR="00A138F3">
        <w:t>eff</w:t>
      </w:r>
      <w:r>
        <w:t>ects and test for di</w:t>
      </w:r>
      <w:r w:rsidRPr="0010201A">
        <w:t>ff</w:t>
      </w:r>
      <w:r>
        <w:t xml:space="preserve">erential </w:t>
      </w:r>
      <w:r>
        <w:rPr>
          <w:spacing w:val="-2"/>
        </w:rPr>
        <w:t>pre-</w:t>
      </w:r>
      <w:commentRangeStart w:id="854"/>
      <w:r>
        <w:rPr>
          <w:spacing w:val="-2"/>
        </w:rPr>
        <w:t>trends</w:t>
      </w:r>
      <w:commentRangeEnd w:id="854"/>
      <w:r w:rsidR="001706D7">
        <w:rPr>
          <w:rStyle w:val="CommentReference"/>
          <w:spacing w:val="-2"/>
          <w:sz w:val="24"/>
          <w:szCs w:val="24"/>
        </w:rPr>
        <w:commentReference w:id="854"/>
      </w:r>
      <w:r>
        <w:rPr>
          <w:spacing w:val="-2"/>
        </w:rPr>
        <w:t>:</w:t>
      </w:r>
    </w:p>
    <w:p w14:paraId="36B17DB5" w14:textId="77777777" w:rsidR="001706D7" w:rsidRDefault="001706D7" w:rsidP="00D76DD9">
      <w:pPr>
        <w:pStyle w:val="BodyText"/>
        <w:suppressAutoHyphens/>
        <w:spacing w:before="174" w:line="314" w:lineRule="auto"/>
        <w:ind w:left="-1" w:right="718" w:firstLine="351"/>
        <w:jc w:val="both"/>
        <w:rPr>
          <w:ins w:id="855" w:author="Editor" w:date="2026-09-12T15:24:00Z"/>
          <w:spacing w:val="-2"/>
        </w:rPr>
        <w:sectPr w:rsidR="001706D7">
          <w:footerReference w:type="default" r:id="rId13"/>
          <w:pgSz w:w="12240" w:h="15840"/>
          <w:pgMar w:top="1820" w:right="720" w:bottom="1420" w:left="1440" w:header="0" w:footer="1223" w:gutter="0"/>
          <w:cols w:space="720"/>
        </w:sectPr>
      </w:pPr>
    </w:p>
    <w:p w14:paraId="523046F2" w14:textId="77777777" w:rsidR="001706D7" w:rsidDel="001706D7" w:rsidRDefault="001706D7" w:rsidP="0010201A">
      <w:pPr>
        <w:pStyle w:val="BodyText"/>
        <w:suppressAutoHyphens/>
        <w:spacing w:before="174" w:line="314" w:lineRule="auto"/>
        <w:ind w:right="718"/>
        <w:jc w:val="both"/>
        <w:rPr>
          <w:del w:id="856" w:author="Editor" w:date="2026-09-12T15:27:00Z"/>
          <w:spacing w:val="-2"/>
        </w:rPr>
      </w:pPr>
    </w:p>
    <w:p w14:paraId="211E829D" w14:textId="77777777" w:rsidR="005A4580" w:rsidDel="001706D7" w:rsidRDefault="005A4580" w:rsidP="00D76DD9">
      <w:pPr>
        <w:pStyle w:val="BodyText"/>
        <w:suppressAutoHyphens/>
        <w:spacing w:before="174" w:line="314" w:lineRule="auto"/>
        <w:ind w:left="-1" w:right="718" w:firstLine="351"/>
        <w:jc w:val="both"/>
        <w:rPr>
          <w:del w:id="857" w:author="Editor" w:date="2026-09-12T15:27:00Z"/>
          <w:sz w:val="4"/>
        </w:rPr>
      </w:pPr>
    </w:p>
    <w:p w14:paraId="2A858C91" w14:textId="77777777" w:rsidR="006F1B3D" w:rsidDel="001706D7" w:rsidRDefault="006F1B3D" w:rsidP="008C7539">
      <w:pPr>
        <w:pStyle w:val="BodyText"/>
        <w:suppressAutoHyphens/>
        <w:rPr>
          <w:del w:id="858" w:author="Editor" w:date="2026-09-12T15:27:00Z"/>
          <w:sz w:val="20"/>
        </w:rPr>
        <w:sectPr w:rsidR="006F1B3D" w:rsidDel="001706D7">
          <w:pgSz w:w="12240" w:h="15840"/>
          <w:pgMar w:top="1820" w:right="720" w:bottom="1420" w:left="1440" w:header="0" w:footer="1223" w:gutter="0"/>
          <w:cols w:space="720"/>
        </w:sectPr>
      </w:pPr>
    </w:p>
    <w:p w14:paraId="606E4DBF" w14:textId="77777777" w:rsidR="006F1B3D" w:rsidRDefault="00191F14" w:rsidP="008C7539">
      <w:pPr>
        <w:suppressAutoHyphens/>
        <w:spacing w:before="59"/>
        <w:ind w:left="119"/>
        <w:rPr>
          <w:rFonts w:ascii="Arial MT"/>
          <w:position w:val="24"/>
          <w:sz w:val="24"/>
        </w:rPr>
      </w:pPr>
      <w:bookmarkStart w:id="859" w:name="_bookmark18"/>
      <w:bookmarkEnd w:id="859"/>
      <w:r>
        <w:rPr>
          <w:w w:val="110"/>
          <w:sz w:val="24"/>
        </w:rPr>
        <w:t>MR</w:t>
      </w:r>
      <w:r>
        <w:rPr>
          <w:i/>
          <w:w w:val="110"/>
          <w:sz w:val="24"/>
          <w:vertAlign w:val="subscript"/>
        </w:rPr>
        <w:t>m</w:t>
      </w:r>
      <w:r>
        <w:rPr>
          <w:rFonts w:ascii="Sitka Heading"/>
          <w:i/>
          <w:w w:val="110"/>
          <w:sz w:val="24"/>
          <w:vertAlign w:val="subscript"/>
        </w:rPr>
        <w:t>,</w:t>
      </w:r>
      <w:r>
        <w:rPr>
          <w:i/>
          <w:w w:val="110"/>
          <w:sz w:val="24"/>
          <w:vertAlign w:val="subscript"/>
        </w:rPr>
        <w:t>t</w:t>
      </w:r>
      <w:r>
        <w:rPr>
          <w:i/>
          <w:spacing w:val="-10"/>
          <w:w w:val="110"/>
          <w:sz w:val="24"/>
        </w:rPr>
        <w:t xml:space="preserve"> </w:t>
      </w:r>
      <w:r>
        <w:rPr>
          <w:rFonts w:ascii="Arial MT"/>
          <w:w w:val="110"/>
          <w:sz w:val="24"/>
        </w:rPr>
        <w:t>=</w:t>
      </w:r>
      <w:r>
        <w:rPr>
          <w:rFonts w:ascii="Arial MT"/>
          <w:spacing w:val="-6"/>
          <w:w w:val="175"/>
          <w:sz w:val="24"/>
        </w:rPr>
        <w:t xml:space="preserve"> </w:t>
      </w:r>
      <w:r>
        <w:rPr>
          <w:rFonts w:ascii="Arial MT"/>
          <w:spacing w:val="-10"/>
          <w:w w:val="175"/>
          <w:position w:val="24"/>
          <w:sz w:val="24"/>
        </w:rPr>
        <w:t>X</w:t>
      </w:r>
    </w:p>
    <w:p w14:paraId="02A985A3" w14:textId="77777777" w:rsidR="006F1B3D" w:rsidRDefault="00191F14" w:rsidP="008C7539">
      <w:pPr>
        <w:suppressAutoHyphens/>
        <w:spacing w:before="62"/>
        <w:jc w:val="right"/>
        <w:rPr>
          <w:sz w:val="16"/>
        </w:rPr>
      </w:pPr>
      <w:r>
        <w:rPr>
          <w:i/>
          <w:spacing w:val="-2"/>
          <w:sz w:val="16"/>
        </w:rPr>
        <w:t>k</w:t>
      </w:r>
      <w:r>
        <w:rPr>
          <w:rFonts w:ascii="Arial MT" w:hAnsi="Arial MT"/>
          <w:spacing w:val="-2"/>
          <w:sz w:val="16"/>
        </w:rPr>
        <w:t>≠</w:t>
      </w:r>
      <w:r>
        <w:rPr>
          <w:spacing w:val="-2"/>
          <w:sz w:val="16"/>
        </w:rPr>
        <w:t>1996</w:t>
      </w:r>
    </w:p>
    <w:p w14:paraId="3C786B3F" w14:textId="77777777" w:rsidR="006F1B3D" w:rsidRDefault="00191F14" w:rsidP="008C7539">
      <w:pPr>
        <w:suppressAutoHyphens/>
        <w:spacing w:before="59"/>
        <w:rPr>
          <w:rFonts w:ascii="Arial MT" w:hAnsi="Arial MT"/>
          <w:position w:val="24"/>
          <w:sz w:val="24"/>
        </w:rPr>
      </w:pPr>
      <w:r>
        <w:br w:type="column"/>
      </w:r>
      <w:r>
        <w:rPr>
          <w:rFonts w:ascii="Sitka Heading" w:hAnsi="Sitka Heading"/>
          <w:i/>
          <w:sz w:val="24"/>
        </w:rPr>
        <w:t>β</w:t>
      </w:r>
      <w:r>
        <w:rPr>
          <w:i/>
          <w:sz w:val="24"/>
          <w:vertAlign w:val="subscript"/>
        </w:rPr>
        <w:t>k</w:t>
      </w:r>
      <w:r>
        <w:rPr>
          <w:i/>
          <w:spacing w:val="-12"/>
          <w:sz w:val="24"/>
        </w:rPr>
        <w:t xml:space="preserve"> </w:t>
      </w:r>
      <w:r>
        <w:rPr>
          <w:b/>
          <w:sz w:val="24"/>
        </w:rPr>
        <w:t>1</w:t>
      </w:r>
      <w:r>
        <w:rPr>
          <w:sz w:val="24"/>
        </w:rPr>
        <w:t>[</w:t>
      </w:r>
      <w:r>
        <w:rPr>
          <w:i/>
          <w:sz w:val="24"/>
        </w:rPr>
        <w:t>t</w:t>
      </w:r>
      <w:r>
        <w:rPr>
          <w:i/>
          <w:spacing w:val="7"/>
          <w:sz w:val="24"/>
        </w:rPr>
        <w:t xml:space="preserve"> </w:t>
      </w:r>
      <w:r>
        <w:rPr>
          <w:rFonts w:ascii="Arial MT" w:hAnsi="Arial MT"/>
          <w:sz w:val="24"/>
        </w:rPr>
        <w:t>=</w:t>
      </w:r>
      <w:r>
        <w:rPr>
          <w:rFonts w:ascii="Arial MT" w:hAnsi="Arial MT"/>
          <w:spacing w:val="-4"/>
          <w:sz w:val="24"/>
        </w:rPr>
        <w:t xml:space="preserve"> </w:t>
      </w:r>
      <w:r>
        <w:rPr>
          <w:i/>
          <w:sz w:val="24"/>
        </w:rPr>
        <w:t>k</w:t>
      </w:r>
      <w:r>
        <w:rPr>
          <w:sz w:val="24"/>
        </w:rPr>
        <w:t>]</w:t>
      </w:r>
      <w:r>
        <w:rPr>
          <w:rFonts w:ascii="Lucida Sans Unicode" w:hAnsi="Lucida Sans Unicode"/>
          <w:sz w:val="24"/>
        </w:rPr>
        <w:t>×</w:t>
      </w:r>
      <w:r>
        <w:rPr>
          <w:i/>
          <w:sz w:val="24"/>
        </w:rPr>
        <w:t>Intensity</w:t>
      </w:r>
      <w:r>
        <w:rPr>
          <w:i/>
          <w:sz w:val="24"/>
          <w:vertAlign w:val="subscript"/>
        </w:rPr>
        <w:t>m</w:t>
      </w:r>
      <w:r>
        <w:rPr>
          <w:rFonts w:ascii="Sitka Heading" w:hAnsi="Sitka Heading"/>
          <w:i/>
          <w:sz w:val="24"/>
          <w:vertAlign w:val="subscript"/>
        </w:rPr>
        <w:t>,</w:t>
      </w:r>
      <w:r>
        <w:rPr>
          <w:sz w:val="24"/>
          <w:vertAlign w:val="subscript"/>
        </w:rPr>
        <w:t>1999</w:t>
      </w:r>
      <w:r>
        <w:rPr>
          <w:spacing w:val="-38"/>
          <w:sz w:val="24"/>
        </w:rPr>
        <w:t xml:space="preserve"> </w:t>
      </w:r>
      <w:r>
        <w:rPr>
          <w:rFonts w:ascii="Arial MT" w:hAnsi="Arial MT"/>
          <w:sz w:val="24"/>
        </w:rPr>
        <w:t>+</w:t>
      </w:r>
      <w:r>
        <w:rPr>
          <w:rFonts w:ascii="Arial MT" w:hAnsi="Arial MT"/>
          <w:spacing w:val="29"/>
          <w:sz w:val="24"/>
        </w:rPr>
        <w:t xml:space="preserve"> </w:t>
      </w:r>
      <w:r>
        <w:rPr>
          <w:rFonts w:ascii="Arial MT" w:hAnsi="Arial MT"/>
          <w:spacing w:val="-10"/>
          <w:position w:val="24"/>
          <w:sz w:val="24"/>
        </w:rPr>
        <w:t>X</w:t>
      </w:r>
    </w:p>
    <w:p w14:paraId="72B73018" w14:textId="77777777" w:rsidR="006F1B3D" w:rsidRDefault="00191F14" w:rsidP="008C7539">
      <w:pPr>
        <w:suppressAutoHyphens/>
        <w:spacing w:before="15"/>
        <w:jc w:val="right"/>
        <w:rPr>
          <w:sz w:val="16"/>
        </w:rPr>
      </w:pPr>
      <w:r>
        <w:rPr>
          <w:i/>
          <w:spacing w:val="-2"/>
          <w:sz w:val="16"/>
        </w:rPr>
        <w:t>k</w:t>
      </w:r>
      <w:r>
        <w:rPr>
          <w:rFonts w:ascii="Arial MT" w:hAnsi="Arial MT"/>
          <w:spacing w:val="-2"/>
          <w:sz w:val="16"/>
        </w:rPr>
        <w:t>≠</w:t>
      </w:r>
      <w:r>
        <w:rPr>
          <w:spacing w:val="-2"/>
          <w:sz w:val="16"/>
        </w:rPr>
        <w:t>1996</w:t>
      </w:r>
    </w:p>
    <w:p w14:paraId="78BD0240" w14:textId="77777777" w:rsidR="006F1B3D" w:rsidRDefault="00191F14" w:rsidP="008C7539">
      <w:pPr>
        <w:suppressAutoHyphens/>
        <w:spacing w:before="261"/>
        <w:rPr>
          <w:sz w:val="24"/>
        </w:rPr>
      </w:pPr>
      <w:r>
        <w:br w:type="column"/>
      </w:r>
      <w:r>
        <w:rPr>
          <w:rFonts w:ascii="Sitka Heading" w:hAnsi="Sitka Heading"/>
          <w:i/>
          <w:sz w:val="24"/>
        </w:rPr>
        <w:t>θ</w:t>
      </w:r>
      <w:r>
        <w:rPr>
          <w:i/>
          <w:sz w:val="24"/>
          <w:vertAlign w:val="subscript"/>
        </w:rPr>
        <w:t>k</w:t>
      </w:r>
      <w:r>
        <w:rPr>
          <w:i/>
          <w:sz w:val="24"/>
        </w:rPr>
        <w:t xml:space="preserve"> </w:t>
      </w:r>
      <w:r>
        <w:rPr>
          <w:b/>
          <w:sz w:val="24"/>
        </w:rPr>
        <w:t>1</w:t>
      </w:r>
      <w:r>
        <w:rPr>
          <w:sz w:val="24"/>
        </w:rPr>
        <w:t>[</w:t>
      </w:r>
      <w:r>
        <w:rPr>
          <w:i/>
          <w:sz w:val="24"/>
        </w:rPr>
        <w:t>t</w:t>
      </w:r>
      <w:r>
        <w:rPr>
          <w:i/>
          <w:spacing w:val="22"/>
          <w:sz w:val="24"/>
        </w:rPr>
        <w:t xml:space="preserve"> </w:t>
      </w:r>
      <w:r>
        <w:rPr>
          <w:rFonts w:ascii="Arial MT" w:hAnsi="Arial MT"/>
          <w:sz w:val="24"/>
        </w:rPr>
        <w:t>=</w:t>
      </w:r>
      <w:r>
        <w:rPr>
          <w:rFonts w:ascii="Arial MT" w:hAnsi="Arial MT"/>
          <w:spacing w:val="11"/>
          <w:sz w:val="24"/>
        </w:rPr>
        <w:t xml:space="preserve"> </w:t>
      </w:r>
      <w:r>
        <w:rPr>
          <w:i/>
          <w:sz w:val="24"/>
        </w:rPr>
        <w:t>k</w:t>
      </w:r>
      <w:r>
        <w:rPr>
          <w:sz w:val="24"/>
        </w:rPr>
        <w:t>]</w:t>
      </w:r>
      <w:r>
        <w:rPr>
          <w:rFonts w:ascii="Lucida Sans Unicode" w:hAnsi="Lucida Sans Unicode"/>
          <w:sz w:val="24"/>
        </w:rPr>
        <w:t>×</w:t>
      </w:r>
      <w:r>
        <w:rPr>
          <w:i/>
          <w:sz w:val="24"/>
        </w:rPr>
        <w:t>Intensity</w:t>
      </w:r>
      <w:r>
        <w:rPr>
          <w:i/>
          <w:sz w:val="24"/>
          <w:vertAlign w:val="subscript"/>
        </w:rPr>
        <w:t>m</w:t>
      </w:r>
      <w:r>
        <w:rPr>
          <w:rFonts w:ascii="Sitka Heading" w:hAnsi="Sitka Heading"/>
          <w:i/>
          <w:sz w:val="24"/>
          <w:vertAlign w:val="subscript"/>
        </w:rPr>
        <w:t>,</w:t>
      </w:r>
      <w:r>
        <w:rPr>
          <w:sz w:val="24"/>
          <w:vertAlign w:val="subscript"/>
        </w:rPr>
        <w:t>2005</w:t>
      </w:r>
      <w:r>
        <w:rPr>
          <w:spacing w:val="-34"/>
          <w:sz w:val="24"/>
        </w:rPr>
        <w:t xml:space="preserve"> </w:t>
      </w:r>
      <w:r>
        <w:rPr>
          <w:rFonts w:ascii="Arial MT" w:hAnsi="Arial MT"/>
          <w:sz w:val="24"/>
        </w:rPr>
        <w:t>+</w:t>
      </w:r>
      <w:r>
        <w:rPr>
          <w:rFonts w:ascii="Sitka Heading" w:hAnsi="Sitka Heading"/>
          <w:i/>
          <w:sz w:val="24"/>
        </w:rPr>
        <w:t>δ</w:t>
      </w:r>
      <w:r>
        <w:rPr>
          <w:i/>
          <w:sz w:val="24"/>
          <w:vertAlign w:val="subscript"/>
        </w:rPr>
        <w:t>m</w:t>
      </w:r>
      <w:r>
        <w:rPr>
          <w:i/>
          <w:spacing w:val="-35"/>
          <w:sz w:val="24"/>
        </w:rPr>
        <w:t xml:space="preserve"> </w:t>
      </w:r>
      <w:r>
        <w:rPr>
          <w:rFonts w:ascii="Arial MT" w:hAnsi="Arial MT"/>
          <w:sz w:val="24"/>
        </w:rPr>
        <w:t>+</w:t>
      </w:r>
      <w:r>
        <w:rPr>
          <w:rFonts w:ascii="Sitka Heading" w:hAnsi="Sitka Heading"/>
          <w:i/>
          <w:sz w:val="24"/>
        </w:rPr>
        <w:t>γ</w:t>
      </w:r>
      <w:r>
        <w:rPr>
          <w:i/>
          <w:sz w:val="24"/>
          <w:vertAlign w:val="subscript"/>
        </w:rPr>
        <w:t>t</w:t>
      </w:r>
      <w:r>
        <w:rPr>
          <w:i/>
          <w:spacing w:val="-30"/>
          <w:sz w:val="24"/>
        </w:rPr>
        <w:t xml:space="preserve"> </w:t>
      </w:r>
      <w:r>
        <w:rPr>
          <w:rFonts w:ascii="Arial MT" w:hAnsi="Arial MT"/>
          <w:sz w:val="24"/>
        </w:rPr>
        <w:t>+</w:t>
      </w:r>
      <w:r>
        <w:rPr>
          <w:rFonts w:ascii="Sitka Heading" w:hAnsi="Sitka Heading"/>
          <w:i/>
          <w:sz w:val="24"/>
        </w:rPr>
        <w:t>χ</w:t>
      </w:r>
      <w:r>
        <w:rPr>
          <w:i/>
          <w:sz w:val="24"/>
          <w:vertAlign w:val="subscript"/>
        </w:rPr>
        <w:t>m</w:t>
      </w:r>
      <w:r>
        <w:rPr>
          <w:rFonts w:ascii="Sitka Heading" w:hAnsi="Sitka Heading"/>
          <w:i/>
          <w:sz w:val="24"/>
          <w:vertAlign w:val="subscript"/>
        </w:rPr>
        <w:t>,</w:t>
      </w:r>
      <w:r>
        <w:rPr>
          <w:i/>
          <w:sz w:val="24"/>
          <w:vertAlign w:val="subscript"/>
        </w:rPr>
        <w:t>t</w:t>
      </w:r>
      <w:r>
        <w:rPr>
          <w:i/>
          <w:spacing w:val="-31"/>
          <w:sz w:val="24"/>
        </w:rPr>
        <w:t xml:space="preserve"> </w:t>
      </w:r>
      <w:r>
        <w:rPr>
          <w:rFonts w:ascii="Arial MT" w:hAnsi="Arial MT"/>
          <w:sz w:val="24"/>
        </w:rPr>
        <w:t>+</w:t>
      </w:r>
      <w:r>
        <w:rPr>
          <w:rFonts w:ascii="Sitka Heading" w:hAnsi="Sitka Heading"/>
          <w:i/>
          <w:sz w:val="24"/>
        </w:rPr>
        <w:t>ε</w:t>
      </w:r>
      <w:r>
        <w:rPr>
          <w:i/>
          <w:sz w:val="24"/>
          <w:vertAlign w:val="subscript"/>
        </w:rPr>
        <w:t>m</w:t>
      </w:r>
      <w:r>
        <w:rPr>
          <w:rFonts w:ascii="Sitka Heading" w:hAnsi="Sitka Heading"/>
          <w:i/>
          <w:sz w:val="24"/>
          <w:vertAlign w:val="subscript"/>
        </w:rPr>
        <w:t>,</w:t>
      </w:r>
      <w:r>
        <w:rPr>
          <w:i/>
          <w:sz w:val="24"/>
          <w:vertAlign w:val="subscript"/>
        </w:rPr>
        <w:t>t</w:t>
      </w:r>
      <w:ins w:id="860" w:author="Editor" w:date="2026-09-10T10:00:00Z">
        <w:r w:rsidR="00CC684C">
          <w:rPr>
            <w:sz w:val="24"/>
          </w:rPr>
          <w:t>,</w:t>
        </w:r>
      </w:ins>
      <w:r>
        <w:rPr>
          <w:i/>
          <w:spacing w:val="65"/>
          <w:w w:val="150"/>
          <w:sz w:val="24"/>
        </w:rPr>
        <w:t xml:space="preserve"> </w:t>
      </w:r>
      <w:r>
        <w:rPr>
          <w:spacing w:val="-5"/>
          <w:sz w:val="24"/>
        </w:rPr>
        <w:t>(2)</w:t>
      </w:r>
    </w:p>
    <w:p w14:paraId="060C4312" w14:textId="77777777" w:rsidR="006F1B3D" w:rsidRDefault="006F1B3D" w:rsidP="008C7539">
      <w:pPr>
        <w:suppressAutoHyphens/>
        <w:rPr>
          <w:sz w:val="24"/>
        </w:rPr>
        <w:sectPr w:rsidR="006F1B3D">
          <w:type w:val="continuous"/>
          <w:pgSz w:w="12240" w:h="15840"/>
          <w:pgMar w:top="1820" w:right="720" w:bottom="280" w:left="1440" w:header="0" w:footer="1223" w:gutter="0"/>
          <w:cols w:num="3" w:space="720" w:equalWidth="0">
            <w:col w:w="1483" w:space="39"/>
            <w:col w:w="3145" w:space="39"/>
            <w:col w:w="5374"/>
          </w:cols>
        </w:sectPr>
      </w:pPr>
    </w:p>
    <w:p w14:paraId="1F75B9B8" w14:textId="77777777" w:rsidR="006F1B3D" w:rsidRDefault="006F1B3D" w:rsidP="008C7539">
      <w:pPr>
        <w:pStyle w:val="BodyText"/>
        <w:suppressAutoHyphens/>
        <w:spacing w:before="81"/>
      </w:pPr>
    </w:p>
    <w:p w14:paraId="026299D2" w14:textId="77777777" w:rsidR="006F1B3D" w:rsidRDefault="00191F14" w:rsidP="008C7539">
      <w:pPr>
        <w:pStyle w:val="BodyText"/>
        <w:suppressAutoHyphens/>
        <w:spacing w:line="302" w:lineRule="auto"/>
        <w:ind w:left="-1" w:right="718"/>
        <w:jc w:val="both"/>
      </w:pPr>
      <w:r>
        <w:t>with 1996 as the reference year.</w:t>
      </w:r>
      <w:r>
        <w:rPr>
          <w:spacing w:val="40"/>
        </w:rPr>
        <w:t xml:space="preserve"> </w:t>
      </w:r>
      <w:r>
        <w:t xml:space="preserve">The </w:t>
      </w:r>
      <w:r>
        <w:rPr>
          <w:rFonts w:ascii="Sitka Heading" w:hAnsi="Sitka Heading"/>
          <w:i/>
        </w:rPr>
        <w:t>β</w:t>
      </w:r>
      <w:r>
        <w:rPr>
          <w:i/>
          <w:vertAlign w:val="subscript"/>
        </w:rPr>
        <w:t>k</w:t>
      </w:r>
      <w:r>
        <w:rPr>
          <w:i/>
        </w:rPr>
        <w:t xml:space="preserve"> </w:t>
      </w:r>
      <w:r>
        <w:t>coe</w:t>
      </w:r>
      <w:ins w:id="861" w:author="Editor" w:date="2026-09-08T18:09:00Z">
        <w:r w:rsidR="00D048B7" w:rsidRPr="00DB5B07">
          <w:t>ff</w:t>
        </w:r>
      </w:ins>
      <w:del w:id="862" w:author="Editor" w:date="2026-09-08T18:09:00Z">
        <w:r w:rsidDel="00D048B7">
          <w:rPr>
            <w:rFonts w:ascii="Arial MT" w:hAnsi="Arial MT"/>
          </w:rPr>
          <w:delText>ff</w:delText>
        </w:r>
      </w:del>
      <w:r>
        <w:rPr>
          <w:rFonts w:ascii="Arial MT" w:hAnsi="Arial MT"/>
        </w:rPr>
        <w:t>i</w:t>
      </w:r>
      <w:r>
        <w:t>cients trace the e</w:t>
      </w:r>
      <w:ins w:id="863" w:author="Editor" w:date="2026-09-08T18:09:00Z">
        <w:r w:rsidR="00D048B7" w:rsidRPr="00DB5B07">
          <w:t>ff</w:t>
        </w:r>
      </w:ins>
      <w:del w:id="864" w:author="Editor" w:date="2026-09-08T18:09:00Z">
        <w:r w:rsidDel="00D048B7">
          <w:rPr>
            <w:rFonts w:ascii="Arial MT" w:hAnsi="Arial MT"/>
          </w:rPr>
          <w:delText>ff</w:delText>
        </w:r>
      </w:del>
      <w:r>
        <w:t>ect of early-phase enrollment intensity on mortality in each year relative to 1996.</w:t>
      </w:r>
      <w:ins w:id="865" w:author="Editor" w:date="2026-09-10T10:06:00Z">
        <w:r w:rsidR="002C4CAE">
          <w:t xml:space="preserve"> </w:t>
        </w:r>
      </w:ins>
    </w:p>
    <w:p w14:paraId="1BB3B5D4" w14:textId="77777777" w:rsidR="006F1B3D" w:rsidRDefault="00191F14" w:rsidP="008C7539">
      <w:pPr>
        <w:pStyle w:val="BodyText"/>
        <w:suppressAutoHyphens/>
        <w:spacing w:before="133" w:line="314" w:lineRule="auto"/>
        <w:ind w:left="-1" w:right="718" w:firstLine="351"/>
        <w:jc w:val="both"/>
      </w:pPr>
      <w:r w:rsidRPr="00BA336D">
        <w:t>Identification</w:t>
      </w:r>
      <w:r w:rsidRPr="00BA336D">
        <w:rPr>
          <w:spacing w:val="-1"/>
        </w:rPr>
        <w:t xml:space="preserve"> </w:t>
      </w:r>
      <w:r w:rsidRPr="00BA336D">
        <w:t>relies</w:t>
      </w:r>
      <w:r w:rsidRPr="00BA336D">
        <w:rPr>
          <w:spacing w:val="-1"/>
        </w:rPr>
        <w:t xml:space="preserve"> </w:t>
      </w:r>
      <w:r w:rsidRPr="00BA336D">
        <w:t>on</w:t>
      </w:r>
      <w:r w:rsidRPr="00BA336D">
        <w:rPr>
          <w:spacing w:val="-1"/>
        </w:rPr>
        <w:t xml:space="preserve"> </w:t>
      </w:r>
      <w:r w:rsidRPr="00BA336D">
        <w:t>the</w:t>
      </w:r>
      <w:r w:rsidRPr="00BA336D">
        <w:rPr>
          <w:spacing w:val="-1"/>
        </w:rPr>
        <w:t xml:space="preserve"> </w:t>
      </w:r>
      <w:r w:rsidRPr="00BA336D">
        <w:t>assumption</w:t>
      </w:r>
      <w:r w:rsidRPr="00BA336D">
        <w:rPr>
          <w:spacing w:val="-1"/>
        </w:rPr>
        <w:t xml:space="preserve"> </w:t>
      </w:r>
      <w:r w:rsidRPr="00BA336D">
        <w:t>that, conditional</w:t>
      </w:r>
      <w:r w:rsidRPr="00BA336D">
        <w:rPr>
          <w:spacing w:val="-1"/>
        </w:rPr>
        <w:t xml:space="preserve"> </w:t>
      </w:r>
      <w:r w:rsidRPr="00BA336D">
        <w:t>on</w:t>
      </w:r>
      <w:r w:rsidRPr="00BA336D">
        <w:rPr>
          <w:spacing w:val="-1"/>
        </w:rPr>
        <w:t xml:space="preserve"> </w:t>
      </w:r>
      <w:r w:rsidRPr="00BA336D">
        <w:t>municipality</w:t>
      </w:r>
      <w:r w:rsidRPr="00BA336D">
        <w:rPr>
          <w:spacing w:val="-1"/>
        </w:rPr>
        <w:t xml:space="preserve"> </w:t>
      </w:r>
      <w:r w:rsidRPr="00BA336D">
        <w:t>and</w:t>
      </w:r>
      <w:r w:rsidRPr="00BA336D">
        <w:rPr>
          <w:spacing w:val="-1"/>
        </w:rPr>
        <w:t xml:space="preserve"> </w:t>
      </w:r>
      <w:r w:rsidRPr="00BA336D">
        <w:t>year</w:t>
      </w:r>
      <w:r w:rsidRPr="00BA336D">
        <w:rPr>
          <w:spacing w:val="-1"/>
        </w:rPr>
        <w:t xml:space="preserve"> </w:t>
      </w:r>
      <w:r w:rsidRPr="00BA336D">
        <w:t>fixed</w:t>
      </w:r>
      <w:r w:rsidRPr="00BA336D">
        <w:rPr>
          <w:spacing w:val="-1"/>
        </w:rPr>
        <w:t xml:space="preserve"> </w:t>
      </w:r>
      <w:r w:rsidRPr="00BA336D">
        <w:t>e</w:t>
      </w:r>
      <w:ins w:id="866" w:author="Editor" w:date="2026-09-08T18:09:00Z">
        <w:r w:rsidR="00D048B7" w:rsidRPr="00BA336D">
          <w:t>ff</w:t>
        </w:r>
      </w:ins>
      <w:del w:id="867" w:author="Editor" w:date="2026-09-08T18:09:00Z">
        <w:r w:rsidRPr="00BA336D" w:rsidDel="00D048B7">
          <w:rPr>
            <w:rFonts w:ascii="Arial MT" w:hAnsi="Arial MT"/>
          </w:rPr>
          <w:delText>ff</w:delText>
        </w:r>
      </w:del>
      <w:r w:rsidRPr="00BA336D">
        <w:t>ects and</w:t>
      </w:r>
      <w:r w:rsidRPr="00BA336D">
        <w:rPr>
          <w:spacing w:val="-6"/>
        </w:rPr>
        <w:t xml:space="preserve"> </w:t>
      </w:r>
      <w:r w:rsidRPr="00BA336D">
        <w:t>later-phase</w:t>
      </w:r>
      <w:r w:rsidRPr="00BA336D">
        <w:rPr>
          <w:spacing w:val="-7"/>
        </w:rPr>
        <w:t xml:space="preserve"> </w:t>
      </w:r>
      <w:r w:rsidRPr="00BA336D">
        <w:t>enrollment</w:t>
      </w:r>
      <w:r w:rsidRPr="00BA336D">
        <w:rPr>
          <w:spacing w:val="-6"/>
        </w:rPr>
        <w:t xml:space="preserve"> </w:t>
      </w:r>
      <w:r w:rsidRPr="00BA336D">
        <w:t>intensity,</w:t>
      </w:r>
      <w:r w:rsidRPr="00BA336D">
        <w:rPr>
          <w:spacing w:val="-6"/>
        </w:rPr>
        <w:t xml:space="preserve"> </w:t>
      </w:r>
      <w:r w:rsidRPr="00BA336D">
        <w:t>municipalities</w:t>
      </w:r>
      <w:r w:rsidRPr="00BA336D">
        <w:rPr>
          <w:spacing w:val="-7"/>
        </w:rPr>
        <w:t xml:space="preserve"> </w:t>
      </w:r>
      <w:r w:rsidRPr="00BA336D">
        <w:t>with</w:t>
      </w:r>
      <w:r w:rsidRPr="00BA336D">
        <w:rPr>
          <w:spacing w:val="-6"/>
        </w:rPr>
        <w:t xml:space="preserve"> </w:t>
      </w:r>
      <w:r w:rsidRPr="00BA336D">
        <w:t>higher</w:t>
      </w:r>
      <w:r w:rsidRPr="00BA336D">
        <w:rPr>
          <w:spacing w:val="-7"/>
        </w:rPr>
        <w:t xml:space="preserve"> </w:t>
      </w:r>
      <w:r w:rsidRPr="00BA336D">
        <w:rPr>
          <w:i/>
        </w:rPr>
        <w:t>Intensity</w:t>
      </w:r>
      <w:r w:rsidRPr="00BA336D">
        <w:rPr>
          <w:vertAlign w:val="subscript"/>
        </w:rPr>
        <w:t>1999</w:t>
      </w:r>
      <w:r w:rsidRPr="00BA336D">
        <w:t xml:space="preserve"> would</w:t>
      </w:r>
      <w:r w:rsidRPr="00BA336D">
        <w:rPr>
          <w:spacing w:val="-6"/>
        </w:rPr>
        <w:t xml:space="preserve"> </w:t>
      </w:r>
      <w:r w:rsidRPr="00BA336D">
        <w:t>have</w:t>
      </w:r>
      <w:r w:rsidRPr="00BA336D">
        <w:rPr>
          <w:spacing w:val="-7"/>
        </w:rPr>
        <w:t xml:space="preserve"> </w:t>
      </w:r>
      <w:r w:rsidRPr="00BA336D">
        <w:t xml:space="preserve">followed </w:t>
      </w:r>
      <w:del w:id="868" w:author="Editor" w:date="2026-09-10T10:05:00Z">
        <w:r w:rsidRPr="00BA336D" w:rsidDel="002C4CAE">
          <w:delText>parallel</w:delText>
        </w:r>
        <w:r w:rsidRPr="00BA336D" w:rsidDel="002C4CAE">
          <w:rPr>
            <w:spacing w:val="21"/>
          </w:rPr>
          <w:delText xml:space="preserve"> </w:delText>
        </w:r>
      </w:del>
      <w:r w:rsidRPr="00BA336D">
        <w:t>mortality</w:t>
      </w:r>
      <w:r w:rsidRPr="00BA336D">
        <w:rPr>
          <w:spacing w:val="21"/>
        </w:rPr>
        <w:t xml:space="preserve"> </w:t>
      </w:r>
      <w:r w:rsidRPr="00BA336D">
        <w:t>trends</w:t>
      </w:r>
      <w:r w:rsidRPr="00BA336D">
        <w:rPr>
          <w:spacing w:val="21"/>
        </w:rPr>
        <w:t xml:space="preserve"> </w:t>
      </w:r>
      <w:ins w:id="869" w:author="Editor" w:date="2026-09-10T10:06:00Z">
        <w:r w:rsidR="002C4CAE" w:rsidRPr="00BA336D">
          <w:t>parallel</w:t>
        </w:r>
        <w:r w:rsidR="002C4CAE" w:rsidRPr="00BA336D">
          <w:rPr>
            <w:spacing w:val="21"/>
          </w:rPr>
          <w:t xml:space="preserve"> </w:t>
        </w:r>
      </w:ins>
      <w:r w:rsidRPr="00BA336D">
        <w:t>to</w:t>
      </w:r>
      <w:r w:rsidRPr="00BA336D">
        <w:rPr>
          <w:spacing w:val="21"/>
        </w:rPr>
        <w:t xml:space="preserve"> </w:t>
      </w:r>
      <w:r w:rsidRPr="00BA336D">
        <w:t>those</w:t>
      </w:r>
      <w:r w:rsidRPr="00BA336D">
        <w:rPr>
          <w:spacing w:val="21"/>
        </w:rPr>
        <w:t xml:space="preserve"> </w:t>
      </w:r>
      <w:r w:rsidRPr="00BA336D">
        <w:t>with</w:t>
      </w:r>
      <w:r w:rsidRPr="00BA336D">
        <w:rPr>
          <w:spacing w:val="21"/>
        </w:rPr>
        <w:t xml:space="preserve"> </w:t>
      </w:r>
      <w:r w:rsidRPr="00BA336D">
        <w:t>lower</w:t>
      </w:r>
      <w:r w:rsidRPr="00BA336D">
        <w:rPr>
          <w:spacing w:val="21"/>
        </w:rPr>
        <w:t xml:space="preserve"> </w:t>
      </w:r>
      <w:r w:rsidRPr="00BA336D">
        <w:t>intensity</w:t>
      </w:r>
      <w:r w:rsidRPr="00BA336D">
        <w:rPr>
          <w:spacing w:val="21"/>
        </w:rPr>
        <w:t xml:space="preserve"> </w:t>
      </w:r>
      <w:r w:rsidRPr="00BA336D">
        <w:t>in</w:t>
      </w:r>
      <w:r w:rsidRPr="00BA336D">
        <w:rPr>
          <w:spacing w:val="21"/>
        </w:rPr>
        <w:t xml:space="preserve"> </w:t>
      </w:r>
      <w:r w:rsidRPr="00BA336D">
        <w:t>the</w:t>
      </w:r>
      <w:r w:rsidRPr="00BA336D">
        <w:rPr>
          <w:spacing w:val="21"/>
        </w:rPr>
        <w:t xml:space="preserve"> </w:t>
      </w:r>
      <w:r w:rsidRPr="00BA336D">
        <w:t>absence</w:t>
      </w:r>
      <w:r w:rsidRPr="00BA336D">
        <w:rPr>
          <w:spacing w:val="21"/>
        </w:rPr>
        <w:t xml:space="preserve"> </w:t>
      </w:r>
      <w:r w:rsidRPr="00BA336D">
        <w:t>of</w:t>
      </w:r>
      <w:r w:rsidRPr="00BA336D">
        <w:rPr>
          <w:spacing w:val="21"/>
        </w:rPr>
        <w:t xml:space="preserve"> </w:t>
      </w:r>
      <w:r w:rsidRPr="00BA336D">
        <w:t>the</w:t>
      </w:r>
      <w:r w:rsidRPr="00BA336D">
        <w:rPr>
          <w:spacing w:val="21"/>
        </w:rPr>
        <w:t xml:space="preserve"> </w:t>
      </w:r>
      <w:r w:rsidRPr="00BA336D">
        <w:t>program.</w:t>
      </w:r>
      <w:r w:rsidRPr="00BA336D">
        <w:rPr>
          <w:spacing w:val="80"/>
        </w:rPr>
        <w:t xml:space="preserve"> </w:t>
      </w:r>
      <w:del w:id="870" w:author="Editor" w:date="2026-09-10T10:06:00Z">
        <w:r w:rsidRPr="00BA336D" w:rsidDel="002C4CAE">
          <w:delText>It</w:delText>
        </w:r>
        <w:r w:rsidRPr="00BA336D" w:rsidDel="002C4CAE">
          <w:rPr>
            <w:spacing w:val="21"/>
          </w:rPr>
          <w:delText xml:space="preserve"> </w:delText>
        </w:r>
      </w:del>
      <w:ins w:id="871" w:author="Editor" w:date="2026-09-10T10:06:00Z">
        <w:r w:rsidR="002C4CAE" w:rsidRPr="00BA336D">
          <w:t>This</w:t>
        </w:r>
        <w:r w:rsidR="002C4CAE" w:rsidRPr="00BA336D">
          <w:rPr>
            <w:spacing w:val="21"/>
          </w:rPr>
          <w:t xml:space="preserve"> </w:t>
        </w:r>
      </w:ins>
      <w:r w:rsidRPr="00BA336D">
        <w:t xml:space="preserve">would be violated if the timing of early enrollment </w:t>
      </w:r>
      <w:del w:id="872" w:author="Editor" w:date="2026-09-10T10:06:00Z">
        <w:r w:rsidRPr="00BA336D" w:rsidDel="002C4CAE">
          <w:delText xml:space="preserve">was </w:delText>
        </w:r>
      </w:del>
      <w:ins w:id="873" w:author="Editor" w:date="2026-09-10T10:06:00Z">
        <w:r w:rsidR="002C4CAE" w:rsidRPr="00BA336D">
          <w:t xml:space="preserve">were </w:t>
        </w:r>
      </w:ins>
      <w:r w:rsidRPr="00BA336D">
        <w:t>systematically related to pre</w:t>
      </w:r>
      <w:del w:id="874" w:author="Editor" w:date="2026-09-10T10:06:00Z">
        <w:r w:rsidRPr="00BA336D" w:rsidDel="002C4CAE">
          <w:delText>-</w:delText>
        </w:r>
      </w:del>
      <w:r w:rsidRPr="00BA336D">
        <w:t>existing health infrastructure, local state capacity, or other municipality-level factors independently a</w:t>
      </w:r>
      <w:ins w:id="875" w:author="Editor" w:date="2026-09-08T18:09:00Z">
        <w:r w:rsidR="00D048B7" w:rsidRPr="00BA336D">
          <w:t>ff</w:t>
        </w:r>
      </w:ins>
      <w:del w:id="876" w:author="Editor" w:date="2026-09-08T18:09:00Z">
        <w:r w:rsidRPr="00BA336D" w:rsidDel="00D048B7">
          <w:rPr>
            <w:rFonts w:ascii="Arial MT" w:hAnsi="Arial MT"/>
          </w:rPr>
          <w:delText>ff</w:delText>
        </w:r>
      </w:del>
      <w:r w:rsidRPr="00BA336D">
        <w:t>ecting older adult</w:t>
      </w:r>
      <w:r w:rsidRPr="00BA336D">
        <w:rPr>
          <w:spacing w:val="-15"/>
        </w:rPr>
        <w:t xml:space="preserve"> </w:t>
      </w:r>
      <w:r w:rsidRPr="00BA336D">
        <w:t>mortality</w:t>
      </w:r>
      <w:r w:rsidRPr="00BA336D">
        <w:rPr>
          <w:spacing w:val="-14"/>
        </w:rPr>
        <w:t xml:space="preserve"> </w:t>
      </w:r>
      <w:r w:rsidRPr="00BA336D">
        <w:t>trends.</w:t>
      </w:r>
      <w:r w:rsidRPr="00BA336D">
        <w:rPr>
          <w:spacing w:val="3"/>
        </w:rPr>
        <w:t xml:space="preserve"> </w:t>
      </w:r>
      <w:r w:rsidRPr="00BA336D">
        <w:t>The</w:t>
      </w:r>
      <w:r w:rsidRPr="00BA336D">
        <w:rPr>
          <w:spacing w:val="-14"/>
        </w:rPr>
        <w:t xml:space="preserve"> </w:t>
      </w:r>
      <w:r w:rsidRPr="00BA336D">
        <w:t>event</w:t>
      </w:r>
      <w:ins w:id="877" w:author="Editor" w:date="2026-09-12T15:33:00Z">
        <w:r w:rsidR="00BA336D" w:rsidRPr="0010201A">
          <w:t>-</w:t>
        </w:r>
      </w:ins>
      <w:del w:id="878" w:author="Editor" w:date="2026-09-12T15:33:00Z">
        <w:r w:rsidRPr="00BA336D" w:rsidDel="00BA336D">
          <w:rPr>
            <w:spacing w:val="-15"/>
          </w:rPr>
          <w:delText xml:space="preserve"> </w:delText>
        </w:r>
      </w:del>
      <w:r w:rsidRPr="00BA336D">
        <w:t>study</w:t>
      </w:r>
      <w:r w:rsidRPr="00BA336D">
        <w:rPr>
          <w:spacing w:val="-14"/>
        </w:rPr>
        <w:t xml:space="preserve"> </w:t>
      </w:r>
      <w:r w:rsidRPr="00BA336D">
        <w:t>format</w:t>
      </w:r>
      <w:r w:rsidRPr="00BA336D">
        <w:rPr>
          <w:spacing w:val="-15"/>
        </w:rPr>
        <w:t xml:space="preserve"> </w:t>
      </w:r>
      <w:r w:rsidRPr="00BA336D">
        <w:t>of</w:t>
      </w:r>
      <w:r w:rsidRPr="00BA336D">
        <w:rPr>
          <w:spacing w:val="-15"/>
        </w:rPr>
        <w:t xml:space="preserve"> </w:t>
      </w:r>
      <w:r w:rsidRPr="00BA336D">
        <w:t>equation</w:t>
      </w:r>
      <w:r w:rsidRPr="00BA336D">
        <w:rPr>
          <w:spacing w:val="-14"/>
        </w:rPr>
        <w:t xml:space="preserve"> </w:t>
      </w:r>
      <w:r w:rsidRPr="00BA336D">
        <w:t>(</w:t>
      </w:r>
      <w:hyperlink w:anchor="_bookmark18" w:history="1">
        <w:r w:rsidRPr="00BA336D">
          <w:rPr>
            <w:color w:val="FF0000"/>
          </w:rPr>
          <w:t>2</w:t>
        </w:r>
      </w:hyperlink>
      <w:r w:rsidRPr="00BA336D">
        <w:t>)</w:t>
      </w:r>
      <w:r w:rsidRPr="00BA336D">
        <w:rPr>
          <w:spacing w:val="-15"/>
        </w:rPr>
        <w:t xml:space="preserve"> </w:t>
      </w:r>
      <w:r w:rsidRPr="00BA336D">
        <w:t>allows</w:t>
      </w:r>
      <w:r w:rsidRPr="00BA336D">
        <w:rPr>
          <w:spacing w:val="-14"/>
        </w:rPr>
        <w:t xml:space="preserve"> </w:t>
      </w:r>
      <w:ins w:id="879" w:author="Editor" w:date="2026-09-10T10:06:00Z">
        <w:r w:rsidR="002C4CAE" w:rsidRPr="00BA336D">
          <w:rPr>
            <w:spacing w:val="-14"/>
          </w:rPr>
          <w:t>for</w:t>
        </w:r>
      </w:ins>
      <w:del w:id="880" w:author="Editor" w:date="2026-09-10T10:06:00Z">
        <w:r w:rsidRPr="00BA336D" w:rsidDel="002C4CAE">
          <w:delText>us</w:delText>
        </w:r>
        <w:r w:rsidRPr="00BA336D" w:rsidDel="002C4CAE">
          <w:rPr>
            <w:spacing w:val="-15"/>
          </w:rPr>
          <w:delText xml:space="preserve"> </w:delText>
        </w:r>
        <w:r w:rsidRPr="00BA336D" w:rsidDel="002C4CAE">
          <w:delText>to</w:delText>
        </w:r>
      </w:del>
      <w:r w:rsidRPr="00BA336D">
        <w:rPr>
          <w:spacing w:val="-14"/>
        </w:rPr>
        <w:t xml:space="preserve"> </w:t>
      </w:r>
      <w:del w:id="881" w:author="Editor" w:date="2026-09-10T10:06:00Z">
        <w:r w:rsidRPr="00BA336D" w:rsidDel="002C4CAE">
          <w:delText>provide</w:delText>
        </w:r>
        <w:r w:rsidRPr="00BA336D" w:rsidDel="002C4CAE">
          <w:rPr>
            <w:spacing w:val="-15"/>
          </w:rPr>
          <w:delText xml:space="preserve"> </w:delText>
        </w:r>
      </w:del>
      <w:ins w:id="882" w:author="Editor" w:date="2026-09-10T10:06:00Z">
        <w:r w:rsidR="002C4CAE" w:rsidRPr="00BA336D">
          <w:t>providing</w:t>
        </w:r>
        <w:r w:rsidR="002C4CAE" w:rsidRPr="00BA336D">
          <w:rPr>
            <w:spacing w:val="-15"/>
          </w:rPr>
          <w:t xml:space="preserve"> </w:t>
        </w:r>
      </w:ins>
      <w:r w:rsidRPr="00BA336D">
        <w:t>evidence</w:t>
      </w:r>
      <w:r w:rsidRPr="00BA336D">
        <w:rPr>
          <w:spacing w:val="-14"/>
        </w:rPr>
        <w:t xml:space="preserve"> </w:t>
      </w:r>
      <w:r w:rsidRPr="00BA336D">
        <w:t>on</w:t>
      </w:r>
      <w:r w:rsidRPr="00BA336D">
        <w:rPr>
          <w:spacing w:val="-15"/>
        </w:rPr>
        <w:t xml:space="preserve"> </w:t>
      </w:r>
      <w:r w:rsidRPr="00BA336D">
        <w:t>this assumption.</w:t>
      </w:r>
      <w:r w:rsidRPr="00BA336D">
        <w:rPr>
          <w:spacing w:val="40"/>
        </w:rPr>
        <w:t xml:space="preserve"> </w:t>
      </w:r>
      <w:ins w:id="883" w:author="Editor" w:date="2026-09-10T10:06:00Z">
        <w:r w:rsidR="002C4CAE" w:rsidRPr="00BA336D">
          <w:t>In addition</w:t>
        </w:r>
      </w:ins>
      <w:ins w:id="884" w:author="Editor" w:date="2026-09-10T10:07:00Z">
        <w:r w:rsidR="002C4CAE" w:rsidRPr="00BA336D">
          <w:t>, p</w:t>
        </w:r>
      </w:ins>
      <w:del w:id="885" w:author="Editor" w:date="2026-09-10T10:06:00Z">
        <w:r w:rsidRPr="00BA336D" w:rsidDel="002C4CAE">
          <w:delText>We also apply p</w:delText>
        </w:r>
      </w:del>
      <w:r w:rsidRPr="00BA336D">
        <w:t>opulation weights</w:t>
      </w:r>
      <w:ins w:id="886" w:author="Editor" w:date="2026-09-10T10:07:00Z">
        <w:r w:rsidR="002C4CAE" w:rsidRPr="00BA336D">
          <w:t xml:space="preserve"> are applied</w:t>
        </w:r>
      </w:ins>
      <w:r w:rsidRPr="00BA336D">
        <w:t xml:space="preserve"> because Progresa</w:t>
      </w:r>
      <w:r w:rsidRPr="00BA336D">
        <w:rPr>
          <w:i/>
        </w:rPr>
        <w:t xml:space="preserve"> </w:t>
      </w:r>
      <w:r w:rsidRPr="00BA336D">
        <w:t>targeted the most isolated and impoverished</w:t>
      </w:r>
      <w:r w:rsidRPr="00BA336D">
        <w:rPr>
          <w:spacing w:val="-4"/>
        </w:rPr>
        <w:t xml:space="preserve"> </w:t>
      </w:r>
      <w:r w:rsidRPr="00BA336D">
        <w:t>communities</w:t>
      </w:r>
      <w:r w:rsidRPr="00BA336D">
        <w:rPr>
          <w:spacing w:val="-4"/>
        </w:rPr>
        <w:t xml:space="preserve"> </w:t>
      </w:r>
      <w:r w:rsidRPr="00BA336D">
        <w:t>first;</w:t>
      </w:r>
      <w:r w:rsidRPr="00BA336D">
        <w:rPr>
          <w:spacing w:val="-3"/>
        </w:rPr>
        <w:t xml:space="preserve"> </w:t>
      </w:r>
      <w:r w:rsidRPr="00BA336D">
        <w:t>unweighted</w:t>
      </w:r>
      <w:r w:rsidRPr="00BA336D">
        <w:rPr>
          <w:spacing w:val="-4"/>
        </w:rPr>
        <w:t xml:space="preserve"> </w:t>
      </w:r>
      <w:r w:rsidRPr="00BA336D">
        <w:t>estimates</w:t>
      </w:r>
      <w:r w:rsidRPr="00BA336D">
        <w:rPr>
          <w:spacing w:val="-4"/>
        </w:rPr>
        <w:t xml:space="preserve"> </w:t>
      </w:r>
      <w:r w:rsidRPr="00BA336D">
        <w:t>may</w:t>
      </w:r>
      <w:r w:rsidRPr="002C4CAE">
        <w:rPr>
          <w:spacing w:val="-4"/>
        </w:rPr>
        <w:t xml:space="preserve"> </w:t>
      </w:r>
      <w:r w:rsidRPr="002C4CAE">
        <w:t>overstate</w:t>
      </w:r>
      <w:r>
        <w:rPr>
          <w:spacing w:val="-4"/>
        </w:rPr>
        <w:t xml:space="preserve"> </w:t>
      </w:r>
      <w:r>
        <w:t>the</w:t>
      </w:r>
      <w:r>
        <w:rPr>
          <w:spacing w:val="-4"/>
        </w:rPr>
        <w:t xml:space="preserve"> </w:t>
      </w:r>
      <w:r>
        <w:t>average</w:t>
      </w:r>
      <w:r>
        <w:rPr>
          <w:spacing w:val="-4"/>
        </w:rPr>
        <w:t xml:space="preserve"> </w:t>
      </w:r>
      <w:r>
        <w:t>e</w:t>
      </w:r>
      <w:ins w:id="887" w:author="Editor" w:date="2026-09-08T18:09:00Z">
        <w:r w:rsidR="00D048B7" w:rsidRPr="00DB5B07">
          <w:t>ff</w:t>
        </w:r>
      </w:ins>
      <w:del w:id="888" w:author="Editor" w:date="2026-09-08T18:09:00Z">
        <w:r w:rsidDel="00D048B7">
          <w:rPr>
            <w:rFonts w:ascii="Arial MT" w:hAnsi="Arial MT"/>
          </w:rPr>
          <w:delText>ff</w:delText>
        </w:r>
      </w:del>
      <w:r>
        <w:t>ect</w:t>
      </w:r>
      <w:r>
        <w:rPr>
          <w:spacing w:val="-4"/>
        </w:rPr>
        <w:t xml:space="preserve"> </w:t>
      </w:r>
      <w:r>
        <w:t>by</w:t>
      </w:r>
      <w:r>
        <w:rPr>
          <w:spacing w:val="-4"/>
        </w:rPr>
        <w:t xml:space="preserve"> </w:t>
      </w:r>
      <w:r>
        <w:t>giving excess</w:t>
      </w:r>
      <w:r>
        <w:rPr>
          <w:spacing w:val="-12"/>
        </w:rPr>
        <w:t xml:space="preserve"> </w:t>
      </w:r>
      <w:r>
        <w:t>weight</w:t>
      </w:r>
      <w:r>
        <w:rPr>
          <w:spacing w:val="-12"/>
        </w:rPr>
        <w:t xml:space="preserve"> </w:t>
      </w:r>
      <w:r>
        <w:t>to</w:t>
      </w:r>
      <w:r>
        <w:rPr>
          <w:spacing w:val="-12"/>
        </w:rPr>
        <w:t xml:space="preserve"> </w:t>
      </w:r>
      <w:r>
        <w:t>the</w:t>
      </w:r>
      <w:r>
        <w:rPr>
          <w:spacing w:val="-12"/>
        </w:rPr>
        <w:t xml:space="preserve"> </w:t>
      </w:r>
      <w:r>
        <w:t>highest-intensity,</w:t>
      </w:r>
      <w:r>
        <w:rPr>
          <w:spacing w:val="-12"/>
        </w:rPr>
        <w:t xml:space="preserve"> </w:t>
      </w:r>
      <w:r>
        <w:t>smallest</w:t>
      </w:r>
      <w:r>
        <w:rPr>
          <w:spacing w:val="-12"/>
        </w:rPr>
        <w:t xml:space="preserve"> </w:t>
      </w:r>
      <w:r>
        <w:t>municipalities,</w:t>
      </w:r>
      <w:r>
        <w:rPr>
          <w:spacing w:val="-12"/>
        </w:rPr>
        <w:t xml:space="preserve"> </w:t>
      </w:r>
      <w:r>
        <w:t>whose</w:t>
      </w:r>
      <w:r>
        <w:rPr>
          <w:spacing w:val="-12"/>
        </w:rPr>
        <w:t xml:space="preserve"> </w:t>
      </w:r>
      <w:r>
        <w:t>mortality</w:t>
      </w:r>
      <w:r>
        <w:rPr>
          <w:spacing w:val="-12"/>
        </w:rPr>
        <w:t xml:space="preserve"> </w:t>
      </w:r>
      <w:r>
        <w:t>rates</w:t>
      </w:r>
      <w:r>
        <w:rPr>
          <w:spacing w:val="-12"/>
        </w:rPr>
        <w:t xml:space="preserve"> </w:t>
      </w:r>
      <w:r>
        <w:t>are</w:t>
      </w:r>
      <w:r>
        <w:rPr>
          <w:spacing w:val="-12"/>
        </w:rPr>
        <w:t xml:space="preserve"> </w:t>
      </w:r>
      <w:r>
        <w:t>also</w:t>
      </w:r>
      <w:r>
        <w:rPr>
          <w:spacing w:val="-12"/>
        </w:rPr>
        <w:t xml:space="preserve"> </w:t>
      </w:r>
      <w:r>
        <w:t>more volatile.</w:t>
      </w:r>
      <w:r>
        <w:rPr>
          <w:spacing w:val="40"/>
        </w:rPr>
        <w:t xml:space="preserve"> </w:t>
      </w:r>
      <w:r>
        <w:t>Weighting by the older adult population gives each municipality influence proportional to its contribution to total older adult deaths.</w:t>
      </w:r>
      <w:r>
        <w:rPr>
          <w:spacing w:val="40"/>
        </w:rPr>
        <w:t xml:space="preserve"> </w:t>
      </w:r>
      <w:del w:id="889" w:author="Editor" w:date="2026-09-10T10:07:00Z">
        <w:r w:rsidDel="002C4CAE">
          <w:delText xml:space="preserve">Our </w:delText>
        </w:r>
      </w:del>
      <w:ins w:id="890" w:author="Editor" w:date="2026-09-10T10:07:00Z">
        <w:r w:rsidR="002C4CAE">
          <w:t xml:space="preserve">The </w:t>
        </w:r>
      </w:ins>
      <w:r>
        <w:t>empirical strategy thus estimates the e</w:t>
      </w:r>
      <w:r w:rsidRPr="009277AA">
        <w:t>ff</w:t>
      </w:r>
      <w:r>
        <w:t>ect of earlier</w:t>
      </w:r>
      <w:r>
        <w:rPr>
          <w:spacing w:val="-15"/>
        </w:rPr>
        <w:t xml:space="preserve"> </w:t>
      </w:r>
      <w:r>
        <w:t>exposure</w:t>
      </w:r>
      <w:r>
        <w:rPr>
          <w:spacing w:val="-15"/>
        </w:rPr>
        <w:t xml:space="preserve"> </w:t>
      </w:r>
      <w:r>
        <w:t>to</w:t>
      </w:r>
      <w:r>
        <w:rPr>
          <w:spacing w:val="-15"/>
        </w:rPr>
        <w:t xml:space="preserve"> </w:t>
      </w:r>
      <w:r w:rsidRPr="000724F4">
        <w:t>Progresa</w:t>
      </w:r>
      <w:r>
        <w:rPr>
          <w:spacing w:val="-15"/>
        </w:rPr>
        <w:t xml:space="preserve"> </w:t>
      </w:r>
      <w:r>
        <w:t>by</w:t>
      </w:r>
      <w:r>
        <w:rPr>
          <w:spacing w:val="-15"/>
        </w:rPr>
        <w:t xml:space="preserve"> </w:t>
      </w:r>
      <w:r>
        <w:t>comparing</w:t>
      </w:r>
      <w:r>
        <w:rPr>
          <w:spacing w:val="-15"/>
        </w:rPr>
        <w:t xml:space="preserve"> </w:t>
      </w:r>
      <w:r>
        <w:t>municipalities</w:t>
      </w:r>
      <w:r>
        <w:rPr>
          <w:spacing w:val="-15"/>
        </w:rPr>
        <w:t xml:space="preserve"> </w:t>
      </w:r>
      <w:r>
        <w:t>with</w:t>
      </w:r>
      <w:r>
        <w:rPr>
          <w:spacing w:val="-15"/>
        </w:rPr>
        <w:t xml:space="preserve"> </w:t>
      </w:r>
      <w:r>
        <w:t>di</w:t>
      </w:r>
      <w:r w:rsidRPr="009277AA">
        <w:t>ff</w:t>
      </w:r>
      <w:r>
        <w:t>erent</w:t>
      </w:r>
      <w:r>
        <w:rPr>
          <w:spacing w:val="-15"/>
        </w:rPr>
        <w:t xml:space="preserve"> </w:t>
      </w:r>
      <w:r>
        <w:t>levels</w:t>
      </w:r>
      <w:r>
        <w:rPr>
          <w:spacing w:val="-15"/>
        </w:rPr>
        <w:t xml:space="preserve"> </w:t>
      </w:r>
      <w:r>
        <w:t>of</w:t>
      </w:r>
      <w:r>
        <w:rPr>
          <w:spacing w:val="-15"/>
        </w:rPr>
        <w:t xml:space="preserve"> </w:t>
      </w:r>
      <w:r>
        <w:t>enrollment</w:t>
      </w:r>
      <w:r>
        <w:rPr>
          <w:spacing w:val="-15"/>
        </w:rPr>
        <w:t xml:space="preserve"> </w:t>
      </w:r>
      <w:r>
        <w:t>during 1997–1999</w:t>
      </w:r>
      <w:r>
        <w:rPr>
          <w:spacing w:val="-7"/>
        </w:rPr>
        <w:t xml:space="preserve"> </w:t>
      </w:r>
      <w:r>
        <w:t>but</w:t>
      </w:r>
      <w:r>
        <w:rPr>
          <w:spacing w:val="-7"/>
        </w:rPr>
        <w:t xml:space="preserve"> </w:t>
      </w:r>
      <w:r>
        <w:t>similar</w:t>
      </w:r>
      <w:r>
        <w:rPr>
          <w:spacing w:val="-7"/>
        </w:rPr>
        <w:t xml:space="preserve"> </w:t>
      </w:r>
      <w:r>
        <w:t>cumulative</w:t>
      </w:r>
      <w:r>
        <w:rPr>
          <w:spacing w:val="-7"/>
        </w:rPr>
        <w:t xml:space="preserve"> </w:t>
      </w:r>
      <w:r>
        <w:t>coverage</w:t>
      </w:r>
      <w:r>
        <w:rPr>
          <w:spacing w:val="-7"/>
        </w:rPr>
        <w:t xml:space="preserve"> </w:t>
      </w:r>
      <w:r>
        <w:t>by</w:t>
      </w:r>
      <w:r>
        <w:rPr>
          <w:spacing w:val="-7"/>
        </w:rPr>
        <w:t xml:space="preserve"> </w:t>
      </w:r>
      <w:r>
        <w:t>2005. Among</w:t>
      </w:r>
      <w:r>
        <w:rPr>
          <w:spacing w:val="-7"/>
        </w:rPr>
        <w:t xml:space="preserve"> </w:t>
      </w:r>
      <w:r>
        <w:t>highly</w:t>
      </w:r>
      <w:r>
        <w:rPr>
          <w:spacing w:val="-7"/>
        </w:rPr>
        <w:t xml:space="preserve"> </w:t>
      </w:r>
      <w:r>
        <w:t>marginalized</w:t>
      </w:r>
      <w:r>
        <w:rPr>
          <w:spacing w:val="-7"/>
        </w:rPr>
        <w:t xml:space="preserve"> </w:t>
      </w:r>
      <w:r>
        <w:t>municipalities, average enrollment increased from 44</w:t>
      </w:r>
      <w:del w:id="891" w:author="Editor" w:date="2026-09-08T18:02:00Z">
        <w:r w:rsidDel="00D048B7">
          <w:delText>%</w:delText>
        </w:r>
      </w:del>
      <w:ins w:id="892" w:author="Editor" w:date="2026-09-08T18:02:00Z">
        <w:r w:rsidR="00D048B7">
          <w:t xml:space="preserve"> percent</w:t>
        </w:r>
      </w:ins>
      <w:r>
        <w:t xml:space="preserve"> of households in 1999 to 72</w:t>
      </w:r>
      <w:del w:id="893" w:author="Editor" w:date="2026-09-08T18:02:00Z">
        <w:r w:rsidDel="00D048B7">
          <w:delText>%</w:delText>
        </w:r>
      </w:del>
      <w:ins w:id="894" w:author="Editor" w:date="2026-09-08T18:02:00Z">
        <w:r w:rsidR="00D048B7">
          <w:t xml:space="preserve"> percent</w:t>
        </w:r>
      </w:ins>
      <w:r>
        <w:t xml:space="preserve"> in 2005.</w:t>
      </w:r>
      <w:r>
        <w:rPr>
          <w:spacing w:val="40"/>
        </w:rPr>
        <w:t xml:space="preserve"> </w:t>
      </w:r>
      <w:r>
        <w:t>Enrollment patterns</w:t>
      </w:r>
      <w:r>
        <w:rPr>
          <w:spacing w:val="-5"/>
        </w:rPr>
        <w:t xml:space="preserve"> </w:t>
      </w:r>
      <w:r>
        <w:t>suggest</w:t>
      </w:r>
      <w:r>
        <w:rPr>
          <w:spacing w:val="-5"/>
        </w:rPr>
        <w:t xml:space="preserve"> </w:t>
      </w:r>
      <w:r>
        <w:t>that</w:t>
      </w:r>
      <w:r>
        <w:rPr>
          <w:spacing w:val="-5"/>
        </w:rPr>
        <w:t xml:space="preserve"> </w:t>
      </w:r>
      <w:r>
        <w:t>households</w:t>
      </w:r>
      <w:r>
        <w:rPr>
          <w:spacing w:val="-5"/>
        </w:rPr>
        <w:t xml:space="preserve"> </w:t>
      </w:r>
      <w:r>
        <w:t>entering</w:t>
      </w:r>
      <w:r>
        <w:rPr>
          <w:spacing w:val="-5"/>
        </w:rPr>
        <w:t xml:space="preserve"> </w:t>
      </w:r>
      <w:ins w:id="895" w:author="Editor" w:date="2026-09-12T15:36:00Z">
        <w:r w:rsidR="00BA336D" w:rsidRPr="0010201A">
          <w:t>Progresa</w:t>
        </w:r>
        <w:r w:rsidR="00BA336D">
          <w:rPr>
            <w:spacing w:val="-5"/>
          </w:rPr>
          <w:t xml:space="preserve"> </w:t>
        </w:r>
      </w:ins>
      <w:r>
        <w:t>during</w:t>
      </w:r>
      <w:r>
        <w:rPr>
          <w:spacing w:val="-5"/>
        </w:rPr>
        <w:t xml:space="preserve"> </w:t>
      </w:r>
      <w:r>
        <w:t>the</w:t>
      </w:r>
      <w:r>
        <w:rPr>
          <w:spacing w:val="-5"/>
        </w:rPr>
        <w:t xml:space="preserve"> </w:t>
      </w:r>
      <w:r>
        <w:t>initial</w:t>
      </w:r>
      <w:r>
        <w:rPr>
          <w:spacing w:val="-5"/>
        </w:rPr>
        <w:t xml:space="preserve"> </w:t>
      </w:r>
      <w:r>
        <w:t>expansion</w:t>
      </w:r>
      <w:r>
        <w:rPr>
          <w:spacing w:val="-5"/>
        </w:rPr>
        <w:t xml:space="preserve"> </w:t>
      </w:r>
      <w:r>
        <w:t>received</w:t>
      </w:r>
      <w:r>
        <w:rPr>
          <w:spacing w:val="-5"/>
        </w:rPr>
        <w:t xml:space="preserve"> </w:t>
      </w:r>
      <w:r>
        <w:t>approximately</w:t>
      </w:r>
      <w:r>
        <w:rPr>
          <w:spacing w:val="-5"/>
        </w:rPr>
        <w:t xml:space="preserve"> </w:t>
      </w:r>
      <w:r>
        <w:t>four</w:t>
      </w:r>
      <w:r>
        <w:rPr>
          <w:spacing w:val="-5"/>
        </w:rPr>
        <w:t xml:space="preserve"> </w:t>
      </w:r>
      <w:r>
        <w:t>to five additional years of exposure relative to those entering during the subsequent expansion.</w:t>
      </w:r>
      <w:r>
        <w:rPr>
          <w:spacing w:val="30"/>
        </w:rPr>
        <w:t xml:space="preserve"> </w:t>
      </w:r>
      <w:del w:id="896" w:author="Editor" w:date="2026-09-10T10:07:00Z">
        <w:r w:rsidDel="002C4CAE">
          <w:delText xml:space="preserve">Our </w:delText>
        </w:r>
      </w:del>
      <w:ins w:id="897" w:author="Editor" w:date="2026-09-10T10:07:00Z">
        <w:r w:rsidR="002C4CAE">
          <w:t xml:space="preserve">The </w:t>
        </w:r>
      </w:ins>
      <w:r>
        <w:t>estimates therefore capture the</w:t>
      </w:r>
      <w:r>
        <w:rPr>
          <w:spacing w:val="-1"/>
        </w:rPr>
        <w:t xml:space="preserve"> </w:t>
      </w:r>
      <w:r>
        <w:t>e</w:t>
      </w:r>
      <w:ins w:id="898" w:author="Editor" w:date="2026-09-08T18:09:00Z">
        <w:r w:rsidR="00D048B7" w:rsidRPr="00DB5B07">
          <w:t>ff</w:t>
        </w:r>
      </w:ins>
      <w:del w:id="899" w:author="Editor" w:date="2026-09-08T18:09:00Z">
        <w:r w:rsidDel="00D048B7">
          <w:rPr>
            <w:rFonts w:ascii="Arial MT" w:hAnsi="Arial MT"/>
          </w:rPr>
          <w:delText>ff</w:delText>
        </w:r>
      </w:del>
      <w:r>
        <w:t>ects of these additional years of exposure rather</w:t>
      </w:r>
      <w:r>
        <w:rPr>
          <w:spacing w:val="-1"/>
        </w:rPr>
        <w:t xml:space="preserve"> </w:t>
      </w:r>
      <w:r>
        <w:t>than the e</w:t>
      </w:r>
      <w:ins w:id="900" w:author="Editor" w:date="2026-09-08T18:09:00Z">
        <w:r w:rsidR="00D048B7" w:rsidRPr="00DB5B07">
          <w:t>ff</w:t>
        </w:r>
      </w:ins>
      <w:del w:id="901" w:author="Editor" w:date="2026-09-08T18:09:00Z">
        <w:r w:rsidDel="00D048B7">
          <w:rPr>
            <w:rFonts w:ascii="Arial MT" w:hAnsi="Arial MT"/>
          </w:rPr>
          <w:delText>ff</w:delText>
        </w:r>
      </w:del>
      <w:r>
        <w:t>ects of</w:t>
      </w:r>
      <w:r>
        <w:rPr>
          <w:spacing w:val="21"/>
        </w:rPr>
        <w:t xml:space="preserve"> </w:t>
      </w:r>
      <w:r>
        <w:t>participation</w:t>
      </w:r>
      <w:r>
        <w:rPr>
          <w:spacing w:val="21"/>
        </w:rPr>
        <w:t xml:space="preserve"> </w:t>
      </w:r>
      <w:r>
        <w:t>relative</w:t>
      </w:r>
      <w:r>
        <w:rPr>
          <w:spacing w:val="21"/>
        </w:rPr>
        <w:t xml:space="preserve"> </w:t>
      </w:r>
      <w:r>
        <w:t>to</w:t>
      </w:r>
      <w:r>
        <w:rPr>
          <w:spacing w:val="21"/>
        </w:rPr>
        <w:t xml:space="preserve"> </w:t>
      </w:r>
      <w:r>
        <w:t>the</w:t>
      </w:r>
      <w:r>
        <w:rPr>
          <w:spacing w:val="21"/>
        </w:rPr>
        <w:t xml:space="preserve"> </w:t>
      </w:r>
      <w:r>
        <w:t>complete</w:t>
      </w:r>
      <w:r>
        <w:rPr>
          <w:spacing w:val="21"/>
        </w:rPr>
        <w:t xml:space="preserve"> </w:t>
      </w:r>
      <w:r>
        <w:t>absence</w:t>
      </w:r>
      <w:r>
        <w:rPr>
          <w:spacing w:val="21"/>
        </w:rPr>
        <w:t xml:space="preserve"> </w:t>
      </w:r>
      <w:r>
        <w:t>of</w:t>
      </w:r>
      <w:r>
        <w:rPr>
          <w:spacing w:val="21"/>
        </w:rPr>
        <w:t xml:space="preserve"> </w:t>
      </w:r>
      <w:r>
        <w:t>the</w:t>
      </w:r>
      <w:r>
        <w:rPr>
          <w:spacing w:val="21"/>
        </w:rPr>
        <w:t xml:space="preserve"> </w:t>
      </w:r>
      <w:r>
        <w:t>program.</w:t>
      </w:r>
      <w:r>
        <w:rPr>
          <w:spacing w:val="80"/>
        </w:rPr>
        <w:t xml:space="preserve"> </w:t>
      </w:r>
      <w:r>
        <w:t>They</w:t>
      </w:r>
      <w:r>
        <w:rPr>
          <w:spacing w:val="21"/>
        </w:rPr>
        <w:t xml:space="preserve"> </w:t>
      </w:r>
      <w:r>
        <w:t>do</w:t>
      </w:r>
      <w:r>
        <w:rPr>
          <w:spacing w:val="21"/>
        </w:rPr>
        <w:t xml:space="preserve"> </w:t>
      </w:r>
      <w:r>
        <w:t>not</w:t>
      </w:r>
      <w:r>
        <w:rPr>
          <w:spacing w:val="21"/>
        </w:rPr>
        <w:t xml:space="preserve"> </w:t>
      </w:r>
      <w:r>
        <w:t>rule</w:t>
      </w:r>
      <w:r>
        <w:rPr>
          <w:spacing w:val="21"/>
        </w:rPr>
        <w:t xml:space="preserve"> </w:t>
      </w:r>
      <w:r>
        <w:t>out</w:t>
      </w:r>
      <w:r>
        <w:rPr>
          <w:spacing w:val="21"/>
        </w:rPr>
        <w:t xml:space="preserve"> </w:t>
      </w:r>
      <w:r>
        <w:t>mortality benefits common to earlier- and later-enrolling municipalities or benefits that require longer exposure to emerge.</w:t>
      </w:r>
    </w:p>
    <w:p w14:paraId="585343C2" w14:textId="77777777" w:rsidR="006F1B3D" w:rsidRDefault="006F1B3D" w:rsidP="008C7539">
      <w:pPr>
        <w:pStyle w:val="BodyText"/>
        <w:suppressAutoHyphens/>
        <w:spacing w:line="314" w:lineRule="auto"/>
        <w:jc w:val="both"/>
        <w:sectPr w:rsidR="006F1B3D">
          <w:type w:val="continuous"/>
          <w:pgSz w:w="12240" w:h="15840"/>
          <w:pgMar w:top="1820" w:right="720" w:bottom="280" w:left="1440" w:header="0" w:footer="1223" w:gutter="0"/>
          <w:cols w:space="720"/>
        </w:sectPr>
      </w:pPr>
    </w:p>
    <w:p w14:paraId="0D5B4DBC" w14:textId="77777777" w:rsidR="006F1B3D" w:rsidRDefault="00191F14" w:rsidP="008C7539">
      <w:pPr>
        <w:pStyle w:val="Heading1"/>
        <w:numPr>
          <w:ilvl w:val="0"/>
          <w:numId w:val="6"/>
        </w:numPr>
        <w:tabs>
          <w:tab w:val="left" w:pos="516"/>
        </w:tabs>
        <w:suppressAutoHyphens/>
        <w:spacing w:before="86"/>
        <w:ind w:hanging="516"/>
      </w:pPr>
      <w:bookmarkStart w:id="902" w:name="Results"/>
      <w:bookmarkStart w:id="903" w:name="_bookmark19"/>
      <w:bookmarkEnd w:id="902"/>
      <w:bookmarkEnd w:id="903"/>
      <w:r>
        <w:rPr>
          <w:spacing w:val="-2"/>
        </w:rPr>
        <w:lastRenderedPageBreak/>
        <w:t>Results</w:t>
      </w:r>
    </w:p>
    <w:p w14:paraId="02C1DA20" w14:textId="77777777" w:rsidR="006F1B3D" w:rsidRDefault="006F1B3D" w:rsidP="008C7539">
      <w:pPr>
        <w:pStyle w:val="BodyText"/>
        <w:suppressAutoHyphens/>
        <w:spacing w:before="128"/>
        <w:rPr>
          <w:b/>
          <w:sz w:val="34"/>
        </w:rPr>
      </w:pPr>
    </w:p>
    <w:p w14:paraId="61D9B346" w14:textId="77777777" w:rsidR="006F1B3D" w:rsidRDefault="00191F14" w:rsidP="008C7539">
      <w:pPr>
        <w:pStyle w:val="Heading3"/>
        <w:numPr>
          <w:ilvl w:val="1"/>
          <w:numId w:val="6"/>
        </w:numPr>
        <w:tabs>
          <w:tab w:val="left" w:pos="645"/>
        </w:tabs>
        <w:suppressAutoHyphens/>
        <w:ind w:hanging="645"/>
      </w:pPr>
      <w:bookmarkStart w:id="904" w:name="Main_Results"/>
      <w:bookmarkEnd w:id="904"/>
      <w:r>
        <w:t>Main</w:t>
      </w:r>
      <w:r>
        <w:rPr>
          <w:spacing w:val="13"/>
        </w:rPr>
        <w:t xml:space="preserve"> </w:t>
      </w:r>
      <w:r>
        <w:rPr>
          <w:spacing w:val="-2"/>
        </w:rPr>
        <w:t>Results</w:t>
      </w:r>
    </w:p>
    <w:p w14:paraId="77BF605E" w14:textId="77777777" w:rsidR="006F1B3D" w:rsidRDefault="00191F14" w:rsidP="008C7539">
      <w:pPr>
        <w:pStyle w:val="BodyText"/>
        <w:suppressAutoHyphens/>
        <w:spacing w:before="285" w:line="362" w:lineRule="exact"/>
        <w:ind w:right="717"/>
        <w:jc w:val="both"/>
      </w:pPr>
      <w:r w:rsidRPr="00CC1EF9">
        <w:t>Table</w:t>
      </w:r>
      <w:r w:rsidRPr="00CC1EF9">
        <w:rPr>
          <w:spacing w:val="-15"/>
        </w:rPr>
        <w:t xml:space="preserve"> </w:t>
      </w:r>
      <w:hyperlink w:anchor="_bookmark72" w:history="1">
        <w:r w:rsidRPr="00CC1EF9">
          <w:rPr>
            <w:color w:val="FF0000"/>
          </w:rPr>
          <w:t>2</w:t>
        </w:r>
      </w:hyperlink>
      <w:r w:rsidRPr="00CC1EF9">
        <w:rPr>
          <w:color w:val="FF0000"/>
          <w:spacing w:val="-15"/>
        </w:rPr>
        <w:t xml:space="preserve"> </w:t>
      </w:r>
      <w:r w:rsidRPr="00CC1EF9">
        <w:t>reports</w:t>
      </w:r>
      <w:r w:rsidRPr="00CC1EF9">
        <w:rPr>
          <w:spacing w:val="-15"/>
        </w:rPr>
        <w:t xml:space="preserve"> </w:t>
      </w:r>
      <w:r w:rsidRPr="00CC1EF9">
        <w:t>di</w:t>
      </w:r>
      <w:ins w:id="905" w:author="Editor" w:date="2026-09-08T18:10:00Z">
        <w:r w:rsidR="00D048B7" w:rsidRPr="00CC1EF9">
          <w:t>ff</w:t>
        </w:r>
      </w:ins>
      <w:del w:id="906" w:author="Editor" w:date="2026-09-08T18:10:00Z">
        <w:r w:rsidRPr="00CC1EF9" w:rsidDel="00D048B7">
          <w:rPr>
            <w:rFonts w:ascii="Arial MT" w:hAnsi="Arial MT"/>
          </w:rPr>
          <w:delText>ff</w:delText>
        </w:r>
      </w:del>
      <w:r w:rsidRPr="00CC1EF9">
        <w:t>erence-in-di</w:t>
      </w:r>
      <w:ins w:id="907" w:author="Editor" w:date="2026-09-08T18:10:00Z">
        <w:r w:rsidR="00D048B7" w:rsidRPr="00CC1EF9">
          <w:t>ff</w:t>
        </w:r>
      </w:ins>
      <w:del w:id="908" w:author="Editor" w:date="2026-09-08T18:10:00Z">
        <w:r w:rsidRPr="00CC1EF9" w:rsidDel="00D048B7">
          <w:rPr>
            <w:rFonts w:ascii="Arial MT" w:hAnsi="Arial MT"/>
          </w:rPr>
          <w:delText>ff</w:delText>
        </w:r>
      </w:del>
      <w:r w:rsidRPr="00CC1EF9">
        <w:t>erences</w:t>
      </w:r>
      <w:r w:rsidRPr="00CC1EF9">
        <w:rPr>
          <w:spacing w:val="-15"/>
        </w:rPr>
        <w:t xml:space="preserve"> </w:t>
      </w:r>
      <w:r w:rsidRPr="00CC1EF9">
        <w:t>estimates</w:t>
      </w:r>
      <w:r w:rsidRPr="00CC1EF9">
        <w:rPr>
          <w:spacing w:val="-15"/>
        </w:rPr>
        <w:t xml:space="preserve"> </w:t>
      </w:r>
      <w:r w:rsidRPr="00CC1EF9">
        <w:t>of</w:t>
      </w:r>
      <w:r w:rsidRPr="00CC1EF9">
        <w:rPr>
          <w:spacing w:val="-15"/>
        </w:rPr>
        <w:t xml:space="preserve"> </w:t>
      </w:r>
      <w:r w:rsidRPr="00CC1EF9">
        <w:t>the</w:t>
      </w:r>
      <w:r w:rsidRPr="00CC1EF9">
        <w:rPr>
          <w:spacing w:val="-15"/>
        </w:rPr>
        <w:t xml:space="preserve"> </w:t>
      </w:r>
      <w:r w:rsidRPr="00CC1EF9">
        <w:t>e</w:t>
      </w:r>
      <w:ins w:id="909" w:author="Editor" w:date="2026-09-08T18:10:00Z">
        <w:r w:rsidR="00D048B7" w:rsidRPr="00CC1EF9">
          <w:t>ff</w:t>
        </w:r>
      </w:ins>
      <w:del w:id="910" w:author="Editor" w:date="2026-09-08T18:10:00Z">
        <w:r w:rsidRPr="00CC1EF9" w:rsidDel="00D048B7">
          <w:rPr>
            <w:rFonts w:ascii="Arial MT" w:hAnsi="Arial MT"/>
          </w:rPr>
          <w:delText>ff</w:delText>
        </w:r>
      </w:del>
      <w:r w:rsidRPr="00CC1EF9">
        <w:t>ect</w:t>
      </w:r>
      <w:r w:rsidRPr="00CC1EF9">
        <w:rPr>
          <w:spacing w:val="-15"/>
        </w:rPr>
        <w:t xml:space="preserve"> </w:t>
      </w:r>
      <w:r w:rsidRPr="00CC1EF9">
        <w:t>of</w:t>
      </w:r>
      <w:r w:rsidRPr="00CC1EF9">
        <w:rPr>
          <w:spacing w:val="-15"/>
        </w:rPr>
        <w:t xml:space="preserve"> </w:t>
      </w:r>
      <w:r w:rsidRPr="00CC1EF9">
        <w:t>early-phase</w:t>
      </w:r>
      <w:r w:rsidRPr="00CC1EF9">
        <w:rPr>
          <w:spacing w:val="-15"/>
        </w:rPr>
        <w:t xml:space="preserve"> </w:t>
      </w:r>
      <w:r w:rsidRPr="00CC1EF9">
        <w:t>(</w:t>
      </w:r>
      <w:r w:rsidRPr="00CC1EF9">
        <w:rPr>
          <w:i/>
        </w:rPr>
        <w:t>Intensity</w:t>
      </w:r>
      <w:r w:rsidRPr="00CC1EF9">
        <w:rPr>
          <w:vertAlign w:val="subscript"/>
        </w:rPr>
        <w:t>1999</w:t>
      </w:r>
      <w:r w:rsidRPr="00CC1EF9">
        <w:rPr>
          <w:spacing w:val="-15"/>
        </w:rPr>
        <w:t xml:space="preserve"> </w:t>
      </w:r>
      <w:r w:rsidRPr="00CC1EF9">
        <w:rPr>
          <w:rFonts w:ascii="Lucida Sans Unicode" w:hAnsi="Lucida Sans Unicode"/>
        </w:rPr>
        <w:t>×</w:t>
      </w:r>
      <w:r w:rsidRPr="00CC1EF9">
        <w:rPr>
          <w:rFonts w:ascii="Lucida Sans Unicode" w:hAnsi="Lucida Sans Unicode"/>
          <w:spacing w:val="-19"/>
        </w:rPr>
        <w:t xml:space="preserve"> </w:t>
      </w:r>
      <w:r w:rsidRPr="00CC1EF9">
        <w:rPr>
          <w:i/>
        </w:rPr>
        <w:t>Post</w:t>
      </w:r>
      <w:r w:rsidRPr="00CC1EF9">
        <w:t>) of Progresa</w:t>
      </w:r>
      <w:r w:rsidRPr="00CC1EF9">
        <w:rPr>
          <w:i/>
        </w:rPr>
        <w:t xml:space="preserve"> </w:t>
      </w:r>
      <w:r w:rsidRPr="00CC1EF9">
        <w:t>enrollment intensity on the mortality rate for adults aged 65 and older.</w:t>
      </w:r>
      <w:r w:rsidR="008740D5" w:rsidRPr="00CC1EF9">
        <w:rPr>
          <w:rStyle w:val="FootnoteReference"/>
        </w:rPr>
        <w:footnoteReference w:id="16"/>
      </w:r>
      <w:r w:rsidRPr="00CC1EF9">
        <w:rPr>
          <w:color w:val="FF0000"/>
          <w:spacing w:val="40"/>
        </w:rPr>
        <w:t xml:space="preserve"> </w:t>
      </w:r>
      <w:r w:rsidRPr="00CC1EF9">
        <w:t>Across all specifications, the e</w:t>
      </w:r>
      <w:ins w:id="911" w:author="Editor" w:date="2026-09-08T18:10:00Z">
        <w:r w:rsidR="00D048B7" w:rsidRPr="00CC1EF9">
          <w:t>ff</w:t>
        </w:r>
      </w:ins>
      <w:del w:id="912" w:author="Editor" w:date="2026-09-08T18:10:00Z">
        <w:r w:rsidRPr="00CC1EF9" w:rsidDel="00D048B7">
          <w:rPr>
            <w:rFonts w:ascii="Arial MT" w:hAnsi="Arial MT"/>
          </w:rPr>
          <w:delText>ff</w:delText>
        </w:r>
      </w:del>
      <w:r w:rsidRPr="00CC1EF9">
        <w:t>ect is small and statistically insignificant, both for the pooled sample and separately</w:t>
      </w:r>
      <w:r w:rsidRPr="00CC1EF9">
        <w:rPr>
          <w:spacing w:val="-9"/>
        </w:rPr>
        <w:t xml:space="preserve"> </w:t>
      </w:r>
      <w:r w:rsidRPr="00CC1EF9">
        <w:t>by</w:t>
      </w:r>
      <w:r w:rsidRPr="00CC1EF9">
        <w:rPr>
          <w:spacing w:val="-9"/>
        </w:rPr>
        <w:t xml:space="preserve"> </w:t>
      </w:r>
      <w:r w:rsidRPr="00CC1EF9">
        <w:t>sex. Adding</w:t>
      </w:r>
      <w:r w:rsidRPr="00CC1EF9">
        <w:rPr>
          <w:spacing w:val="-9"/>
        </w:rPr>
        <w:t xml:space="preserve"> </w:t>
      </w:r>
      <w:r w:rsidRPr="00CC1EF9">
        <w:t>a</w:t>
      </w:r>
      <w:r w:rsidRPr="00CC1EF9">
        <w:rPr>
          <w:spacing w:val="-9"/>
        </w:rPr>
        <w:t xml:space="preserve"> </w:t>
      </w:r>
      <w:r w:rsidRPr="00CC1EF9">
        <w:t>socioeconomic</w:t>
      </w:r>
      <w:r w:rsidRPr="00CC1EF9">
        <w:rPr>
          <w:spacing w:val="-9"/>
        </w:rPr>
        <w:t xml:space="preserve"> </w:t>
      </w:r>
      <w:r w:rsidRPr="00CC1EF9">
        <w:t>trend</w:t>
      </w:r>
      <w:ins w:id="913" w:author="Editor" w:date="2026-09-10T11:34:00Z">
        <w:r w:rsidR="008D79B3" w:rsidRPr="00CC1EF9">
          <w:t xml:space="preserve"> (</w:t>
        </w:r>
      </w:ins>
      <w:del w:id="914" w:author="Editor" w:date="2026-09-10T11:34:00Z">
        <w:r w:rsidRPr="00CC1EF9" w:rsidDel="008D79B3">
          <w:delText>,</w:delText>
        </w:r>
        <w:r w:rsidRPr="00CC1EF9" w:rsidDel="008D79B3">
          <w:rPr>
            <w:spacing w:val="-8"/>
          </w:rPr>
          <w:delText xml:space="preserve"> </w:delText>
        </w:r>
      </w:del>
      <w:r w:rsidRPr="00CC1EF9">
        <w:t>proxied</w:t>
      </w:r>
      <w:r w:rsidRPr="00CC1EF9">
        <w:rPr>
          <w:spacing w:val="-9"/>
        </w:rPr>
        <w:t xml:space="preserve"> </w:t>
      </w:r>
      <w:r w:rsidRPr="00CC1EF9">
        <w:t>by</w:t>
      </w:r>
      <w:r w:rsidRPr="00CC1EF9">
        <w:rPr>
          <w:spacing w:val="-9"/>
        </w:rPr>
        <w:t xml:space="preserve"> </w:t>
      </w:r>
      <w:r w:rsidRPr="00CC1EF9">
        <w:t>the</w:t>
      </w:r>
      <w:r w:rsidRPr="00CC1EF9">
        <w:rPr>
          <w:spacing w:val="-9"/>
        </w:rPr>
        <w:t xml:space="preserve"> </w:t>
      </w:r>
      <w:del w:id="915" w:author="Editor" w:date="2026-09-13T12:50:00Z">
        <w:r w:rsidRPr="00CC1EF9" w:rsidDel="004C5ECC">
          <w:delText>marginality</w:delText>
        </w:r>
        <w:r w:rsidRPr="00CC1EF9" w:rsidDel="004C5ECC">
          <w:rPr>
            <w:spacing w:val="-9"/>
          </w:rPr>
          <w:delText xml:space="preserve"> </w:delText>
        </w:r>
      </w:del>
      <w:ins w:id="916" w:author="Editor" w:date="2026-09-13T12:50:00Z">
        <w:r w:rsidR="004C5ECC" w:rsidRPr="00CC1EF9">
          <w:t>Marginality</w:t>
        </w:r>
        <w:r w:rsidR="004C5ECC" w:rsidRPr="00CC1EF9">
          <w:rPr>
            <w:spacing w:val="-9"/>
          </w:rPr>
          <w:t xml:space="preserve"> </w:t>
        </w:r>
      </w:ins>
      <w:del w:id="917" w:author="Editor" w:date="2026-09-13T12:50:00Z">
        <w:r w:rsidRPr="00CC1EF9" w:rsidDel="004C5ECC">
          <w:delText>index</w:delText>
        </w:r>
      </w:del>
      <w:ins w:id="918" w:author="Editor" w:date="2026-09-13T12:50:00Z">
        <w:r w:rsidR="004C5ECC" w:rsidRPr="00CC1EF9">
          <w:t>Index</w:t>
        </w:r>
      </w:ins>
      <w:ins w:id="919" w:author="Editor" w:date="2026-09-10T11:34:00Z">
        <w:r w:rsidR="008D79B3" w:rsidRPr="00CC1EF9">
          <w:t>)</w:t>
        </w:r>
      </w:ins>
      <w:del w:id="920" w:author="Editor" w:date="2026-09-10T11:34:00Z">
        <w:r w:rsidRPr="00CC1EF9" w:rsidDel="008D79B3">
          <w:delText>,</w:delText>
        </w:r>
      </w:del>
      <w:r w:rsidRPr="00CC1EF9">
        <w:rPr>
          <w:spacing w:val="-8"/>
        </w:rPr>
        <w:t xml:space="preserve"> </w:t>
      </w:r>
      <w:r w:rsidRPr="00CC1EF9">
        <w:t>to</w:t>
      </w:r>
      <w:r w:rsidRPr="00CC1EF9">
        <w:rPr>
          <w:spacing w:val="-9"/>
        </w:rPr>
        <w:t xml:space="preserve"> </w:t>
      </w:r>
      <w:r w:rsidRPr="00CC1EF9">
        <w:t>account</w:t>
      </w:r>
      <w:r w:rsidRPr="00CC1EF9">
        <w:rPr>
          <w:spacing w:val="-9"/>
        </w:rPr>
        <w:t xml:space="preserve"> </w:t>
      </w:r>
      <w:r w:rsidRPr="00CC1EF9">
        <w:t>for baseline di</w:t>
      </w:r>
      <w:ins w:id="921" w:author="Editor" w:date="2026-09-08T18:10:00Z">
        <w:r w:rsidR="00D048B7" w:rsidRPr="00CC1EF9">
          <w:t>ff</w:t>
        </w:r>
      </w:ins>
      <w:del w:id="922" w:author="Editor" w:date="2026-09-08T18:10:00Z">
        <w:r w:rsidRPr="00CC1EF9" w:rsidDel="00D048B7">
          <w:rPr>
            <w:rFonts w:ascii="Arial MT" w:hAnsi="Arial MT"/>
          </w:rPr>
          <w:delText>ff</w:delText>
        </w:r>
      </w:del>
      <w:r w:rsidRPr="00CC1EF9">
        <w:t>erences does not materially alter the results.</w:t>
      </w:r>
      <w:r w:rsidR="008740D5" w:rsidRPr="00CC1EF9">
        <w:rPr>
          <w:rStyle w:val="FootnoteReference"/>
        </w:rPr>
        <w:footnoteReference w:id="17"/>
      </w:r>
      <w:r w:rsidR="008740D5">
        <w:t xml:space="preserve"> </w:t>
      </w:r>
    </w:p>
    <w:p w14:paraId="03E0E220" w14:textId="77777777" w:rsidR="006F1B3D" w:rsidRDefault="00191F14" w:rsidP="008C7539">
      <w:pPr>
        <w:pStyle w:val="BodyText"/>
        <w:suppressAutoHyphens/>
        <w:spacing w:before="181" w:line="314" w:lineRule="auto"/>
        <w:ind w:right="718" w:firstLine="351"/>
        <w:jc w:val="both"/>
      </w:pPr>
      <w:r>
        <w:t xml:space="preserve">Figure </w:t>
      </w:r>
      <w:hyperlink w:anchor="_bookmark70" w:history="1">
        <w:r>
          <w:rPr>
            <w:color w:val="FF0000"/>
          </w:rPr>
          <w:t>2</w:t>
        </w:r>
      </w:hyperlink>
      <w:r>
        <w:rPr>
          <w:color w:val="FF0000"/>
        </w:rPr>
        <w:t xml:space="preserve"> </w:t>
      </w:r>
      <w:r>
        <w:t xml:space="preserve">presents the event-study estimates for the main specification </w:t>
      </w:r>
      <w:ins w:id="923" w:author="Editor" w:date="2026-09-10T10:08:00Z">
        <w:r w:rsidR="002C4CAE">
          <w:t xml:space="preserve">in column </w:t>
        </w:r>
      </w:ins>
      <w:ins w:id="924" w:author="Editor" w:date="2026-09-10T11:35:00Z">
        <w:r w:rsidR="008D79B3">
          <w:t>(</w:t>
        </w:r>
      </w:ins>
      <w:ins w:id="925" w:author="Editor" w:date="2026-09-10T10:08:00Z">
        <w:r w:rsidR="002C4CAE">
          <w:t>1</w:t>
        </w:r>
      </w:ins>
      <w:ins w:id="926" w:author="Editor" w:date="2026-09-10T11:35:00Z">
        <w:r w:rsidR="008D79B3">
          <w:t>)</w:t>
        </w:r>
      </w:ins>
      <w:ins w:id="927" w:author="Editor" w:date="2026-09-10T10:08:00Z">
        <w:r w:rsidR="002C4CAE">
          <w:t xml:space="preserve"> of </w:t>
        </w:r>
      </w:ins>
      <w:r>
        <w:t xml:space="preserve">Table </w:t>
      </w:r>
      <w:hyperlink w:anchor="_bookmark72" w:history="1">
        <w:r>
          <w:rPr>
            <w:color w:val="FF0000"/>
          </w:rPr>
          <w:t>2</w:t>
        </w:r>
      </w:hyperlink>
      <w:del w:id="928" w:author="Editor" w:date="2026-09-10T10:08:00Z">
        <w:r w:rsidDel="002C4CAE">
          <w:delText>, column 1</w:delText>
        </w:r>
      </w:del>
      <w:r>
        <w:t xml:space="preserve">. </w:t>
      </w:r>
      <w:ins w:id="929" w:author="Editor" w:date="2026-09-11T10:56:00Z">
        <w:r w:rsidR="004A2FF4">
          <w:t>The p</w:t>
        </w:r>
        <w:r w:rsidR="004A2FF4" w:rsidRPr="004A2FF4">
          <w:t>ool</w:t>
        </w:r>
        <w:r w:rsidR="004A2FF4">
          <w:t>ed pre-program coe</w:t>
        </w:r>
        <w:r w:rsidR="004A2FF4" w:rsidRPr="00DB5B07">
          <w:t>ff</w:t>
        </w:r>
        <w:r w:rsidR="004A2FF4">
          <w:rPr>
            <w:rFonts w:ascii="Arial MT" w:hAnsi="Arial MT"/>
          </w:rPr>
          <w:t>i</w:t>
        </w:r>
        <w:r w:rsidR="004A2FF4">
          <w:t>cients</w:t>
        </w:r>
        <w:r w:rsidR="004A2FF4" w:rsidRPr="004A2FF4">
          <w:t xml:space="preserve"> </w:t>
        </w:r>
        <w:r w:rsidR="004A2FF4">
          <w:t>in p</w:t>
        </w:r>
      </w:ins>
      <w:del w:id="930" w:author="Editor" w:date="2026-09-11T10:56:00Z">
        <w:r w:rsidRPr="004A2FF4" w:rsidDel="004A2FF4">
          <w:delText>P</w:delText>
        </w:r>
      </w:del>
      <w:r w:rsidRPr="004A2FF4">
        <w:t xml:space="preserve">anel </w:t>
      </w:r>
      <w:del w:id="931" w:author="Editor" w:date="2026-09-10T11:35:00Z">
        <w:r w:rsidRPr="004A2FF4" w:rsidDel="005F3F57">
          <w:delText>(a)</w:delText>
        </w:r>
      </w:del>
      <w:ins w:id="932" w:author="Editor" w:date="2026-09-10T11:35:00Z">
        <w:r w:rsidR="005F3F57" w:rsidRPr="004A2FF4">
          <w:t>A</w:t>
        </w:r>
      </w:ins>
      <w:r w:rsidRPr="004A2FF4">
        <w:t xml:space="preserve"> </w:t>
      </w:r>
      <w:ins w:id="933" w:author="Editor" w:date="2026-09-11T10:56:00Z">
        <w:r w:rsidR="004A2FF4">
          <w:t>of</w:t>
        </w:r>
      </w:ins>
      <w:ins w:id="934" w:author="Editor" w:date="2026-09-11T10:55:00Z">
        <w:r w:rsidR="004A2FF4" w:rsidRPr="004A2FF4">
          <w:t xml:space="preserve"> the table </w:t>
        </w:r>
      </w:ins>
      <w:del w:id="935" w:author="Editor" w:date="2026-09-11T10:56:00Z">
        <w:r w:rsidRPr="004A2FF4" w:rsidDel="004A2FF4">
          <w:delText>pool</w:delText>
        </w:r>
      </w:del>
      <w:del w:id="936" w:author="Editor" w:date="2026-09-11T10:55:00Z">
        <w:r w:rsidRPr="004A2FF4" w:rsidDel="004A2FF4">
          <w:delText>ed</w:delText>
        </w:r>
      </w:del>
      <w:del w:id="937" w:author="Editor" w:date="2026-09-11T10:56:00Z">
        <w:r w:rsidDel="004A2FF4">
          <w:delText xml:space="preserve"> pre-program coe</w:delText>
        </w:r>
      </w:del>
      <w:del w:id="938" w:author="Editor" w:date="2026-09-08T18:10:00Z">
        <w:r w:rsidDel="00D048B7">
          <w:rPr>
            <w:rFonts w:ascii="Arial MT" w:hAnsi="Arial MT"/>
          </w:rPr>
          <w:delText>ff</w:delText>
        </w:r>
      </w:del>
      <w:del w:id="939" w:author="Editor" w:date="2026-09-11T10:56:00Z">
        <w:r w:rsidDel="004A2FF4">
          <w:rPr>
            <w:rFonts w:ascii="Arial MT" w:hAnsi="Arial MT"/>
          </w:rPr>
          <w:delText>i</w:delText>
        </w:r>
        <w:r w:rsidDel="004A2FF4">
          <w:delText xml:space="preserve">cients </w:delText>
        </w:r>
      </w:del>
      <w:r>
        <w:t>alternate in sign rather than drifting in one direction,</w:t>
      </w:r>
      <w:r>
        <w:rPr>
          <w:spacing w:val="80"/>
        </w:rPr>
        <w:t xml:space="preserve"> </w:t>
      </w:r>
      <w:r>
        <w:t>so they indicate year-to-year noise rather than a violation of parallel trends.</w:t>
      </w:r>
      <w:r>
        <w:rPr>
          <w:spacing w:val="40"/>
        </w:rPr>
        <w:t xml:space="preserve"> </w:t>
      </w:r>
      <w:r>
        <w:t>In the post-program period, coe</w:t>
      </w:r>
      <w:ins w:id="940" w:author="Editor" w:date="2026-09-08T18:10:00Z">
        <w:r w:rsidR="00D048B7" w:rsidRPr="00DB5B07">
          <w:t>ff</w:t>
        </w:r>
      </w:ins>
      <w:del w:id="941" w:author="Editor" w:date="2026-09-08T18:10:00Z">
        <w:r w:rsidDel="00D048B7">
          <w:rPr>
            <w:rFonts w:ascii="Arial MT" w:hAnsi="Arial MT"/>
          </w:rPr>
          <w:delText>ff</w:delText>
        </w:r>
      </w:del>
      <w:r>
        <w:rPr>
          <w:rFonts w:ascii="Arial MT" w:hAnsi="Arial MT"/>
        </w:rPr>
        <w:t>i</w:t>
      </w:r>
      <w:r>
        <w:t>cients likewise fluctuate around zero and show no persistent decline in mortality, consistent</w:t>
      </w:r>
      <w:r>
        <w:rPr>
          <w:spacing w:val="-13"/>
        </w:rPr>
        <w:t xml:space="preserve"> </w:t>
      </w:r>
      <w:r>
        <w:t>with</w:t>
      </w:r>
      <w:r>
        <w:rPr>
          <w:spacing w:val="-13"/>
        </w:rPr>
        <w:t xml:space="preserve"> </w:t>
      </w:r>
      <w:r>
        <w:t>the</w:t>
      </w:r>
      <w:r>
        <w:rPr>
          <w:spacing w:val="-13"/>
        </w:rPr>
        <w:t xml:space="preserve"> </w:t>
      </w:r>
      <w:r>
        <w:t>null</w:t>
      </w:r>
      <w:r>
        <w:rPr>
          <w:spacing w:val="-13"/>
        </w:rPr>
        <w:t xml:space="preserve"> </w:t>
      </w:r>
      <w:r>
        <w:t>estimate</w:t>
      </w:r>
      <w:r>
        <w:rPr>
          <w:spacing w:val="-13"/>
        </w:rPr>
        <w:t xml:space="preserve"> </w:t>
      </w:r>
      <w:r>
        <w:t>documented</w:t>
      </w:r>
      <w:r>
        <w:rPr>
          <w:spacing w:val="-13"/>
        </w:rPr>
        <w:t xml:space="preserve"> </w:t>
      </w:r>
      <w:r>
        <w:t>in</w:t>
      </w:r>
      <w:r>
        <w:rPr>
          <w:spacing w:val="-13"/>
        </w:rPr>
        <w:t xml:space="preserve"> </w:t>
      </w:r>
      <w:r>
        <w:t>Table</w:t>
      </w:r>
      <w:r>
        <w:rPr>
          <w:spacing w:val="-13"/>
        </w:rPr>
        <w:t xml:space="preserve"> </w:t>
      </w:r>
      <w:hyperlink w:anchor="_bookmark72" w:history="1">
        <w:r>
          <w:rPr>
            <w:color w:val="FF0000"/>
          </w:rPr>
          <w:t>2</w:t>
        </w:r>
      </w:hyperlink>
      <w:r>
        <w:t>. Among</w:t>
      </w:r>
      <w:r>
        <w:rPr>
          <w:spacing w:val="-13"/>
        </w:rPr>
        <w:t xml:space="preserve"> </w:t>
      </w:r>
      <w:r>
        <w:t>females,</w:t>
      </w:r>
      <w:r>
        <w:rPr>
          <w:spacing w:val="-12"/>
        </w:rPr>
        <w:t xml:space="preserve"> </w:t>
      </w:r>
      <w:r>
        <w:t>panel</w:t>
      </w:r>
      <w:r>
        <w:rPr>
          <w:spacing w:val="-13"/>
        </w:rPr>
        <w:t xml:space="preserve"> </w:t>
      </w:r>
      <w:del w:id="942" w:author="Editor" w:date="2026-09-10T11:36:00Z">
        <w:r w:rsidDel="005F3F57">
          <w:delText>(b)</w:delText>
        </w:r>
      </w:del>
      <w:ins w:id="943" w:author="Editor" w:date="2026-09-10T11:36:00Z">
        <w:r w:rsidR="005F3F57">
          <w:t>B</w:t>
        </w:r>
      </w:ins>
      <w:r>
        <w:rPr>
          <w:spacing w:val="-13"/>
        </w:rPr>
        <w:t xml:space="preserve"> </w:t>
      </w:r>
      <w:r>
        <w:t>display</w:t>
      </w:r>
      <w:ins w:id="944" w:author="Editor" w:date="2026-09-10T10:08:00Z">
        <w:r w:rsidR="002C4CAE">
          <w:t>s</w:t>
        </w:r>
      </w:ins>
      <w:r>
        <w:rPr>
          <w:spacing w:val="-13"/>
        </w:rPr>
        <w:t xml:space="preserve"> </w:t>
      </w:r>
      <w:r>
        <w:t>no</w:t>
      </w:r>
      <w:r>
        <w:rPr>
          <w:spacing w:val="-13"/>
        </w:rPr>
        <w:t xml:space="preserve"> </w:t>
      </w:r>
      <w:r>
        <w:t>sys</w:t>
      </w:r>
      <w:del w:id="945" w:author="Editor" w:date="2026-09-08T18:10:00Z">
        <w:r w:rsidDel="00D048B7">
          <w:delText>-</w:delText>
        </w:r>
      </w:del>
      <w:r>
        <w:t>tematic di</w:t>
      </w:r>
      <w:ins w:id="946" w:author="Editor" w:date="2026-09-08T18:10:00Z">
        <w:r w:rsidR="00D048B7" w:rsidRPr="00DB5B07">
          <w:t>ff</w:t>
        </w:r>
      </w:ins>
      <w:del w:id="947" w:author="Editor" w:date="2026-09-08T18:10:00Z">
        <w:r w:rsidDel="00D048B7">
          <w:rPr>
            <w:rFonts w:ascii="Arial MT" w:hAnsi="Arial MT"/>
          </w:rPr>
          <w:delText>ff</w:delText>
        </w:r>
      </w:del>
      <w:r>
        <w:t>erential trend between higher- and lower-intensity municipalities, and point estimates are</w:t>
      </w:r>
      <w:r>
        <w:rPr>
          <w:spacing w:val="-2"/>
        </w:rPr>
        <w:t xml:space="preserve"> </w:t>
      </w:r>
      <w:r>
        <w:t>mostly</w:t>
      </w:r>
      <w:r>
        <w:rPr>
          <w:spacing w:val="-2"/>
        </w:rPr>
        <w:t xml:space="preserve"> </w:t>
      </w:r>
      <w:r>
        <w:t>positive</w:t>
      </w:r>
      <w:r>
        <w:rPr>
          <w:spacing w:val="-2"/>
        </w:rPr>
        <w:t xml:space="preserve"> </w:t>
      </w:r>
      <w:r>
        <w:t>and</w:t>
      </w:r>
      <w:r>
        <w:rPr>
          <w:spacing w:val="-2"/>
        </w:rPr>
        <w:t xml:space="preserve"> </w:t>
      </w:r>
      <w:r>
        <w:t>similar</w:t>
      </w:r>
      <w:r>
        <w:rPr>
          <w:spacing w:val="-2"/>
        </w:rPr>
        <w:t xml:space="preserve"> </w:t>
      </w:r>
      <w:r>
        <w:t>over</w:t>
      </w:r>
      <w:r>
        <w:rPr>
          <w:spacing w:val="-2"/>
        </w:rPr>
        <w:t xml:space="preserve"> </w:t>
      </w:r>
      <w:r>
        <w:t>the</w:t>
      </w:r>
      <w:r>
        <w:rPr>
          <w:spacing w:val="-2"/>
        </w:rPr>
        <w:t xml:space="preserve"> </w:t>
      </w:r>
      <w:r>
        <w:t>full</w:t>
      </w:r>
      <w:r>
        <w:rPr>
          <w:spacing w:val="-2"/>
        </w:rPr>
        <w:t xml:space="preserve"> </w:t>
      </w:r>
      <w:r>
        <w:t>1991–2006</w:t>
      </w:r>
      <w:r>
        <w:rPr>
          <w:spacing w:val="-2"/>
        </w:rPr>
        <w:t xml:space="preserve"> </w:t>
      </w:r>
      <w:r>
        <w:t>window.</w:t>
      </w:r>
      <w:r>
        <w:rPr>
          <w:spacing w:val="23"/>
        </w:rPr>
        <w:t xml:space="preserve"> </w:t>
      </w:r>
      <w:r>
        <w:t>For</w:t>
      </w:r>
      <w:r>
        <w:rPr>
          <w:spacing w:val="-2"/>
        </w:rPr>
        <w:t xml:space="preserve"> </w:t>
      </w:r>
      <w:r>
        <w:t>males, panel</w:t>
      </w:r>
      <w:r>
        <w:rPr>
          <w:spacing w:val="-2"/>
        </w:rPr>
        <w:t xml:space="preserve"> </w:t>
      </w:r>
      <w:del w:id="948" w:author="Editor" w:date="2026-09-10T11:36:00Z">
        <w:r w:rsidDel="005F3F57">
          <w:delText>(c)</w:delText>
        </w:r>
      </w:del>
      <w:ins w:id="949" w:author="Editor" w:date="2026-09-10T11:36:00Z">
        <w:r w:rsidR="005F3F57">
          <w:t>C</w:t>
        </w:r>
      </w:ins>
      <w:r>
        <w:rPr>
          <w:spacing w:val="-2"/>
        </w:rPr>
        <w:t xml:space="preserve"> </w:t>
      </w:r>
      <w:r>
        <w:t>exhibit</w:t>
      </w:r>
      <w:ins w:id="950" w:author="Editor" w:date="2026-09-10T10:08:00Z">
        <w:r w:rsidR="002C4CAE">
          <w:t>s</w:t>
        </w:r>
      </w:ins>
      <w:r>
        <w:rPr>
          <w:spacing w:val="-2"/>
        </w:rPr>
        <w:t xml:space="preserve"> </w:t>
      </w:r>
      <w:r>
        <w:t>po</w:t>
      </w:r>
      <w:del w:id="951" w:author="Editor" w:date="2026-09-08T18:10:00Z">
        <w:r w:rsidDel="00D048B7">
          <w:delText>-</w:delText>
        </w:r>
      </w:del>
      <w:r>
        <w:t>tential</w:t>
      </w:r>
      <w:r>
        <w:rPr>
          <w:spacing w:val="-12"/>
        </w:rPr>
        <w:t xml:space="preserve"> </w:t>
      </w:r>
      <w:r>
        <w:t>pre-trends</w:t>
      </w:r>
      <w:r>
        <w:rPr>
          <w:spacing w:val="-12"/>
        </w:rPr>
        <w:t xml:space="preserve"> </w:t>
      </w:r>
      <w:r>
        <w:t>and</w:t>
      </w:r>
      <w:r>
        <w:rPr>
          <w:spacing w:val="-12"/>
        </w:rPr>
        <w:t xml:space="preserve"> </w:t>
      </w:r>
      <w:r>
        <w:t>thus</w:t>
      </w:r>
      <w:r>
        <w:rPr>
          <w:spacing w:val="-12"/>
        </w:rPr>
        <w:t xml:space="preserve"> </w:t>
      </w:r>
      <w:r>
        <w:t>no</w:t>
      </w:r>
      <w:r>
        <w:rPr>
          <w:spacing w:val="-12"/>
        </w:rPr>
        <w:t xml:space="preserve"> </w:t>
      </w:r>
      <w:r>
        <w:t>credible</w:t>
      </w:r>
      <w:r>
        <w:rPr>
          <w:spacing w:val="-12"/>
        </w:rPr>
        <w:t xml:space="preserve"> </w:t>
      </w:r>
      <w:r>
        <w:t>e</w:t>
      </w:r>
      <w:ins w:id="952" w:author="Editor" w:date="2026-09-08T18:10:00Z">
        <w:r w:rsidR="00D048B7" w:rsidRPr="00DB5B07">
          <w:t>ff</w:t>
        </w:r>
      </w:ins>
      <w:del w:id="953" w:author="Editor" w:date="2026-09-08T18:10:00Z">
        <w:r w:rsidDel="00D048B7">
          <w:rPr>
            <w:rFonts w:ascii="Arial MT" w:hAnsi="Arial MT"/>
          </w:rPr>
          <w:delText>ff</w:delText>
        </w:r>
      </w:del>
      <w:r>
        <w:t>ect</w:t>
      </w:r>
      <w:r>
        <w:rPr>
          <w:spacing w:val="-12"/>
        </w:rPr>
        <w:t xml:space="preserve"> </w:t>
      </w:r>
      <w:r>
        <w:t>after</w:t>
      </w:r>
      <w:r>
        <w:rPr>
          <w:spacing w:val="-12"/>
        </w:rPr>
        <w:t xml:space="preserve"> </w:t>
      </w:r>
      <w:r>
        <w:t>the</w:t>
      </w:r>
      <w:r>
        <w:rPr>
          <w:spacing w:val="-12"/>
        </w:rPr>
        <w:t xml:space="preserve"> </w:t>
      </w:r>
      <w:r>
        <w:t>program</w:t>
      </w:r>
      <w:r>
        <w:rPr>
          <w:spacing w:val="-12"/>
        </w:rPr>
        <w:t xml:space="preserve"> </w:t>
      </w:r>
      <w:r>
        <w:t>started. Appendix</w:t>
      </w:r>
      <w:r>
        <w:rPr>
          <w:spacing w:val="-12"/>
        </w:rPr>
        <w:t xml:space="preserve"> </w:t>
      </w:r>
      <w:r>
        <w:t>Figure</w:t>
      </w:r>
      <w:r>
        <w:rPr>
          <w:spacing w:val="-12"/>
        </w:rPr>
        <w:t xml:space="preserve"> </w:t>
      </w:r>
      <w:hyperlink w:anchor="_bookmark77" w:history="1">
        <w:r>
          <w:rPr>
            <w:color w:val="FF0000"/>
          </w:rPr>
          <w:t>A.4</w:t>
        </w:r>
      </w:hyperlink>
      <w:r>
        <w:rPr>
          <w:color w:val="FF0000"/>
          <w:spacing w:val="-12"/>
        </w:rPr>
        <w:t xml:space="preserve"> </w:t>
      </w:r>
      <w:r>
        <w:t>shows alternative socioeconomic trend</w:t>
      </w:r>
      <w:del w:id="954" w:author="Editor" w:date="2026-09-13T12:51:00Z">
        <w:r w:rsidDel="004C5ECC">
          <w:delText>s</w:delText>
        </w:r>
      </w:del>
      <w:r>
        <w:t xml:space="preserve"> interactions, without altering the findings.</w:t>
      </w:r>
      <w:r w:rsidR="008740D5">
        <w:rPr>
          <w:rStyle w:val="FootnoteReference"/>
        </w:rPr>
        <w:footnoteReference w:id="18"/>
      </w:r>
      <w:r w:rsidR="008740D5">
        <w:t xml:space="preserve">  </w:t>
      </w:r>
    </w:p>
    <w:p w14:paraId="654F8F5C" w14:textId="77777777" w:rsidR="006F1B3D" w:rsidDel="005F3F57" w:rsidRDefault="006F1B3D" w:rsidP="008C7539">
      <w:pPr>
        <w:pStyle w:val="BodyText"/>
        <w:suppressAutoHyphens/>
        <w:spacing w:before="220"/>
        <w:rPr>
          <w:del w:id="964" w:author="Editor" w:date="2026-09-10T11:38:00Z"/>
        </w:rPr>
      </w:pPr>
    </w:p>
    <w:p w14:paraId="383B9CEE" w14:textId="77777777" w:rsidR="006F1B3D" w:rsidRDefault="00191F14" w:rsidP="004A2FF4">
      <w:pPr>
        <w:pStyle w:val="Heading3"/>
        <w:numPr>
          <w:ilvl w:val="1"/>
          <w:numId w:val="6"/>
        </w:numPr>
        <w:tabs>
          <w:tab w:val="left" w:pos="645"/>
        </w:tabs>
        <w:suppressAutoHyphens/>
        <w:spacing w:before="240"/>
        <w:ind w:left="648" w:hanging="648"/>
      </w:pPr>
      <w:bookmarkStart w:id="965" w:name="Robustness"/>
      <w:bookmarkEnd w:id="965"/>
      <w:r>
        <w:rPr>
          <w:spacing w:val="-2"/>
        </w:rPr>
        <w:t>Robustness</w:t>
      </w:r>
    </w:p>
    <w:p w14:paraId="62002E80" w14:textId="77777777" w:rsidR="006F1B3D" w:rsidRDefault="006F1B3D" w:rsidP="008C7539">
      <w:pPr>
        <w:pStyle w:val="BodyText"/>
        <w:suppressAutoHyphens/>
        <w:spacing w:before="29"/>
        <w:rPr>
          <w:b/>
          <w:sz w:val="28"/>
        </w:rPr>
      </w:pPr>
    </w:p>
    <w:p w14:paraId="3C04CEC0" w14:textId="77777777" w:rsidR="006F1B3D" w:rsidRDefault="00191F14" w:rsidP="009277AA">
      <w:pPr>
        <w:pStyle w:val="BodyText"/>
        <w:suppressAutoHyphens/>
        <w:spacing w:line="314" w:lineRule="auto"/>
        <w:ind w:right="720"/>
        <w:jc w:val="both"/>
        <w:rPr>
          <w:spacing w:val="-2"/>
        </w:rPr>
      </w:pPr>
      <w:del w:id="966" w:author="Editor" w:date="2026-09-10T11:36:00Z">
        <w:r w:rsidDel="005F3F57">
          <w:delText>We assess r</w:delText>
        </w:r>
      </w:del>
      <w:ins w:id="967" w:author="Editor" w:date="2026-09-10T11:36:00Z">
        <w:r w:rsidR="005F3F57">
          <w:t>The analysis assessed r</w:t>
        </w:r>
      </w:ins>
      <w:r>
        <w:t xml:space="preserve">obustness to functional form and </w:t>
      </w:r>
      <w:del w:id="968" w:author="Editor" w:date="2026-09-13T12:52:00Z">
        <w:r w:rsidDel="004C5ECC">
          <w:delText xml:space="preserve">outcome </w:delText>
        </w:r>
      </w:del>
      <w:ins w:id="969" w:author="Editor" w:date="2026-09-13T12:52:00Z">
        <w:r w:rsidR="004C5ECC">
          <w:t xml:space="preserve">the </w:t>
        </w:r>
      </w:ins>
      <w:r>
        <w:t>definition</w:t>
      </w:r>
      <w:ins w:id="970" w:author="Editor" w:date="2026-09-13T12:52:00Z">
        <w:r w:rsidR="004C5ECC">
          <w:t xml:space="preserve"> of outcomes</w:t>
        </w:r>
      </w:ins>
      <w:r>
        <w:t>.</w:t>
      </w:r>
      <w:r>
        <w:rPr>
          <w:spacing w:val="40"/>
        </w:rPr>
        <w:t xml:space="preserve"> </w:t>
      </w:r>
      <w:r>
        <w:t xml:space="preserve">Appendix Table </w:t>
      </w:r>
      <w:hyperlink w:anchor="_bookmark83" w:history="1">
        <w:r>
          <w:rPr>
            <w:color w:val="FF0000"/>
          </w:rPr>
          <w:t>A.3</w:t>
        </w:r>
      </w:hyperlink>
      <w:r>
        <w:rPr>
          <w:color w:val="FF0000"/>
        </w:rPr>
        <w:t xml:space="preserve"> </w:t>
      </w:r>
      <w:r>
        <w:t xml:space="preserve">presents </w:t>
      </w:r>
      <w:del w:id="971" w:author="Editor" w:date="2026-09-10T08:55:00Z">
        <w:r w:rsidDel="00D261A8">
          <w:delText xml:space="preserve">DiD </w:delText>
        </w:r>
      </w:del>
      <w:ins w:id="972" w:author="Editor" w:date="2026-09-10T08:55:00Z">
        <w:r w:rsidR="00D261A8">
          <w:t xml:space="preserve">difference-in-differences </w:t>
        </w:r>
      </w:ins>
      <w:r>
        <w:t>estimates under four specifications:</w:t>
      </w:r>
      <w:r>
        <w:rPr>
          <w:spacing w:val="40"/>
        </w:rPr>
        <w:t xml:space="preserve"> </w:t>
      </w:r>
      <w:r>
        <w:t>column (1) uses the baseline mortality rate in levels; column (2) uses the natural log of the mortality rate; column (3) uses Poisson pseudo-maximum likelihood</w:t>
      </w:r>
      <w:r>
        <w:rPr>
          <w:spacing w:val="-15"/>
        </w:rPr>
        <w:t xml:space="preserve"> </w:t>
      </w:r>
      <w:r>
        <w:t>with</w:t>
      </w:r>
      <w:r>
        <w:rPr>
          <w:spacing w:val="-15"/>
        </w:rPr>
        <w:t xml:space="preserve"> </w:t>
      </w:r>
      <w:r>
        <w:t>raw</w:t>
      </w:r>
      <w:r>
        <w:rPr>
          <w:spacing w:val="-15"/>
        </w:rPr>
        <w:t xml:space="preserve"> </w:t>
      </w:r>
      <w:r>
        <w:t>death</w:t>
      </w:r>
      <w:r>
        <w:rPr>
          <w:spacing w:val="-15"/>
        </w:rPr>
        <w:t xml:space="preserve"> </w:t>
      </w:r>
      <w:r>
        <w:t>counts;</w:t>
      </w:r>
      <w:r>
        <w:rPr>
          <w:spacing w:val="-15"/>
        </w:rPr>
        <w:t xml:space="preserve"> </w:t>
      </w:r>
      <w:r>
        <w:t>and</w:t>
      </w:r>
      <w:r>
        <w:rPr>
          <w:spacing w:val="-15"/>
        </w:rPr>
        <w:t xml:space="preserve"> </w:t>
      </w:r>
      <w:r>
        <w:t>column</w:t>
      </w:r>
      <w:r>
        <w:rPr>
          <w:spacing w:val="-15"/>
        </w:rPr>
        <w:t xml:space="preserve"> </w:t>
      </w:r>
      <w:r>
        <w:t>(4)</w:t>
      </w:r>
      <w:r>
        <w:rPr>
          <w:spacing w:val="-15"/>
        </w:rPr>
        <w:t xml:space="preserve"> </w:t>
      </w:r>
      <w:r>
        <w:t>replaces</w:t>
      </w:r>
      <w:r>
        <w:rPr>
          <w:spacing w:val="-15"/>
        </w:rPr>
        <w:t xml:space="preserve"> </w:t>
      </w:r>
      <w:r>
        <w:t>the</w:t>
      </w:r>
      <w:r>
        <w:rPr>
          <w:spacing w:val="-15"/>
        </w:rPr>
        <w:t xml:space="preserve"> </w:t>
      </w:r>
      <w:r>
        <w:t>mortality</w:t>
      </w:r>
      <w:r>
        <w:rPr>
          <w:spacing w:val="-15"/>
        </w:rPr>
        <w:t xml:space="preserve"> </w:t>
      </w:r>
      <w:r>
        <w:t>rate</w:t>
      </w:r>
      <w:r>
        <w:rPr>
          <w:spacing w:val="-15"/>
        </w:rPr>
        <w:t xml:space="preserve"> </w:t>
      </w:r>
      <w:r>
        <w:t>with</w:t>
      </w:r>
      <w:r>
        <w:rPr>
          <w:spacing w:val="-15"/>
        </w:rPr>
        <w:t xml:space="preserve"> </w:t>
      </w:r>
      <w:r>
        <w:t>the</w:t>
      </w:r>
      <w:r>
        <w:rPr>
          <w:spacing w:val="-15"/>
        </w:rPr>
        <w:t xml:space="preserve"> </w:t>
      </w:r>
      <w:del w:id="973" w:author="Editor" w:date="2026-09-10T11:37:00Z">
        <w:r w:rsidDel="005F3F57">
          <w:delText>Age</w:delText>
        </w:r>
      </w:del>
      <w:ins w:id="974" w:author="Editor" w:date="2026-09-10T11:37:00Z">
        <w:r w:rsidR="005F3F57">
          <w:t>age</w:t>
        </w:r>
      </w:ins>
      <w:r>
        <w:t>-</w:t>
      </w:r>
      <w:del w:id="975" w:author="Editor" w:date="2026-09-10T11:37:00Z">
        <w:r w:rsidDel="005F3F57">
          <w:delText xml:space="preserve">Adjusted </w:delText>
        </w:r>
      </w:del>
      <w:ins w:id="976" w:author="Editor" w:date="2026-09-10T11:37:00Z">
        <w:r w:rsidR="005F3F57">
          <w:t xml:space="preserve">adjusted </w:t>
        </w:r>
      </w:ins>
      <w:del w:id="977" w:author="Editor" w:date="2026-09-10T11:37:00Z">
        <w:r w:rsidDel="005F3F57">
          <w:delText xml:space="preserve">Mortality </w:delText>
        </w:r>
      </w:del>
      <w:ins w:id="978" w:author="Editor" w:date="2026-09-10T11:37:00Z">
        <w:r w:rsidR="005F3F57">
          <w:lastRenderedPageBreak/>
          <w:t>mortality r</w:t>
        </w:r>
      </w:ins>
      <w:del w:id="979" w:author="Editor" w:date="2026-09-10T11:37:00Z">
        <w:r w:rsidDel="005F3F57">
          <w:delText>R</w:delText>
        </w:r>
      </w:del>
      <w:r>
        <w:t>ate</w:t>
      </w:r>
      <w:del w:id="980" w:author="Editor" w:date="2026-09-10T11:37:00Z">
        <w:r w:rsidDel="005F3F57">
          <w:delText xml:space="preserve"> (AAMR)</w:delText>
        </w:r>
      </w:del>
      <w:r>
        <w:t xml:space="preserve">, which directly standardizes for the age structure of each municipality’s </w:t>
      </w:r>
      <w:r w:rsidRPr="008740D5">
        <w:t>older</w:t>
      </w:r>
      <w:r w:rsidRPr="008740D5">
        <w:rPr>
          <w:spacing w:val="-15"/>
        </w:rPr>
        <w:t xml:space="preserve"> </w:t>
      </w:r>
      <w:r w:rsidRPr="008740D5">
        <w:t>adult</w:t>
      </w:r>
      <w:del w:id="981" w:author="Editor" w:date="2026-09-10T11:37:00Z">
        <w:r w:rsidRPr="008740D5" w:rsidDel="005F3F57">
          <w:delText>s</w:delText>
        </w:r>
      </w:del>
      <w:r w:rsidRPr="008740D5">
        <w:rPr>
          <w:spacing w:val="-15"/>
        </w:rPr>
        <w:t xml:space="preserve"> </w:t>
      </w:r>
      <w:r w:rsidRPr="008740D5">
        <w:t>population. Estimates</w:t>
      </w:r>
      <w:r w:rsidRPr="008740D5">
        <w:rPr>
          <w:spacing w:val="-15"/>
        </w:rPr>
        <w:t xml:space="preserve"> </w:t>
      </w:r>
      <w:r w:rsidRPr="008740D5">
        <w:t>remain</w:t>
      </w:r>
      <w:r w:rsidRPr="008740D5">
        <w:rPr>
          <w:spacing w:val="-15"/>
        </w:rPr>
        <w:t xml:space="preserve"> </w:t>
      </w:r>
      <w:r w:rsidRPr="008740D5">
        <w:t>small</w:t>
      </w:r>
      <w:r w:rsidRPr="008740D5">
        <w:rPr>
          <w:spacing w:val="-15"/>
        </w:rPr>
        <w:t xml:space="preserve"> </w:t>
      </w:r>
      <w:r w:rsidRPr="008740D5">
        <w:t>and</w:t>
      </w:r>
      <w:r w:rsidRPr="008740D5">
        <w:rPr>
          <w:spacing w:val="-14"/>
        </w:rPr>
        <w:t xml:space="preserve"> </w:t>
      </w:r>
      <w:r w:rsidRPr="008740D5">
        <w:t>statistically</w:t>
      </w:r>
      <w:r w:rsidRPr="008740D5">
        <w:rPr>
          <w:spacing w:val="-15"/>
        </w:rPr>
        <w:t xml:space="preserve"> </w:t>
      </w:r>
      <w:r w:rsidRPr="008740D5">
        <w:t>insignificant</w:t>
      </w:r>
      <w:r w:rsidRPr="008740D5">
        <w:rPr>
          <w:spacing w:val="-15"/>
        </w:rPr>
        <w:t xml:space="preserve"> </w:t>
      </w:r>
      <w:r w:rsidRPr="008740D5">
        <w:t>across</w:t>
      </w:r>
      <w:r w:rsidRPr="008740D5">
        <w:rPr>
          <w:spacing w:val="-15"/>
        </w:rPr>
        <w:t xml:space="preserve"> </w:t>
      </w:r>
      <w:r w:rsidRPr="008740D5">
        <w:t>all</w:t>
      </w:r>
      <w:r w:rsidRPr="008740D5">
        <w:rPr>
          <w:spacing w:val="-15"/>
        </w:rPr>
        <w:t xml:space="preserve"> </w:t>
      </w:r>
      <w:r w:rsidRPr="008740D5">
        <w:rPr>
          <w:spacing w:val="-2"/>
        </w:rPr>
        <w:t>columns.</w:t>
      </w:r>
      <w:r w:rsidR="008740D5" w:rsidRPr="008740D5">
        <w:rPr>
          <w:rStyle w:val="FootnoteReference"/>
          <w:spacing w:val="-2"/>
        </w:rPr>
        <w:footnoteReference w:id="19"/>
      </w:r>
      <w:r w:rsidR="008740D5">
        <w:rPr>
          <w:spacing w:val="-2"/>
        </w:rPr>
        <w:t xml:space="preserve"> </w:t>
      </w:r>
    </w:p>
    <w:p w14:paraId="1F7C64F5" w14:textId="77777777" w:rsidR="009277AA" w:rsidRPr="00A138F3" w:rsidDel="004C5ECC" w:rsidRDefault="009277AA" w:rsidP="008C7539">
      <w:pPr>
        <w:pStyle w:val="BodyText"/>
        <w:suppressAutoHyphens/>
        <w:spacing w:line="314" w:lineRule="auto"/>
        <w:ind w:right="718"/>
        <w:jc w:val="both"/>
        <w:rPr>
          <w:del w:id="996" w:author="Editor" w:date="2026-09-13T12:53:00Z"/>
          <w:highlight w:val="green"/>
        </w:rPr>
      </w:pPr>
    </w:p>
    <w:p w14:paraId="0239D03E" w14:textId="77777777" w:rsidR="006F1B3D" w:rsidRDefault="00191F14" w:rsidP="009277AA">
      <w:pPr>
        <w:pStyle w:val="BodyText"/>
        <w:suppressAutoHyphens/>
        <w:spacing w:before="75" w:line="302" w:lineRule="auto"/>
        <w:ind w:right="718" w:firstLine="351"/>
        <w:jc w:val="both"/>
      </w:pPr>
      <w:del w:id="997" w:author="Editor" w:date="2026-09-10T11:39:00Z">
        <w:r w:rsidDel="005F3F57">
          <w:rPr>
            <w:spacing w:val="-2"/>
          </w:rPr>
          <w:delText>We</w:delText>
        </w:r>
        <w:r w:rsidDel="005F3F57">
          <w:rPr>
            <w:spacing w:val="-10"/>
          </w:rPr>
          <w:delText xml:space="preserve"> </w:delText>
        </w:r>
        <w:r w:rsidDel="005F3F57">
          <w:rPr>
            <w:spacing w:val="-2"/>
          </w:rPr>
          <w:delText>then</w:delText>
        </w:r>
        <w:r w:rsidDel="005F3F57">
          <w:rPr>
            <w:spacing w:val="-11"/>
          </w:rPr>
          <w:delText xml:space="preserve"> </w:delText>
        </w:r>
        <w:r w:rsidDel="005F3F57">
          <w:rPr>
            <w:spacing w:val="-2"/>
          </w:rPr>
          <w:delText>test</w:delText>
        </w:r>
        <w:r w:rsidDel="005F3F57">
          <w:rPr>
            <w:spacing w:val="-10"/>
          </w:rPr>
          <w:delText xml:space="preserve"> </w:delText>
        </w:r>
        <w:r w:rsidDel="005F3F57">
          <w:rPr>
            <w:spacing w:val="-2"/>
          </w:rPr>
          <w:delText>whether</w:delText>
        </w:r>
        <w:r w:rsidDel="005F3F57">
          <w:rPr>
            <w:spacing w:val="-10"/>
          </w:rPr>
          <w:delText xml:space="preserve"> </w:delText>
        </w:r>
        <w:r w:rsidDel="005F3F57">
          <w:rPr>
            <w:spacing w:val="-2"/>
          </w:rPr>
          <w:delText>our</w:delText>
        </w:r>
        <w:r w:rsidDel="005F3F57">
          <w:rPr>
            <w:spacing w:val="-11"/>
          </w:rPr>
          <w:delText xml:space="preserve"> </w:delText>
        </w:r>
      </w:del>
      <w:ins w:id="998" w:author="Editor" w:date="2026-09-10T11:39:00Z">
        <w:r w:rsidR="005F3F57">
          <w:rPr>
            <w:spacing w:val="-2"/>
          </w:rPr>
          <w:t xml:space="preserve">The </w:t>
        </w:r>
      </w:ins>
      <w:r>
        <w:rPr>
          <w:spacing w:val="-2"/>
        </w:rPr>
        <w:t>results</w:t>
      </w:r>
      <w:r>
        <w:rPr>
          <w:spacing w:val="-10"/>
        </w:rPr>
        <w:t xml:space="preserve"> </w:t>
      </w:r>
      <w:ins w:id="999" w:author="Editor" w:date="2026-09-10T11:39:00Z">
        <w:r w:rsidR="005F3F57">
          <w:rPr>
            <w:spacing w:val="-10"/>
          </w:rPr>
          <w:t xml:space="preserve">were then tested to determine if they </w:t>
        </w:r>
      </w:ins>
      <w:r>
        <w:rPr>
          <w:spacing w:val="-2"/>
        </w:rPr>
        <w:t>are</w:t>
      </w:r>
      <w:r>
        <w:rPr>
          <w:spacing w:val="-10"/>
        </w:rPr>
        <w:t xml:space="preserve"> </w:t>
      </w:r>
      <w:r>
        <w:rPr>
          <w:spacing w:val="-2"/>
        </w:rPr>
        <w:t>sensitive</w:t>
      </w:r>
      <w:r>
        <w:rPr>
          <w:spacing w:val="-11"/>
        </w:rPr>
        <w:t xml:space="preserve"> </w:t>
      </w:r>
      <w:r>
        <w:rPr>
          <w:spacing w:val="-2"/>
        </w:rPr>
        <w:t>to</w:t>
      </w:r>
      <w:r>
        <w:rPr>
          <w:spacing w:val="-10"/>
        </w:rPr>
        <w:t xml:space="preserve"> </w:t>
      </w:r>
      <w:r>
        <w:rPr>
          <w:spacing w:val="-2"/>
        </w:rPr>
        <w:t>the</w:t>
      </w:r>
      <w:r>
        <w:rPr>
          <w:spacing w:val="-10"/>
        </w:rPr>
        <w:t xml:space="preserve"> </w:t>
      </w:r>
      <w:r>
        <w:rPr>
          <w:spacing w:val="-2"/>
        </w:rPr>
        <w:t>year</w:t>
      </w:r>
      <w:r>
        <w:rPr>
          <w:spacing w:val="-11"/>
        </w:rPr>
        <w:t xml:space="preserve"> </w:t>
      </w:r>
      <w:r>
        <w:rPr>
          <w:spacing w:val="-2"/>
        </w:rPr>
        <w:t>at</w:t>
      </w:r>
      <w:r>
        <w:rPr>
          <w:spacing w:val="-10"/>
        </w:rPr>
        <w:t xml:space="preserve"> </w:t>
      </w:r>
      <w:r>
        <w:rPr>
          <w:spacing w:val="-2"/>
        </w:rPr>
        <w:t>which</w:t>
      </w:r>
      <w:r>
        <w:rPr>
          <w:spacing w:val="-10"/>
        </w:rPr>
        <w:t xml:space="preserve"> </w:t>
      </w:r>
      <w:r>
        <w:rPr>
          <w:spacing w:val="-2"/>
        </w:rPr>
        <w:t>later-phase</w:t>
      </w:r>
      <w:r>
        <w:rPr>
          <w:spacing w:val="-10"/>
        </w:rPr>
        <w:t xml:space="preserve"> </w:t>
      </w:r>
      <w:r>
        <w:rPr>
          <w:spacing w:val="-2"/>
        </w:rPr>
        <w:t>cumulative</w:t>
      </w:r>
      <w:r>
        <w:rPr>
          <w:spacing w:val="-11"/>
        </w:rPr>
        <w:t xml:space="preserve"> </w:t>
      </w:r>
      <w:r>
        <w:rPr>
          <w:spacing w:val="-2"/>
        </w:rPr>
        <w:t xml:space="preserve">enrollment </w:t>
      </w:r>
      <w:r>
        <w:t>is measured.</w:t>
      </w:r>
      <w:r>
        <w:rPr>
          <w:spacing w:val="40"/>
        </w:rPr>
        <w:t xml:space="preserve"> </w:t>
      </w:r>
      <w:r>
        <w:t xml:space="preserve">The 2005 endpoint is not an arbitrary empirical choice: following </w:t>
      </w:r>
      <w:hyperlink w:anchor="_bookmark63" w:history="1">
        <w:r>
          <w:rPr>
            <w:color w:val="0000FF"/>
          </w:rPr>
          <w:t>Parker and Vogl</w:t>
        </w:r>
      </w:hyperlink>
      <w:r>
        <w:rPr>
          <w:color w:val="0000FF"/>
        </w:rPr>
        <w:t xml:space="preserve"> </w:t>
      </w:r>
      <w:r>
        <w:t>(</w:t>
      </w:r>
      <w:hyperlink w:anchor="_bookmark63" w:history="1">
        <w:r>
          <w:rPr>
            <w:color w:val="0000FF"/>
          </w:rPr>
          <w:t>2023</w:t>
        </w:r>
      </w:hyperlink>
      <w:r>
        <w:t>),</w:t>
      </w:r>
      <w:r>
        <w:rPr>
          <w:spacing w:val="-10"/>
        </w:rPr>
        <w:t xml:space="preserve"> </w:t>
      </w:r>
      <w:r>
        <w:t>it</w:t>
      </w:r>
      <w:r>
        <w:rPr>
          <w:spacing w:val="-12"/>
        </w:rPr>
        <w:t xml:space="preserve"> </w:t>
      </w:r>
      <w:r>
        <w:t>marks</w:t>
      </w:r>
      <w:r>
        <w:rPr>
          <w:spacing w:val="-12"/>
        </w:rPr>
        <w:t xml:space="preserve"> </w:t>
      </w:r>
      <w:r>
        <w:t>the</w:t>
      </w:r>
      <w:r>
        <w:rPr>
          <w:spacing w:val="-12"/>
        </w:rPr>
        <w:t xml:space="preserve"> </w:t>
      </w:r>
      <w:r>
        <w:t>close</w:t>
      </w:r>
      <w:r>
        <w:rPr>
          <w:spacing w:val="-12"/>
        </w:rPr>
        <w:t xml:space="preserve"> </w:t>
      </w:r>
      <w:r>
        <w:t>of</w:t>
      </w:r>
      <w:r>
        <w:rPr>
          <w:spacing w:val="-12"/>
        </w:rPr>
        <w:t xml:space="preserve"> </w:t>
      </w:r>
      <w:r>
        <w:t>the</w:t>
      </w:r>
      <w:r>
        <w:rPr>
          <w:spacing w:val="-12"/>
        </w:rPr>
        <w:t xml:space="preserve"> </w:t>
      </w:r>
      <w:r>
        <w:t>second</w:t>
      </w:r>
      <w:r>
        <w:rPr>
          <w:spacing w:val="-12"/>
        </w:rPr>
        <w:t xml:space="preserve"> </w:t>
      </w:r>
      <w:r>
        <w:t>roll-out</w:t>
      </w:r>
      <w:r>
        <w:rPr>
          <w:spacing w:val="-12"/>
        </w:rPr>
        <w:t xml:space="preserve"> </w:t>
      </w:r>
      <w:r>
        <w:t>phase,</w:t>
      </w:r>
      <w:r>
        <w:rPr>
          <w:spacing w:val="-10"/>
        </w:rPr>
        <w:t xml:space="preserve"> </w:t>
      </w:r>
      <w:r>
        <w:t>so</w:t>
      </w:r>
      <w:r>
        <w:rPr>
          <w:spacing w:val="-12"/>
        </w:rPr>
        <w:t xml:space="preserve"> </w:t>
      </w:r>
      <w:r>
        <w:t>that</w:t>
      </w:r>
      <w:r>
        <w:rPr>
          <w:spacing w:val="-12"/>
        </w:rPr>
        <w:t xml:space="preserve"> </w:t>
      </w:r>
      <w:r>
        <w:rPr>
          <w:rFonts w:ascii="Sitka Heading" w:hAnsi="Sitka Heading"/>
          <w:i/>
        </w:rPr>
        <w:t>β</w:t>
      </w:r>
      <w:r>
        <w:rPr>
          <w:vertAlign w:val="subscript"/>
        </w:rPr>
        <w:t>0</w:t>
      </w:r>
      <w:r>
        <w:rPr>
          <w:spacing w:val="-2"/>
        </w:rPr>
        <w:t xml:space="preserve"> </w:t>
      </w:r>
      <w:r>
        <w:t>compares</w:t>
      </w:r>
      <w:r>
        <w:rPr>
          <w:spacing w:val="-12"/>
        </w:rPr>
        <w:t xml:space="preserve"> </w:t>
      </w:r>
      <w:r>
        <w:t>municipalities</w:t>
      </w:r>
      <w:r>
        <w:rPr>
          <w:spacing w:val="-12"/>
        </w:rPr>
        <w:t xml:space="preserve"> </w:t>
      </w:r>
      <w:r>
        <w:t xml:space="preserve">reaching the </w:t>
      </w:r>
      <w:r w:rsidRPr="00CC1EF9">
        <w:t>same</w:t>
      </w:r>
      <w:r>
        <w:rPr>
          <w:i/>
        </w:rPr>
        <w:t xml:space="preserve"> </w:t>
      </w:r>
      <w:r>
        <w:t>cumulative enrollment by the end of that phase but arriving there at di</w:t>
      </w:r>
      <w:ins w:id="1000" w:author="Editor" w:date="2026-09-08T18:10:00Z">
        <w:r w:rsidR="00D048B7" w:rsidRPr="00DB5B07">
          <w:t>ff</w:t>
        </w:r>
      </w:ins>
      <w:del w:id="1001" w:author="Editor" w:date="2026-09-08T18:10:00Z">
        <w:r w:rsidDel="00D048B7">
          <w:rPr>
            <w:rFonts w:ascii="Arial MT" w:hAnsi="Arial MT"/>
          </w:rPr>
          <w:delText>ff</w:delText>
        </w:r>
      </w:del>
      <w:r>
        <w:t xml:space="preserve">erent speeds. However, Appendix Figure </w:t>
      </w:r>
      <w:hyperlink w:anchor="_bookmark79" w:history="1">
        <w:r>
          <w:rPr>
            <w:color w:val="FF0000"/>
          </w:rPr>
          <w:t>A.6</w:t>
        </w:r>
      </w:hyperlink>
      <w:r>
        <w:rPr>
          <w:color w:val="FF0000"/>
        </w:rPr>
        <w:t xml:space="preserve"> </w:t>
      </w:r>
      <w:r>
        <w:t xml:space="preserve">shows </w:t>
      </w:r>
      <w:ins w:id="1002" w:author="Editor" w:date="2026-09-13T12:54:00Z">
        <w:r w:rsidR="004C5ECC">
          <w:t xml:space="preserve">that </w:t>
        </w:r>
      </w:ins>
      <w:r>
        <w:t xml:space="preserve">the year-by-year </w:t>
      </w:r>
      <w:r>
        <w:rPr>
          <w:rFonts w:ascii="Sitka Heading" w:hAnsi="Sitka Heading"/>
          <w:i/>
        </w:rPr>
        <w:t>β</w:t>
      </w:r>
      <w:r>
        <w:rPr>
          <w:i/>
          <w:vertAlign w:val="subscript"/>
        </w:rPr>
        <w:t>k</w:t>
      </w:r>
      <w:r>
        <w:rPr>
          <w:i/>
        </w:rPr>
        <w:t xml:space="preserve"> </w:t>
      </w:r>
      <w:r>
        <w:t xml:space="preserve">profile is essentially unchanged when </w:t>
      </w:r>
      <w:del w:id="1003" w:author="Editor" w:date="2026-09-10T11:39:00Z">
        <w:r w:rsidDel="005F3F57">
          <w:delText xml:space="preserve">we </w:delText>
        </w:r>
      </w:del>
      <w:ins w:id="1004" w:author="Editor" w:date="2026-09-10T11:39:00Z">
        <w:r w:rsidR="005F3F57">
          <w:t xml:space="preserve">it is </w:t>
        </w:r>
      </w:ins>
      <w:r>
        <w:t>replace</w:t>
      </w:r>
      <w:ins w:id="1005" w:author="Editor" w:date="2026-09-10T11:39:00Z">
        <w:r w:rsidR="005F3F57">
          <w:t>d</w:t>
        </w:r>
      </w:ins>
      <w:del w:id="1006" w:author="Editor" w:date="2026-09-10T11:39:00Z">
        <w:r w:rsidDel="005F3F57">
          <w:delText xml:space="preserve"> it</w:delText>
        </w:r>
      </w:del>
      <w:r>
        <w:t xml:space="preserve"> with the adjacent 2004 and 2006 snapshots.</w:t>
      </w:r>
    </w:p>
    <w:p w14:paraId="7EF687B4" w14:textId="77777777" w:rsidR="006F1B3D" w:rsidRDefault="00191F14" w:rsidP="008C7539">
      <w:pPr>
        <w:pStyle w:val="BodyText"/>
        <w:suppressAutoHyphens/>
        <w:spacing w:before="138" w:line="314" w:lineRule="auto"/>
        <w:ind w:right="718" w:firstLine="351"/>
        <w:jc w:val="both"/>
      </w:pPr>
      <w:r>
        <w:t xml:space="preserve">Given </w:t>
      </w:r>
      <w:del w:id="1007" w:author="Editor" w:date="2026-09-10T11:40:00Z">
        <w:r w:rsidDel="005F3F57">
          <w:delText xml:space="preserve">our </w:delText>
        </w:r>
      </w:del>
      <w:ins w:id="1008" w:author="Editor" w:date="2026-09-10T11:40:00Z">
        <w:r w:rsidR="005F3F57">
          <w:t xml:space="preserve">that the </w:t>
        </w:r>
      </w:ins>
      <w:r>
        <w:t xml:space="preserve">results do not suggest that </w:t>
      </w:r>
      <w:r w:rsidRPr="000724F4">
        <w:t>Progresa</w:t>
      </w:r>
      <w:r>
        <w:t xml:space="preserve"> has reduced old</w:t>
      </w:r>
      <w:ins w:id="1009" w:author="Editor" w:date="2026-09-10T11:40:00Z">
        <w:r w:rsidR="005F3F57">
          <w:t>-</w:t>
        </w:r>
      </w:ins>
      <w:del w:id="1010" w:author="Editor" w:date="2026-09-10T11:40:00Z">
        <w:r w:rsidDel="005F3F57">
          <w:delText xml:space="preserve"> </w:delText>
        </w:r>
      </w:del>
      <w:r>
        <w:t xml:space="preserve">age mortality, </w:t>
      </w:r>
      <w:del w:id="1011" w:author="Editor" w:date="2026-09-10T11:40:00Z">
        <w:r w:rsidDel="005F3F57">
          <w:delText xml:space="preserve">we </w:delText>
        </w:r>
      </w:del>
      <w:ins w:id="1012" w:author="Editor" w:date="2026-09-10T11:40:00Z">
        <w:r w:rsidR="005F3F57">
          <w:t xml:space="preserve">an </w:t>
        </w:r>
      </w:ins>
      <w:r>
        <w:t xml:space="preserve">attempt </w:t>
      </w:r>
      <w:ins w:id="1013" w:author="Editor" w:date="2026-09-10T11:40:00Z">
        <w:r w:rsidR="005F3F57">
          <w:t xml:space="preserve">is made </w:t>
        </w:r>
      </w:ins>
      <w:r>
        <w:t>to reconcile these results with the short-</w:t>
      </w:r>
      <w:del w:id="1014" w:author="Editor" w:date="2026-09-11T11:56:00Z">
        <w:r w:rsidDel="00E0145E">
          <w:delText xml:space="preserve">run </w:delText>
        </w:r>
      </w:del>
      <w:ins w:id="1015" w:author="Editor" w:date="2026-09-11T11:56:00Z">
        <w:r w:rsidR="00E0145E">
          <w:t xml:space="preserve">term </w:t>
        </w:r>
      </w:ins>
      <w:r>
        <w:t xml:space="preserve">results of </w:t>
      </w:r>
      <w:hyperlink w:anchor="_bookmark38" w:history="1">
        <w:r>
          <w:rPr>
            <w:color w:val="0000FF"/>
          </w:rPr>
          <w:t>Barham and Rowberry</w:t>
        </w:r>
      </w:hyperlink>
      <w:r>
        <w:rPr>
          <w:color w:val="0000FF"/>
        </w:rPr>
        <w:t xml:space="preserve"> </w:t>
      </w:r>
      <w:r>
        <w:t>(</w:t>
      </w:r>
      <w:hyperlink w:anchor="_bookmark38" w:history="1">
        <w:r>
          <w:rPr>
            <w:color w:val="0000FF"/>
          </w:rPr>
          <w:t>2013</w:t>
        </w:r>
      </w:hyperlink>
      <w:r>
        <w:t>)</w:t>
      </w:r>
      <w:del w:id="1016" w:author="Editor" w:date="2026-09-10T10:17:00Z">
        <w:r w:rsidDel="00734EB7">
          <w:delText xml:space="preserve"> (hereafter BR).</w:delText>
        </w:r>
      </w:del>
      <w:ins w:id="1017" w:author="Editor" w:date="2026-09-10T10:17:00Z">
        <w:r w:rsidR="00734EB7">
          <w:t>.</w:t>
        </w:r>
      </w:ins>
      <w:r>
        <w:t xml:space="preserve"> </w:t>
      </w:r>
      <w:del w:id="1018" w:author="Editor" w:date="2026-09-10T10:17:00Z">
        <w:r w:rsidDel="00734EB7">
          <w:delText xml:space="preserve">BR </w:delText>
        </w:r>
      </w:del>
      <w:ins w:id="1019" w:author="Editor" w:date="2026-09-10T10:17:00Z">
        <w:r w:rsidR="00734EB7">
          <w:t xml:space="preserve">Those authors </w:t>
        </w:r>
      </w:ins>
      <w:r>
        <w:t xml:space="preserve">provided the first systematic evidence that </w:t>
      </w:r>
      <w:r w:rsidRPr="000724F4">
        <w:t>Progresa</w:t>
      </w:r>
      <w:r>
        <w:rPr>
          <w:i/>
        </w:rPr>
        <w:t xml:space="preserve"> </w:t>
      </w:r>
      <w:r>
        <w:t>reduced older adults’ mortality, using a design in which mortality is regressed on a two-year lagged enrollment intensity measure:</w:t>
      </w:r>
    </w:p>
    <w:p w14:paraId="52C0F289" w14:textId="77777777" w:rsidR="006F1B3D" w:rsidDel="005F3F57" w:rsidRDefault="006F1B3D" w:rsidP="008C7539">
      <w:pPr>
        <w:pStyle w:val="BodyText"/>
        <w:suppressAutoHyphens/>
        <w:spacing w:before="164"/>
        <w:rPr>
          <w:del w:id="1020" w:author="Editor" w:date="2026-09-10T11:42:00Z"/>
        </w:rPr>
      </w:pPr>
    </w:p>
    <w:p w14:paraId="4F256323" w14:textId="77777777" w:rsidR="006F1B3D" w:rsidRDefault="00191F14" w:rsidP="008C7539">
      <w:pPr>
        <w:tabs>
          <w:tab w:val="left" w:pos="9081"/>
        </w:tabs>
        <w:suppressAutoHyphens/>
        <w:ind w:left="351" w:firstLine="1844"/>
        <w:rPr>
          <w:sz w:val="24"/>
        </w:rPr>
      </w:pPr>
      <w:r>
        <w:rPr>
          <w:sz w:val="24"/>
        </w:rPr>
        <w:t>MR</w:t>
      </w:r>
      <w:r>
        <w:rPr>
          <w:i/>
          <w:sz w:val="24"/>
          <w:vertAlign w:val="subscript"/>
        </w:rPr>
        <w:t>m</w:t>
      </w:r>
      <w:r>
        <w:rPr>
          <w:rFonts w:ascii="Sitka Heading" w:hAnsi="Sitka Heading"/>
          <w:i/>
          <w:sz w:val="24"/>
          <w:vertAlign w:val="subscript"/>
        </w:rPr>
        <w:t>,</w:t>
      </w:r>
      <w:r>
        <w:rPr>
          <w:i/>
          <w:sz w:val="24"/>
          <w:vertAlign w:val="subscript"/>
        </w:rPr>
        <w:t>t</w:t>
      </w:r>
      <w:r>
        <w:rPr>
          <w:i/>
          <w:spacing w:val="24"/>
          <w:sz w:val="24"/>
        </w:rPr>
        <w:t xml:space="preserve"> </w:t>
      </w:r>
      <w:r>
        <w:rPr>
          <w:rFonts w:ascii="Arial MT" w:hAnsi="Arial MT"/>
          <w:sz w:val="24"/>
        </w:rPr>
        <w:t>=</w:t>
      </w:r>
      <w:r>
        <w:rPr>
          <w:rFonts w:ascii="Arial MT" w:hAnsi="Arial MT"/>
          <w:spacing w:val="3"/>
          <w:sz w:val="24"/>
        </w:rPr>
        <w:t xml:space="preserve"> </w:t>
      </w:r>
      <w:r>
        <w:rPr>
          <w:rFonts w:ascii="Sitka Heading" w:hAnsi="Sitka Heading"/>
          <w:i/>
          <w:sz w:val="24"/>
        </w:rPr>
        <w:t>α</w:t>
      </w:r>
      <w:r>
        <w:rPr>
          <w:sz w:val="24"/>
          <w:vertAlign w:val="subscript"/>
        </w:rPr>
        <w:t>0</w:t>
      </w:r>
      <w:r>
        <w:rPr>
          <w:spacing w:val="7"/>
          <w:sz w:val="24"/>
        </w:rPr>
        <w:t xml:space="preserve"> </w:t>
      </w:r>
      <w:r>
        <w:rPr>
          <w:rFonts w:ascii="Arial MT" w:hAnsi="Arial MT"/>
          <w:sz w:val="24"/>
        </w:rPr>
        <w:t>+</w:t>
      </w:r>
      <w:r>
        <w:rPr>
          <w:rFonts w:ascii="Arial MT" w:hAnsi="Arial MT"/>
          <w:spacing w:val="-11"/>
          <w:sz w:val="24"/>
        </w:rPr>
        <w:t xml:space="preserve"> </w:t>
      </w:r>
      <w:r>
        <w:rPr>
          <w:rFonts w:ascii="Sitka Heading" w:hAnsi="Sitka Heading"/>
          <w:i/>
          <w:sz w:val="24"/>
        </w:rPr>
        <w:t>α</w:t>
      </w:r>
      <w:r>
        <w:rPr>
          <w:sz w:val="24"/>
          <w:vertAlign w:val="subscript"/>
        </w:rPr>
        <w:t>1</w:t>
      </w:r>
      <w:r>
        <w:rPr>
          <w:spacing w:val="-7"/>
          <w:sz w:val="24"/>
        </w:rPr>
        <w:t xml:space="preserve"> </w:t>
      </w:r>
      <w:r>
        <w:rPr>
          <w:i/>
          <w:sz w:val="24"/>
        </w:rPr>
        <w:t>Intensity</w:t>
      </w:r>
      <w:r>
        <w:rPr>
          <w:i/>
          <w:sz w:val="24"/>
          <w:vertAlign w:val="subscript"/>
        </w:rPr>
        <w:t>m</w:t>
      </w:r>
      <w:r>
        <w:rPr>
          <w:rFonts w:ascii="Sitka Heading" w:hAnsi="Sitka Heading"/>
          <w:i/>
          <w:sz w:val="24"/>
          <w:vertAlign w:val="subscript"/>
        </w:rPr>
        <w:t>,</w:t>
      </w:r>
      <w:r>
        <w:rPr>
          <w:i/>
          <w:sz w:val="24"/>
          <w:vertAlign w:val="subscript"/>
        </w:rPr>
        <w:t>t</w:t>
      </w:r>
      <w:r>
        <w:rPr>
          <w:rFonts w:ascii="Lucida Sans Unicode" w:hAnsi="Lucida Sans Unicode"/>
          <w:sz w:val="24"/>
          <w:vertAlign w:val="subscript"/>
        </w:rPr>
        <w:t>−</w:t>
      </w:r>
      <w:r>
        <w:rPr>
          <w:sz w:val="24"/>
          <w:vertAlign w:val="subscript"/>
        </w:rPr>
        <w:t>2</w:t>
      </w:r>
      <w:r>
        <w:rPr>
          <w:spacing w:val="7"/>
          <w:sz w:val="24"/>
        </w:rPr>
        <w:t xml:space="preserve"> </w:t>
      </w:r>
      <w:r>
        <w:rPr>
          <w:rFonts w:ascii="Arial MT" w:hAnsi="Arial MT"/>
          <w:sz w:val="24"/>
        </w:rPr>
        <w:t>+</w:t>
      </w:r>
      <w:r>
        <w:rPr>
          <w:rFonts w:ascii="Arial MT" w:hAnsi="Arial MT"/>
          <w:spacing w:val="-11"/>
          <w:sz w:val="24"/>
        </w:rPr>
        <w:t xml:space="preserve"> </w:t>
      </w:r>
      <w:r>
        <w:rPr>
          <w:rFonts w:ascii="Sitka Heading" w:hAnsi="Sitka Heading"/>
          <w:i/>
          <w:sz w:val="24"/>
        </w:rPr>
        <w:t>δ</w:t>
      </w:r>
      <w:r>
        <w:rPr>
          <w:i/>
          <w:sz w:val="24"/>
          <w:vertAlign w:val="subscript"/>
        </w:rPr>
        <w:t>m</w:t>
      </w:r>
      <w:r>
        <w:rPr>
          <w:i/>
          <w:spacing w:val="7"/>
          <w:sz w:val="24"/>
        </w:rPr>
        <w:t xml:space="preserve"> </w:t>
      </w:r>
      <w:r>
        <w:rPr>
          <w:rFonts w:ascii="Arial MT" w:hAnsi="Arial MT"/>
          <w:sz w:val="24"/>
        </w:rPr>
        <w:t>+</w:t>
      </w:r>
      <w:r>
        <w:rPr>
          <w:rFonts w:ascii="Arial MT" w:hAnsi="Arial MT"/>
          <w:spacing w:val="-10"/>
          <w:sz w:val="24"/>
        </w:rPr>
        <w:t xml:space="preserve"> </w:t>
      </w:r>
      <w:r>
        <w:rPr>
          <w:rFonts w:ascii="Sitka Heading" w:hAnsi="Sitka Heading"/>
          <w:i/>
          <w:sz w:val="24"/>
        </w:rPr>
        <w:t>γ</w:t>
      </w:r>
      <w:r>
        <w:rPr>
          <w:i/>
          <w:sz w:val="24"/>
          <w:vertAlign w:val="subscript"/>
        </w:rPr>
        <w:t>t</w:t>
      </w:r>
      <w:r>
        <w:rPr>
          <w:i/>
          <w:spacing w:val="9"/>
          <w:sz w:val="24"/>
        </w:rPr>
        <w:t xml:space="preserve"> </w:t>
      </w:r>
      <w:r>
        <w:rPr>
          <w:rFonts w:ascii="Arial MT" w:hAnsi="Arial MT"/>
          <w:sz w:val="24"/>
        </w:rPr>
        <w:t>+</w:t>
      </w:r>
      <w:r>
        <w:rPr>
          <w:rFonts w:ascii="Arial MT" w:hAnsi="Arial MT"/>
          <w:spacing w:val="-11"/>
          <w:sz w:val="24"/>
        </w:rPr>
        <w:t xml:space="preserve"> </w:t>
      </w:r>
      <w:r>
        <w:rPr>
          <w:rFonts w:ascii="Sitka Heading" w:hAnsi="Sitka Heading"/>
          <w:i/>
          <w:sz w:val="24"/>
        </w:rPr>
        <w:t>χ</w:t>
      </w:r>
      <w:r>
        <w:rPr>
          <w:i/>
          <w:sz w:val="24"/>
          <w:vertAlign w:val="subscript"/>
        </w:rPr>
        <w:t>m</w:t>
      </w:r>
      <w:r>
        <w:rPr>
          <w:rFonts w:ascii="Sitka Heading" w:hAnsi="Sitka Heading"/>
          <w:i/>
          <w:sz w:val="24"/>
          <w:vertAlign w:val="subscript"/>
        </w:rPr>
        <w:t>,</w:t>
      </w:r>
      <w:r>
        <w:rPr>
          <w:i/>
          <w:sz w:val="24"/>
          <w:vertAlign w:val="subscript"/>
        </w:rPr>
        <w:t>t</w:t>
      </w:r>
      <w:r>
        <w:rPr>
          <w:i/>
          <w:spacing w:val="9"/>
          <w:sz w:val="24"/>
        </w:rPr>
        <w:t xml:space="preserve"> </w:t>
      </w:r>
      <w:r>
        <w:rPr>
          <w:rFonts w:ascii="Arial MT" w:hAnsi="Arial MT"/>
          <w:sz w:val="24"/>
        </w:rPr>
        <w:t>+</w:t>
      </w:r>
      <w:r>
        <w:rPr>
          <w:rFonts w:ascii="Arial MT" w:hAnsi="Arial MT"/>
          <w:spacing w:val="-10"/>
          <w:sz w:val="24"/>
        </w:rPr>
        <w:t xml:space="preserve"> </w:t>
      </w:r>
      <w:r>
        <w:rPr>
          <w:rFonts w:ascii="Sitka Heading" w:hAnsi="Sitka Heading"/>
          <w:i/>
          <w:spacing w:val="-4"/>
          <w:sz w:val="24"/>
        </w:rPr>
        <w:t>ε</w:t>
      </w:r>
      <w:r>
        <w:rPr>
          <w:i/>
          <w:spacing w:val="-4"/>
          <w:sz w:val="24"/>
          <w:vertAlign w:val="subscript"/>
        </w:rPr>
        <w:t>m</w:t>
      </w:r>
      <w:r>
        <w:rPr>
          <w:rFonts w:ascii="Sitka Heading" w:hAnsi="Sitka Heading"/>
          <w:i/>
          <w:spacing w:val="-4"/>
          <w:sz w:val="24"/>
          <w:vertAlign w:val="subscript"/>
        </w:rPr>
        <w:t>,</w:t>
      </w:r>
      <w:r>
        <w:rPr>
          <w:i/>
          <w:spacing w:val="-4"/>
          <w:sz w:val="24"/>
          <w:vertAlign w:val="subscript"/>
        </w:rPr>
        <w:t>t</w:t>
      </w:r>
      <w:ins w:id="1021" w:author="Editor" w:date="2026-09-10T11:40:00Z">
        <w:r w:rsidR="005F3F57">
          <w:rPr>
            <w:spacing w:val="-4"/>
            <w:sz w:val="24"/>
          </w:rPr>
          <w:t>.</w:t>
        </w:r>
      </w:ins>
      <w:r>
        <w:rPr>
          <w:i/>
          <w:sz w:val="24"/>
        </w:rPr>
        <w:tab/>
      </w:r>
      <w:r>
        <w:rPr>
          <w:spacing w:val="-5"/>
          <w:sz w:val="24"/>
        </w:rPr>
        <w:t>(3)</w:t>
      </w:r>
    </w:p>
    <w:p w14:paraId="685908BC" w14:textId="77777777" w:rsidR="006F1B3D" w:rsidRDefault="006F1B3D" w:rsidP="008C7539">
      <w:pPr>
        <w:pStyle w:val="BodyText"/>
        <w:suppressAutoHyphens/>
        <w:spacing w:before="37"/>
      </w:pPr>
    </w:p>
    <w:p w14:paraId="3AB0F807" w14:textId="77777777" w:rsidR="006F1B3D" w:rsidRDefault="00191F14" w:rsidP="008740D5">
      <w:pPr>
        <w:pStyle w:val="BodyText"/>
        <w:suppressAutoHyphens/>
        <w:spacing w:line="314" w:lineRule="auto"/>
        <w:ind w:left="-1" w:right="717" w:firstLine="351"/>
        <w:jc w:val="both"/>
      </w:pPr>
      <w:r>
        <w:t xml:space="preserve">Appendix Table </w:t>
      </w:r>
      <w:hyperlink w:anchor="_bookmark84" w:history="1">
        <w:r>
          <w:rPr>
            <w:color w:val="FF0000"/>
          </w:rPr>
          <w:t>A.4</w:t>
        </w:r>
      </w:hyperlink>
      <w:r>
        <w:rPr>
          <w:color w:val="FF0000"/>
        </w:rPr>
        <w:t xml:space="preserve"> </w:t>
      </w:r>
      <w:r>
        <w:t xml:space="preserve">reproduces </w:t>
      </w:r>
      <w:ins w:id="1022" w:author="Editor" w:date="2026-09-10T11:41:00Z">
        <w:r w:rsidR="005F3F57">
          <w:t xml:space="preserve">the exercise of </w:t>
        </w:r>
        <w:r w:rsidR="005F3F57">
          <w:fldChar w:fldCharType="begin"/>
        </w:r>
        <w:r w:rsidR="005F3F57">
          <w:instrText xml:space="preserve"> HYPERLINK \l "_bookmark38" </w:instrText>
        </w:r>
        <w:r w:rsidR="005F3F57">
          <w:fldChar w:fldCharType="separate"/>
        </w:r>
        <w:r w:rsidR="005F3F57">
          <w:rPr>
            <w:color w:val="0000FF"/>
          </w:rPr>
          <w:t>Barham and Rowberry</w:t>
        </w:r>
        <w:r w:rsidR="005F3F57">
          <w:rPr>
            <w:color w:val="0000FF"/>
          </w:rPr>
          <w:fldChar w:fldCharType="end"/>
        </w:r>
        <w:r w:rsidR="005F3F57">
          <w:rPr>
            <w:color w:val="0000FF"/>
          </w:rPr>
          <w:t xml:space="preserve"> </w:t>
        </w:r>
        <w:r w:rsidR="005F3F57">
          <w:t>(</w:t>
        </w:r>
        <w:r w:rsidR="005F3F57">
          <w:fldChar w:fldCharType="begin"/>
        </w:r>
        <w:r w:rsidR="005F3F57">
          <w:instrText xml:space="preserve"> HYPERLINK \l "_bookmark38" </w:instrText>
        </w:r>
        <w:r w:rsidR="005F3F57">
          <w:fldChar w:fldCharType="separate"/>
        </w:r>
        <w:r w:rsidR="005F3F57">
          <w:rPr>
            <w:color w:val="0000FF"/>
          </w:rPr>
          <w:t>2013</w:t>
        </w:r>
        <w:r w:rsidR="005F3F57">
          <w:rPr>
            <w:color w:val="0000FF"/>
          </w:rPr>
          <w:fldChar w:fldCharType="end"/>
        </w:r>
        <w:r w:rsidR="005F3F57">
          <w:t>)</w:t>
        </w:r>
      </w:ins>
      <w:del w:id="1023" w:author="Editor" w:date="2026-09-10T11:41:00Z">
        <w:r w:rsidDel="005F3F57">
          <w:delText>their exercise</w:delText>
        </w:r>
      </w:del>
      <w:r>
        <w:t xml:space="preserve"> as best </w:t>
      </w:r>
      <w:del w:id="1024" w:author="Editor" w:date="2026-09-10T11:40:00Z">
        <w:r w:rsidDel="005F3F57">
          <w:delText>we are</w:delText>
        </w:r>
      </w:del>
      <w:ins w:id="1025" w:author="Editor" w:date="2026-09-10T11:40:00Z">
        <w:r w:rsidR="005F3F57">
          <w:t>as possible</w:t>
        </w:r>
      </w:ins>
      <w:r>
        <w:t xml:space="preserve"> </w:t>
      </w:r>
      <w:del w:id="1026" w:author="Editor" w:date="2026-09-10T11:40:00Z">
        <w:r w:rsidDel="005F3F57">
          <w:delText xml:space="preserve">able </w:delText>
        </w:r>
      </w:del>
      <w:r>
        <w:t>by following their article.</w:t>
      </w:r>
      <w:r w:rsidR="008740D5">
        <w:rPr>
          <w:rStyle w:val="FootnoteReference"/>
        </w:rPr>
        <w:footnoteReference w:id="20"/>
      </w:r>
      <w:r w:rsidR="008740D5">
        <w:t xml:space="preserve"> </w:t>
      </w:r>
      <w:r>
        <w:t>Panel</w:t>
      </w:r>
      <w:r>
        <w:rPr>
          <w:spacing w:val="-15"/>
        </w:rPr>
        <w:t xml:space="preserve"> </w:t>
      </w:r>
      <w:r>
        <w:t>A</w:t>
      </w:r>
      <w:r>
        <w:rPr>
          <w:spacing w:val="-15"/>
        </w:rPr>
        <w:t xml:space="preserve"> </w:t>
      </w:r>
      <w:r>
        <w:t>reports</w:t>
      </w:r>
      <w:r>
        <w:rPr>
          <w:spacing w:val="-15"/>
        </w:rPr>
        <w:t xml:space="preserve"> </w:t>
      </w:r>
      <w:r>
        <w:t>their</w:t>
      </w:r>
      <w:r>
        <w:rPr>
          <w:spacing w:val="-15"/>
        </w:rPr>
        <w:t xml:space="preserve"> </w:t>
      </w:r>
      <w:r>
        <w:t>original</w:t>
      </w:r>
      <w:r>
        <w:rPr>
          <w:spacing w:val="-15"/>
        </w:rPr>
        <w:t xml:space="preserve"> </w:t>
      </w:r>
      <w:r>
        <w:t>pooled</w:t>
      </w:r>
      <w:r>
        <w:rPr>
          <w:spacing w:val="-15"/>
        </w:rPr>
        <w:t xml:space="preserve"> </w:t>
      </w:r>
      <w:r>
        <w:t>estimate</w:t>
      </w:r>
      <w:ins w:id="1032" w:author="Editor" w:date="2026-09-10T11:41:00Z">
        <w:r w:rsidR="005F3F57">
          <w:t>,</w:t>
        </w:r>
      </w:ins>
      <w:ins w:id="1033" w:author="Editor" w:date="2026-09-10T14:29:00Z">
        <w:r w:rsidR="001B672E">
          <w:t xml:space="preserve"> </w:t>
        </w:r>
      </w:ins>
      <w:ins w:id="1034" w:author="Editor" w:date="2026-09-10T11:41:00Z">
        <w:r w:rsidR="005F3F57">
          <w:t>while</w:t>
        </w:r>
      </w:ins>
      <w:del w:id="1035" w:author="Editor" w:date="2026-09-10T11:41:00Z">
        <w:r w:rsidDel="005F3F57">
          <w:delText>;</w:delText>
        </w:r>
      </w:del>
      <w:r>
        <w:rPr>
          <w:spacing w:val="-15"/>
        </w:rPr>
        <w:t xml:space="preserve"> </w:t>
      </w:r>
      <w:del w:id="1036" w:author="Editor" w:date="2026-09-10T10:12:00Z">
        <w:r w:rsidDel="00F822C7">
          <w:delText>Panel</w:delText>
        </w:r>
        <w:r w:rsidDel="00F822C7">
          <w:rPr>
            <w:spacing w:val="-15"/>
          </w:rPr>
          <w:delText xml:space="preserve"> </w:delText>
        </w:r>
      </w:del>
      <w:ins w:id="1037" w:author="Editor" w:date="2026-09-10T10:12:00Z">
        <w:r w:rsidR="00F822C7">
          <w:t>panel</w:t>
        </w:r>
        <w:r w:rsidR="00F822C7">
          <w:rPr>
            <w:spacing w:val="-15"/>
          </w:rPr>
          <w:t xml:space="preserve"> </w:t>
        </w:r>
      </w:ins>
      <w:r>
        <w:t>B</w:t>
      </w:r>
      <w:r>
        <w:rPr>
          <w:spacing w:val="-15"/>
        </w:rPr>
        <w:t xml:space="preserve"> </w:t>
      </w:r>
      <w:r>
        <w:t>shows</w:t>
      </w:r>
      <w:r>
        <w:rPr>
          <w:spacing w:val="-15"/>
        </w:rPr>
        <w:t xml:space="preserve"> </w:t>
      </w:r>
      <w:r>
        <w:t>our</w:t>
      </w:r>
      <w:r>
        <w:rPr>
          <w:spacing w:val="-15"/>
        </w:rPr>
        <w:t xml:space="preserve"> </w:t>
      </w:r>
      <w:r>
        <w:t>close</w:t>
      </w:r>
      <w:r>
        <w:rPr>
          <w:spacing w:val="-15"/>
        </w:rPr>
        <w:t xml:space="preserve"> </w:t>
      </w:r>
      <w:r>
        <w:t>replication</w:t>
      </w:r>
      <w:r>
        <w:rPr>
          <w:spacing w:val="-15"/>
        </w:rPr>
        <w:t xml:space="preserve"> </w:t>
      </w:r>
      <w:r>
        <w:t>with</w:t>
      </w:r>
      <w:r>
        <w:rPr>
          <w:spacing w:val="-15"/>
        </w:rPr>
        <w:t xml:space="preserve"> </w:t>
      </w:r>
      <w:r>
        <w:t>a</w:t>
      </w:r>
      <w:r>
        <w:rPr>
          <w:spacing w:val="-15"/>
        </w:rPr>
        <w:t xml:space="preserve"> </w:t>
      </w:r>
      <w:r>
        <w:t>compara</w:t>
      </w:r>
      <w:del w:id="1038" w:author="Editor" w:date="2026-09-08T18:11:00Z">
        <w:r w:rsidDel="00D048B7">
          <w:delText>-</w:delText>
        </w:r>
      </w:del>
      <w:r>
        <w:t>ble</w:t>
      </w:r>
      <w:r>
        <w:rPr>
          <w:spacing w:val="-10"/>
        </w:rPr>
        <w:t xml:space="preserve"> </w:t>
      </w:r>
      <w:r>
        <w:t>coe</w:t>
      </w:r>
      <w:ins w:id="1039" w:author="Editor" w:date="2026-09-08T18:11:00Z">
        <w:r w:rsidR="00D048B7" w:rsidRPr="00DB5B07">
          <w:t>ff</w:t>
        </w:r>
      </w:ins>
      <w:del w:id="1040" w:author="Editor" w:date="2026-09-08T18:11:00Z">
        <w:r w:rsidDel="00D048B7">
          <w:rPr>
            <w:rFonts w:ascii="Arial MT" w:hAnsi="Arial MT"/>
          </w:rPr>
          <w:delText>ff</w:delText>
        </w:r>
      </w:del>
      <w:r>
        <w:rPr>
          <w:rFonts w:ascii="Arial MT" w:hAnsi="Arial MT"/>
        </w:rPr>
        <w:t>i</w:t>
      </w:r>
      <w:r>
        <w:t>cient. When</w:t>
      </w:r>
      <w:r>
        <w:rPr>
          <w:spacing w:val="-10"/>
        </w:rPr>
        <w:t xml:space="preserve"> </w:t>
      </w:r>
      <w:r>
        <w:t>population</w:t>
      </w:r>
      <w:r>
        <w:rPr>
          <w:spacing w:val="-10"/>
        </w:rPr>
        <w:t xml:space="preserve"> </w:t>
      </w:r>
      <w:r>
        <w:t>weights</w:t>
      </w:r>
      <w:r>
        <w:rPr>
          <w:spacing w:val="-9"/>
        </w:rPr>
        <w:t xml:space="preserve"> </w:t>
      </w:r>
      <w:r>
        <w:t>are</w:t>
      </w:r>
      <w:r>
        <w:rPr>
          <w:spacing w:val="-10"/>
        </w:rPr>
        <w:t xml:space="preserve"> </w:t>
      </w:r>
      <w:r>
        <w:t>added</w:t>
      </w:r>
      <w:r>
        <w:rPr>
          <w:spacing w:val="-10"/>
        </w:rPr>
        <w:t xml:space="preserve"> </w:t>
      </w:r>
      <w:r>
        <w:t>in</w:t>
      </w:r>
      <w:r>
        <w:rPr>
          <w:spacing w:val="-9"/>
        </w:rPr>
        <w:t xml:space="preserve"> </w:t>
      </w:r>
      <w:del w:id="1041" w:author="Editor" w:date="2026-09-10T10:12:00Z">
        <w:r w:rsidDel="002C4CAE">
          <w:delText>Panel</w:delText>
        </w:r>
        <w:r w:rsidDel="002C4CAE">
          <w:rPr>
            <w:spacing w:val="-10"/>
          </w:rPr>
          <w:delText xml:space="preserve"> </w:delText>
        </w:r>
      </w:del>
      <w:ins w:id="1042" w:author="Editor" w:date="2026-09-10T10:12:00Z">
        <w:r w:rsidR="002C4CAE">
          <w:t>panel</w:t>
        </w:r>
        <w:r w:rsidR="002C4CAE">
          <w:rPr>
            <w:spacing w:val="-10"/>
          </w:rPr>
          <w:t xml:space="preserve"> </w:t>
        </w:r>
      </w:ins>
      <w:r>
        <w:t>C,</w:t>
      </w:r>
      <w:r>
        <w:rPr>
          <w:spacing w:val="-9"/>
        </w:rPr>
        <w:t xml:space="preserve"> </w:t>
      </w:r>
      <w:r>
        <w:t>the</w:t>
      </w:r>
      <w:r>
        <w:rPr>
          <w:spacing w:val="-10"/>
        </w:rPr>
        <w:t xml:space="preserve"> </w:t>
      </w:r>
      <w:r>
        <w:t>estimate</w:t>
      </w:r>
      <w:r>
        <w:rPr>
          <w:spacing w:val="-10"/>
        </w:rPr>
        <w:t xml:space="preserve"> </w:t>
      </w:r>
      <w:r>
        <w:t>attenuates</w:t>
      </w:r>
      <w:r>
        <w:rPr>
          <w:spacing w:val="-9"/>
        </w:rPr>
        <w:t xml:space="preserve"> </w:t>
      </w:r>
      <w:r>
        <w:t>by</w:t>
      </w:r>
      <w:r>
        <w:rPr>
          <w:spacing w:val="-10"/>
        </w:rPr>
        <w:t xml:space="preserve"> </w:t>
      </w:r>
      <w:r>
        <w:t>approxi</w:t>
      </w:r>
      <w:del w:id="1043" w:author="Editor" w:date="2026-09-08T18:11:00Z">
        <w:r w:rsidDel="00D048B7">
          <w:delText>-</w:delText>
        </w:r>
      </w:del>
      <w:r>
        <w:t>mately</w:t>
      </w:r>
      <w:r>
        <w:rPr>
          <w:spacing w:val="-13"/>
        </w:rPr>
        <w:t xml:space="preserve"> </w:t>
      </w:r>
      <w:r>
        <w:t>50</w:t>
      </w:r>
      <w:del w:id="1044" w:author="Editor" w:date="2026-09-08T18:02:00Z">
        <w:r w:rsidDel="00D048B7">
          <w:delText>%</w:delText>
        </w:r>
      </w:del>
      <w:ins w:id="1045" w:author="Editor" w:date="2026-09-08T18:02:00Z">
        <w:r w:rsidR="00D048B7">
          <w:t xml:space="preserve"> percent</w:t>
        </w:r>
      </w:ins>
      <w:r>
        <w:t>,</w:t>
      </w:r>
      <w:r>
        <w:rPr>
          <w:spacing w:val="-13"/>
        </w:rPr>
        <w:t xml:space="preserve"> </w:t>
      </w:r>
      <w:r>
        <w:t>likely</w:t>
      </w:r>
      <w:r>
        <w:rPr>
          <w:spacing w:val="-13"/>
        </w:rPr>
        <w:t xml:space="preserve"> </w:t>
      </w:r>
      <w:r>
        <w:t>reflecting</w:t>
      </w:r>
      <w:r>
        <w:rPr>
          <w:spacing w:val="-13"/>
        </w:rPr>
        <w:t xml:space="preserve"> </w:t>
      </w:r>
      <w:r>
        <w:t>the</w:t>
      </w:r>
      <w:r>
        <w:rPr>
          <w:spacing w:val="-13"/>
        </w:rPr>
        <w:t xml:space="preserve"> </w:t>
      </w:r>
      <w:r>
        <w:t>disproportionate</w:t>
      </w:r>
      <w:r>
        <w:rPr>
          <w:spacing w:val="-13"/>
        </w:rPr>
        <w:t xml:space="preserve"> </w:t>
      </w:r>
      <w:r>
        <w:t>influence</w:t>
      </w:r>
      <w:r>
        <w:rPr>
          <w:spacing w:val="-13"/>
        </w:rPr>
        <w:t xml:space="preserve"> </w:t>
      </w:r>
      <w:r>
        <w:t>of</w:t>
      </w:r>
      <w:r>
        <w:rPr>
          <w:spacing w:val="-13"/>
        </w:rPr>
        <w:t xml:space="preserve"> </w:t>
      </w:r>
      <w:r>
        <w:t>small,</w:t>
      </w:r>
      <w:r>
        <w:rPr>
          <w:spacing w:val="-13"/>
        </w:rPr>
        <w:t xml:space="preserve"> </w:t>
      </w:r>
      <w:r>
        <w:t>high-intensity</w:t>
      </w:r>
      <w:r>
        <w:rPr>
          <w:spacing w:val="-13"/>
        </w:rPr>
        <w:t xml:space="preserve"> </w:t>
      </w:r>
      <w:r>
        <w:t>municipalities in the unweighted specification.</w:t>
      </w:r>
      <w:r>
        <w:rPr>
          <w:spacing w:val="40"/>
        </w:rPr>
        <w:t xml:space="preserve"> </w:t>
      </w:r>
      <w:r>
        <w:t>Panels D and E replace the two-year lag with a three-year and one</w:t>
      </w:r>
      <w:ins w:id="1046" w:author="Editor" w:date="2026-09-10T11:41:00Z">
        <w:r w:rsidR="005F3F57">
          <w:t>-</w:t>
        </w:r>
      </w:ins>
      <w:del w:id="1047" w:author="Editor" w:date="2026-09-10T11:41:00Z">
        <w:r w:rsidDel="005F3F57">
          <w:delText xml:space="preserve"> </w:delText>
        </w:r>
      </w:del>
      <w:r>
        <w:t>year lag, which continue to show lower e</w:t>
      </w:r>
      <w:ins w:id="1048" w:author="Editor" w:date="2026-09-08T18:11:00Z">
        <w:r w:rsidR="00D048B7" w:rsidRPr="00DB5B07">
          <w:t>ff</w:t>
        </w:r>
      </w:ins>
      <w:del w:id="1049" w:author="Editor" w:date="2026-09-08T18:11:00Z">
        <w:r w:rsidDel="00D048B7">
          <w:rPr>
            <w:rFonts w:ascii="Arial MT" w:hAnsi="Arial MT"/>
          </w:rPr>
          <w:delText>ff</w:delText>
        </w:r>
      </w:del>
      <w:r>
        <w:t>ects.</w:t>
      </w:r>
      <w:r w:rsidR="008740D5">
        <w:rPr>
          <w:rStyle w:val="FootnoteReference"/>
        </w:rPr>
        <w:footnoteReference w:id="21"/>
      </w:r>
      <w:r w:rsidR="008740D5">
        <w:t xml:space="preserve"> </w:t>
      </w:r>
      <w:del w:id="1059" w:author="Editor" w:date="2026-09-10T10:12:00Z">
        <w:r w:rsidDel="002C4CAE">
          <w:delText xml:space="preserve">BR’s </w:delText>
        </w:r>
      </w:del>
      <w:ins w:id="1060" w:author="Editor" w:date="2026-09-10T10:12:00Z">
        <w:r w:rsidR="002C4CAE">
          <w:t xml:space="preserve">The </w:t>
        </w:r>
      </w:ins>
      <w:del w:id="1061" w:author="Editor" w:date="2026-09-10T11:41:00Z">
        <w:r w:rsidDel="005F3F57">
          <w:delText xml:space="preserve">specification </w:delText>
        </w:r>
      </w:del>
      <w:ins w:id="1062" w:author="Editor" w:date="2026-09-10T10:12:00Z">
        <w:r w:rsidR="002C4CAE">
          <w:fldChar w:fldCharType="begin"/>
        </w:r>
        <w:r w:rsidR="002C4CAE">
          <w:instrText xml:space="preserve"> HYPERLINK \l "_bookmark38" </w:instrText>
        </w:r>
        <w:r w:rsidR="002C4CAE">
          <w:fldChar w:fldCharType="separate"/>
        </w:r>
        <w:r w:rsidR="002C4CAE">
          <w:rPr>
            <w:color w:val="0000FF"/>
          </w:rPr>
          <w:t>Barham</w:t>
        </w:r>
        <w:r w:rsidR="002C4CAE">
          <w:rPr>
            <w:color w:val="0000FF"/>
            <w:spacing w:val="24"/>
          </w:rPr>
          <w:t xml:space="preserve"> </w:t>
        </w:r>
        <w:r w:rsidR="002C4CAE">
          <w:rPr>
            <w:color w:val="0000FF"/>
          </w:rPr>
          <w:t>and</w:t>
        </w:r>
        <w:r w:rsidR="002C4CAE">
          <w:rPr>
            <w:color w:val="0000FF"/>
            <w:spacing w:val="23"/>
          </w:rPr>
          <w:t xml:space="preserve"> </w:t>
        </w:r>
        <w:r w:rsidR="002C4CAE">
          <w:rPr>
            <w:color w:val="0000FF"/>
          </w:rPr>
          <w:t>Rowberry</w:t>
        </w:r>
        <w:r w:rsidR="002C4CAE">
          <w:rPr>
            <w:color w:val="0000FF"/>
          </w:rPr>
          <w:fldChar w:fldCharType="end"/>
        </w:r>
        <w:r w:rsidR="002C4CAE">
          <w:rPr>
            <w:color w:val="0000FF"/>
            <w:spacing w:val="24"/>
          </w:rPr>
          <w:t xml:space="preserve"> </w:t>
        </w:r>
        <w:r w:rsidR="002C4CAE">
          <w:t>(</w:t>
        </w:r>
        <w:r w:rsidR="002C4CAE">
          <w:fldChar w:fldCharType="begin"/>
        </w:r>
        <w:r w:rsidR="002C4CAE">
          <w:instrText xml:space="preserve"> HYPERLINK \l "_bookmark38" </w:instrText>
        </w:r>
        <w:r w:rsidR="002C4CAE">
          <w:fldChar w:fldCharType="separate"/>
        </w:r>
        <w:r w:rsidR="002C4CAE">
          <w:rPr>
            <w:color w:val="0000FF"/>
          </w:rPr>
          <w:t>2013</w:t>
        </w:r>
        <w:r w:rsidR="002C4CAE">
          <w:rPr>
            <w:color w:val="0000FF"/>
          </w:rPr>
          <w:fldChar w:fldCharType="end"/>
        </w:r>
        <w:r w:rsidR="002C4CAE">
          <w:t>)</w:t>
        </w:r>
        <w:r w:rsidR="002C4CAE">
          <w:rPr>
            <w:spacing w:val="23"/>
          </w:rPr>
          <w:t xml:space="preserve"> </w:t>
        </w:r>
      </w:ins>
      <w:ins w:id="1063" w:author="Editor" w:date="2026-09-10T11:42:00Z">
        <w:r w:rsidR="005F3F57">
          <w:t xml:space="preserve">specification </w:t>
        </w:r>
      </w:ins>
      <w:r>
        <w:t xml:space="preserve">regresses mortality on a time-varying two-year lag of enrollment </w:t>
      </w:r>
      <w:r>
        <w:lastRenderedPageBreak/>
        <w:t>intensity, which is defined continuously across all years in</w:t>
      </w:r>
      <w:r>
        <w:rPr>
          <w:spacing w:val="-12"/>
        </w:rPr>
        <w:t xml:space="preserve"> </w:t>
      </w:r>
      <w:r>
        <w:t>the</w:t>
      </w:r>
      <w:r>
        <w:rPr>
          <w:spacing w:val="-12"/>
        </w:rPr>
        <w:t xml:space="preserve"> </w:t>
      </w:r>
      <w:r>
        <w:t>sample.</w:t>
      </w:r>
      <w:r>
        <w:rPr>
          <w:spacing w:val="6"/>
        </w:rPr>
        <w:t xml:space="preserve"> </w:t>
      </w:r>
      <w:r>
        <w:t>Because</w:t>
      </w:r>
      <w:r>
        <w:rPr>
          <w:spacing w:val="-12"/>
        </w:rPr>
        <w:t xml:space="preserve"> </w:t>
      </w:r>
      <w:r>
        <w:t>there</w:t>
      </w:r>
      <w:r>
        <w:rPr>
          <w:spacing w:val="-12"/>
        </w:rPr>
        <w:t xml:space="preserve"> </w:t>
      </w:r>
      <w:r>
        <w:t>is</w:t>
      </w:r>
      <w:r>
        <w:rPr>
          <w:spacing w:val="-12"/>
        </w:rPr>
        <w:t xml:space="preserve"> </w:t>
      </w:r>
      <w:r>
        <w:t>no</w:t>
      </w:r>
      <w:r>
        <w:rPr>
          <w:spacing w:val="-12"/>
        </w:rPr>
        <w:t xml:space="preserve"> </w:t>
      </w:r>
      <w:r>
        <w:t>fixed</w:t>
      </w:r>
      <w:r>
        <w:rPr>
          <w:spacing w:val="-12"/>
        </w:rPr>
        <w:t xml:space="preserve"> </w:t>
      </w:r>
      <w:r>
        <w:t>pre</w:t>
      </w:r>
      <w:ins w:id="1064" w:author="Editor" w:date="2026-09-10T11:42:00Z">
        <w:r w:rsidR="005F3F57">
          <w:t>-</w:t>
        </w:r>
      </w:ins>
      <w:r>
        <w:rPr>
          <w:rFonts w:ascii="Arial MT" w:hAnsi="Arial MT"/>
        </w:rPr>
        <w:t>/</w:t>
      </w:r>
      <w:r>
        <w:t>post</w:t>
      </w:r>
      <w:ins w:id="1065" w:author="Editor" w:date="2026-09-10T11:42:00Z">
        <w:r w:rsidR="005F3F57">
          <w:t>-program</w:t>
        </w:r>
      </w:ins>
      <w:r>
        <w:rPr>
          <w:spacing w:val="-12"/>
        </w:rPr>
        <w:t xml:space="preserve"> </w:t>
      </w:r>
      <w:r>
        <w:t>break</w:t>
      </w:r>
      <w:r>
        <w:rPr>
          <w:spacing w:val="-12"/>
        </w:rPr>
        <w:t xml:space="preserve"> </w:t>
      </w:r>
      <w:r>
        <w:t>in</w:t>
      </w:r>
      <w:r>
        <w:rPr>
          <w:spacing w:val="-12"/>
        </w:rPr>
        <w:t xml:space="preserve"> </w:t>
      </w:r>
      <w:r>
        <w:t>their</w:t>
      </w:r>
      <w:r>
        <w:rPr>
          <w:spacing w:val="-12"/>
        </w:rPr>
        <w:t xml:space="preserve"> </w:t>
      </w:r>
      <w:r>
        <w:t>design,</w:t>
      </w:r>
      <w:r>
        <w:rPr>
          <w:spacing w:val="-10"/>
        </w:rPr>
        <w:t xml:space="preserve"> </w:t>
      </w:r>
      <w:r>
        <w:t>it</w:t>
      </w:r>
      <w:r>
        <w:rPr>
          <w:spacing w:val="-12"/>
        </w:rPr>
        <w:t xml:space="preserve"> </w:t>
      </w:r>
      <w:r>
        <w:t>does</w:t>
      </w:r>
      <w:r>
        <w:rPr>
          <w:spacing w:val="-12"/>
        </w:rPr>
        <w:t xml:space="preserve"> </w:t>
      </w:r>
      <w:r>
        <w:t>not</w:t>
      </w:r>
      <w:r>
        <w:rPr>
          <w:spacing w:val="-12"/>
        </w:rPr>
        <w:t xml:space="preserve"> </w:t>
      </w:r>
      <w:r>
        <w:t>yield</w:t>
      </w:r>
      <w:r>
        <w:rPr>
          <w:spacing w:val="-12"/>
        </w:rPr>
        <w:t xml:space="preserve"> </w:t>
      </w:r>
      <w:r>
        <w:t>a</w:t>
      </w:r>
      <w:r>
        <w:rPr>
          <w:spacing w:val="-12"/>
        </w:rPr>
        <w:t xml:space="preserve"> </w:t>
      </w:r>
      <w:r>
        <w:t>set</w:t>
      </w:r>
      <w:r>
        <w:rPr>
          <w:spacing w:val="-12"/>
        </w:rPr>
        <w:t xml:space="preserve"> </w:t>
      </w:r>
      <w:r>
        <w:t>of</w:t>
      </w:r>
      <w:r>
        <w:rPr>
          <w:spacing w:val="-12"/>
        </w:rPr>
        <w:t xml:space="preserve"> </w:t>
      </w:r>
      <w:r>
        <w:t>pre-program</w:t>
      </w:r>
      <w:r>
        <w:rPr>
          <w:spacing w:val="-5"/>
        </w:rPr>
        <w:t xml:space="preserve"> </w:t>
      </w:r>
      <w:r>
        <w:t>coe</w:t>
      </w:r>
      <w:ins w:id="1066" w:author="Editor" w:date="2026-09-08T18:11:00Z">
        <w:r w:rsidR="00D048B7" w:rsidRPr="00DB5B07">
          <w:t>ff</w:t>
        </w:r>
      </w:ins>
      <w:del w:id="1067" w:author="Editor" w:date="2026-09-08T18:11:00Z">
        <w:r w:rsidDel="00D048B7">
          <w:rPr>
            <w:rFonts w:ascii="Arial MT" w:hAnsi="Arial MT"/>
          </w:rPr>
          <w:delText>ff</w:delText>
        </w:r>
      </w:del>
      <w:r>
        <w:rPr>
          <w:rFonts w:ascii="Arial MT" w:hAnsi="Arial MT"/>
        </w:rPr>
        <w:t>i</w:t>
      </w:r>
      <w:r>
        <w:t>cients</w:t>
      </w:r>
      <w:r>
        <w:rPr>
          <w:spacing w:val="-5"/>
        </w:rPr>
        <w:t xml:space="preserve"> </w:t>
      </w:r>
      <w:r>
        <w:t>from</w:t>
      </w:r>
      <w:r>
        <w:rPr>
          <w:spacing w:val="-5"/>
        </w:rPr>
        <w:t xml:space="preserve"> </w:t>
      </w:r>
      <w:r>
        <w:t>which</w:t>
      </w:r>
      <w:r>
        <w:rPr>
          <w:spacing w:val="-5"/>
        </w:rPr>
        <w:t xml:space="preserve"> </w:t>
      </w:r>
      <w:r>
        <w:t>to</w:t>
      </w:r>
      <w:r>
        <w:rPr>
          <w:spacing w:val="-5"/>
        </w:rPr>
        <w:t xml:space="preserve"> </w:t>
      </w:r>
      <w:r>
        <w:t>test</w:t>
      </w:r>
      <w:r>
        <w:rPr>
          <w:spacing w:val="-5"/>
        </w:rPr>
        <w:t xml:space="preserve"> </w:t>
      </w:r>
      <w:r>
        <w:t>for</w:t>
      </w:r>
      <w:r>
        <w:rPr>
          <w:spacing w:val="-5"/>
        </w:rPr>
        <w:t xml:space="preserve"> </w:t>
      </w:r>
      <w:r>
        <w:t>di</w:t>
      </w:r>
      <w:r w:rsidRPr="00604EAF">
        <w:t>ff</w:t>
      </w:r>
      <w:r>
        <w:t>erential</w:t>
      </w:r>
      <w:r>
        <w:rPr>
          <w:spacing w:val="-5"/>
        </w:rPr>
        <w:t xml:space="preserve"> </w:t>
      </w:r>
      <w:r>
        <w:t>trends</w:t>
      </w:r>
      <w:r>
        <w:rPr>
          <w:spacing w:val="-5"/>
        </w:rPr>
        <w:t xml:space="preserve"> </w:t>
      </w:r>
      <w:r>
        <w:t>between</w:t>
      </w:r>
      <w:r>
        <w:rPr>
          <w:spacing w:val="-5"/>
        </w:rPr>
        <w:t xml:space="preserve"> </w:t>
      </w:r>
      <w:r>
        <w:t>higher-</w:t>
      </w:r>
      <w:r>
        <w:rPr>
          <w:spacing w:val="-5"/>
        </w:rPr>
        <w:t xml:space="preserve"> </w:t>
      </w:r>
      <w:r>
        <w:t>and</w:t>
      </w:r>
      <w:r>
        <w:rPr>
          <w:spacing w:val="-5"/>
        </w:rPr>
        <w:t xml:space="preserve"> </w:t>
      </w:r>
      <w:r>
        <w:t>lower-intensity municipalities before the program began.</w:t>
      </w:r>
      <w:r w:rsidR="008740D5">
        <w:rPr>
          <w:rStyle w:val="FootnoteReference"/>
        </w:rPr>
        <w:footnoteReference w:id="22"/>
      </w:r>
      <w:r w:rsidR="008740D5">
        <w:t xml:space="preserve"> </w:t>
      </w:r>
      <w:r>
        <w:t>Applying our interaction design to their sample and window</w:t>
      </w:r>
      <w:r>
        <w:rPr>
          <w:spacing w:val="-4"/>
        </w:rPr>
        <w:t xml:space="preserve"> </w:t>
      </w:r>
      <w:r>
        <w:t>restructures</w:t>
      </w:r>
      <w:r>
        <w:rPr>
          <w:spacing w:val="-4"/>
        </w:rPr>
        <w:t xml:space="preserve"> </w:t>
      </w:r>
      <w:r>
        <w:t>the</w:t>
      </w:r>
      <w:r>
        <w:rPr>
          <w:spacing w:val="-4"/>
        </w:rPr>
        <w:t xml:space="preserve"> </w:t>
      </w:r>
      <w:r>
        <w:t>same</w:t>
      </w:r>
      <w:r>
        <w:rPr>
          <w:spacing w:val="-4"/>
        </w:rPr>
        <w:t xml:space="preserve"> </w:t>
      </w:r>
      <w:r>
        <w:t>identifying</w:t>
      </w:r>
      <w:r>
        <w:rPr>
          <w:spacing w:val="-4"/>
        </w:rPr>
        <w:t xml:space="preserve"> </w:t>
      </w:r>
      <w:r>
        <w:t>variation</w:t>
      </w:r>
      <w:r>
        <w:rPr>
          <w:spacing w:val="-4"/>
        </w:rPr>
        <w:t xml:space="preserve"> </w:t>
      </w:r>
      <w:r>
        <w:t>into</w:t>
      </w:r>
      <w:r>
        <w:rPr>
          <w:spacing w:val="-4"/>
        </w:rPr>
        <w:t xml:space="preserve"> </w:t>
      </w:r>
      <w:r>
        <w:t>a</w:t>
      </w:r>
      <w:r>
        <w:rPr>
          <w:spacing w:val="-4"/>
        </w:rPr>
        <w:t xml:space="preserve"> </w:t>
      </w:r>
      <w:r>
        <w:t>pre</w:t>
      </w:r>
      <w:ins w:id="1079" w:author="Editor" w:date="2026-09-13T12:56:00Z">
        <w:r w:rsidR="004C5ECC">
          <w:t>-</w:t>
        </w:r>
      </w:ins>
      <w:r>
        <w:rPr>
          <w:rFonts w:ascii="Arial MT" w:hAnsi="Arial MT"/>
        </w:rPr>
        <w:t>/</w:t>
      </w:r>
      <w:r>
        <w:t>post</w:t>
      </w:r>
      <w:ins w:id="1080" w:author="Editor" w:date="2026-09-13T12:56:00Z">
        <w:r w:rsidR="004C5ECC">
          <w:t>-program</w:t>
        </w:r>
      </w:ins>
      <w:r>
        <w:rPr>
          <w:spacing w:val="-4"/>
        </w:rPr>
        <w:t xml:space="preserve"> </w:t>
      </w:r>
      <w:r>
        <w:t>framework</w:t>
      </w:r>
      <w:r>
        <w:rPr>
          <w:spacing w:val="-4"/>
        </w:rPr>
        <w:t xml:space="preserve"> </w:t>
      </w:r>
      <w:r>
        <w:t>without</w:t>
      </w:r>
      <w:r>
        <w:rPr>
          <w:spacing w:val="-4"/>
        </w:rPr>
        <w:t xml:space="preserve"> </w:t>
      </w:r>
      <w:r>
        <w:t>altering</w:t>
      </w:r>
      <w:r>
        <w:rPr>
          <w:spacing w:val="-4"/>
        </w:rPr>
        <w:t xml:space="preserve"> </w:t>
      </w:r>
      <w:r>
        <w:t>the sample</w:t>
      </w:r>
      <w:r>
        <w:rPr>
          <w:spacing w:val="-5"/>
        </w:rPr>
        <w:t xml:space="preserve"> </w:t>
      </w:r>
      <w:r>
        <w:t>composition</w:t>
      </w:r>
      <w:r>
        <w:rPr>
          <w:spacing w:val="-5"/>
        </w:rPr>
        <w:t xml:space="preserve"> </w:t>
      </w:r>
      <w:r>
        <w:t>or</w:t>
      </w:r>
      <w:r>
        <w:rPr>
          <w:spacing w:val="-5"/>
        </w:rPr>
        <w:t xml:space="preserve"> </w:t>
      </w:r>
      <w:r>
        <w:t>the</w:t>
      </w:r>
      <w:r>
        <w:rPr>
          <w:spacing w:val="-5"/>
        </w:rPr>
        <w:t xml:space="preserve"> </w:t>
      </w:r>
      <w:r>
        <w:t>underlying</w:t>
      </w:r>
      <w:r>
        <w:rPr>
          <w:spacing w:val="-5"/>
        </w:rPr>
        <w:t xml:space="preserve"> </w:t>
      </w:r>
      <w:r>
        <w:t>cross-sectional</w:t>
      </w:r>
      <w:r>
        <w:rPr>
          <w:spacing w:val="-5"/>
        </w:rPr>
        <w:t xml:space="preserve"> </w:t>
      </w:r>
      <w:r>
        <w:t>intensity</w:t>
      </w:r>
      <w:r>
        <w:rPr>
          <w:spacing w:val="-5"/>
        </w:rPr>
        <w:t xml:space="preserve"> </w:t>
      </w:r>
      <w:r>
        <w:t>variation. This</w:t>
      </w:r>
      <w:r>
        <w:rPr>
          <w:spacing w:val="-5"/>
        </w:rPr>
        <w:t xml:space="preserve"> </w:t>
      </w:r>
      <w:r>
        <w:t>yields</w:t>
      </w:r>
      <w:r>
        <w:rPr>
          <w:spacing w:val="-5"/>
        </w:rPr>
        <w:t xml:space="preserve"> </w:t>
      </w:r>
      <w:r>
        <w:t>three</w:t>
      </w:r>
      <w:r>
        <w:rPr>
          <w:spacing w:val="-5"/>
        </w:rPr>
        <w:t xml:space="preserve"> </w:t>
      </w:r>
      <w:r>
        <w:t>advan</w:t>
      </w:r>
      <w:del w:id="1081" w:author="Editor" w:date="2026-09-08T18:11:00Z">
        <w:r w:rsidDel="00D048B7">
          <w:delText>-</w:delText>
        </w:r>
      </w:del>
      <w:r>
        <w:t>tages over their original approach.</w:t>
      </w:r>
      <w:r>
        <w:rPr>
          <w:spacing w:val="40"/>
        </w:rPr>
        <w:t xml:space="preserve"> </w:t>
      </w:r>
      <w:r>
        <w:t>First, a single common break in 1997 removes any variation</w:t>
      </w:r>
      <w:r>
        <w:rPr>
          <w:spacing w:val="40"/>
        </w:rPr>
        <w:t xml:space="preserve"> </w:t>
      </w:r>
      <w:r>
        <w:t>in</w:t>
      </w:r>
      <w:r>
        <w:rPr>
          <w:spacing w:val="8"/>
        </w:rPr>
        <w:t xml:space="preserve"> </w:t>
      </w:r>
      <w:r>
        <w:t>treatment</w:t>
      </w:r>
      <w:r>
        <w:rPr>
          <w:spacing w:val="8"/>
        </w:rPr>
        <w:t xml:space="preserve"> </w:t>
      </w:r>
      <w:r w:rsidRPr="004A2FF4">
        <w:t>timing</w:t>
      </w:r>
      <w:r>
        <w:rPr>
          <w:i/>
          <w:spacing w:val="8"/>
        </w:rPr>
        <w:t xml:space="preserve"> </w:t>
      </w:r>
      <w:r>
        <w:t>across</w:t>
      </w:r>
      <w:r>
        <w:rPr>
          <w:spacing w:val="8"/>
        </w:rPr>
        <w:t xml:space="preserve"> </w:t>
      </w:r>
      <w:r>
        <w:t>municipalities,</w:t>
      </w:r>
      <w:r>
        <w:rPr>
          <w:spacing w:val="12"/>
        </w:rPr>
        <w:t xml:space="preserve"> </w:t>
      </w:r>
      <w:r>
        <w:t>so</w:t>
      </w:r>
      <w:r>
        <w:rPr>
          <w:spacing w:val="8"/>
        </w:rPr>
        <w:t xml:space="preserve"> </w:t>
      </w:r>
      <w:r>
        <w:t>no</w:t>
      </w:r>
      <w:r>
        <w:rPr>
          <w:spacing w:val="8"/>
        </w:rPr>
        <w:t xml:space="preserve"> </w:t>
      </w:r>
      <w:r>
        <w:t>already-treated</w:t>
      </w:r>
      <w:r>
        <w:rPr>
          <w:spacing w:val="8"/>
        </w:rPr>
        <w:t xml:space="preserve"> </w:t>
      </w:r>
      <w:r>
        <w:t>municipality</w:t>
      </w:r>
      <w:r>
        <w:rPr>
          <w:spacing w:val="8"/>
        </w:rPr>
        <w:t xml:space="preserve"> </w:t>
      </w:r>
      <w:r>
        <w:t>is</w:t>
      </w:r>
      <w:r>
        <w:rPr>
          <w:spacing w:val="8"/>
        </w:rPr>
        <w:t xml:space="preserve"> </w:t>
      </w:r>
      <w:r>
        <w:t>used</w:t>
      </w:r>
      <w:r>
        <w:rPr>
          <w:spacing w:val="8"/>
        </w:rPr>
        <w:t xml:space="preserve"> </w:t>
      </w:r>
      <w:r>
        <w:t>as</w:t>
      </w:r>
      <w:r>
        <w:rPr>
          <w:spacing w:val="8"/>
        </w:rPr>
        <w:t xml:space="preserve"> </w:t>
      </w:r>
      <w:r>
        <w:t>a</w:t>
      </w:r>
      <w:r>
        <w:rPr>
          <w:spacing w:val="8"/>
        </w:rPr>
        <w:t xml:space="preserve"> </w:t>
      </w:r>
      <w:r>
        <w:rPr>
          <w:spacing w:val="-2"/>
        </w:rPr>
        <w:t>control</w:t>
      </w:r>
      <w:r w:rsidR="008740D5">
        <w:rPr>
          <w:spacing w:val="-2"/>
        </w:rPr>
        <w:t xml:space="preserve"> </w:t>
      </w:r>
      <w:r>
        <w:t xml:space="preserve">for one whose enrollment is still rising—the forbidden comparison </w:t>
      </w:r>
      <w:del w:id="1082" w:author="Editor" w:date="2026-09-10T11:43:00Z">
        <w:r w:rsidDel="005F3F57">
          <w:delText xml:space="preserve">that </w:delText>
        </w:r>
      </w:del>
      <w:ins w:id="1083" w:author="Editor" w:date="2026-09-10T11:43:00Z">
        <w:r w:rsidR="005F3F57">
          <w:t xml:space="preserve">generated by </w:t>
        </w:r>
      </w:ins>
      <w:r>
        <w:t>a time-varying intensity measure</w:t>
      </w:r>
      <w:r>
        <w:rPr>
          <w:spacing w:val="-13"/>
        </w:rPr>
        <w:t xml:space="preserve"> </w:t>
      </w:r>
      <w:r>
        <w:t>combined</w:t>
      </w:r>
      <w:r>
        <w:rPr>
          <w:spacing w:val="-13"/>
        </w:rPr>
        <w:t xml:space="preserve"> </w:t>
      </w:r>
      <w:r>
        <w:t>with</w:t>
      </w:r>
      <w:r>
        <w:rPr>
          <w:spacing w:val="-13"/>
        </w:rPr>
        <w:t xml:space="preserve"> </w:t>
      </w:r>
      <w:r>
        <w:t>two-way</w:t>
      </w:r>
      <w:r>
        <w:rPr>
          <w:spacing w:val="-13"/>
        </w:rPr>
        <w:t xml:space="preserve"> </w:t>
      </w:r>
      <w:r>
        <w:t>fixed</w:t>
      </w:r>
      <w:r>
        <w:rPr>
          <w:spacing w:val="-13"/>
        </w:rPr>
        <w:t xml:space="preserve"> </w:t>
      </w:r>
      <w:r>
        <w:t>e</w:t>
      </w:r>
      <w:ins w:id="1084" w:author="Editor" w:date="2026-09-08T18:11:00Z">
        <w:r w:rsidR="00D048B7" w:rsidRPr="00DB5B07">
          <w:t>ff</w:t>
        </w:r>
      </w:ins>
      <w:del w:id="1085" w:author="Editor" w:date="2026-09-08T18:11:00Z">
        <w:r w:rsidDel="00D048B7">
          <w:rPr>
            <w:rFonts w:ascii="Arial MT" w:hAnsi="Arial MT"/>
          </w:rPr>
          <w:delText>ff</w:delText>
        </w:r>
      </w:del>
      <w:r>
        <w:t>ects</w:t>
      </w:r>
      <w:del w:id="1086" w:author="Editor" w:date="2026-09-10T11:43:00Z">
        <w:r w:rsidDel="005F3F57">
          <w:rPr>
            <w:spacing w:val="-13"/>
          </w:rPr>
          <w:delText xml:space="preserve"> </w:delText>
        </w:r>
        <w:r w:rsidDel="005F3F57">
          <w:delText>generates</w:delText>
        </w:r>
      </w:del>
      <w:r>
        <w:t>. Second,</w:t>
      </w:r>
      <w:r>
        <w:rPr>
          <w:spacing w:val="-11"/>
        </w:rPr>
        <w:t xml:space="preserve"> </w:t>
      </w:r>
      <w:r>
        <w:t>it</w:t>
      </w:r>
      <w:r>
        <w:rPr>
          <w:spacing w:val="-13"/>
        </w:rPr>
        <w:t xml:space="preserve"> </w:t>
      </w:r>
      <w:r>
        <w:t>enables</w:t>
      </w:r>
      <w:r>
        <w:rPr>
          <w:spacing w:val="-13"/>
        </w:rPr>
        <w:t xml:space="preserve"> </w:t>
      </w:r>
      <w:r>
        <w:t>a</w:t>
      </w:r>
      <w:r>
        <w:rPr>
          <w:spacing w:val="-13"/>
        </w:rPr>
        <w:t xml:space="preserve"> </w:t>
      </w:r>
      <w:r>
        <w:t>strong</w:t>
      </w:r>
      <w:r>
        <w:rPr>
          <w:spacing w:val="-13"/>
        </w:rPr>
        <w:t xml:space="preserve"> </w:t>
      </w:r>
      <w:r>
        <w:t>pre-trend</w:t>
      </w:r>
      <w:r>
        <w:rPr>
          <w:spacing w:val="-13"/>
        </w:rPr>
        <w:t xml:space="preserve"> </w:t>
      </w:r>
      <w:r>
        <w:t xml:space="preserve">test. Third, it allows </w:t>
      </w:r>
      <w:ins w:id="1087" w:author="Editor" w:date="2026-09-10T11:43:00Z">
        <w:r w:rsidR="005F3F57">
          <w:t xml:space="preserve">for </w:t>
        </w:r>
      </w:ins>
      <w:r>
        <w:t>comparison between the short-</w:t>
      </w:r>
      <w:del w:id="1088" w:author="Editor" w:date="2026-09-10T11:43:00Z">
        <w:r w:rsidDel="005F3F57">
          <w:delText xml:space="preserve">run </w:delText>
        </w:r>
      </w:del>
      <w:ins w:id="1089" w:author="Editor" w:date="2026-09-10T11:43:00Z">
        <w:r w:rsidR="005F3F57">
          <w:t xml:space="preserve">term </w:t>
        </w:r>
      </w:ins>
      <w:r>
        <w:t>estimates with our long-</w:t>
      </w:r>
      <w:del w:id="1090" w:author="Editor" w:date="2026-09-10T11:43:00Z">
        <w:r w:rsidDel="005F3F57">
          <w:delText xml:space="preserve">run </w:delText>
        </w:r>
      </w:del>
      <w:ins w:id="1091" w:author="Editor" w:date="2026-09-10T11:43:00Z">
        <w:r w:rsidR="005F3F57">
          <w:t xml:space="preserve">term </w:t>
        </w:r>
      </w:ins>
      <w:r>
        <w:t xml:space="preserve">design, </w:t>
      </w:r>
      <w:del w:id="1092" w:author="Editor" w:date="2026-09-10T11:43:00Z">
        <w:r w:rsidDel="005F3F57">
          <w:delText xml:space="preserve">permitting </w:delText>
        </w:r>
      </w:del>
      <w:ins w:id="1093" w:author="Editor" w:date="2026-09-10T11:43:00Z">
        <w:r w:rsidR="005F3F57">
          <w:t xml:space="preserve">enabling </w:t>
        </w:r>
      </w:ins>
      <w:r>
        <w:t>validation across both samples and time horizons.</w:t>
      </w:r>
    </w:p>
    <w:p w14:paraId="3227F551" w14:textId="77777777" w:rsidR="006F1B3D" w:rsidRDefault="00191F14" w:rsidP="009277AA">
      <w:pPr>
        <w:pStyle w:val="BodyText"/>
        <w:suppressAutoHyphens/>
        <w:spacing w:before="117" w:line="314" w:lineRule="auto"/>
        <w:ind w:right="718" w:firstLine="351"/>
        <w:jc w:val="both"/>
      </w:pPr>
      <w:r>
        <w:t>Specifically, we replace the time-varying lagged intensity with a fixed early-phase measure interacted with a post-1997 indicator:</w:t>
      </w:r>
    </w:p>
    <w:p w14:paraId="41FAF6EC" w14:textId="77777777" w:rsidR="006F1B3D" w:rsidRDefault="00191F14" w:rsidP="004A2FF4">
      <w:pPr>
        <w:tabs>
          <w:tab w:val="left" w:pos="9081"/>
        </w:tabs>
        <w:suppressAutoHyphens/>
        <w:spacing w:before="240"/>
        <w:ind w:left="346" w:firstLine="1987"/>
        <w:rPr>
          <w:sz w:val="24"/>
        </w:rPr>
      </w:pPr>
      <w:bookmarkStart w:id="1094" w:name="_bookmark27"/>
      <w:bookmarkEnd w:id="1094"/>
      <w:r>
        <w:rPr>
          <w:sz w:val="24"/>
        </w:rPr>
        <w:t>MR</w:t>
      </w:r>
      <w:r>
        <w:rPr>
          <w:i/>
          <w:sz w:val="24"/>
          <w:vertAlign w:val="subscript"/>
        </w:rPr>
        <w:t>m</w:t>
      </w:r>
      <w:r>
        <w:rPr>
          <w:rFonts w:ascii="Sitka Heading" w:hAnsi="Sitka Heading"/>
          <w:i/>
          <w:sz w:val="24"/>
          <w:vertAlign w:val="subscript"/>
        </w:rPr>
        <w:t>,</w:t>
      </w:r>
      <w:r>
        <w:rPr>
          <w:i/>
          <w:sz w:val="24"/>
          <w:vertAlign w:val="subscript"/>
        </w:rPr>
        <w:t>t</w:t>
      </w:r>
      <w:r>
        <w:rPr>
          <w:i/>
          <w:spacing w:val="4"/>
          <w:sz w:val="24"/>
        </w:rPr>
        <w:t xml:space="preserve"> </w:t>
      </w:r>
      <w:r>
        <w:rPr>
          <w:rFonts w:ascii="Arial MT" w:hAnsi="Arial MT"/>
          <w:sz w:val="24"/>
        </w:rPr>
        <w:t>=</w:t>
      </w:r>
      <w:r>
        <w:rPr>
          <w:rFonts w:ascii="Arial MT" w:hAnsi="Arial MT"/>
          <w:spacing w:val="-6"/>
          <w:sz w:val="24"/>
        </w:rPr>
        <w:t xml:space="preserve"> </w:t>
      </w:r>
      <w:r>
        <w:rPr>
          <w:rFonts w:ascii="Sitka Heading" w:hAnsi="Sitka Heading"/>
          <w:i/>
          <w:sz w:val="24"/>
        </w:rPr>
        <w:t>β</w:t>
      </w:r>
      <w:r>
        <w:rPr>
          <w:sz w:val="24"/>
          <w:vertAlign w:val="subscript"/>
        </w:rPr>
        <w:t>0</w:t>
      </w:r>
      <w:r>
        <w:rPr>
          <w:spacing w:val="-14"/>
          <w:sz w:val="24"/>
        </w:rPr>
        <w:t xml:space="preserve"> </w:t>
      </w:r>
      <w:r>
        <w:rPr>
          <w:i/>
          <w:sz w:val="24"/>
        </w:rPr>
        <w:t>Post</w:t>
      </w:r>
      <w:r>
        <w:rPr>
          <w:i/>
          <w:sz w:val="24"/>
          <w:vertAlign w:val="subscript"/>
        </w:rPr>
        <w:t>t</w:t>
      </w:r>
      <w:r>
        <w:rPr>
          <w:i/>
          <w:sz w:val="24"/>
        </w:rPr>
        <w:t xml:space="preserve"> </w:t>
      </w:r>
      <w:r>
        <w:rPr>
          <w:rFonts w:ascii="Lucida Sans Unicode" w:hAnsi="Lucida Sans Unicode"/>
          <w:sz w:val="24"/>
        </w:rPr>
        <w:t>×</w:t>
      </w:r>
      <w:r>
        <w:rPr>
          <w:rFonts w:ascii="Lucida Sans Unicode" w:hAnsi="Lucida Sans Unicode"/>
          <w:spacing w:val="-23"/>
          <w:sz w:val="24"/>
        </w:rPr>
        <w:t xml:space="preserve"> </w:t>
      </w:r>
      <w:r>
        <w:rPr>
          <w:i/>
          <w:sz w:val="24"/>
        </w:rPr>
        <w:t>Intensity</w:t>
      </w:r>
      <w:r>
        <w:rPr>
          <w:i/>
          <w:sz w:val="24"/>
          <w:vertAlign w:val="subscript"/>
        </w:rPr>
        <w:t>m</w:t>
      </w:r>
      <w:r>
        <w:rPr>
          <w:rFonts w:ascii="Sitka Heading" w:hAnsi="Sitka Heading"/>
          <w:i/>
          <w:sz w:val="24"/>
          <w:vertAlign w:val="subscript"/>
        </w:rPr>
        <w:t>,</w:t>
      </w:r>
      <w:r>
        <w:rPr>
          <w:sz w:val="24"/>
          <w:vertAlign w:val="subscript"/>
        </w:rPr>
        <w:t>1999</w:t>
      </w:r>
      <w:r>
        <w:rPr>
          <w:spacing w:val="-2"/>
          <w:sz w:val="24"/>
        </w:rPr>
        <w:t xml:space="preserve"> </w:t>
      </w:r>
      <w:r>
        <w:rPr>
          <w:rFonts w:ascii="Arial MT" w:hAnsi="Arial MT"/>
          <w:sz w:val="24"/>
        </w:rPr>
        <w:t>+</w:t>
      </w:r>
      <w:r>
        <w:rPr>
          <w:rFonts w:ascii="Arial MT" w:hAnsi="Arial MT"/>
          <w:spacing w:val="-17"/>
          <w:sz w:val="24"/>
        </w:rPr>
        <w:t xml:space="preserve"> </w:t>
      </w:r>
      <w:r>
        <w:rPr>
          <w:rFonts w:ascii="Sitka Heading" w:hAnsi="Sitka Heading"/>
          <w:i/>
          <w:sz w:val="24"/>
        </w:rPr>
        <w:t>δ</w:t>
      </w:r>
      <w:r>
        <w:rPr>
          <w:i/>
          <w:sz w:val="24"/>
          <w:vertAlign w:val="subscript"/>
        </w:rPr>
        <w:t>m</w:t>
      </w:r>
      <w:r>
        <w:rPr>
          <w:i/>
          <w:spacing w:val="-2"/>
          <w:sz w:val="24"/>
        </w:rPr>
        <w:t xml:space="preserve"> </w:t>
      </w:r>
      <w:r>
        <w:rPr>
          <w:rFonts w:ascii="Arial MT" w:hAnsi="Arial MT"/>
          <w:sz w:val="24"/>
        </w:rPr>
        <w:t>+</w:t>
      </w:r>
      <w:r>
        <w:rPr>
          <w:rFonts w:ascii="Arial MT" w:hAnsi="Arial MT"/>
          <w:spacing w:val="-16"/>
          <w:sz w:val="24"/>
        </w:rPr>
        <w:t xml:space="preserve"> </w:t>
      </w:r>
      <w:r>
        <w:rPr>
          <w:rFonts w:ascii="Sitka Heading" w:hAnsi="Sitka Heading"/>
          <w:i/>
          <w:sz w:val="24"/>
        </w:rPr>
        <w:t>γ</w:t>
      </w:r>
      <w:r>
        <w:rPr>
          <w:i/>
          <w:sz w:val="24"/>
          <w:vertAlign w:val="subscript"/>
        </w:rPr>
        <w:t>t</w:t>
      </w:r>
      <w:r>
        <w:rPr>
          <w:i/>
          <w:sz w:val="24"/>
        </w:rPr>
        <w:t xml:space="preserve"> </w:t>
      </w:r>
      <w:r>
        <w:rPr>
          <w:rFonts w:ascii="Arial MT" w:hAnsi="Arial MT"/>
          <w:sz w:val="24"/>
        </w:rPr>
        <w:t>+</w:t>
      </w:r>
      <w:r>
        <w:rPr>
          <w:rFonts w:ascii="Arial MT" w:hAnsi="Arial MT"/>
          <w:spacing w:val="-17"/>
          <w:sz w:val="24"/>
        </w:rPr>
        <w:t xml:space="preserve"> </w:t>
      </w:r>
      <w:r>
        <w:rPr>
          <w:rFonts w:ascii="Sitka Heading" w:hAnsi="Sitka Heading"/>
          <w:i/>
          <w:spacing w:val="-4"/>
          <w:sz w:val="24"/>
        </w:rPr>
        <w:t>ε</w:t>
      </w:r>
      <w:r>
        <w:rPr>
          <w:i/>
          <w:spacing w:val="-4"/>
          <w:sz w:val="24"/>
          <w:vertAlign w:val="subscript"/>
        </w:rPr>
        <w:t>m</w:t>
      </w:r>
      <w:r>
        <w:rPr>
          <w:rFonts w:ascii="Sitka Heading" w:hAnsi="Sitka Heading"/>
          <w:i/>
          <w:spacing w:val="-4"/>
          <w:sz w:val="24"/>
          <w:vertAlign w:val="subscript"/>
        </w:rPr>
        <w:t>,</w:t>
      </w:r>
      <w:r>
        <w:rPr>
          <w:i/>
          <w:spacing w:val="-4"/>
          <w:sz w:val="24"/>
          <w:vertAlign w:val="subscript"/>
        </w:rPr>
        <w:t>t</w:t>
      </w:r>
      <w:ins w:id="1095" w:author="Editor" w:date="2026-09-10T10:10:00Z">
        <w:r w:rsidR="002C4CAE">
          <w:rPr>
            <w:spacing w:val="-4"/>
            <w:sz w:val="24"/>
          </w:rPr>
          <w:t>.</w:t>
        </w:r>
      </w:ins>
      <w:r>
        <w:rPr>
          <w:i/>
          <w:sz w:val="24"/>
        </w:rPr>
        <w:tab/>
      </w:r>
      <w:r>
        <w:rPr>
          <w:spacing w:val="-5"/>
          <w:sz w:val="24"/>
        </w:rPr>
        <w:t>(4)</w:t>
      </w:r>
    </w:p>
    <w:p w14:paraId="53DF950C" w14:textId="77777777" w:rsidR="006F1B3D" w:rsidRDefault="00191F14" w:rsidP="008C7539">
      <w:pPr>
        <w:pStyle w:val="BodyText"/>
        <w:suppressAutoHyphens/>
        <w:spacing w:before="247" w:line="362" w:lineRule="exact"/>
        <w:ind w:left="-1" w:right="718" w:firstLine="351"/>
        <w:jc w:val="both"/>
      </w:pPr>
      <w:r>
        <w:t xml:space="preserve">Appendix Table </w:t>
      </w:r>
      <w:hyperlink w:anchor="_bookmark85" w:history="1">
        <w:r>
          <w:rPr>
            <w:color w:val="FF0000"/>
          </w:rPr>
          <w:t>A.5</w:t>
        </w:r>
      </w:hyperlink>
      <w:r>
        <w:rPr>
          <w:color w:val="FF0000"/>
        </w:rPr>
        <w:t xml:space="preserve"> </w:t>
      </w:r>
      <w:r>
        <w:t xml:space="preserve">reports estimates under this adapted design for both the </w:t>
      </w:r>
      <w:ins w:id="1096" w:author="Editor" w:date="2026-09-10T10:11:00Z">
        <w:r w:rsidR="002C4CAE">
          <w:fldChar w:fldCharType="begin"/>
        </w:r>
        <w:r w:rsidR="002C4CAE">
          <w:instrText xml:space="preserve"> HYPERLINK \l "_bookmark38" </w:instrText>
        </w:r>
        <w:r w:rsidR="002C4CAE">
          <w:fldChar w:fldCharType="separate"/>
        </w:r>
        <w:r w:rsidR="002C4CAE">
          <w:rPr>
            <w:color w:val="0000FF"/>
          </w:rPr>
          <w:t>Barham</w:t>
        </w:r>
        <w:r w:rsidR="002C4CAE">
          <w:rPr>
            <w:color w:val="0000FF"/>
            <w:spacing w:val="24"/>
          </w:rPr>
          <w:t xml:space="preserve"> </w:t>
        </w:r>
        <w:r w:rsidR="002C4CAE">
          <w:rPr>
            <w:color w:val="0000FF"/>
          </w:rPr>
          <w:t>and</w:t>
        </w:r>
        <w:r w:rsidR="002C4CAE">
          <w:rPr>
            <w:color w:val="0000FF"/>
            <w:spacing w:val="23"/>
          </w:rPr>
          <w:t xml:space="preserve"> </w:t>
        </w:r>
        <w:r w:rsidR="002C4CAE">
          <w:rPr>
            <w:color w:val="0000FF"/>
          </w:rPr>
          <w:t>Rowberry</w:t>
        </w:r>
        <w:r w:rsidR="002C4CAE">
          <w:rPr>
            <w:color w:val="0000FF"/>
          </w:rPr>
          <w:fldChar w:fldCharType="end"/>
        </w:r>
        <w:r w:rsidR="002C4CAE">
          <w:rPr>
            <w:color w:val="0000FF"/>
            <w:spacing w:val="24"/>
          </w:rPr>
          <w:t xml:space="preserve"> </w:t>
        </w:r>
        <w:r w:rsidR="002C4CAE">
          <w:t>(</w:t>
        </w:r>
        <w:r w:rsidR="002C4CAE">
          <w:fldChar w:fldCharType="begin"/>
        </w:r>
        <w:r w:rsidR="002C4CAE">
          <w:instrText xml:space="preserve"> HYPERLINK \l "_bookmark38" </w:instrText>
        </w:r>
        <w:r w:rsidR="002C4CAE">
          <w:fldChar w:fldCharType="separate"/>
        </w:r>
        <w:r w:rsidR="002C4CAE">
          <w:rPr>
            <w:color w:val="0000FF"/>
          </w:rPr>
          <w:t>2013</w:t>
        </w:r>
        <w:r w:rsidR="002C4CAE">
          <w:rPr>
            <w:color w:val="0000FF"/>
          </w:rPr>
          <w:fldChar w:fldCharType="end"/>
        </w:r>
        <w:r w:rsidR="002C4CAE">
          <w:t>)</w:t>
        </w:r>
        <w:r w:rsidR="002C4CAE">
          <w:rPr>
            <w:spacing w:val="23"/>
          </w:rPr>
          <w:t xml:space="preserve"> </w:t>
        </w:r>
      </w:ins>
      <w:del w:id="1097" w:author="Editor" w:date="2026-09-10T10:11:00Z">
        <w:r w:rsidDel="002C4CAE">
          <w:delText xml:space="preserve">BR </w:delText>
        </w:r>
      </w:del>
      <w:r>
        <w:t>sample and the full highly marginalized sample over 1992–2002.</w:t>
      </w:r>
      <w:r>
        <w:rPr>
          <w:spacing w:val="27"/>
        </w:rPr>
        <w:t xml:space="preserve"> </w:t>
      </w:r>
      <w:r>
        <w:t xml:space="preserve">In the </w:t>
      </w:r>
      <w:hyperlink w:anchor="_bookmark38" w:history="1">
        <w:r w:rsidR="00F822C7" w:rsidRPr="00CC1EF9">
          <w:t>Barham</w:t>
        </w:r>
        <w:r w:rsidR="00F822C7" w:rsidRPr="00CC1EF9">
          <w:rPr>
            <w:spacing w:val="24"/>
          </w:rPr>
          <w:t xml:space="preserve"> </w:t>
        </w:r>
        <w:r w:rsidR="00F822C7" w:rsidRPr="00CC1EF9">
          <w:t>and</w:t>
        </w:r>
        <w:r w:rsidR="00F822C7" w:rsidRPr="00CC1EF9">
          <w:rPr>
            <w:spacing w:val="23"/>
          </w:rPr>
          <w:t xml:space="preserve"> </w:t>
        </w:r>
        <w:r w:rsidR="00F822C7" w:rsidRPr="00CC1EF9">
          <w:t>Rowberry</w:t>
        </w:r>
      </w:hyperlink>
      <w:ins w:id="1098" w:author="Editor" w:date="2026-09-10T10:12:00Z">
        <w:r w:rsidR="00F822C7" w:rsidRPr="00CC1EF9">
          <w:rPr>
            <w:spacing w:val="24"/>
          </w:rPr>
          <w:t xml:space="preserve"> </w:t>
        </w:r>
      </w:ins>
      <w:del w:id="1099" w:author="Editor" w:date="2026-09-10T10:12:00Z">
        <w:r w:rsidDel="00F822C7">
          <w:delText xml:space="preserve">BR </w:delText>
        </w:r>
      </w:del>
      <w:r>
        <w:t>sample, the unweighted estimate is negative and statistically significant</w:t>
      </w:r>
      <w:del w:id="1100" w:author="Editor" w:date="2026-09-13T12:59:00Z">
        <w:r w:rsidDel="004C5ECC">
          <w:delText xml:space="preserve">; </w:delText>
        </w:r>
      </w:del>
      <w:ins w:id="1101" w:author="Editor" w:date="2026-09-13T12:59:00Z">
        <w:r w:rsidR="004C5ECC">
          <w:t>. A</w:t>
        </w:r>
      </w:ins>
      <w:del w:id="1102" w:author="Editor" w:date="2026-09-13T12:59:00Z">
        <w:r w:rsidDel="004C5ECC">
          <w:delText>a</w:delText>
        </w:r>
      </w:del>
      <w:r>
        <w:t xml:space="preserve">dding population weights attenuates </w:t>
      </w:r>
      <w:del w:id="1103" w:author="Editor" w:date="2026-09-13T13:00:00Z">
        <w:r w:rsidDel="004C5ECC">
          <w:delText xml:space="preserve">it </w:delText>
        </w:r>
      </w:del>
      <w:ins w:id="1104" w:author="Editor" w:date="2026-09-13T13:00:00Z">
        <w:r w:rsidR="004C5ECC">
          <w:t xml:space="preserve">that estimate </w:t>
        </w:r>
      </w:ins>
      <w:r>
        <w:t>by approximately 50</w:t>
      </w:r>
      <w:del w:id="1105" w:author="Editor" w:date="2026-09-08T18:02:00Z">
        <w:r w:rsidDel="00D048B7">
          <w:delText>%</w:delText>
        </w:r>
      </w:del>
      <w:ins w:id="1106" w:author="Editor" w:date="2026-09-08T18:02:00Z">
        <w:r w:rsidR="00D048B7">
          <w:t xml:space="preserve"> percent</w:t>
        </w:r>
      </w:ins>
      <w:r>
        <w:t xml:space="preserve">—from roughly </w:t>
      </w:r>
      <w:r>
        <w:rPr>
          <w:rFonts w:ascii="Lucida Sans Unicode" w:hAnsi="Lucida Sans Unicode"/>
        </w:rPr>
        <w:t>−</w:t>
      </w:r>
      <w:r>
        <w:t>4</w:t>
      </w:r>
      <w:del w:id="1107" w:author="Editor" w:date="2026-09-10T11:47:00Z">
        <w:r w:rsidDel="00ED23BC">
          <w:rPr>
            <w:rFonts w:ascii="Sitka Heading" w:hAnsi="Sitka Heading"/>
            <w:i/>
          </w:rPr>
          <w:delText>.</w:delText>
        </w:r>
        <w:r w:rsidDel="00ED23BC">
          <w:delText>0</w:delText>
        </w:r>
      </w:del>
      <w:r>
        <w:t xml:space="preserve"> to </w:t>
      </w:r>
      <w:r>
        <w:rPr>
          <w:rFonts w:ascii="Lucida Sans Unicode" w:hAnsi="Lucida Sans Unicode"/>
        </w:rPr>
        <w:t>−</w:t>
      </w:r>
      <w:r>
        <w:t>1</w:t>
      </w:r>
      <w:r>
        <w:rPr>
          <w:rFonts w:ascii="Sitka Heading" w:hAnsi="Sitka Heading"/>
          <w:i/>
        </w:rPr>
        <w:t>.</w:t>
      </w:r>
      <w:r>
        <w:t>7 deaths per 1,000</w:t>
      </w:r>
      <w:ins w:id="1108" w:author="Editor" w:date="2026-09-10T11:47:00Z">
        <w:r w:rsidR="00ED23BC">
          <w:t xml:space="preserve"> </w:t>
        </w:r>
      </w:ins>
      <w:ins w:id="1109" w:author="Editor" w:date="2026-09-13T13:00:00Z">
        <w:r w:rsidR="004C5ECC">
          <w:t>persons</w:t>
        </w:r>
      </w:ins>
      <w:r>
        <w:t xml:space="preserve">—consistent with the sensitivity to weighting documented in Appendix Table </w:t>
      </w:r>
      <w:hyperlink w:anchor="_bookmark84" w:history="1">
        <w:r>
          <w:rPr>
            <w:color w:val="FF0000"/>
          </w:rPr>
          <w:t>A.4</w:t>
        </w:r>
      </w:hyperlink>
      <w:r>
        <w:t>.</w:t>
      </w:r>
    </w:p>
    <w:p w14:paraId="4365DAFB" w14:textId="77777777" w:rsidR="006F1B3D" w:rsidDel="00F822C7" w:rsidRDefault="00191F14" w:rsidP="008C7539">
      <w:pPr>
        <w:pStyle w:val="BodyText"/>
        <w:suppressAutoHyphens/>
        <w:spacing w:before="180" w:line="314" w:lineRule="auto"/>
        <w:ind w:left="-1" w:right="718" w:firstLine="351"/>
        <w:jc w:val="both"/>
        <w:rPr>
          <w:del w:id="1110" w:author="Editor" w:date="2026-09-10T10:12:00Z"/>
        </w:rPr>
      </w:pPr>
      <w:r>
        <w:t xml:space="preserve">When the full highly marginalized sample is used, </w:t>
      </w:r>
      <w:del w:id="1111" w:author="Editor" w:date="2026-09-10T10:12:00Z">
        <w:r w:rsidDel="00F822C7">
          <w:delText xml:space="preserve">Columns </w:delText>
        </w:r>
      </w:del>
      <w:ins w:id="1112" w:author="Editor" w:date="2026-09-10T10:12:00Z">
        <w:r w:rsidR="00F822C7">
          <w:t xml:space="preserve">columns </w:t>
        </w:r>
      </w:ins>
      <w:r>
        <w:t xml:space="preserve">(3) </w:t>
      </w:r>
      <w:ins w:id="1113" w:author="Editor" w:date="2026-09-10T11:47:00Z">
        <w:r w:rsidR="00ED23BC">
          <w:t>and</w:t>
        </w:r>
      </w:ins>
      <w:del w:id="1114" w:author="Editor" w:date="2026-09-10T11:47:00Z">
        <w:r w:rsidDel="00ED23BC">
          <w:delText>to</w:delText>
        </w:r>
      </w:del>
      <w:r>
        <w:t xml:space="preserve"> (4) </w:t>
      </w:r>
      <w:ins w:id="1115" w:author="Editor" w:date="2026-09-13T13:01:00Z">
        <w:r w:rsidR="00CC1EF9">
          <w:t xml:space="preserve">in Appendix Table </w:t>
        </w:r>
        <w:r w:rsidR="00CC1EF9">
          <w:fldChar w:fldCharType="begin"/>
        </w:r>
        <w:r w:rsidR="00CC1EF9">
          <w:instrText xml:space="preserve"> HYPERLINK \l "_bookmark85" </w:instrText>
        </w:r>
        <w:r w:rsidR="00CC1EF9">
          <w:fldChar w:fldCharType="separate"/>
        </w:r>
        <w:r w:rsidR="00CC1EF9">
          <w:rPr>
            <w:color w:val="FF0000"/>
          </w:rPr>
          <w:t>A.5</w:t>
        </w:r>
        <w:r w:rsidR="00CC1EF9">
          <w:rPr>
            <w:color w:val="FF0000"/>
          </w:rPr>
          <w:fldChar w:fldCharType="end"/>
        </w:r>
        <w:r w:rsidR="00CC1EF9">
          <w:rPr>
            <w:color w:val="FF0000"/>
          </w:rPr>
          <w:t xml:space="preserve"> </w:t>
        </w:r>
      </w:ins>
      <w:r>
        <w:t>show</w:t>
      </w:r>
      <w:ins w:id="1116" w:author="Editor" w:date="2026-09-10T11:47:00Z">
        <w:r w:rsidR="00ED23BC">
          <w:t xml:space="preserve"> that </w:t>
        </w:r>
      </w:ins>
      <w:del w:id="1117" w:author="Editor" w:date="2026-09-10T11:47:00Z">
        <w:r w:rsidDel="00ED23BC">
          <w:delText xml:space="preserve"> </w:delText>
        </w:r>
      </w:del>
      <w:r>
        <w:t>the e</w:t>
      </w:r>
      <w:ins w:id="1118" w:author="Editor" w:date="2026-09-08T18:11:00Z">
        <w:r w:rsidR="00D048B7" w:rsidRPr="00DB5B07">
          <w:t>ff</w:t>
        </w:r>
      </w:ins>
      <w:del w:id="1119" w:author="Editor" w:date="2026-09-08T18:11:00Z">
        <w:r w:rsidDel="00D048B7">
          <w:rPr>
            <w:rFonts w:ascii="Arial MT"/>
          </w:rPr>
          <w:delText>ff</w:delText>
        </w:r>
      </w:del>
      <w:r>
        <w:t>ect is not statistically</w:t>
      </w:r>
      <w:r>
        <w:rPr>
          <w:spacing w:val="-15"/>
        </w:rPr>
        <w:t xml:space="preserve"> </w:t>
      </w:r>
      <w:r>
        <w:t>significant</w:t>
      </w:r>
      <w:r>
        <w:rPr>
          <w:spacing w:val="-15"/>
        </w:rPr>
        <w:t xml:space="preserve"> </w:t>
      </w:r>
      <w:r>
        <w:t>in</w:t>
      </w:r>
      <w:r>
        <w:rPr>
          <w:spacing w:val="-15"/>
        </w:rPr>
        <w:t xml:space="preserve"> </w:t>
      </w:r>
      <w:r>
        <w:t>any</w:t>
      </w:r>
      <w:r>
        <w:rPr>
          <w:spacing w:val="-15"/>
        </w:rPr>
        <w:t xml:space="preserve"> </w:t>
      </w:r>
      <w:r>
        <w:t>specification.</w:t>
      </w:r>
      <w:r>
        <w:rPr>
          <w:spacing w:val="-2"/>
        </w:rPr>
        <w:t xml:space="preserve"> </w:t>
      </w:r>
      <w:r>
        <w:t>The</w:t>
      </w:r>
      <w:r>
        <w:rPr>
          <w:spacing w:val="-15"/>
        </w:rPr>
        <w:t xml:space="preserve"> </w:t>
      </w:r>
      <w:r>
        <w:t>short-</w:t>
      </w:r>
      <w:del w:id="1120" w:author="Editor" w:date="2026-09-11T11:56:00Z">
        <w:r w:rsidDel="00E0145E">
          <w:delText>run</w:delText>
        </w:r>
        <w:r w:rsidDel="00E0145E">
          <w:rPr>
            <w:spacing w:val="-15"/>
          </w:rPr>
          <w:delText xml:space="preserve"> </w:delText>
        </w:r>
      </w:del>
      <w:ins w:id="1121" w:author="Editor" w:date="2026-09-11T11:56:00Z">
        <w:r w:rsidR="00E0145E">
          <w:t>term</w:t>
        </w:r>
        <w:r w:rsidR="00E0145E">
          <w:rPr>
            <w:spacing w:val="-15"/>
          </w:rPr>
          <w:t xml:space="preserve"> </w:t>
        </w:r>
      </w:ins>
      <w:r>
        <w:t>results</w:t>
      </w:r>
      <w:r>
        <w:rPr>
          <w:spacing w:val="-15"/>
        </w:rPr>
        <w:t xml:space="preserve"> </w:t>
      </w:r>
      <w:r>
        <w:t>are</w:t>
      </w:r>
      <w:r>
        <w:rPr>
          <w:spacing w:val="-15"/>
        </w:rPr>
        <w:t xml:space="preserve"> </w:t>
      </w:r>
      <w:r>
        <w:t>sensitive</w:t>
      </w:r>
      <w:r>
        <w:rPr>
          <w:spacing w:val="-15"/>
        </w:rPr>
        <w:t xml:space="preserve"> </w:t>
      </w:r>
      <w:r>
        <w:t>to</w:t>
      </w:r>
      <w:r>
        <w:rPr>
          <w:spacing w:val="-15"/>
        </w:rPr>
        <w:t xml:space="preserve"> </w:t>
      </w:r>
      <w:r>
        <w:t>both</w:t>
      </w:r>
      <w:r>
        <w:rPr>
          <w:spacing w:val="-15"/>
        </w:rPr>
        <w:t xml:space="preserve"> </w:t>
      </w:r>
      <w:r>
        <w:t>sample</w:t>
      </w:r>
      <w:r>
        <w:rPr>
          <w:spacing w:val="-15"/>
        </w:rPr>
        <w:t xml:space="preserve"> </w:t>
      </w:r>
      <w:r>
        <w:t>com</w:t>
      </w:r>
      <w:del w:id="1122" w:author="Editor" w:date="2026-09-10T11:47:00Z">
        <w:r w:rsidDel="00ED23BC">
          <w:delText>-</w:delText>
        </w:r>
      </w:del>
      <w:r>
        <w:t>position</w:t>
      </w:r>
      <w:r>
        <w:rPr>
          <w:spacing w:val="1"/>
        </w:rPr>
        <w:t xml:space="preserve"> </w:t>
      </w:r>
      <w:r>
        <w:t>and</w:t>
      </w:r>
      <w:r>
        <w:rPr>
          <w:spacing w:val="2"/>
        </w:rPr>
        <w:t xml:space="preserve"> </w:t>
      </w:r>
      <w:r>
        <w:t>weighting:</w:t>
      </w:r>
      <w:r>
        <w:rPr>
          <w:spacing w:val="23"/>
        </w:rPr>
        <w:t xml:space="preserve"> </w:t>
      </w:r>
      <w:r>
        <w:t>the</w:t>
      </w:r>
      <w:r>
        <w:rPr>
          <w:spacing w:val="2"/>
        </w:rPr>
        <w:t xml:space="preserve"> </w:t>
      </w:r>
      <w:r>
        <w:t>closest-weighted</w:t>
      </w:r>
      <w:r>
        <w:rPr>
          <w:spacing w:val="1"/>
        </w:rPr>
        <w:t xml:space="preserve"> </w:t>
      </w:r>
      <w:r>
        <w:t>estimate</w:t>
      </w:r>
      <w:r>
        <w:rPr>
          <w:spacing w:val="2"/>
        </w:rPr>
        <w:t xml:space="preserve"> </w:t>
      </w:r>
      <w:r>
        <w:t>under</w:t>
      </w:r>
      <w:r>
        <w:rPr>
          <w:spacing w:val="2"/>
        </w:rPr>
        <w:t xml:space="preserve"> </w:t>
      </w:r>
      <w:r>
        <w:t>the</w:t>
      </w:r>
      <w:r>
        <w:rPr>
          <w:spacing w:val="1"/>
        </w:rPr>
        <w:t xml:space="preserve"> </w:t>
      </w:r>
      <w:r>
        <w:t>adapted</w:t>
      </w:r>
      <w:r>
        <w:rPr>
          <w:spacing w:val="2"/>
        </w:rPr>
        <w:t xml:space="preserve"> </w:t>
      </w:r>
      <w:r>
        <w:t>design</w:t>
      </w:r>
      <w:r>
        <w:rPr>
          <w:spacing w:val="2"/>
        </w:rPr>
        <w:t xml:space="preserve"> </w:t>
      </w:r>
      <w:r>
        <w:t>is</w:t>
      </w:r>
      <w:del w:id="1123" w:author="Editor" w:date="2026-09-10T10:13:00Z">
        <w:r w:rsidDel="00F822C7">
          <w:rPr>
            <w:spacing w:val="1"/>
          </w:rPr>
          <w:delText xml:space="preserve"> </w:delText>
        </w:r>
      </w:del>
      <w:ins w:id="1124" w:author="Editor" w:date="2026-09-10T10:13:00Z">
        <w:r w:rsidR="00F822C7">
          <w:rPr>
            <w:spacing w:val="1"/>
          </w:rPr>
          <w:t xml:space="preserve"> </w:t>
        </w:r>
      </w:ins>
      <w:r>
        <w:rPr>
          <w:spacing w:val="-2"/>
        </w:rPr>
        <w:t>approximately</w:t>
      </w:r>
      <w:ins w:id="1125" w:author="Editor" w:date="2026-09-10T11:49:00Z">
        <w:r w:rsidR="00ED23BC">
          <w:rPr>
            <w:spacing w:val="-2"/>
          </w:rPr>
          <w:t xml:space="preserve"> -</w:t>
        </w:r>
      </w:ins>
    </w:p>
    <w:p w14:paraId="358E9F0F" w14:textId="77777777" w:rsidR="006F1B3D" w:rsidDel="00F822C7" w:rsidRDefault="00191F14" w:rsidP="004A2FF4">
      <w:pPr>
        <w:pStyle w:val="BodyText"/>
        <w:suppressAutoHyphens/>
        <w:spacing w:before="180" w:line="314" w:lineRule="auto"/>
        <w:ind w:left="-1" w:right="718" w:firstLine="351"/>
        <w:jc w:val="both"/>
        <w:rPr>
          <w:del w:id="1126" w:author="Editor" w:date="2026-09-10T10:13:00Z"/>
        </w:rPr>
      </w:pPr>
      <w:del w:id="1127" w:author="Editor" w:date="2026-09-10T11:49:00Z">
        <w:r w:rsidRPr="004A2FF4" w:rsidDel="00ED23BC">
          <w:rPr>
            <w:rFonts w:ascii="Lucida Sans Unicode" w:hAnsi="Lucida Sans Unicode"/>
            <w:highlight w:val="yellow"/>
          </w:rPr>
          <w:delText>−</w:delText>
        </w:r>
      </w:del>
      <w:commentRangeStart w:id="1128"/>
      <w:r>
        <w:t>1</w:t>
      </w:r>
      <w:commentRangeEnd w:id="1128"/>
      <w:r w:rsidR="00ED23BC">
        <w:rPr>
          <w:rStyle w:val="CommentReference"/>
          <w:rFonts w:ascii="Sitka Heading" w:hAnsi="Sitka Heading"/>
          <w:i/>
          <w:sz w:val="24"/>
          <w:szCs w:val="24"/>
        </w:rPr>
        <w:commentReference w:id="1128"/>
      </w:r>
      <w:r>
        <w:rPr>
          <w:rFonts w:ascii="Sitka Heading" w:hAnsi="Sitka Heading"/>
          <w:i/>
        </w:rPr>
        <w:t>.</w:t>
      </w:r>
      <w:r>
        <w:t>660</w:t>
      </w:r>
      <w:r>
        <w:rPr>
          <w:spacing w:val="9"/>
        </w:rPr>
        <w:t xml:space="preserve"> </w:t>
      </w:r>
      <w:r>
        <w:t>deaths</w:t>
      </w:r>
      <w:r>
        <w:rPr>
          <w:spacing w:val="10"/>
        </w:rPr>
        <w:t xml:space="preserve"> </w:t>
      </w:r>
      <w:r>
        <w:t>per</w:t>
      </w:r>
      <w:r>
        <w:rPr>
          <w:spacing w:val="10"/>
        </w:rPr>
        <w:t xml:space="preserve"> </w:t>
      </w:r>
      <w:r>
        <w:t>1,000</w:t>
      </w:r>
      <w:ins w:id="1129" w:author="Editor" w:date="2026-09-10T11:49:00Z">
        <w:r w:rsidR="00ED23BC">
          <w:t xml:space="preserve"> </w:t>
        </w:r>
      </w:ins>
      <w:ins w:id="1130" w:author="Editor" w:date="2026-09-13T13:01:00Z">
        <w:r w:rsidR="00CC1EF9">
          <w:t>persons</w:t>
        </w:r>
      </w:ins>
      <w:r>
        <w:t>,</w:t>
      </w:r>
      <w:r>
        <w:rPr>
          <w:spacing w:val="14"/>
        </w:rPr>
        <w:t xml:space="preserve"> </w:t>
      </w:r>
      <w:r>
        <w:t>and</w:t>
      </w:r>
      <w:r>
        <w:rPr>
          <w:spacing w:val="9"/>
        </w:rPr>
        <w:t xml:space="preserve"> </w:t>
      </w:r>
      <w:r>
        <w:t>it</w:t>
      </w:r>
      <w:r>
        <w:rPr>
          <w:spacing w:val="10"/>
        </w:rPr>
        <w:t xml:space="preserve"> </w:t>
      </w:r>
      <w:r>
        <w:t>does</w:t>
      </w:r>
      <w:r>
        <w:rPr>
          <w:spacing w:val="10"/>
        </w:rPr>
        <w:t xml:space="preserve"> </w:t>
      </w:r>
      <w:r>
        <w:t>not</w:t>
      </w:r>
      <w:r>
        <w:rPr>
          <w:spacing w:val="10"/>
        </w:rPr>
        <w:t xml:space="preserve"> </w:t>
      </w:r>
      <w:r>
        <w:t>survive</w:t>
      </w:r>
      <w:r>
        <w:rPr>
          <w:spacing w:val="9"/>
        </w:rPr>
        <w:t xml:space="preserve"> </w:t>
      </w:r>
      <w:r>
        <w:t>extension</w:t>
      </w:r>
      <w:r>
        <w:rPr>
          <w:spacing w:val="10"/>
        </w:rPr>
        <w:t xml:space="preserve"> </w:t>
      </w:r>
      <w:r>
        <w:t>to</w:t>
      </w:r>
      <w:r>
        <w:rPr>
          <w:spacing w:val="10"/>
        </w:rPr>
        <w:t xml:space="preserve"> </w:t>
      </w:r>
      <w:r>
        <w:t>the</w:t>
      </w:r>
      <w:r>
        <w:rPr>
          <w:spacing w:val="10"/>
        </w:rPr>
        <w:t xml:space="preserve"> </w:t>
      </w:r>
      <w:r>
        <w:t>relevant</w:t>
      </w:r>
      <w:r>
        <w:rPr>
          <w:spacing w:val="9"/>
        </w:rPr>
        <w:t xml:space="preserve"> </w:t>
      </w:r>
      <w:r>
        <w:t>sample.</w:t>
      </w:r>
      <w:r>
        <w:rPr>
          <w:spacing w:val="58"/>
        </w:rPr>
        <w:t xml:space="preserve"> </w:t>
      </w:r>
      <w:r>
        <w:t>Overall,</w:t>
      </w:r>
      <w:r>
        <w:rPr>
          <w:spacing w:val="15"/>
        </w:rPr>
        <w:t xml:space="preserve"> </w:t>
      </w:r>
      <w:r>
        <w:rPr>
          <w:spacing w:val="-5"/>
        </w:rPr>
        <w:t>our</w:t>
      </w:r>
    </w:p>
    <w:p w14:paraId="3B78CE0D" w14:textId="77777777" w:rsidR="006F1B3D" w:rsidRDefault="00F822C7" w:rsidP="004A2FF4">
      <w:pPr>
        <w:pStyle w:val="BodyText"/>
        <w:suppressAutoHyphens/>
        <w:spacing w:before="180" w:line="314" w:lineRule="auto"/>
        <w:ind w:left="-1" w:right="718" w:firstLine="351"/>
        <w:jc w:val="both"/>
      </w:pPr>
      <w:ins w:id="1131" w:author="Editor" w:date="2026-09-10T10:13:00Z">
        <w:r>
          <w:t xml:space="preserve"> </w:t>
        </w:r>
      </w:ins>
      <w:r w:rsidR="00191F14">
        <w:t>replication</w:t>
      </w:r>
      <w:r w:rsidR="00191F14">
        <w:rPr>
          <w:spacing w:val="-15"/>
        </w:rPr>
        <w:t xml:space="preserve"> </w:t>
      </w:r>
      <w:r w:rsidR="00191F14">
        <w:t>exercises</w:t>
      </w:r>
      <w:r w:rsidR="00191F14">
        <w:rPr>
          <w:spacing w:val="-15"/>
        </w:rPr>
        <w:t xml:space="preserve"> </w:t>
      </w:r>
      <w:r w:rsidR="00191F14">
        <w:t>of</w:t>
      </w:r>
      <w:r w:rsidR="00191F14">
        <w:rPr>
          <w:spacing w:val="-15"/>
        </w:rPr>
        <w:t xml:space="preserve"> </w:t>
      </w:r>
      <w:del w:id="1132" w:author="Editor" w:date="2026-09-10T10:10:00Z">
        <w:r w:rsidR="00191F14" w:rsidDel="002C4CAE">
          <w:delText>(</w:delText>
        </w:r>
      </w:del>
      <w:hyperlink w:anchor="_bookmark38" w:history="1">
        <w:r w:rsidR="00191F14">
          <w:rPr>
            <w:color w:val="0000FF"/>
          </w:rPr>
          <w:t>Barham</w:t>
        </w:r>
        <w:r w:rsidR="00191F14">
          <w:rPr>
            <w:color w:val="0000FF"/>
            <w:spacing w:val="-15"/>
          </w:rPr>
          <w:t xml:space="preserve"> </w:t>
        </w:r>
        <w:r w:rsidR="00191F14">
          <w:rPr>
            <w:color w:val="0000FF"/>
          </w:rPr>
          <w:t>and</w:t>
        </w:r>
        <w:r w:rsidR="00191F14">
          <w:rPr>
            <w:color w:val="0000FF"/>
            <w:spacing w:val="-15"/>
          </w:rPr>
          <w:t xml:space="preserve"> </w:t>
        </w:r>
        <w:r w:rsidR="00191F14">
          <w:rPr>
            <w:color w:val="0000FF"/>
          </w:rPr>
          <w:t>Rowberry</w:t>
        </w:r>
      </w:hyperlink>
      <w:ins w:id="1133" w:author="Editor" w:date="2026-09-10T10:10:00Z">
        <w:r w:rsidR="002C4CAE">
          <w:rPr>
            <w:color w:val="0000FF"/>
          </w:rPr>
          <w:t xml:space="preserve"> (</w:t>
        </w:r>
      </w:ins>
      <w:del w:id="1134" w:author="Editor" w:date="2026-09-10T10:10:00Z">
        <w:r w:rsidR="00191F14" w:rsidDel="002C4CAE">
          <w:delText>,</w:delText>
        </w:r>
        <w:r w:rsidR="00191F14" w:rsidDel="002C4CAE">
          <w:rPr>
            <w:spacing w:val="-15"/>
          </w:rPr>
          <w:delText xml:space="preserve"> </w:delText>
        </w:r>
      </w:del>
      <w:hyperlink w:anchor="_bookmark38" w:history="1">
        <w:r w:rsidR="00191F14">
          <w:rPr>
            <w:color w:val="0000FF"/>
          </w:rPr>
          <w:t>2013</w:t>
        </w:r>
      </w:hyperlink>
      <w:r w:rsidR="00191F14">
        <w:t>)</w:t>
      </w:r>
      <w:r w:rsidR="00191F14">
        <w:rPr>
          <w:spacing w:val="-15"/>
        </w:rPr>
        <w:t xml:space="preserve"> </w:t>
      </w:r>
      <w:r w:rsidR="00191F14">
        <w:t>suggest</w:t>
      </w:r>
      <w:r w:rsidR="00191F14">
        <w:rPr>
          <w:spacing w:val="-15"/>
        </w:rPr>
        <w:t xml:space="preserve"> </w:t>
      </w:r>
      <w:r w:rsidR="00191F14">
        <w:t>that</w:t>
      </w:r>
      <w:r w:rsidR="00191F14">
        <w:rPr>
          <w:spacing w:val="-15"/>
        </w:rPr>
        <w:t xml:space="preserve"> </w:t>
      </w:r>
      <w:r w:rsidR="00191F14">
        <w:t>their</w:t>
      </w:r>
      <w:r w:rsidR="00191F14">
        <w:rPr>
          <w:spacing w:val="-15"/>
        </w:rPr>
        <w:t xml:space="preserve"> </w:t>
      </w:r>
      <w:r w:rsidR="00191F14">
        <w:t>estimates</w:t>
      </w:r>
      <w:r w:rsidR="00191F14">
        <w:rPr>
          <w:spacing w:val="-15"/>
        </w:rPr>
        <w:t xml:space="preserve"> </w:t>
      </w:r>
      <w:r w:rsidR="00191F14">
        <w:t>become</w:t>
      </w:r>
      <w:r w:rsidR="00191F14">
        <w:rPr>
          <w:spacing w:val="-15"/>
        </w:rPr>
        <w:t xml:space="preserve"> </w:t>
      </w:r>
      <w:r w:rsidR="00191F14">
        <w:lastRenderedPageBreak/>
        <w:t>smaller, depend</w:t>
      </w:r>
      <w:r w:rsidR="00191F14">
        <w:rPr>
          <w:spacing w:val="-10"/>
        </w:rPr>
        <w:t xml:space="preserve"> </w:t>
      </w:r>
      <w:r w:rsidR="00191F14">
        <w:t>on</w:t>
      </w:r>
      <w:r w:rsidR="00191F14">
        <w:rPr>
          <w:spacing w:val="-9"/>
        </w:rPr>
        <w:t xml:space="preserve"> </w:t>
      </w:r>
      <w:r w:rsidR="00191F14">
        <w:t>sample</w:t>
      </w:r>
      <w:r w:rsidR="00191F14">
        <w:rPr>
          <w:spacing w:val="-10"/>
        </w:rPr>
        <w:t xml:space="preserve"> </w:t>
      </w:r>
      <w:r w:rsidR="00191F14">
        <w:t>and</w:t>
      </w:r>
      <w:r w:rsidR="00191F14">
        <w:rPr>
          <w:spacing w:val="-9"/>
        </w:rPr>
        <w:t xml:space="preserve"> </w:t>
      </w:r>
      <w:r w:rsidR="00191F14">
        <w:t>specification</w:t>
      </w:r>
      <w:r w:rsidR="00191F14">
        <w:rPr>
          <w:spacing w:val="-10"/>
        </w:rPr>
        <w:t xml:space="preserve"> </w:t>
      </w:r>
      <w:r w:rsidR="00191F14">
        <w:t>choices,</w:t>
      </w:r>
      <w:r w:rsidR="00191F14">
        <w:rPr>
          <w:spacing w:val="-9"/>
        </w:rPr>
        <w:t xml:space="preserve"> </w:t>
      </w:r>
      <w:r w:rsidR="00191F14">
        <w:t>and</w:t>
      </w:r>
      <w:r w:rsidR="00191F14">
        <w:rPr>
          <w:spacing w:val="-10"/>
        </w:rPr>
        <w:t xml:space="preserve"> </w:t>
      </w:r>
      <w:r w:rsidR="00191F14">
        <w:t>are</w:t>
      </w:r>
      <w:r w:rsidR="00191F14">
        <w:rPr>
          <w:spacing w:val="-9"/>
        </w:rPr>
        <w:t xml:space="preserve"> </w:t>
      </w:r>
      <w:r w:rsidR="00191F14">
        <w:t>not</w:t>
      </w:r>
      <w:r w:rsidR="00191F14">
        <w:rPr>
          <w:spacing w:val="-10"/>
        </w:rPr>
        <w:t xml:space="preserve"> </w:t>
      </w:r>
      <w:r w:rsidR="00191F14">
        <w:t>supported</w:t>
      </w:r>
      <w:r w:rsidR="00191F14">
        <w:rPr>
          <w:spacing w:val="-9"/>
        </w:rPr>
        <w:t xml:space="preserve"> </w:t>
      </w:r>
      <w:r w:rsidR="00191F14">
        <w:t>by</w:t>
      </w:r>
      <w:r w:rsidR="00191F14">
        <w:rPr>
          <w:spacing w:val="-10"/>
        </w:rPr>
        <w:t xml:space="preserve"> </w:t>
      </w:r>
      <w:r w:rsidR="00191F14">
        <w:t>convincing</w:t>
      </w:r>
      <w:r w:rsidR="00191F14">
        <w:rPr>
          <w:spacing w:val="-9"/>
        </w:rPr>
        <w:t xml:space="preserve"> </w:t>
      </w:r>
      <w:r w:rsidR="00191F14">
        <w:t>event-study</w:t>
      </w:r>
      <w:r w:rsidR="00191F14">
        <w:rPr>
          <w:spacing w:val="-10"/>
        </w:rPr>
        <w:t xml:space="preserve"> </w:t>
      </w:r>
      <w:r w:rsidR="00191F14">
        <w:t>pat</w:t>
      </w:r>
      <w:del w:id="1135" w:author="Editor" w:date="2026-09-10T11:49:00Z">
        <w:r w:rsidR="00191F14" w:rsidDel="00ED23BC">
          <w:delText>-</w:delText>
        </w:r>
      </w:del>
      <w:r w:rsidR="00191F14">
        <w:rPr>
          <w:spacing w:val="-2"/>
        </w:rPr>
        <w:t>terns.</w:t>
      </w:r>
      <w:ins w:id="1136" w:author="Editor" w:date="2026-09-10T11:50:00Z">
        <w:r w:rsidR="00ED23BC">
          <w:rPr>
            <w:spacing w:val="-2"/>
          </w:rPr>
          <w:t xml:space="preserve"> </w:t>
        </w:r>
      </w:ins>
    </w:p>
    <w:p w14:paraId="2485AD21" w14:textId="77777777" w:rsidR="006F1B3D" w:rsidRDefault="00191F14" w:rsidP="008C7539">
      <w:pPr>
        <w:pStyle w:val="BodyText"/>
        <w:suppressAutoHyphens/>
        <w:spacing w:before="53" w:line="362" w:lineRule="exact"/>
        <w:ind w:left="-1" w:right="718" w:firstLine="351"/>
        <w:jc w:val="both"/>
      </w:pPr>
      <w:r>
        <w:t>Appendix</w:t>
      </w:r>
      <w:r>
        <w:rPr>
          <w:spacing w:val="-7"/>
        </w:rPr>
        <w:t xml:space="preserve"> </w:t>
      </w:r>
      <w:r>
        <w:t>Figure</w:t>
      </w:r>
      <w:r>
        <w:rPr>
          <w:spacing w:val="-7"/>
        </w:rPr>
        <w:t xml:space="preserve"> </w:t>
      </w:r>
      <w:hyperlink w:anchor="_bookmark80" w:history="1">
        <w:r>
          <w:rPr>
            <w:color w:val="FF0000"/>
          </w:rPr>
          <w:t>A.7</w:t>
        </w:r>
      </w:hyperlink>
      <w:r>
        <w:rPr>
          <w:color w:val="FF0000"/>
          <w:spacing w:val="-7"/>
        </w:rPr>
        <w:t xml:space="preserve"> </w:t>
      </w:r>
      <w:r>
        <w:t>presents</w:t>
      </w:r>
      <w:r>
        <w:rPr>
          <w:spacing w:val="-7"/>
        </w:rPr>
        <w:t xml:space="preserve"> </w:t>
      </w:r>
      <w:r>
        <w:t>event</w:t>
      </w:r>
      <w:ins w:id="1137" w:author="Editor" w:date="2026-09-10T11:49:00Z">
        <w:r w:rsidR="00ED23BC">
          <w:t>-</w:t>
        </w:r>
      </w:ins>
      <w:del w:id="1138" w:author="Editor" w:date="2026-09-10T11:49:00Z">
        <w:r w:rsidDel="00ED23BC">
          <w:rPr>
            <w:spacing w:val="-7"/>
          </w:rPr>
          <w:delText xml:space="preserve"> </w:delText>
        </w:r>
      </w:del>
      <w:r>
        <w:t>study</w:t>
      </w:r>
      <w:r>
        <w:rPr>
          <w:spacing w:val="-7"/>
        </w:rPr>
        <w:t xml:space="preserve"> </w:t>
      </w:r>
      <w:r>
        <w:t>estimates</w:t>
      </w:r>
      <w:r>
        <w:rPr>
          <w:spacing w:val="-7"/>
        </w:rPr>
        <w:t xml:space="preserve"> </w:t>
      </w:r>
      <w:r>
        <w:t>by</w:t>
      </w:r>
      <w:r>
        <w:rPr>
          <w:spacing w:val="-7"/>
        </w:rPr>
        <w:t xml:space="preserve"> </w:t>
      </w:r>
      <w:r>
        <w:t>sample</w:t>
      </w:r>
      <w:r>
        <w:rPr>
          <w:spacing w:val="-7"/>
        </w:rPr>
        <w:t xml:space="preserve"> </w:t>
      </w:r>
      <w:r>
        <w:t>and</w:t>
      </w:r>
      <w:r>
        <w:rPr>
          <w:spacing w:val="-7"/>
        </w:rPr>
        <w:t xml:space="preserve"> </w:t>
      </w:r>
      <w:r>
        <w:t>sex</w:t>
      </w:r>
      <w:r>
        <w:rPr>
          <w:spacing w:val="-7"/>
        </w:rPr>
        <w:t xml:space="preserve"> </w:t>
      </w:r>
      <w:r>
        <w:t>over</w:t>
      </w:r>
      <w:r>
        <w:rPr>
          <w:spacing w:val="-7"/>
        </w:rPr>
        <w:t xml:space="preserve"> </w:t>
      </w:r>
      <w:r>
        <w:t>the</w:t>
      </w:r>
      <w:r>
        <w:rPr>
          <w:spacing w:val="-7"/>
        </w:rPr>
        <w:t xml:space="preserve"> </w:t>
      </w:r>
      <w:r>
        <w:t>shorter</w:t>
      </w:r>
      <w:r>
        <w:rPr>
          <w:spacing w:val="-7"/>
        </w:rPr>
        <w:t xml:space="preserve"> </w:t>
      </w:r>
      <w:r>
        <w:t>1992–2002 window.</w:t>
      </w:r>
      <w:r>
        <w:rPr>
          <w:spacing w:val="40"/>
        </w:rPr>
        <w:t xml:space="preserve"> </w:t>
      </w:r>
      <w:del w:id="1139" w:author="Editor" w:date="2026-09-10T11:49:00Z">
        <w:r w:rsidDel="00ED23BC">
          <w:delText>We present u</w:delText>
        </w:r>
      </w:del>
      <w:ins w:id="1140" w:author="Editor" w:date="2026-09-10T11:49:00Z">
        <w:r w:rsidR="00ED23BC">
          <w:t>U</w:t>
        </w:r>
      </w:ins>
      <w:r>
        <w:t>nweighted and weighted results</w:t>
      </w:r>
      <w:ins w:id="1141" w:author="Editor" w:date="2026-09-10T11:50:00Z">
        <w:r w:rsidR="00ED23BC">
          <w:t xml:space="preserve"> are presented. F</w:t>
        </w:r>
      </w:ins>
      <w:del w:id="1142" w:author="Editor" w:date="2026-09-10T11:50:00Z">
        <w:r w:rsidDel="00ED23BC">
          <w:delText>, and f</w:delText>
        </w:r>
      </w:del>
      <w:r>
        <w:t xml:space="preserve">or females in the </w:t>
      </w:r>
      <w:ins w:id="1143" w:author="Editor" w:date="2026-09-10T10:13:00Z">
        <w:r w:rsidR="00F822C7">
          <w:fldChar w:fldCharType="begin"/>
        </w:r>
        <w:r w:rsidR="00F822C7">
          <w:instrText xml:space="preserve"> HYPERLINK \l "_bookmark38" </w:instrText>
        </w:r>
        <w:r w:rsidR="00F822C7">
          <w:fldChar w:fldCharType="separate"/>
        </w:r>
        <w:r w:rsidR="00F822C7">
          <w:rPr>
            <w:color w:val="0000FF"/>
          </w:rPr>
          <w:t>Barham</w:t>
        </w:r>
        <w:r w:rsidR="00F822C7">
          <w:rPr>
            <w:color w:val="0000FF"/>
            <w:spacing w:val="24"/>
          </w:rPr>
          <w:t xml:space="preserve"> </w:t>
        </w:r>
        <w:r w:rsidR="00F822C7">
          <w:rPr>
            <w:color w:val="0000FF"/>
          </w:rPr>
          <w:t>and</w:t>
        </w:r>
        <w:r w:rsidR="00F822C7">
          <w:rPr>
            <w:color w:val="0000FF"/>
            <w:spacing w:val="23"/>
          </w:rPr>
          <w:t xml:space="preserve"> </w:t>
        </w:r>
        <w:r w:rsidR="00F822C7">
          <w:rPr>
            <w:color w:val="0000FF"/>
          </w:rPr>
          <w:t>Rowberry</w:t>
        </w:r>
        <w:r w:rsidR="00F822C7">
          <w:rPr>
            <w:color w:val="0000FF"/>
          </w:rPr>
          <w:fldChar w:fldCharType="end"/>
        </w:r>
        <w:r w:rsidR="00F822C7">
          <w:rPr>
            <w:color w:val="0000FF"/>
            <w:spacing w:val="24"/>
          </w:rPr>
          <w:t xml:space="preserve"> </w:t>
        </w:r>
        <w:r w:rsidR="00F822C7">
          <w:t>(</w:t>
        </w:r>
        <w:r w:rsidR="00F822C7">
          <w:fldChar w:fldCharType="begin"/>
        </w:r>
        <w:r w:rsidR="00F822C7">
          <w:instrText xml:space="preserve"> HYPERLINK \l "_bookmark38" </w:instrText>
        </w:r>
        <w:r w:rsidR="00F822C7">
          <w:fldChar w:fldCharType="separate"/>
        </w:r>
        <w:r w:rsidR="00F822C7">
          <w:rPr>
            <w:color w:val="0000FF"/>
          </w:rPr>
          <w:t>2013</w:t>
        </w:r>
        <w:r w:rsidR="00F822C7">
          <w:rPr>
            <w:color w:val="0000FF"/>
          </w:rPr>
          <w:fldChar w:fldCharType="end"/>
        </w:r>
        <w:r w:rsidR="00F822C7">
          <w:t>)</w:t>
        </w:r>
        <w:r w:rsidR="00F822C7">
          <w:rPr>
            <w:spacing w:val="23"/>
          </w:rPr>
          <w:t xml:space="preserve"> </w:t>
        </w:r>
      </w:ins>
      <w:del w:id="1144" w:author="Editor" w:date="2026-09-10T10:13:00Z">
        <w:r w:rsidDel="00F822C7">
          <w:delText>BR</w:delText>
        </w:r>
      </w:del>
      <w:del w:id="1145" w:author="Editor" w:date="2026-09-10T11:50:00Z">
        <w:r w:rsidDel="00ED23BC">
          <w:delText xml:space="preserve"> </w:delText>
        </w:r>
      </w:del>
      <w:r>
        <w:t>sample, pre-trends are less pronounced, but post-program coe</w:t>
      </w:r>
      <w:ins w:id="1146" w:author="Editor" w:date="2026-09-08T18:11:00Z">
        <w:r w:rsidR="00D048B7" w:rsidRPr="00DB5B07">
          <w:t>ff</w:t>
        </w:r>
      </w:ins>
      <w:del w:id="1147" w:author="Editor" w:date="2026-09-08T18:11:00Z">
        <w:r w:rsidDel="00D048B7">
          <w:rPr>
            <w:rFonts w:ascii="Arial MT" w:hAnsi="Arial MT"/>
          </w:rPr>
          <w:delText>ff</w:delText>
        </w:r>
      </w:del>
      <w:r>
        <w:rPr>
          <w:rFonts w:ascii="Arial MT" w:hAnsi="Arial MT"/>
        </w:rPr>
        <w:t>i</w:t>
      </w:r>
      <w:r>
        <w:t>cients do not exhibit a consistent break from the pre-period level, and, if anything, overlap with pre-period e</w:t>
      </w:r>
      <w:r w:rsidRPr="004A2FF4">
        <w:t>ff</w:t>
      </w:r>
      <w:r w:rsidRPr="00734EB7">
        <w:t>e</w:t>
      </w:r>
      <w:r>
        <w:t>cts.</w:t>
      </w:r>
      <w:r>
        <w:rPr>
          <w:spacing w:val="40"/>
        </w:rPr>
        <w:t xml:space="preserve"> </w:t>
      </w:r>
      <w:r>
        <w:t>The male panels, among weighted results, display clear di</w:t>
      </w:r>
      <w:ins w:id="1148" w:author="Editor" w:date="2026-09-08T18:12:00Z">
        <w:r w:rsidR="00D048B7" w:rsidRPr="00DB5B07">
          <w:t>ff</w:t>
        </w:r>
      </w:ins>
      <w:del w:id="1149" w:author="Editor" w:date="2026-09-08T18:12:00Z">
        <w:r w:rsidDel="00D048B7">
          <w:rPr>
            <w:rFonts w:ascii="Arial MT" w:hAnsi="Arial MT"/>
          </w:rPr>
          <w:delText>ff</w:delText>
        </w:r>
      </w:del>
      <w:r>
        <w:t xml:space="preserve">erential pre-trends in both the </w:t>
      </w:r>
      <w:ins w:id="1150" w:author="Editor" w:date="2026-09-10T11:50:00Z">
        <w:r w:rsidR="00ED23BC">
          <w:fldChar w:fldCharType="begin"/>
        </w:r>
        <w:r w:rsidR="00ED23BC">
          <w:instrText xml:space="preserve"> HYPERLINK \l "_bookmark38" </w:instrText>
        </w:r>
        <w:r w:rsidR="00ED23BC">
          <w:fldChar w:fldCharType="separate"/>
        </w:r>
        <w:r w:rsidR="00ED23BC">
          <w:rPr>
            <w:color w:val="0000FF"/>
          </w:rPr>
          <w:t>Barham</w:t>
        </w:r>
        <w:r w:rsidR="00ED23BC">
          <w:rPr>
            <w:color w:val="0000FF"/>
            <w:spacing w:val="24"/>
          </w:rPr>
          <w:t xml:space="preserve"> </w:t>
        </w:r>
        <w:r w:rsidR="00ED23BC">
          <w:rPr>
            <w:color w:val="0000FF"/>
          </w:rPr>
          <w:t>and</w:t>
        </w:r>
        <w:r w:rsidR="00ED23BC">
          <w:rPr>
            <w:color w:val="0000FF"/>
            <w:spacing w:val="23"/>
          </w:rPr>
          <w:t xml:space="preserve"> </w:t>
        </w:r>
        <w:r w:rsidR="00ED23BC">
          <w:rPr>
            <w:color w:val="0000FF"/>
          </w:rPr>
          <w:t>Rowberry</w:t>
        </w:r>
        <w:r w:rsidR="00ED23BC">
          <w:rPr>
            <w:color w:val="0000FF"/>
          </w:rPr>
          <w:fldChar w:fldCharType="end"/>
        </w:r>
        <w:r w:rsidR="00ED23BC">
          <w:rPr>
            <w:color w:val="0000FF"/>
            <w:spacing w:val="24"/>
          </w:rPr>
          <w:t xml:space="preserve"> </w:t>
        </w:r>
        <w:r w:rsidR="00ED23BC">
          <w:t>(</w:t>
        </w:r>
        <w:r w:rsidR="00ED23BC">
          <w:fldChar w:fldCharType="begin"/>
        </w:r>
        <w:r w:rsidR="00ED23BC">
          <w:instrText xml:space="preserve"> HYPERLINK \l "_bookmark38" </w:instrText>
        </w:r>
        <w:r w:rsidR="00ED23BC">
          <w:fldChar w:fldCharType="separate"/>
        </w:r>
        <w:r w:rsidR="00ED23BC">
          <w:rPr>
            <w:color w:val="0000FF"/>
          </w:rPr>
          <w:t>2013</w:t>
        </w:r>
        <w:r w:rsidR="00ED23BC">
          <w:rPr>
            <w:color w:val="0000FF"/>
          </w:rPr>
          <w:fldChar w:fldCharType="end"/>
        </w:r>
        <w:r w:rsidR="00ED23BC">
          <w:t>)</w:t>
        </w:r>
      </w:ins>
      <w:del w:id="1151" w:author="Editor" w:date="2026-09-10T11:50:00Z">
        <w:r w:rsidDel="00ED23BC">
          <w:delText>BR</w:delText>
        </w:r>
      </w:del>
      <w:r>
        <w:t xml:space="preserve"> phase-in and the highly marginalized samples over this window.</w:t>
      </w:r>
      <w:r>
        <w:rPr>
          <w:spacing w:val="80"/>
        </w:rPr>
        <w:t xml:space="preserve"> </w:t>
      </w:r>
      <w:del w:id="1152" w:author="Editor" w:date="2026-09-10T10:13:00Z">
        <w:r w:rsidDel="00F822C7">
          <w:delText>Additionally</w:delText>
        </w:r>
      </w:del>
      <w:ins w:id="1153" w:author="Editor" w:date="2026-09-10T10:13:00Z">
        <w:r w:rsidR="00F822C7">
          <w:t>In addition</w:t>
        </w:r>
      </w:ins>
      <w:r>
        <w:t>,</w:t>
      </w:r>
      <w:r>
        <w:rPr>
          <w:spacing w:val="30"/>
        </w:rPr>
        <w:t xml:space="preserve"> </w:t>
      </w:r>
      <w:r>
        <w:t xml:space="preserve">in the highly marginalized </w:t>
      </w:r>
      <w:del w:id="1154" w:author="Editor" w:date="2026-09-10T08:55:00Z">
        <w:r w:rsidDel="00D261A8">
          <w:delText>sam-ple</w:delText>
        </w:r>
      </w:del>
      <w:ins w:id="1155" w:author="Editor" w:date="2026-09-10T08:55:00Z">
        <w:r w:rsidR="00D261A8">
          <w:t>sample</w:t>
        </w:r>
      </w:ins>
      <w:r>
        <w:t>,</w:t>
      </w:r>
      <w:r>
        <w:rPr>
          <w:spacing w:val="-8"/>
        </w:rPr>
        <w:t xml:space="preserve"> </w:t>
      </w:r>
      <w:r>
        <w:t>neither</w:t>
      </w:r>
      <w:r>
        <w:rPr>
          <w:spacing w:val="-8"/>
        </w:rPr>
        <w:t xml:space="preserve"> </w:t>
      </w:r>
      <w:r>
        <w:t>sex</w:t>
      </w:r>
      <w:r>
        <w:rPr>
          <w:spacing w:val="-8"/>
        </w:rPr>
        <w:t xml:space="preserve"> </w:t>
      </w:r>
      <w:r>
        <w:t>produces</w:t>
      </w:r>
      <w:r>
        <w:rPr>
          <w:spacing w:val="-8"/>
        </w:rPr>
        <w:t xml:space="preserve"> </w:t>
      </w:r>
      <w:r>
        <w:t>post-program</w:t>
      </w:r>
      <w:r>
        <w:rPr>
          <w:spacing w:val="-8"/>
        </w:rPr>
        <w:t xml:space="preserve"> </w:t>
      </w:r>
      <w:r>
        <w:t>coe</w:t>
      </w:r>
      <w:ins w:id="1156" w:author="Editor" w:date="2026-09-08T18:12:00Z">
        <w:r w:rsidR="00D048B7" w:rsidRPr="00DB5B07">
          <w:t>ff</w:t>
        </w:r>
      </w:ins>
      <w:del w:id="1157" w:author="Editor" w:date="2026-09-08T18:12:00Z">
        <w:r w:rsidDel="00D048B7">
          <w:rPr>
            <w:rFonts w:ascii="Arial MT" w:hAnsi="Arial MT"/>
          </w:rPr>
          <w:delText>ff</w:delText>
        </w:r>
      </w:del>
      <w:r>
        <w:rPr>
          <w:rFonts w:ascii="Arial MT" w:hAnsi="Arial MT"/>
        </w:rPr>
        <w:t>i</w:t>
      </w:r>
      <w:r>
        <w:t>cients</w:t>
      </w:r>
      <w:r>
        <w:rPr>
          <w:spacing w:val="-8"/>
        </w:rPr>
        <w:t xml:space="preserve"> </w:t>
      </w:r>
      <w:r>
        <w:t>distinguishable</w:t>
      </w:r>
      <w:r>
        <w:rPr>
          <w:spacing w:val="-8"/>
        </w:rPr>
        <w:t xml:space="preserve"> </w:t>
      </w:r>
      <w:r>
        <w:t>from</w:t>
      </w:r>
      <w:r>
        <w:rPr>
          <w:spacing w:val="-8"/>
        </w:rPr>
        <w:t xml:space="preserve"> </w:t>
      </w:r>
      <w:r>
        <w:t>pre-period</w:t>
      </w:r>
      <w:r>
        <w:rPr>
          <w:spacing w:val="-8"/>
        </w:rPr>
        <w:t xml:space="preserve"> </w:t>
      </w:r>
      <w:r>
        <w:t>variation. The pooled</w:t>
      </w:r>
      <w:r>
        <w:rPr>
          <w:spacing w:val="-3"/>
        </w:rPr>
        <w:t xml:space="preserve"> </w:t>
      </w:r>
      <w:r>
        <w:t>short-</w:t>
      </w:r>
      <w:del w:id="1158" w:author="Editor" w:date="2026-09-11T11:56:00Z">
        <w:r w:rsidDel="00E0145E">
          <w:delText>run</w:delText>
        </w:r>
        <w:r w:rsidDel="00E0145E">
          <w:rPr>
            <w:spacing w:val="-3"/>
          </w:rPr>
          <w:delText xml:space="preserve"> </w:delText>
        </w:r>
      </w:del>
      <w:ins w:id="1159" w:author="Editor" w:date="2026-09-11T11:56:00Z">
        <w:r w:rsidR="00E0145E">
          <w:t>term</w:t>
        </w:r>
        <w:r w:rsidR="00E0145E">
          <w:rPr>
            <w:spacing w:val="-3"/>
          </w:rPr>
          <w:t xml:space="preserve"> </w:t>
        </w:r>
      </w:ins>
      <w:r>
        <w:t>estimate</w:t>
      </w:r>
      <w:r>
        <w:rPr>
          <w:spacing w:val="-3"/>
        </w:rPr>
        <w:t xml:space="preserve"> </w:t>
      </w:r>
      <w:r>
        <w:t>of</w:t>
      </w:r>
      <w:ins w:id="1160" w:author="Editor" w:date="2026-09-10T11:50:00Z">
        <w:r w:rsidR="00ED23BC">
          <w:t xml:space="preserve"> -</w:t>
        </w:r>
      </w:ins>
      <w:del w:id="1161" w:author="Editor" w:date="2026-09-10T11:50:00Z">
        <w:r w:rsidDel="00ED23BC">
          <w:rPr>
            <w:spacing w:val="-3"/>
          </w:rPr>
          <w:delText xml:space="preserve"> </w:delText>
        </w:r>
        <w:r w:rsidDel="00ED23BC">
          <w:rPr>
            <w:rFonts w:ascii="Lucida Sans Unicode" w:hAnsi="Lucida Sans Unicode"/>
          </w:rPr>
          <w:delText>−</w:delText>
        </w:r>
      </w:del>
      <w:r>
        <w:t>1</w:t>
      </w:r>
      <w:r>
        <w:rPr>
          <w:rFonts w:ascii="Sitka Heading" w:hAnsi="Sitka Heading"/>
          <w:i/>
        </w:rPr>
        <w:t>.</w:t>
      </w:r>
      <w:r>
        <w:t>660</w:t>
      </w:r>
      <w:r>
        <w:rPr>
          <w:spacing w:val="-3"/>
        </w:rPr>
        <w:t xml:space="preserve"> </w:t>
      </w:r>
      <w:r>
        <w:t>deaths</w:t>
      </w:r>
      <w:r>
        <w:rPr>
          <w:spacing w:val="-3"/>
        </w:rPr>
        <w:t xml:space="preserve"> </w:t>
      </w:r>
      <w:r>
        <w:t>per</w:t>
      </w:r>
      <w:r>
        <w:rPr>
          <w:spacing w:val="-3"/>
        </w:rPr>
        <w:t xml:space="preserve"> </w:t>
      </w:r>
      <w:r>
        <w:t>1,000</w:t>
      </w:r>
      <w:r>
        <w:rPr>
          <w:spacing w:val="-3"/>
        </w:rPr>
        <w:t xml:space="preserve"> </w:t>
      </w:r>
      <w:ins w:id="1162" w:author="Editor" w:date="2026-09-11T11:56:00Z">
        <w:r w:rsidR="00E0145E">
          <w:rPr>
            <w:spacing w:val="-3"/>
          </w:rPr>
          <w:t>persons</w:t>
        </w:r>
      </w:ins>
      <w:ins w:id="1163" w:author="Editor" w:date="2026-09-10T11:50:00Z">
        <w:r w:rsidR="00ED23BC">
          <w:rPr>
            <w:spacing w:val="-3"/>
          </w:rPr>
          <w:t xml:space="preserve"> </w:t>
        </w:r>
      </w:ins>
      <w:r>
        <w:t>is</w:t>
      </w:r>
      <w:r>
        <w:rPr>
          <w:spacing w:val="-3"/>
        </w:rPr>
        <w:t xml:space="preserve"> </w:t>
      </w:r>
      <w:r>
        <w:t>thus</w:t>
      </w:r>
      <w:r>
        <w:rPr>
          <w:spacing w:val="-3"/>
        </w:rPr>
        <w:t xml:space="preserve"> </w:t>
      </w:r>
      <w:r>
        <w:t>not</w:t>
      </w:r>
      <w:r>
        <w:rPr>
          <w:spacing w:val="-3"/>
        </w:rPr>
        <w:t xml:space="preserve"> </w:t>
      </w:r>
      <w:r>
        <w:t>corroborated</w:t>
      </w:r>
      <w:r>
        <w:rPr>
          <w:spacing w:val="-3"/>
        </w:rPr>
        <w:t xml:space="preserve"> </w:t>
      </w:r>
      <w:r>
        <w:t>by</w:t>
      </w:r>
      <w:r>
        <w:rPr>
          <w:spacing w:val="-3"/>
        </w:rPr>
        <w:t xml:space="preserve"> </w:t>
      </w:r>
      <w:r>
        <w:t>the</w:t>
      </w:r>
      <w:r>
        <w:rPr>
          <w:spacing w:val="-3"/>
        </w:rPr>
        <w:t xml:space="preserve"> </w:t>
      </w:r>
      <w:r>
        <w:t>event</w:t>
      </w:r>
      <w:r>
        <w:rPr>
          <w:spacing w:val="-3"/>
        </w:rPr>
        <w:t xml:space="preserve"> </w:t>
      </w:r>
      <w:r>
        <w:t>study: the visual evidence does not display the clean post-1997 break that would be required to credibly attribute the short-</w:t>
      </w:r>
      <w:del w:id="1164" w:author="Editor" w:date="2026-09-11T11:56:00Z">
        <w:r w:rsidDel="00E0145E">
          <w:delText xml:space="preserve">run </w:delText>
        </w:r>
      </w:del>
      <w:ins w:id="1165" w:author="Editor" w:date="2026-09-11T11:56:00Z">
        <w:r w:rsidR="00E0145E">
          <w:t xml:space="preserve">term </w:t>
        </w:r>
      </w:ins>
      <w:r>
        <w:t xml:space="preserve">table estimates to </w:t>
      </w:r>
      <w:r w:rsidRPr="000724F4">
        <w:t>Progresa</w:t>
      </w:r>
      <w:r>
        <w:t>.</w:t>
      </w:r>
    </w:p>
    <w:p w14:paraId="374F8DC0" w14:textId="77777777" w:rsidR="006F1B3D" w:rsidDel="007B3BEE" w:rsidRDefault="00191F14" w:rsidP="004A2FF4">
      <w:pPr>
        <w:pStyle w:val="BodyText"/>
        <w:suppressAutoHyphens/>
        <w:spacing w:before="177"/>
        <w:ind w:firstLine="350"/>
        <w:jc w:val="both"/>
        <w:rPr>
          <w:del w:id="1166" w:author="Editor" w:date="2026-09-10T10:13:00Z"/>
        </w:rPr>
      </w:pPr>
      <w:r>
        <w:t>To</w:t>
      </w:r>
      <w:r>
        <w:rPr>
          <w:spacing w:val="23"/>
        </w:rPr>
        <w:t xml:space="preserve"> </w:t>
      </w:r>
      <w:r>
        <w:t>put</w:t>
      </w:r>
      <w:r>
        <w:rPr>
          <w:spacing w:val="23"/>
        </w:rPr>
        <w:t xml:space="preserve"> </w:t>
      </w:r>
      <w:r>
        <w:t>the</w:t>
      </w:r>
      <w:r>
        <w:rPr>
          <w:spacing w:val="24"/>
        </w:rPr>
        <w:t xml:space="preserve"> </w:t>
      </w:r>
      <w:r>
        <w:t>magnitudes</w:t>
      </w:r>
      <w:r>
        <w:rPr>
          <w:spacing w:val="23"/>
        </w:rPr>
        <w:t xml:space="preserve"> </w:t>
      </w:r>
      <w:r>
        <w:t>in</w:t>
      </w:r>
      <w:r>
        <w:rPr>
          <w:spacing w:val="24"/>
        </w:rPr>
        <w:t xml:space="preserve"> </w:t>
      </w:r>
      <w:r>
        <w:t>perspective,</w:t>
      </w:r>
      <w:r>
        <w:rPr>
          <w:spacing w:val="31"/>
        </w:rPr>
        <w:t xml:space="preserve"> </w:t>
      </w:r>
      <w:ins w:id="1167" w:author="Editor" w:date="2026-09-10T10:11:00Z">
        <w:r w:rsidR="002C4CAE">
          <w:rPr>
            <w:spacing w:val="31"/>
          </w:rPr>
          <w:t xml:space="preserve">the </w:t>
        </w:r>
        <w:r w:rsidR="002C4CAE">
          <w:t>original</w:t>
        </w:r>
        <w:r w:rsidR="002C4CAE">
          <w:rPr>
            <w:spacing w:val="24"/>
          </w:rPr>
          <w:t xml:space="preserve"> </w:t>
        </w:r>
        <w:r w:rsidR="002C4CAE">
          <w:t>estimate of</w:t>
        </w:r>
        <w:r w:rsidR="002C4CAE">
          <w:rPr>
            <w:spacing w:val="23"/>
          </w:rPr>
          <w:t xml:space="preserve"> </w:t>
        </w:r>
      </w:ins>
      <w:hyperlink w:anchor="_bookmark38" w:history="1">
        <w:r>
          <w:rPr>
            <w:color w:val="0000FF"/>
          </w:rPr>
          <w:t>Barham</w:t>
        </w:r>
        <w:r>
          <w:rPr>
            <w:color w:val="0000FF"/>
            <w:spacing w:val="24"/>
          </w:rPr>
          <w:t xml:space="preserve"> </w:t>
        </w:r>
        <w:r>
          <w:rPr>
            <w:color w:val="0000FF"/>
          </w:rPr>
          <w:t>and</w:t>
        </w:r>
        <w:r>
          <w:rPr>
            <w:color w:val="0000FF"/>
            <w:spacing w:val="23"/>
          </w:rPr>
          <w:t xml:space="preserve"> </w:t>
        </w:r>
        <w:r>
          <w:rPr>
            <w:color w:val="0000FF"/>
          </w:rPr>
          <w:t>Rowberry</w:t>
        </w:r>
      </w:hyperlink>
      <w:r>
        <w:rPr>
          <w:color w:val="0000FF"/>
          <w:spacing w:val="24"/>
        </w:rPr>
        <w:t xml:space="preserve"> </w:t>
      </w:r>
      <w:r>
        <w:t>(</w:t>
      </w:r>
      <w:hyperlink w:anchor="_bookmark38" w:history="1">
        <w:r>
          <w:rPr>
            <w:color w:val="0000FF"/>
          </w:rPr>
          <w:t>2013</w:t>
        </w:r>
      </w:hyperlink>
      <w:r>
        <w:t>)</w:t>
      </w:r>
      <w:del w:id="1168" w:author="Editor" w:date="2026-09-10T10:11:00Z">
        <w:r w:rsidDel="002C4CAE">
          <w:delText>’s</w:delText>
        </w:r>
      </w:del>
      <w:r>
        <w:rPr>
          <w:spacing w:val="23"/>
        </w:rPr>
        <w:t xml:space="preserve"> </w:t>
      </w:r>
      <w:del w:id="1169" w:author="Editor" w:date="2026-09-10T10:11:00Z">
        <w:r w:rsidDel="002C4CAE">
          <w:delText>original</w:delText>
        </w:r>
        <w:r w:rsidDel="002C4CAE">
          <w:rPr>
            <w:spacing w:val="24"/>
          </w:rPr>
          <w:delText xml:space="preserve"> </w:delText>
        </w:r>
        <w:r w:rsidDel="002C4CAE">
          <w:delText>estimate</w:delText>
        </w:r>
        <w:r w:rsidDel="002C4CAE">
          <w:rPr>
            <w:spacing w:val="23"/>
          </w:rPr>
          <w:delText xml:space="preserve"> </w:delText>
        </w:r>
      </w:del>
      <w:r>
        <w:rPr>
          <w:spacing w:val="-5"/>
        </w:rPr>
        <w:t>of</w:t>
      </w:r>
      <w:ins w:id="1170" w:author="Editor" w:date="2026-09-10T11:51:00Z">
        <w:r w:rsidR="00ED23BC">
          <w:rPr>
            <w:spacing w:val="-5"/>
          </w:rPr>
          <w:t xml:space="preserve"> -</w:t>
        </w:r>
      </w:ins>
    </w:p>
    <w:p w14:paraId="01FDD286" w14:textId="77777777" w:rsidR="006F1B3D" w:rsidDel="007B3BEE" w:rsidRDefault="006F1B3D">
      <w:pPr>
        <w:pStyle w:val="BodyText"/>
        <w:suppressAutoHyphens/>
        <w:spacing w:before="177"/>
        <w:ind w:firstLine="350"/>
        <w:jc w:val="both"/>
        <w:rPr>
          <w:del w:id="1171" w:author="Editor" w:date="2026-09-10T10:13:00Z"/>
        </w:rPr>
        <w:sectPr w:rsidR="006F1B3D" w:rsidDel="007B3BEE">
          <w:pgSz w:w="12240" w:h="15840"/>
          <w:pgMar w:top="1740" w:right="720" w:bottom="1420" w:left="1440" w:header="0" w:footer="1223" w:gutter="0"/>
          <w:cols w:space="720"/>
        </w:sectPr>
        <w:pPrChange w:id="1172" w:author="Editor" w:date="2026-09-10T10:13:00Z">
          <w:pPr>
            <w:pStyle w:val="BodyText"/>
            <w:suppressAutoHyphens/>
            <w:jc w:val="both"/>
          </w:pPr>
        </w:pPrChange>
      </w:pPr>
    </w:p>
    <w:p w14:paraId="01821502" w14:textId="77777777" w:rsidR="006F1B3D" w:rsidRDefault="00191F14" w:rsidP="004A2FF4">
      <w:pPr>
        <w:pStyle w:val="BodyText"/>
        <w:suppressAutoHyphens/>
        <w:spacing w:before="9" w:line="362" w:lineRule="exact"/>
        <w:ind w:right="717" w:firstLine="350"/>
        <w:jc w:val="both"/>
      </w:pPr>
      <w:del w:id="1173" w:author="Editor" w:date="2026-09-10T11:51:00Z">
        <w:r w:rsidDel="00ED23BC">
          <w:rPr>
            <w:rFonts w:ascii="Lucida Sans Unicode" w:hAnsi="Lucida Sans Unicode"/>
          </w:rPr>
          <w:lastRenderedPageBreak/>
          <w:delText>−</w:delText>
        </w:r>
      </w:del>
      <w:r>
        <w:t>6</w:t>
      </w:r>
      <w:r>
        <w:rPr>
          <w:rFonts w:ascii="Sitka Heading" w:hAnsi="Sitka Heading"/>
          <w:i/>
        </w:rPr>
        <w:t>.</w:t>
      </w:r>
      <w:r>
        <w:t>37 translates into approximately one year of gain in life expectancy at age 65:</w:t>
      </w:r>
      <w:r>
        <w:rPr>
          <w:spacing w:val="40"/>
        </w:rPr>
        <w:t xml:space="preserve"> </w:t>
      </w:r>
      <w:r>
        <w:t>against their sample’s pre-program mean and its mean early-phase enrollment intensity of 31.6</w:t>
      </w:r>
      <w:del w:id="1174" w:author="Editor" w:date="2026-09-08T18:02:00Z">
        <w:r w:rsidDel="00D048B7">
          <w:delText>%</w:delText>
        </w:r>
      </w:del>
      <w:ins w:id="1175" w:author="Editor" w:date="2026-09-08T18:02:00Z">
        <w:r w:rsidR="00D048B7">
          <w:t xml:space="preserve"> percent</w:t>
        </w:r>
      </w:ins>
      <w:r>
        <w:t xml:space="preserve">, </w:t>
      </w:r>
      <w:del w:id="1176" w:author="Editor" w:date="2026-09-13T13:03:00Z">
        <w:r w:rsidDel="00CC1EF9">
          <w:delText xml:space="preserve">it </w:delText>
        </w:r>
      </w:del>
      <w:ins w:id="1177" w:author="Editor" w:date="2026-09-13T13:03:00Z">
        <w:r w:rsidR="00CC1EF9">
          <w:t xml:space="preserve">this </w:t>
        </w:r>
      </w:ins>
      <w:r>
        <w:t>implies a reduction</w:t>
      </w:r>
      <w:r>
        <w:rPr>
          <w:spacing w:val="-15"/>
        </w:rPr>
        <w:t xml:space="preserve"> </w:t>
      </w:r>
      <w:r>
        <w:t>of</w:t>
      </w:r>
      <w:r>
        <w:rPr>
          <w:spacing w:val="-14"/>
        </w:rPr>
        <w:t xml:space="preserve"> </w:t>
      </w:r>
      <w:r>
        <w:t>roughly</w:t>
      </w:r>
      <w:r>
        <w:rPr>
          <w:spacing w:val="-15"/>
        </w:rPr>
        <w:t xml:space="preserve"> </w:t>
      </w:r>
      <w:r>
        <w:t>2</w:t>
      </w:r>
      <w:r>
        <w:rPr>
          <w:spacing w:val="-14"/>
        </w:rPr>
        <w:t xml:space="preserve"> </w:t>
      </w:r>
      <w:r>
        <w:t>deaths</w:t>
      </w:r>
      <w:r>
        <w:rPr>
          <w:spacing w:val="-15"/>
        </w:rPr>
        <w:t xml:space="preserve"> </w:t>
      </w:r>
      <w:r>
        <w:t>per</w:t>
      </w:r>
      <w:r>
        <w:rPr>
          <w:spacing w:val="-14"/>
        </w:rPr>
        <w:t xml:space="preserve"> </w:t>
      </w:r>
      <w:r>
        <w:t>1,000</w:t>
      </w:r>
      <w:r>
        <w:rPr>
          <w:spacing w:val="-15"/>
        </w:rPr>
        <w:t xml:space="preserve"> </w:t>
      </w:r>
      <w:ins w:id="1178" w:author="Editor" w:date="2026-09-13T13:03:00Z">
        <w:r w:rsidR="00CC1EF9" w:rsidRPr="00BC410E">
          <w:t>persons</w:t>
        </w:r>
        <w:r w:rsidR="00CC1EF9">
          <w:rPr>
            <w:spacing w:val="-15"/>
          </w:rPr>
          <w:t xml:space="preserve"> </w:t>
        </w:r>
      </w:ins>
      <w:r>
        <w:t>at</w:t>
      </w:r>
      <w:r>
        <w:rPr>
          <w:spacing w:val="-14"/>
        </w:rPr>
        <w:t xml:space="preserve"> </w:t>
      </w:r>
      <w:r>
        <w:t>the</w:t>
      </w:r>
      <w:r>
        <w:rPr>
          <w:spacing w:val="-14"/>
        </w:rPr>
        <w:t xml:space="preserve"> </w:t>
      </w:r>
      <w:r>
        <w:t>sample</w:t>
      </w:r>
      <w:r>
        <w:rPr>
          <w:spacing w:val="-14"/>
        </w:rPr>
        <w:t xml:space="preserve"> </w:t>
      </w:r>
      <w:r>
        <w:t>mean</w:t>
      </w:r>
      <w:r>
        <w:rPr>
          <w:spacing w:val="-14"/>
        </w:rPr>
        <w:t xml:space="preserve"> </w:t>
      </w:r>
      <w:r>
        <w:t xml:space="preserve">intensity. </w:t>
      </w:r>
      <w:ins w:id="1179" w:author="Editor" w:date="2026-09-10T10:10:00Z">
        <w:r w:rsidR="002C4CAE">
          <w:t>Column</w:t>
        </w:r>
      </w:ins>
      <w:ins w:id="1180" w:author="Editor" w:date="2026-09-10T10:11:00Z">
        <w:r w:rsidR="002C4CAE">
          <w:t xml:space="preserve"> (2) of </w:t>
        </w:r>
      </w:ins>
      <w:r>
        <w:t>Appendix</w:t>
      </w:r>
      <w:r>
        <w:rPr>
          <w:spacing w:val="-15"/>
        </w:rPr>
        <w:t xml:space="preserve"> </w:t>
      </w:r>
      <w:r>
        <w:t>Table</w:t>
      </w:r>
      <w:r>
        <w:rPr>
          <w:spacing w:val="-14"/>
        </w:rPr>
        <w:t xml:space="preserve"> </w:t>
      </w:r>
      <w:hyperlink w:anchor="_bookmark85" w:history="1">
        <w:r>
          <w:rPr>
            <w:color w:val="FF0000"/>
          </w:rPr>
          <w:t>A.5</w:t>
        </w:r>
      </w:hyperlink>
      <w:del w:id="1181" w:author="Editor" w:date="2026-09-10T10:11:00Z">
        <w:r w:rsidDel="002C4CAE">
          <w:delText>,</w:delText>
        </w:r>
        <w:r w:rsidDel="002C4CAE">
          <w:rPr>
            <w:spacing w:val="-13"/>
          </w:rPr>
          <w:delText xml:space="preserve"> </w:delText>
        </w:r>
        <w:r w:rsidDel="002C4CAE">
          <w:delText>column (2),</w:delText>
        </w:r>
      </w:del>
      <w:r>
        <w:t xml:space="preserve"> is our closest comparable replication; once population weights are added the estimate </w:t>
      </w:r>
      <w:del w:id="1182" w:author="Editor" w:date="2026-09-10T08:55:00Z">
        <w:r w:rsidDel="00D261A8">
          <w:delText>atten-uates</w:delText>
        </w:r>
      </w:del>
      <w:ins w:id="1183" w:author="Editor" w:date="2026-09-10T08:55:00Z">
        <w:r w:rsidR="00D261A8">
          <w:t>attenuates</w:t>
        </w:r>
      </w:ins>
      <w:r>
        <w:t xml:space="preserve"> to</w:t>
      </w:r>
      <w:ins w:id="1184" w:author="Editor" w:date="2026-09-10T11:51:00Z">
        <w:r w:rsidR="00ED23BC">
          <w:t xml:space="preserve"> -</w:t>
        </w:r>
      </w:ins>
      <w:del w:id="1185" w:author="Editor" w:date="2026-09-10T11:51:00Z">
        <w:r w:rsidDel="00ED23BC">
          <w:delText xml:space="preserve"> </w:delText>
        </w:r>
        <w:r w:rsidDel="00ED23BC">
          <w:rPr>
            <w:rFonts w:ascii="Lucida Sans Unicode" w:hAnsi="Lucida Sans Unicode"/>
          </w:rPr>
          <w:delText>−</w:delText>
        </w:r>
      </w:del>
      <w:r>
        <w:t>1</w:t>
      </w:r>
      <w:r>
        <w:rPr>
          <w:rFonts w:ascii="Sitka Heading" w:hAnsi="Sitka Heading"/>
          <w:i/>
        </w:rPr>
        <w:t>.</w:t>
      </w:r>
      <w:r>
        <w:t xml:space="preserve">660, which translates into roughly 0.5 fewer deaths per 1,000 </w:t>
      </w:r>
      <w:ins w:id="1186" w:author="Editor" w:date="2026-09-13T13:03:00Z">
        <w:r w:rsidR="00CC1EF9" w:rsidRPr="00AA644B">
          <w:t>persons</w:t>
        </w:r>
        <w:r w:rsidR="00CC1EF9">
          <w:rPr>
            <w:spacing w:val="-15"/>
          </w:rPr>
          <w:t xml:space="preserve"> </w:t>
        </w:r>
      </w:ins>
      <w:r>
        <w:t>at mean intensity—a hypothetical gain of at most 0.2–0.3 years of life expectancy using a constant</w:t>
      </w:r>
      <w:r w:rsidR="00D76DD9">
        <w:t xml:space="preserve"> </w:t>
      </w:r>
      <w:del w:id="1187" w:author="Editor" w:date="2026-09-08T18:12:00Z">
        <w:r w:rsidDel="00D048B7">
          <w:delText>-</w:delText>
        </w:r>
      </w:del>
      <w:r>
        <w:t xml:space="preserve">hazard </w:t>
      </w:r>
      <w:del w:id="1188" w:author="Editor" w:date="2026-09-10T08:55:00Z">
        <w:r w:rsidDel="00D261A8">
          <w:delText>approxima-tion</w:delText>
        </w:r>
      </w:del>
      <w:ins w:id="1189" w:author="Editor" w:date="2026-09-10T08:55:00Z">
        <w:r w:rsidR="00D261A8">
          <w:t>approximation</w:t>
        </w:r>
      </w:ins>
      <w:r>
        <w:t>.</w:t>
      </w:r>
      <w:r w:rsidR="00D76DD9">
        <w:rPr>
          <w:rStyle w:val="FootnoteReference"/>
        </w:rPr>
        <w:footnoteReference w:id="23"/>
      </w:r>
      <w:r w:rsidR="00D76DD9">
        <w:t xml:space="preserve"> </w:t>
      </w:r>
      <w:r>
        <w:t xml:space="preserve">This is around a quarter of what </w:t>
      </w:r>
      <w:ins w:id="1197" w:author="Editor" w:date="2026-09-10T10:14:00Z">
        <w:r w:rsidR="007B3BEE">
          <w:fldChar w:fldCharType="begin"/>
        </w:r>
        <w:r w:rsidR="007B3BEE">
          <w:instrText xml:space="preserve"> HYPERLINK \l "_bookmark38" </w:instrText>
        </w:r>
        <w:r w:rsidR="007B3BEE">
          <w:fldChar w:fldCharType="separate"/>
        </w:r>
        <w:r w:rsidR="007B3BEE">
          <w:rPr>
            <w:color w:val="0000FF"/>
          </w:rPr>
          <w:t>Barham</w:t>
        </w:r>
        <w:r w:rsidR="007B3BEE">
          <w:rPr>
            <w:color w:val="0000FF"/>
            <w:spacing w:val="24"/>
          </w:rPr>
          <w:t xml:space="preserve"> </w:t>
        </w:r>
        <w:r w:rsidR="007B3BEE">
          <w:rPr>
            <w:color w:val="0000FF"/>
          </w:rPr>
          <w:t>and</w:t>
        </w:r>
        <w:r w:rsidR="007B3BEE">
          <w:rPr>
            <w:color w:val="0000FF"/>
            <w:spacing w:val="23"/>
          </w:rPr>
          <w:t xml:space="preserve"> </w:t>
        </w:r>
        <w:r w:rsidR="007B3BEE">
          <w:rPr>
            <w:color w:val="0000FF"/>
          </w:rPr>
          <w:t>Rowberry</w:t>
        </w:r>
        <w:r w:rsidR="007B3BEE">
          <w:rPr>
            <w:color w:val="0000FF"/>
          </w:rPr>
          <w:fldChar w:fldCharType="end"/>
        </w:r>
        <w:r w:rsidR="007B3BEE">
          <w:rPr>
            <w:color w:val="0000FF"/>
            <w:spacing w:val="24"/>
          </w:rPr>
          <w:t xml:space="preserve"> </w:t>
        </w:r>
        <w:r w:rsidR="007B3BEE">
          <w:t>(</w:t>
        </w:r>
        <w:r w:rsidR="007B3BEE">
          <w:fldChar w:fldCharType="begin"/>
        </w:r>
        <w:r w:rsidR="007B3BEE">
          <w:instrText xml:space="preserve"> HYPERLINK \l "_bookmark38" </w:instrText>
        </w:r>
        <w:r w:rsidR="007B3BEE">
          <w:fldChar w:fldCharType="separate"/>
        </w:r>
        <w:r w:rsidR="007B3BEE">
          <w:rPr>
            <w:color w:val="0000FF"/>
          </w:rPr>
          <w:t>2013</w:t>
        </w:r>
        <w:r w:rsidR="007B3BEE">
          <w:rPr>
            <w:color w:val="0000FF"/>
          </w:rPr>
          <w:fldChar w:fldCharType="end"/>
        </w:r>
        <w:r w:rsidR="007B3BEE">
          <w:t>)</w:t>
        </w:r>
        <w:r w:rsidR="007B3BEE">
          <w:rPr>
            <w:spacing w:val="23"/>
          </w:rPr>
          <w:t xml:space="preserve"> </w:t>
        </w:r>
      </w:ins>
      <w:del w:id="1198" w:author="Editor" w:date="2026-09-10T10:14:00Z">
        <w:r w:rsidDel="007B3BEE">
          <w:delText xml:space="preserve">BR </w:delText>
        </w:r>
      </w:del>
      <w:r>
        <w:t>report, and is not particularly supported by the event study. Our</w:t>
      </w:r>
      <w:r>
        <w:rPr>
          <w:spacing w:val="-12"/>
        </w:rPr>
        <w:t xml:space="preserve"> </w:t>
      </w:r>
      <w:r>
        <w:t>long-</w:t>
      </w:r>
      <w:del w:id="1199" w:author="Editor" w:date="2026-09-11T11:56:00Z">
        <w:r w:rsidDel="00E0145E">
          <w:delText>run</w:delText>
        </w:r>
        <w:r w:rsidDel="00E0145E">
          <w:rPr>
            <w:spacing w:val="-12"/>
          </w:rPr>
          <w:delText xml:space="preserve"> </w:delText>
        </w:r>
      </w:del>
      <w:ins w:id="1200" w:author="Editor" w:date="2026-09-11T11:56:00Z">
        <w:r w:rsidR="00E0145E">
          <w:t>term</w:t>
        </w:r>
        <w:r w:rsidR="00E0145E">
          <w:rPr>
            <w:spacing w:val="-12"/>
          </w:rPr>
          <w:t xml:space="preserve"> </w:t>
        </w:r>
      </w:ins>
      <w:r>
        <w:t>design</w:t>
      </w:r>
      <w:r>
        <w:rPr>
          <w:spacing w:val="-12"/>
        </w:rPr>
        <w:t xml:space="preserve"> </w:t>
      </w:r>
      <w:r>
        <w:t>finds</w:t>
      </w:r>
      <w:r>
        <w:rPr>
          <w:spacing w:val="-12"/>
        </w:rPr>
        <w:t xml:space="preserve"> </w:t>
      </w:r>
      <w:r>
        <w:t>no</w:t>
      </w:r>
      <w:r>
        <w:rPr>
          <w:spacing w:val="-12"/>
        </w:rPr>
        <w:t xml:space="preserve"> </w:t>
      </w:r>
      <w:r>
        <w:t>statistically</w:t>
      </w:r>
      <w:r>
        <w:rPr>
          <w:spacing w:val="-12"/>
        </w:rPr>
        <w:t xml:space="preserve"> </w:t>
      </w:r>
      <w:r>
        <w:t>significant</w:t>
      </w:r>
      <w:r>
        <w:rPr>
          <w:spacing w:val="-12"/>
        </w:rPr>
        <w:t xml:space="preserve"> </w:t>
      </w:r>
      <w:r>
        <w:t>e</w:t>
      </w:r>
      <w:ins w:id="1201" w:author="Editor" w:date="2026-09-08T18:12:00Z">
        <w:r w:rsidR="00D048B7" w:rsidRPr="00DB5B07">
          <w:t>ff</w:t>
        </w:r>
      </w:ins>
      <w:del w:id="1202" w:author="Editor" w:date="2026-09-08T18:12:00Z">
        <w:r w:rsidDel="00D048B7">
          <w:rPr>
            <w:rFonts w:ascii="Arial MT" w:hAnsi="Arial MT"/>
          </w:rPr>
          <w:delText>ff</w:delText>
        </w:r>
      </w:del>
      <w:r>
        <w:t>ect</w:t>
      </w:r>
      <w:r>
        <w:rPr>
          <w:spacing w:val="-12"/>
        </w:rPr>
        <w:t xml:space="preserve"> </w:t>
      </w:r>
      <w:r>
        <w:t>through</w:t>
      </w:r>
      <w:r>
        <w:rPr>
          <w:spacing w:val="-12"/>
        </w:rPr>
        <w:t xml:space="preserve"> </w:t>
      </w:r>
      <w:r>
        <w:t xml:space="preserve">2006. </w:t>
      </w:r>
      <w:del w:id="1203" w:author="Editor" w:date="2026-09-10T11:51:00Z">
        <w:r w:rsidDel="00ED23BC">
          <w:delText>We</w:delText>
        </w:r>
        <w:r w:rsidDel="00ED23BC">
          <w:rPr>
            <w:spacing w:val="-12"/>
          </w:rPr>
          <w:delText xml:space="preserve"> </w:delText>
        </w:r>
        <w:r w:rsidDel="00ED23BC">
          <w:delText>therefore</w:delText>
        </w:r>
      </w:del>
      <w:ins w:id="1204" w:author="Editor" w:date="2026-09-10T11:51:00Z">
        <w:r w:rsidR="00ED23BC">
          <w:t>It is there</w:t>
        </w:r>
      </w:ins>
      <w:ins w:id="1205" w:author="Editor" w:date="2026-09-10T11:52:00Z">
        <w:r w:rsidR="00ED23BC">
          <w:t>fore</w:t>
        </w:r>
      </w:ins>
      <w:r>
        <w:rPr>
          <w:spacing w:val="-12"/>
        </w:rPr>
        <w:t xml:space="preserve"> </w:t>
      </w:r>
      <w:r>
        <w:t>con</w:t>
      </w:r>
      <w:del w:id="1206" w:author="Editor" w:date="2026-09-10T08:55:00Z">
        <w:r w:rsidDel="00D261A8">
          <w:delText>-</w:delText>
        </w:r>
      </w:del>
      <w:r>
        <w:t>clude</w:t>
      </w:r>
      <w:ins w:id="1207" w:author="Editor" w:date="2026-09-10T11:52:00Z">
        <w:r w:rsidR="00ED23BC">
          <w:t>d here</w:t>
        </w:r>
      </w:ins>
      <w:r>
        <w:rPr>
          <w:spacing w:val="-6"/>
        </w:rPr>
        <w:t xml:space="preserve"> </w:t>
      </w:r>
      <w:r>
        <w:t>that</w:t>
      </w:r>
      <w:r>
        <w:rPr>
          <w:spacing w:val="-6"/>
        </w:rPr>
        <w:t xml:space="preserve"> </w:t>
      </w:r>
      <w:r>
        <w:t>there</w:t>
      </w:r>
      <w:r>
        <w:rPr>
          <w:spacing w:val="-6"/>
        </w:rPr>
        <w:t xml:space="preserve"> </w:t>
      </w:r>
      <w:r>
        <w:t>is</w:t>
      </w:r>
      <w:r>
        <w:rPr>
          <w:spacing w:val="-6"/>
        </w:rPr>
        <w:t xml:space="preserve"> </w:t>
      </w:r>
      <w:r>
        <w:t>little</w:t>
      </w:r>
      <w:r>
        <w:rPr>
          <w:spacing w:val="-6"/>
        </w:rPr>
        <w:t xml:space="preserve"> </w:t>
      </w:r>
      <w:r>
        <w:t>evidence</w:t>
      </w:r>
      <w:r>
        <w:rPr>
          <w:spacing w:val="-6"/>
        </w:rPr>
        <w:t xml:space="preserve"> </w:t>
      </w:r>
      <w:r>
        <w:t>that</w:t>
      </w:r>
      <w:r>
        <w:rPr>
          <w:spacing w:val="-6"/>
        </w:rPr>
        <w:t xml:space="preserve"> </w:t>
      </w:r>
      <w:r w:rsidRPr="000724F4">
        <w:t>Progresa</w:t>
      </w:r>
      <w:r>
        <w:rPr>
          <w:i/>
          <w:spacing w:val="-6"/>
        </w:rPr>
        <w:t xml:space="preserve"> </w:t>
      </w:r>
      <w:r>
        <w:t>has</w:t>
      </w:r>
      <w:r>
        <w:rPr>
          <w:spacing w:val="-6"/>
        </w:rPr>
        <w:t xml:space="preserve"> </w:t>
      </w:r>
      <w:r>
        <w:t>produced</w:t>
      </w:r>
      <w:r>
        <w:rPr>
          <w:spacing w:val="-6"/>
        </w:rPr>
        <w:t xml:space="preserve"> </w:t>
      </w:r>
      <w:r>
        <w:t>meaningful</w:t>
      </w:r>
      <w:r>
        <w:rPr>
          <w:spacing w:val="-6"/>
        </w:rPr>
        <w:t xml:space="preserve"> </w:t>
      </w:r>
      <w:r>
        <w:t>and</w:t>
      </w:r>
      <w:r>
        <w:rPr>
          <w:spacing w:val="-6"/>
        </w:rPr>
        <w:t xml:space="preserve"> </w:t>
      </w:r>
      <w:r>
        <w:t>sustained</w:t>
      </w:r>
      <w:r>
        <w:rPr>
          <w:spacing w:val="-6"/>
        </w:rPr>
        <w:t xml:space="preserve"> </w:t>
      </w:r>
      <w:r>
        <w:t>reductions in older adults’ mortality</w:t>
      </w:r>
      <w:commentRangeStart w:id="1208"/>
      <w:r>
        <w:t>.</w:t>
      </w:r>
      <w:r w:rsidR="00D76DD9">
        <w:rPr>
          <w:rStyle w:val="FootnoteReference"/>
        </w:rPr>
        <w:footnoteReference w:id="24"/>
      </w:r>
      <w:commentRangeEnd w:id="1208"/>
      <w:r w:rsidR="00945939">
        <w:rPr>
          <w:rStyle w:val="CommentReference"/>
          <w:sz w:val="24"/>
          <w:szCs w:val="24"/>
        </w:rPr>
        <w:commentReference w:id="1208"/>
      </w:r>
      <w:r w:rsidR="00D76DD9">
        <w:t xml:space="preserve"> </w:t>
      </w:r>
      <w:ins w:id="1229" w:author="Editor" w:date="2026-09-13T13:03:00Z">
        <w:r w:rsidR="00CC1EF9">
          <w:t xml:space="preserve"> </w:t>
        </w:r>
      </w:ins>
    </w:p>
    <w:p w14:paraId="766C954A" w14:textId="77777777" w:rsidR="006F1B3D" w:rsidRDefault="006F1B3D" w:rsidP="008C7539">
      <w:pPr>
        <w:pStyle w:val="BodyText"/>
        <w:suppressAutoHyphens/>
      </w:pPr>
    </w:p>
    <w:p w14:paraId="3EA8251F" w14:textId="77777777" w:rsidR="006F1B3D" w:rsidDel="00734EB7" w:rsidRDefault="006F1B3D" w:rsidP="008C7539">
      <w:pPr>
        <w:pStyle w:val="BodyText"/>
        <w:suppressAutoHyphens/>
        <w:spacing w:before="9"/>
        <w:rPr>
          <w:del w:id="1230" w:author="Editor" w:date="2026-09-10T10:20:00Z"/>
        </w:rPr>
      </w:pPr>
    </w:p>
    <w:p w14:paraId="53A4FCFD" w14:textId="77777777" w:rsidR="006F1B3D" w:rsidRDefault="00191F14" w:rsidP="008C7539">
      <w:pPr>
        <w:pStyle w:val="Heading3"/>
        <w:numPr>
          <w:ilvl w:val="1"/>
          <w:numId w:val="6"/>
        </w:numPr>
        <w:tabs>
          <w:tab w:val="left" w:pos="645"/>
        </w:tabs>
        <w:suppressAutoHyphens/>
        <w:spacing w:line="333" w:lineRule="auto"/>
        <w:ind w:right="717"/>
      </w:pPr>
      <w:bookmarkStart w:id="1231" w:name="Mechanisms:_Labor_Supply,_Household_Comp"/>
      <w:bookmarkEnd w:id="1231"/>
      <w:r>
        <w:t>Mechanisms:</w:t>
      </w:r>
      <w:r>
        <w:rPr>
          <w:spacing w:val="80"/>
        </w:rPr>
        <w:t xml:space="preserve"> </w:t>
      </w:r>
      <w:r>
        <w:t>Labor</w:t>
      </w:r>
      <w:r>
        <w:rPr>
          <w:spacing w:val="40"/>
        </w:rPr>
        <w:t xml:space="preserve"> </w:t>
      </w:r>
      <w:r>
        <w:t>Supply,</w:t>
      </w:r>
      <w:r>
        <w:rPr>
          <w:spacing w:val="40"/>
        </w:rPr>
        <w:t xml:space="preserve"> </w:t>
      </w:r>
      <w:r>
        <w:t>Household</w:t>
      </w:r>
      <w:r>
        <w:rPr>
          <w:spacing w:val="40"/>
        </w:rPr>
        <w:t xml:space="preserve"> </w:t>
      </w:r>
      <w:r>
        <w:t>Composition,</w:t>
      </w:r>
      <w:r>
        <w:rPr>
          <w:spacing w:val="40"/>
        </w:rPr>
        <w:t xml:space="preserve"> </w:t>
      </w:r>
      <w:r>
        <w:t>and</w:t>
      </w:r>
      <w:r>
        <w:rPr>
          <w:spacing w:val="40"/>
        </w:rPr>
        <w:t xml:space="preserve"> </w:t>
      </w:r>
      <w:r>
        <w:t>Income</w:t>
      </w:r>
      <w:r>
        <w:rPr>
          <w:spacing w:val="40"/>
        </w:rPr>
        <w:t xml:space="preserve"> </w:t>
      </w:r>
      <w:r>
        <w:t>Ef</w:t>
      </w:r>
      <w:r>
        <w:rPr>
          <w:spacing w:val="-2"/>
        </w:rPr>
        <w:t>fects</w:t>
      </w:r>
    </w:p>
    <w:p w14:paraId="7B8A50DF" w14:textId="77777777" w:rsidR="00734EB7" w:rsidRDefault="00191F14" w:rsidP="00181B91">
      <w:pPr>
        <w:pStyle w:val="BodyText"/>
        <w:suppressAutoHyphens/>
        <w:spacing w:before="226" w:after="240" w:line="314" w:lineRule="auto"/>
        <w:ind w:right="720"/>
        <w:jc w:val="both"/>
        <w:rPr>
          <w:moveTo w:id="1232" w:author="Editor" w:date="2026-09-10T10:15:00Z"/>
        </w:rPr>
      </w:pPr>
      <w:del w:id="1233" w:author="Editor" w:date="2026-09-10T13:21:00Z">
        <w:r w:rsidRPr="00945939" w:rsidDel="00E92778">
          <w:delText>We</w:delText>
        </w:r>
        <w:r w:rsidRPr="00945939" w:rsidDel="00E92778">
          <w:rPr>
            <w:spacing w:val="-2"/>
          </w:rPr>
          <w:delText xml:space="preserve"> </w:delText>
        </w:r>
        <w:r w:rsidRPr="00945939" w:rsidDel="00E92778">
          <w:delText>take</w:delText>
        </w:r>
      </w:del>
      <w:ins w:id="1234" w:author="Editor" w:date="2026-09-10T13:21:00Z">
        <w:r w:rsidR="00E92778" w:rsidRPr="00945939">
          <w:t>Thi</w:t>
        </w:r>
      </w:ins>
      <w:ins w:id="1235" w:author="Editor" w:date="2026-09-10T13:22:00Z">
        <w:r w:rsidR="00E92778" w:rsidRPr="00945939">
          <w:t>s</w:t>
        </w:r>
      </w:ins>
      <w:ins w:id="1236" w:author="Editor" w:date="2026-09-10T13:21:00Z">
        <w:r w:rsidR="00E92778" w:rsidRPr="00945939">
          <w:t xml:space="preserve"> section pre</w:t>
        </w:r>
      </w:ins>
      <w:ins w:id="1237" w:author="Editor" w:date="2026-09-10T13:22:00Z">
        <w:r w:rsidR="00E92778" w:rsidRPr="00945939">
          <w:t>sents the</w:t>
        </w:r>
      </w:ins>
      <w:r w:rsidRPr="00945939">
        <w:rPr>
          <w:spacing w:val="-3"/>
        </w:rPr>
        <w:t xml:space="preserve"> </w:t>
      </w:r>
      <w:r w:rsidRPr="00945939">
        <w:t>additional</w:t>
      </w:r>
      <w:r w:rsidRPr="00945939">
        <w:rPr>
          <w:spacing w:val="-2"/>
        </w:rPr>
        <w:t xml:space="preserve"> </w:t>
      </w:r>
      <w:r w:rsidRPr="00945939">
        <w:t>steps</w:t>
      </w:r>
      <w:r w:rsidRPr="00945939">
        <w:rPr>
          <w:spacing w:val="-3"/>
        </w:rPr>
        <w:t xml:space="preserve"> </w:t>
      </w:r>
      <w:ins w:id="1238" w:author="Editor" w:date="2026-09-10T13:22:00Z">
        <w:r w:rsidR="00E92778" w:rsidRPr="00945939">
          <w:rPr>
            <w:spacing w:val="-3"/>
          </w:rPr>
          <w:t xml:space="preserve">taken </w:t>
        </w:r>
      </w:ins>
      <w:r w:rsidRPr="00945939">
        <w:t>to</w:t>
      </w:r>
      <w:r w:rsidRPr="00945939">
        <w:rPr>
          <w:spacing w:val="-2"/>
        </w:rPr>
        <w:t xml:space="preserve"> </w:t>
      </w:r>
      <w:r w:rsidRPr="00945939">
        <w:t>examine</w:t>
      </w:r>
      <w:r w:rsidRPr="00945939">
        <w:rPr>
          <w:spacing w:val="-3"/>
        </w:rPr>
        <w:t xml:space="preserve"> </w:t>
      </w:r>
      <w:r w:rsidRPr="00945939">
        <w:t>the</w:t>
      </w:r>
      <w:r w:rsidRPr="00945939">
        <w:rPr>
          <w:spacing w:val="-2"/>
        </w:rPr>
        <w:t xml:space="preserve"> </w:t>
      </w:r>
      <w:r w:rsidRPr="00945939">
        <w:t>behavioral</w:t>
      </w:r>
      <w:r w:rsidRPr="00945939">
        <w:rPr>
          <w:spacing w:val="-3"/>
        </w:rPr>
        <w:t xml:space="preserve"> </w:t>
      </w:r>
      <w:r w:rsidRPr="00945939">
        <w:t>channels</w:t>
      </w:r>
      <w:r w:rsidRPr="00945939">
        <w:rPr>
          <w:spacing w:val="-2"/>
        </w:rPr>
        <w:t xml:space="preserve"> </w:t>
      </w:r>
      <w:r w:rsidRPr="00945939">
        <w:t>through</w:t>
      </w:r>
      <w:r w:rsidRPr="00945939">
        <w:rPr>
          <w:spacing w:val="-2"/>
        </w:rPr>
        <w:t xml:space="preserve"> </w:t>
      </w:r>
      <w:r w:rsidRPr="00945939">
        <w:t>which</w:t>
      </w:r>
      <w:r w:rsidRPr="00945939">
        <w:rPr>
          <w:spacing w:val="-3"/>
        </w:rPr>
        <w:t xml:space="preserve"> </w:t>
      </w:r>
      <w:r w:rsidRPr="00945939">
        <w:t>Progresa</w:t>
      </w:r>
      <w:r w:rsidRPr="00945939">
        <w:rPr>
          <w:i/>
          <w:spacing w:val="-2"/>
        </w:rPr>
        <w:t xml:space="preserve"> </w:t>
      </w:r>
      <w:r w:rsidRPr="00945939">
        <w:t>could</w:t>
      </w:r>
      <w:r w:rsidRPr="00945939">
        <w:rPr>
          <w:spacing w:val="-3"/>
        </w:rPr>
        <w:t xml:space="preserve"> </w:t>
      </w:r>
      <w:r w:rsidRPr="00945939">
        <w:t>plau</w:t>
      </w:r>
      <w:del w:id="1239" w:author="Editor" w:date="2026-09-08T18:12:00Z">
        <w:r w:rsidRPr="00945939" w:rsidDel="00D048B7">
          <w:delText>-</w:delText>
        </w:r>
      </w:del>
      <w:r w:rsidRPr="00945939">
        <w:t>sibly have a</w:t>
      </w:r>
      <w:ins w:id="1240" w:author="Editor" w:date="2026-09-08T18:12:00Z">
        <w:r w:rsidR="00D048B7" w:rsidRPr="00945939">
          <w:t>ff</w:t>
        </w:r>
      </w:ins>
      <w:del w:id="1241" w:author="Editor" w:date="2026-09-08T18:12:00Z">
        <w:r w:rsidRPr="00945939" w:rsidDel="00D048B7">
          <w:rPr>
            <w:rFonts w:ascii="Arial MT" w:hAnsi="Arial MT"/>
          </w:rPr>
          <w:delText>ff</w:delText>
        </w:r>
      </w:del>
      <w:r w:rsidRPr="00945939">
        <w:t>ected older adults’ health:</w:t>
      </w:r>
      <w:r w:rsidRPr="00945939">
        <w:rPr>
          <w:spacing w:val="40"/>
        </w:rPr>
        <w:t xml:space="preserve"> </w:t>
      </w:r>
      <w:r w:rsidRPr="00945939">
        <w:t>the annual health check-up conditionality, income and nutrition,</w:t>
      </w:r>
      <w:r w:rsidRPr="00945939">
        <w:rPr>
          <w:spacing w:val="-1"/>
        </w:rPr>
        <w:t xml:space="preserve"> </w:t>
      </w:r>
      <w:r w:rsidRPr="00945939">
        <w:t>and</w:t>
      </w:r>
      <w:r w:rsidRPr="00945939">
        <w:rPr>
          <w:spacing w:val="-2"/>
        </w:rPr>
        <w:t xml:space="preserve"> </w:t>
      </w:r>
      <w:r w:rsidRPr="00945939">
        <w:t>living</w:t>
      </w:r>
      <w:r w:rsidRPr="00945939">
        <w:rPr>
          <w:spacing w:val="-2"/>
        </w:rPr>
        <w:t xml:space="preserve"> </w:t>
      </w:r>
      <w:r w:rsidRPr="00945939">
        <w:t>arrangements.</w:t>
      </w:r>
      <w:r w:rsidRPr="00945939">
        <w:rPr>
          <w:spacing w:val="24"/>
        </w:rPr>
        <w:t xml:space="preserve"> </w:t>
      </w:r>
      <w:del w:id="1242" w:author="Editor" w:date="2026-09-10T13:22:00Z">
        <w:r w:rsidRPr="00945939" w:rsidDel="00E92778">
          <w:delText>We</w:delText>
        </w:r>
        <w:r w:rsidRPr="00945939" w:rsidDel="00E92778">
          <w:rPr>
            <w:spacing w:val="-2"/>
          </w:rPr>
          <w:delText xml:space="preserve"> </w:delText>
        </w:r>
      </w:del>
      <w:ins w:id="1243" w:author="Editor" w:date="2026-09-10T13:22:00Z">
        <w:r w:rsidR="00E92778" w:rsidRPr="00945939">
          <w:t>The analysis</w:t>
        </w:r>
        <w:r w:rsidR="00E92778" w:rsidRPr="00945939">
          <w:rPr>
            <w:spacing w:val="-2"/>
          </w:rPr>
          <w:t xml:space="preserve"> </w:t>
        </w:r>
      </w:ins>
      <w:r w:rsidRPr="00945939">
        <w:t>leverage</w:t>
      </w:r>
      <w:ins w:id="1244" w:author="Editor" w:date="2026-09-10T13:22:00Z">
        <w:r w:rsidR="00E92778" w:rsidRPr="00945939">
          <w:t>s</w:t>
        </w:r>
      </w:ins>
      <w:r w:rsidRPr="00945939">
        <w:rPr>
          <w:spacing w:val="-2"/>
        </w:rPr>
        <w:t xml:space="preserve"> </w:t>
      </w:r>
      <w:r w:rsidRPr="00945939">
        <w:t>the</w:t>
      </w:r>
      <w:r w:rsidRPr="00945939">
        <w:rPr>
          <w:spacing w:val="-2"/>
        </w:rPr>
        <w:t xml:space="preserve"> </w:t>
      </w:r>
      <w:r w:rsidRPr="00945939">
        <w:t>experimental</w:t>
      </w:r>
      <w:r w:rsidRPr="00945939">
        <w:rPr>
          <w:spacing w:val="-2"/>
        </w:rPr>
        <w:t xml:space="preserve"> </w:t>
      </w:r>
      <w:r w:rsidRPr="00945939">
        <w:t>design</w:t>
      </w:r>
      <w:r w:rsidRPr="00945939">
        <w:rPr>
          <w:spacing w:val="-2"/>
        </w:rPr>
        <w:t xml:space="preserve"> </w:t>
      </w:r>
      <w:r w:rsidRPr="00945939">
        <w:t>of</w:t>
      </w:r>
      <w:r w:rsidRPr="00945939">
        <w:rPr>
          <w:spacing w:val="-2"/>
        </w:rPr>
        <w:t xml:space="preserve"> </w:t>
      </w:r>
      <w:r w:rsidRPr="00945939">
        <w:t>the</w:t>
      </w:r>
      <w:r w:rsidRPr="00945939">
        <w:rPr>
          <w:spacing w:val="-2"/>
        </w:rPr>
        <w:t xml:space="preserve"> </w:t>
      </w:r>
      <w:r w:rsidRPr="00945939">
        <w:t>original</w:t>
      </w:r>
      <w:r w:rsidRPr="00945939">
        <w:rPr>
          <w:spacing w:val="-2"/>
        </w:rPr>
        <w:t xml:space="preserve"> </w:t>
      </w:r>
      <w:r w:rsidRPr="00945939">
        <w:t>Progresa</w:t>
      </w:r>
      <w:r w:rsidRPr="00945939">
        <w:rPr>
          <w:i/>
        </w:rPr>
        <w:t xml:space="preserve"> </w:t>
      </w:r>
      <w:r w:rsidRPr="00945939">
        <w:t>evaluation. In</w:t>
      </w:r>
      <w:r w:rsidRPr="00945939">
        <w:rPr>
          <w:spacing w:val="-8"/>
        </w:rPr>
        <w:t xml:space="preserve"> </w:t>
      </w:r>
      <w:r w:rsidRPr="00945939">
        <w:t>1997,</w:t>
      </w:r>
      <w:r w:rsidRPr="00945939">
        <w:rPr>
          <w:spacing w:val="-8"/>
        </w:rPr>
        <w:t xml:space="preserve"> </w:t>
      </w:r>
      <w:r w:rsidRPr="00945939">
        <w:t>treatment</w:t>
      </w:r>
      <w:r w:rsidRPr="00945939">
        <w:rPr>
          <w:spacing w:val="-8"/>
        </w:rPr>
        <w:t xml:space="preserve"> </w:t>
      </w:r>
      <w:r w:rsidRPr="00945939">
        <w:t>and</w:t>
      </w:r>
      <w:r w:rsidRPr="00945939">
        <w:rPr>
          <w:spacing w:val="-8"/>
        </w:rPr>
        <w:t xml:space="preserve"> </w:t>
      </w:r>
      <w:r w:rsidRPr="00945939">
        <w:t>control</w:t>
      </w:r>
      <w:r w:rsidRPr="00945939">
        <w:rPr>
          <w:spacing w:val="-8"/>
        </w:rPr>
        <w:t xml:space="preserve"> </w:t>
      </w:r>
      <w:r w:rsidRPr="00945939">
        <w:t>localities</w:t>
      </w:r>
      <w:r w:rsidRPr="00945939">
        <w:rPr>
          <w:spacing w:val="-8"/>
        </w:rPr>
        <w:t xml:space="preserve"> </w:t>
      </w:r>
      <w:r w:rsidRPr="00945939">
        <w:t>were</w:t>
      </w:r>
      <w:r w:rsidRPr="00945939">
        <w:rPr>
          <w:spacing w:val="-8"/>
        </w:rPr>
        <w:t xml:space="preserve"> </w:t>
      </w:r>
      <w:r w:rsidRPr="00945939">
        <w:t>prospectively</w:t>
      </w:r>
      <w:r w:rsidRPr="00945939">
        <w:rPr>
          <w:spacing w:val="-8"/>
        </w:rPr>
        <w:t xml:space="preserve"> </w:t>
      </w:r>
      <w:r w:rsidRPr="00945939">
        <w:t>randomized</w:t>
      </w:r>
      <w:r w:rsidRPr="00945939">
        <w:rPr>
          <w:spacing w:val="-8"/>
        </w:rPr>
        <w:t xml:space="preserve"> </w:t>
      </w:r>
      <w:r w:rsidRPr="00945939">
        <w:t>at</w:t>
      </w:r>
      <w:r w:rsidRPr="00945939">
        <w:rPr>
          <w:spacing w:val="-8"/>
        </w:rPr>
        <w:t xml:space="preserve"> </w:t>
      </w:r>
      <w:r w:rsidRPr="00945939">
        <w:t>the</w:t>
      </w:r>
      <w:r w:rsidRPr="00945939">
        <w:rPr>
          <w:spacing w:val="-8"/>
        </w:rPr>
        <w:t xml:space="preserve"> </w:t>
      </w:r>
      <w:r w:rsidRPr="00945939">
        <w:t>locality level</w:t>
      </w:r>
      <w:r w:rsidRPr="00945939">
        <w:rPr>
          <w:spacing w:val="-13"/>
        </w:rPr>
        <w:t xml:space="preserve"> </w:t>
      </w:r>
      <w:r w:rsidRPr="00945939">
        <w:t>before</w:t>
      </w:r>
      <w:r w:rsidRPr="00945939">
        <w:rPr>
          <w:spacing w:val="-13"/>
        </w:rPr>
        <w:t xml:space="preserve"> </w:t>
      </w:r>
      <w:r w:rsidRPr="00945939">
        <w:t>any</w:t>
      </w:r>
      <w:r w:rsidRPr="00945939">
        <w:rPr>
          <w:spacing w:val="-13"/>
        </w:rPr>
        <w:t xml:space="preserve"> </w:t>
      </w:r>
      <w:r w:rsidRPr="00945939">
        <w:t>program</w:t>
      </w:r>
      <w:r w:rsidRPr="00945939">
        <w:rPr>
          <w:spacing w:val="-13"/>
        </w:rPr>
        <w:t xml:space="preserve"> </w:t>
      </w:r>
      <w:r w:rsidRPr="00945939">
        <w:t>transfers</w:t>
      </w:r>
      <w:r w:rsidRPr="00945939">
        <w:rPr>
          <w:spacing w:val="-13"/>
        </w:rPr>
        <w:t xml:space="preserve"> </w:t>
      </w:r>
      <w:r w:rsidRPr="00945939">
        <w:t>were</w:t>
      </w:r>
      <w:r w:rsidRPr="00945939">
        <w:rPr>
          <w:spacing w:val="-13"/>
        </w:rPr>
        <w:t xml:space="preserve"> </w:t>
      </w:r>
      <w:r w:rsidRPr="00945939">
        <w:t>made. This</w:t>
      </w:r>
      <w:r w:rsidRPr="00945939">
        <w:rPr>
          <w:spacing w:val="-13"/>
        </w:rPr>
        <w:t xml:space="preserve"> </w:t>
      </w:r>
      <w:r w:rsidRPr="00945939">
        <w:t>randomized</w:t>
      </w:r>
      <w:r w:rsidRPr="00945939">
        <w:rPr>
          <w:spacing w:val="-13"/>
        </w:rPr>
        <w:t xml:space="preserve"> </w:t>
      </w:r>
      <w:r w:rsidRPr="00945939">
        <w:t>assignment</w:t>
      </w:r>
      <w:r w:rsidRPr="00945939">
        <w:rPr>
          <w:spacing w:val="-13"/>
        </w:rPr>
        <w:t xml:space="preserve"> </w:t>
      </w:r>
      <w:r w:rsidRPr="00945939">
        <w:t>provides</w:t>
      </w:r>
      <w:r w:rsidRPr="00945939">
        <w:rPr>
          <w:spacing w:val="-13"/>
        </w:rPr>
        <w:t xml:space="preserve"> </w:t>
      </w:r>
      <w:r w:rsidRPr="00945939">
        <w:t>a</w:t>
      </w:r>
      <w:r w:rsidRPr="00945939">
        <w:rPr>
          <w:spacing w:val="-13"/>
        </w:rPr>
        <w:t xml:space="preserve"> </w:t>
      </w:r>
      <w:r w:rsidRPr="00945939">
        <w:t>clean</w:t>
      </w:r>
      <w:r w:rsidRPr="00945939">
        <w:rPr>
          <w:spacing w:val="-13"/>
        </w:rPr>
        <w:t xml:space="preserve"> </w:t>
      </w:r>
      <w:r w:rsidRPr="00945939">
        <w:t>iden</w:t>
      </w:r>
      <w:del w:id="1245" w:author="Editor" w:date="2026-09-08T18:12:00Z">
        <w:r w:rsidRPr="00945939" w:rsidDel="00B50A25">
          <w:delText>-</w:delText>
        </w:r>
      </w:del>
      <w:r w:rsidRPr="00945939">
        <w:t>tification strategy that does not require additional</w:t>
      </w:r>
      <w:r>
        <w:t xml:space="preserve"> controls: any di</w:t>
      </w:r>
      <w:ins w:id="1246" w:author="Editor" w:date="2026-09-08T18:12:00Z">
        <w:r w:rsidR="00B50A25" w:rsidRPr="00DB5B07">
          <w:t>ff</w:t>
        </w:r>
      </w:ins>
      <w:del w:id="1247" w:author="Editor" w:date="2026-09-08T18:12:00Z">
        <w:r w:rsidDel="00B50A25">
          <w:rPr>
            <w:rFonts w:ascii="Arial MT" w:hAnsi="Arial MT"/>
          </w:rPr>
          <w:delText>ff</w:delText>
        </w:r>
      </w:del>
      <w:r>
        <w:t>erences in outcomes between treatment and control groups in the post-program years (1998–1999) represent the unconfounded causal e</w:t>
      </w:r>
      <w:ins w:id="1248" w:author="Editor" w:date="2026-09-08T18:12:00Z">
        <w:r w:rsidR="00B50A25" w:rsidRPr="00DB5B07">
          <w:t>ff</w:t>
        </w:r>
      </w:ins>
      <w:del w:id="1249" w:author="Editor" w:date="2026-09-08T18:12:00Z">
        <w:r w:rsidDel="00B50A25">
          <w:rPr>
            <w:rFonts w:ascii="Arial MT" w:hAnsi="Arial MT"/>
          </w:rPr>
          <w:delText>ff</w:delText>
        </w:r>
      </w:del>
      <w:r>
        <w:t xml:space="preserve">ects of early </w:t>
      </w:r>
      <w:r w:rsidRPr="000724F4">
        <w:t>Progresa</w:t>
      </w:r>
      <w:r>
        <w:rPr>
          <w:i/>
        </w:rPr>
        <w:t xml:space="preserve"> </w:t>
      </w:r>
      <w:r>
        <w:t>enrollment on the behavior of older adults’ household members. This design is particularly valuable because older adults were not the intended direct program beneficiaries</w:t>
      </w:r>
      <w:ins w:id="1250" w:author="Editor" w:date="2026-09-10T13:23:00Z">
        <w:r w:rsidR="00E92778">
          <w:t>:</w:t>
        </w:r>
      </w:ins>
      <w:del w:id="1251" w:author="Editor" w:date="2026-09-10T13:23:00Z">
        <w:r w:rsidDel="00E92778">
          <w:delText>;</w:delText>
        </w:r>
      </w:del>
      <w:r>
        <w:rPr>
          <w:spacing w:val="-5"/>
        </w:rPr>
        <w:t xml:space="preserve"> </w:t>
      </w:r>
      <w:r>
        <w:lastRenderedPageBreak/>
        <w:t>they</w:t>
      </w:r>
      <w:r>
        <w:rPr>
          <w:spacing w:val="-7"/>
        </w:rPr>
        <w:t xml:space="preserve"> </w:t>
      </w:r>
      <w:r>
        <w:t>could</w:t>
      </w:r>
      <w:r>
        <w:rPr>
          <w:spacing w:val="-7"/>
        </w:rPr>
        <w:t xml:space="preserve"> </w:t>
      </w:r>
      <w:r>
        <w:t>benefit</w:t>
      </w:r>
      <w:r>
        <w:rPr>
          <w:spacing w:val="-7"/>
        </w:rPr>
        <w:t xml:space="preserve"> </w:t>
      </w:r>
      <w:r>
        <w:t>indirectly</w:t>
      </w:r>
      <w:r>
        <w:rPr>
          <w:spacing w:val="-7"/>
        </w:rPr>
        <w:t xml:space="preserve"> </w:t>
      </w:r>
      <w:r>
        <w:t>through</w:t>
      </w:r>
      <w:r>
        <w:rPr>
          <w:spacing w:val="-7"/>
        </w:rPr>
        <w:t xml:space="preserve"> </w:t>
      </w:r>
      <w:r>
        <w:t>household-level</w:t>
      </w:r>
      <w:r>
        <w:rPr>
          <w:spacing w:val="-7"/>
        </w:rPr>
        <w:t xml:space="preserve"> </w:t>
      </w:r>
      <w:r>
        <w:t>income</w:t>
      </w:r>
      <w:r>
        <w:rPr>
          <w:spacing w:val="-7"/>
        </w:rPr>
        <w:t xml:space="preserve"> </w:t>
      </w:r>
      <w:r>
        <w:t>changes</w:t>
      </w:r>
      <w:r>
        <w:rPr>
          <w:spacing w:val="-7"/>
        </w:rPr>
        <w:t xml:space="preserve"> </w:t>
      </w:r>
      <w:r>
        <w:t>or</w:t>
      </w:r>
      <w:r>
        <w:rPr>
          <w:spacing w:val="-7"/>
        </w:rPr>
        <w:t xml:space="preserve"> </w:t>
      </w:r>
      <w:r>
        <w:t>alterations to living arrangements, and only directly through the small food component of the program.</w:t>
      </w:r>
      <w:r>
        <w:rPr>
          <w:spacing w:val="31"/>
        </w:rPr>
        <w:t xml:space="preserve"> </w:t>
      </w:r>
      <w:r>
        <w:t xml:space="preserve">The </w:t>
      </w:r>
      <w:r>
        <w:rPr>
          <w:spacing w:val="-2"/>
        </w:rPr>
        <w:t>experimental</w:t>
      </w:r>
      <w:r>
        <w:rPr>
          <w:spacing w:val="-6"/>
        </w:rPr>
        <w:t xml:space="preserve"> </w:t>
      </w:r>
      <w:r>
        <w:rPr>
          <w:spacing w:val="-2"/>
        </w:rPr>
        <w:t>evidence</w:t>
      </w:r>
      <w:r>
        <w:rPr>
          <w:spacing w:val="-6"/>
        </w:rPr>
        <w:t xml:space="preserve"> </w:t>
      </w:r>
      <w:r>
        <w:rPr>
          <w:spacing w:val="-2"/>
        </w:rPr>
        <w:t>thus</w:t>
      </w:r>
      <w:r>
        <w:rPr>
          <w:spacing w:val="-6"/>
        </w:rPr>
        <w:t xml:space="preserve"> </w:t>
      </w:r>
      <w:r>
        <w:rPr>
          <w:spacing w:val="-2"/>
        </w:rPr>
        <w:t>provides</w:t>
      </w:r>
      <w:r>
        <w:rPr>
          <w:spacing w:val="-6"/>
        </w:rPr>
        <w:t xml:space="preserve"> </w:t>
      </w:r>
      <w:r>
        <w:rPr>
          <w:spacing w:val="-2"/>
        </w:rPr>
        <w:t>a</w:t>
      </w:r>
      <w:r>
        <w:rPr>
          <w:spacing w:val="-6"/>
        </w:rPr>
        <w:t xml:space="preserve"> </w:t>
      </w:r>
      <w:r>
        <w:rPr>
          <w:spacing w:val="-2"/>
        </w:rPr>
        <w:t>test</w:t>
      </w:r>
      <w:r>
        <w:rPr>
          <w:spacing w:val="-6"/>
        </w:rPr>
        <w:t xml:space="preserve"> </w:t>
      </w:r>
      <w:r>
        <w:rPr>
          <w:spacing w:val="-2"/>
        </w:rPr>
        <w:t>of</w:t>
      </w:r>
      <w:r>
        <w:rPr>
          <w:spacing w:val="-6"/>
        </w:rPr>
        <w:t xml:space="preserve"> </w:t>
      </w:r>
      <w:r>
        <w:rPr>
          <w:spacing w:val="-2"/>
        </w:rPr>
        <w:t>whether</w:t>
      </w:r>
      <w:r>
        <w:rPr>
          <w:spacing w:val="-6"/>
        </w:rPr>
        <w:t xml:space="preserve"> </w:t>
      </w:r>
      <w:r w:rsidRPr="000724F4">
        <w:rPr>
          <w:spacing w:val="-2"/>
        </w:rPr>
        <w:t>Progresa</w:t>
      </w:r>
      <w:r>
        <w:rPr>
          <w:i/>
          <w:spacing w:val="-6"/>
        </w:rPr>
        <w:t xml:space="preserve"> </w:t>
      </w:r>
      <w:r>
        <w:rPr>
          <w:spacing w:val="-2"/>
        </w:rPr>
        <w:t>activated</w:t>
      </w:r>
      <w:r>
        <w:rPr>
          <w:spacing w:val="-6"/>
        </w:rPr>
        <w:t xml:space="preserve"> </w:t>
      </w:r>
      <w:r>
        <w:rPr>
          <w:spacing w:val="-2"/>
        </w:rPr>
        <w:t>the</w:t>
      </w:r>
      <w:r>
        <w:rPr>
          <w:spacing w:val="-6"/>
        </w:rPr>
        <w:t xml:space="preserve"> </w:t>
      </w:r>
      <w:r>
        <w:rPr>
          <w:spacing w:val="-2"/>
        </w:rPr>
        <w:t>three</w:t>
      </w:r>
      <w:r>
        <w:rPr>
          <w:spacing w:val="-6"/>
        </w:rPr>
        <w:t xml:space="preserve"> </w:t>
      </w:r>
      <w:r>
        <w:rPr>
          <w:spacing w:val="-2"/>
        </w:rPr>
        <w:t>theoretical</w:t>
      </w:r>
      <w:r>
        <w:rPr>
          <w:spacing w:val="-6"/>
        </w:rPr>
        <w:t xml:space="preserve"> </w:t>
      </w:r>
      <w:r>
        <w:rPr>
          <w:spacing w:val="-2"/>
        </w:rPr>
        <w:t>path</w:t>
      </w:r>
      <w:del w:id="1252" w:author="Editor" w:date="2026-09-10T13:23:00Z">
        <w:r w:rsidDel="00E92778">
          <w:rPr>
            <w:spacing w:val="-2"/>
          </w:rPr>
          <w:delText>-</w:delText>
        </w:r>
      </w:del>
      <w:r>
        <w:t>ways that could plausibly benefit older adults</w:t>
      </w:r>
      <w:ins w:id="1253" w:author="Editor" w:date="2026-09-10T13:23:00Z">
        <w:r w:rsidR="00E92778">
          <w:t>, estimated as follows:</w:t>
        </w:r>
      </w:ins>
      <w:del w:id="1254" w:author="Editor" w:date="2026-09-10T13:23:00Z">
        <w:r w:rsidDel="00E92778">
          <w:delText>.</w:delText>
        </w:r>
        <w:r w:rsidR="00D76DD9" w:rsidDel="00E92778">
          <w:rPr>
            <w:sz w:val="20"/>
          </w:rPr>
          <w:delText xml:space="preserve"> </w:delText>
        </w:r>
      </w:del>
      <w:moveToRangeStart w:id="1255" w:author="Editor" w:date="2026-09-10T10:15:00Z" w:name="move239927756"/>
      <w:moveTo w:id="1256" w:author="Editor" w:date="2026-09-10T10:15:00Z">
        <w:del w:id="1257" w:author="Editor" w:date="2026-09-10T13:23:00Z">
          <w:r w:rsidR="00734EB7" w:rsidDel="00E92778">
            <w:rPr>
              <w:spacing w:val="-10"/>
            </w:rPr>
            <w:delText>We</w:delText>
          </w:r>
          <w:r w:rsidR="00734EB7" w:rsidDel="00E92778">
            <w:rPr>
              <w:spacing w:val="-5"/>
            </w:rPr>
            <w:delText xml:space="preserve"> </w:delText>
          </w:r>
          <w:r w:rsidR="00734EB7" w:rsidDel="00E92778">
            <w:rPr>
              <w:spacing w:val="-2"/>
            </w:rPr>
            <w:delText>estimate:</w:delText>
          </w:r>
        </w:del>
      </w:moveTo>
    </w:p>
    <w:p w14:paraId="044D687C" w14:textId="77777777" w:rsidR="00734EB7" w:rsidDel="00235695" w:rsidRDefault="00734EB7" w:rsidP="00734EB7">
      <w:pPr>
        <w:pStyle w:val="BodyText"/>
        <w:suppressAutoHyphens/>
        <w:spacing w:before="90"/>
        <w:rPr>
          <w:del w:id="1258" w:author="Editor" w:date="2026-09-11T11:21:00Z"/>
          <w:moveTo w:id="1259" w:author="Editor" w:date="2026-09-10T10:15:00Z"/>
        </w:rPr>
      </w:pPr>
    </w:p>
    <w:p w14:paraId="28AE1F0F" w14:textId="77777777" w:rsidR="00734EB7" w:rsidRDefault="00734EB7" w:rsidP="00734EB7">
      <w:pPr>
        <w:tabs>
          <w:tab w:val="left" w:pos="9081"/>
        </w:tabs>
        <w:suppressAutoHyphens/>
        <w:ind w:left="1801"/>
        <w:rPr>
          <w:moveTo w:id="1260" w:author="Editor" w:date="2026-09-10T10:15:00Z"/>
          <w:sz w:val="24"/>
        </w:rPr>
      </w:pPr>
      <w:moveTo w:id="1261" w:author="Editor" w:date="2026-09-10T10:15:00Z">
        <w:r>
          <w:rPr>
            <w:i/>
            <w:sz w:val="24"/>
          </w:rPr>
          <w:t>Y</w:t>
        </w:r>
        <w:r>
          <w:rPr>
            <w:i/>
            <w:sz w:val="24"/>
            <w:vertAlign w:val="subscript"/>
          </w:rPr>
          <w:t>i</w:t>
        </w:r>
        <w:r>
          <w:rPr>
            <w:i/>
            <w:spacing w:val="-37"/>
            <w:sz w:val="24"/>
          </w:rPr>
          <w:t xml:space="preserve"> </w:t>
        </w:r>
        <w:r>
          <w:rPr>
            <w:i/>
            <w:sz w:val="24"/>
            <w:vertAlign w:val="subscript"/>
          </w:rPr>
          <w:t>j</w:t>
        </w:r>
        <w:r>
          <w:rPr>
            <w:rFonts w:ascii="Sitka Heading" w:hAnsi="Sitka Heading"/>
            <w:i/>
            <w:sz w:val="24"/>
            <w:vertAlign w:val="subscript"/>
          </w:rPr>
          <w:t>,</w:t>
        </w:r>
        <w:r>
          <w:rPr>
            <w:i/>
            <w:sz w:val="24"/>
            <w:vertAlign w:val="subscript"/>
          </w:rPr>
          <w:t>t</w:t>
        </w:r>
        <w:r>
          <w:rPr>
            <w:i/>
            <w:spacing w:val="22"/>
            <w:sz w:val="24"/>
          </w:rPr>
          <w:t xml:space="preserve"> </w:t>
        </w:r>
        <w:r>
          <w:rPr>
            <w:rFonts w:ascii="Arial MT" w:hAnsi="Arial MT"/>
            <w:sz w:val="24"/>
          </w:rPr>
          <w:t>=</w:t>
        </w:r>
        <w:r>
          <w:rPr>
            <w:rFonts w:ascii="Arial MT" w:hAnsi="Arial MT"/>
            <w:spacing w:val="2"/>
            <w:sz w:val="24"/>
          </w:rPr>
          <w:t xml:space="preserve"> </w:t>
        </w:r>
        <w:r>
          <w:rPr>
            <w:rFonts w:ascii="Sitka Heading" w:hAnsi="Sitka Heading"/>
            <w:i/>
            <w:sz w:val="24"/>
          </w:rPr>
          <w:t>α</w:t>
        </w:r>
        <w:r>
          <w:rPr>
            <w:rFonts w:ascii="Sitka Heading" w:hAnsi="Sitka Heading"/>
            <w:i/>
            <w:spacing w:val="-5"/>
            <w:sz w:val="24"/>
          </w:rPr>
          <w:t xml:space="preserve"> </w:t>
        </w:r>
        <w:r>
          <w:rPr>
            <w:rFonts w:ascii="Arial MT" w:hAnsi="Arial MT"/>
            <w:sz w:val="24"/>
          </w:rPr>
          <w:t>+</w:t>
        </w:r>
        <w:r>
          <w:rPr>
            <w:rFonts w:ascii="Arial MT" w:hAnsi="Arial MT"/>
            <w:spacing w:val="-12"/>
            <w:sz w:val="24"/>
          </w:rPr>
          <w:t xml:space="preserve"> </w:t>
        </w:r>
        <w:r>
          <w:rPr>
            <w:rFonts w:ascii="Sitka Heading" w:hAnsi="Sitka Heading"/>
            <w:i/>
            <w:sz w:val="24"/>
          </w:rPr>
          <w:t>β</w:t>
        </w:r>
        <w:r>
          <w:rPr>
            <w:i/>
            <w:sz w:val="24"/>
            <w:vertAlign w:val="subscript"/>
          </w:rPr>
          <w:t>t</w:t>
        </w:r>
        <w:r>
          <w:rPr>
            <w:i/>
            <w:spacing w:val="8"/>
            <w:sz w:val="24"/>
          </w:rPr>
          <w:t xml:space="preserve"> </w:t>
        </w:r>
        <w:r>
          <w:rPr>
            <w:rFonts w:ascii="Arial MT" w:hAnsi="Arial MT"/>
            <w:sz w:val="24"/>
          </w:rPr>
          <w:t>+</w:t>
        </w:r>
        <w:r>
          <w:rPr>
            <w:rFonts w:ascii="Arial MT" w:hAnsi="Arial MT"/>
            <w:spacing w:val="-12"/>
            <w:sz w:val="24"/>
          </w:rPr>
          <w:t xml:space="preserve"> </w:t>
        </w:r>
        <w:r>
          <w:rPr>
            <w:rFonts w:ascii="Sitka Heading" w:hAnsi="Sitka Heading"/>
            <w:i/>
            <w:sz w:val="24"/>
          </w:rPr>
          <w:t>γ</w:t>
        </w:r>
        <w:r>
          <w:rPr>
            <w:rFonts w:ascii="Courier New" w:hAnsi="Courier New"/>
            <w:sz w:val="24"/>
          </w:rPr>
          <w:t>1</w:t>
        </w:r>
        <w:r>
          <w:rPr>
            <w:sz w:val="24"/>
          </w:rPr>
          <w:t>(Treatment)</w:t>
        </w:r>
        <w:r>
          <w:rPr>
            <w:i/>
            <w:sz w:val="24"/>
            <w:vertAlign w:val="subscript"/>
          </w:rPr>
          <w:t>i</w:t>
        </w:r>
        <w:r>
          <w:rPr>
            <w:i/>
            <w:spacing w:val="5"/>
            <w:sz w:val="24"/>
          </w:rPr>
          <w:t xml:space="preserve"> </w:t>
        </w:r>
        <w:r>
          <w:rPr>
            <w:rFonts w:ascii="Arial MT" w:hAnsi="Arial MT"/>
            <w:sz w:val="24"/>
          </w:rPr>
          <w:t>+</w:t>
        </w:r>
        <w:r>
          <w:rPr>
            <w:rFonts w:ascii="Arial MT" w:hAnsi="Arial MT"/>
            <w:spacing w:val="-12"/>
            <w:sz w:val="24"/>
          </w:rPr>
          <w:t xml:space="preserve"> </w:t>
        </w:r>
        <w:r>
          <w:rPr>
            <w:rFonts w:ascii="Sitka Heading" w:hAnsi="Sitka Heading"/>
            <w:i/>
            <w:sz w:val="24"/>
          </w:rPr>
          <w:t>δ</w:t>
        </w:r>
        <w:r>
          <w:rPr>
            <w:i/>
            <w:sz w:val="24"/>
            <w:vertAlign w:val="subscript"/>
          </w:rPr>
          <w:t>t</w:t>
        </w:r>
        <w:r>
          <w:rPr>
            <w:rFonts w:ascii="Courier New" w:hAnsi="Courier New"/>
            <w:sz w:val="24"/>
          </w:rPr>
          <w:t>1</w:t>
        </w:r>
        <w:r>
          <w:rPr>
            <w:sz w:val="24"/>
          </w:rPr>
          <w:t>(Treatment)</w:t>
        </w:r>
        <w:r>
          <w:rPr>
            <w:i/>
            <w:sz w:val="24"/>
            <w:vertAlign w:val="subscript"/>
          </w:rPr>
          <w:t>i</w:t>
        </w:r>
        <w:r>
          <w:rPr>
            <w:i/>
            <w:spacing w:val="6"/>
            <w:sz w:val="24"/>
          </w:rPr>
          <w:t xml:space="preserve"> </w:t>
        </w:r>
        <w:r>
          <w:rPr>
            <w:rFonts w:ascii="Arial MT" w:hAnsi="Arial MT"/>
            <w:sz w:val="24"/>
          </w:rPr>
          <w:t>+</w:t>
        </w:r>
        <w:r>
          <w:rPr>
            <w:rFonts w:ascii="Arial MT" w:hAnsi="Arial MT"/>
            <w:spacing w:val="-12"/>
            <w:sz w:val="24"/>
          </w:rPr>
          <w:t xml:space="preserve"> </w:t>
        </w:r>
        <w:r>
          <w:rPr>
            <w:rFonts w:ascii="Sitka Heading" w:hAnsi="Sitka Heading"/>
            <w:i/>
            <w:sz w:val="24"/>
          </w:rPr>
          <w:t>µ</w:t>
        </w:r>
        <w:r>
          <w:rPr>
            <w:i/>
            <w:sz w:val="24"/>
            <w:vertAlign w:val="subscript"/>
          </w:rPr>
          <w:t>m</w:t>
        </w:r>
        <w:r>
          <w:rPr>
            <w:i/>
            <w:spacing w:val="5"/>
            <w:sz w:val="24"/>
          </w:rPr>
          <w:t xml:space="preserve"> </w:t>
        </w:r>
        <w:r>
          <w:rPr>
            <w:rFonts w:ascii="Arial MT" w:hAnsi="Arial MT"/>
            <w:sz w:val="24"/>
          </w:rPr>
          <w:t>+</w:t>
        </w:r>
        <w:r>
          <w:rPr>
            <w:rFonts w:ascii="Arial MT" w:hAnsi="Arial MT"/>
            <w:spacing w:val="-12"/>
            <w:sz w:val="24"/>
          </w:rPr>
          <w:t xml:space="preserve"> </w:t>
        </w:r>
        <w:r>
          <w:rPr>
            <w:rFonts w:ascii="Sitka Heading" w:hAnsi="Sitka Heading"/>
            <w:i/>
            <w:sz w:val="24"/>
          </w:rPr>
          <w:t>ε</w:t>
        </w:r>
        <w:r>
          <w:rPr>
            <w:i/>
            <w:sz w:val="24"/>
            <w:vertAlign w:val="subscript"/>
          </w:rPr>
          <w:t>i</w:t>
        </w:r>
        <w:r>
          <w:rPr>
            <w:i/>
            <w:spacing w:val="-36"/>
            <w:sz w:val="24"/>
          </w:rPr>
          <w:t xml:space="preserve"> </w:t>
        </w:r>
        <w:r>
          <w:rPr>
            <w:i/>
            <w:spacing w:val="-5"/>
            <w:sz w:val="24"/>
            <w:vertAlign w:val="subscript"/>
          </w:rPr>
          <w:t>j</w:t>
        </w:r>
        <w:r>
          <w:rPr>
            <w:rFonts w:ascii="Sitka Heading" w:hAnsi="Sitka Heading"/>
            <w:i/>
            <w:spacing w:val="-5"/>
            <w:sz w:val="24"/>
            <w:vertAlign w:val="subscript"/>
          </w:rPr>
          <w:t>,</w:t>
        </w:r>
        <w:r>
          <w:rPr>
            <w:i/>
            <w:spacing w:val="-5"/>
            <w:sz w:val="24"/>
            <w:vertAlign w:val="subscript"/>
          </w:rPr>
          <w:t>t</w:t>
        </w:r>
      </w:moveTo>
      <w:ins w:id="1262" w:author="Editor" w:date="2026-09-10T10:19:00Z">
        <w:r>
          <w:rPr>
            <w:spacing w:val="-5"/>
            <w:sz w:val="24"/>
          </w:rPr>
          <w:t>,</w:t>
        </w:r>
      </w:ins>
      <w:moveTo w:id="1263" w:author="Editor" w:date="2026-09-10T10:15:00Z">
        <w:r>
          <w:rPr>
            <w:i/>
            <w:sz w:val="24"/>
          </w:rPr>
          <w:tab/>
        </w:r>
        <w:r>
          <w:rPr>
            <w:spacing w:val="-5"/>
            <w:sz w:val="24"/>
          </w:rPr>
          <w:t>(5)</w:t>
        </w:r>
      </w:moveTo>
    </w:p>
    <w:p w14:paraId="3AEA5D43" w14:textId="77777777" w:rsidR="00734EB7" w:rsidDel="00235695" w:rsidRDefault="00734EB7" w:rsidP="00734EB7">
      <w:pPr>
        <w:pStyle w:val="BodyText"/>
        <w:suppressAutoHyphens/>
        <w:spacing w:before="207"/>
        <w:rPr>
          <w:del w:id="1264" w:author="Editor" w:date="2026-09-11T11:21:00Z"/>
          <w:moveTo w:id="1265" w:author="Editor" w:date="2026-09-10T10:15:00Z"/>
        </w:rPr>
      </w:pPr>
    </w:p>
    <w:p w14:paraId="4C08B2DF" w14:textId="77777777" w:rsidR="00734EB7" w:rsidRDefault="00734EB7" w:rsidP="00181B91">
      <w:pPr>
        <w:pStyle w:val="BodyText"/>
        <w:suppressAutoHyphens/>
        <w:spacing w:before="240" w:line="302" w:lineRule="auto"/>
        <w:ind w:right="720"/>
        <w:jc w:val="both"/>
        <w:rPr>
          <w:moveTo w:id="1266" w:author="Editor" w:date="2026-09-10T10:15:00Z"/>
        </w:rPr>
      </w:pPr>
      <w:moveTo w:id="1267" w:author="Editor" w:date="2026-09-10T10:15:00Z">
        <w:r>
          <w:t xml:space="preserve">where </w:t>
        </w:r>
        <w:r>
          <w:rPr>
            <w:i/>
          </w:rPr>
          <w:t xml:space="preserve">Y </w:t>
        </w:r>
        <w:r>
          <w:t xml:space="preserve">is the outcome of interest (weekly hours worked, living alone, etc.), indexed by individual </w:t>
        </w:r>
        <w:r>
          <w:rPr>
            <w:i/>
          </w:rPr>
          <w:t>i</w:t>
        </w:r>
        <w:r>
          <w:t xml:space="preserve">, household </w:t>
        </w:r>
        <w:r>
          <w:rPr>
            <w:i/>
          </w:rPr>
          <w:t>j</w:t>
        </w:r>
        <w:r>
          <w:t xml:space="preserve">, and year </w:t>
        </w:r>
        <w:r>
          <w:rPr>
            <w:i/>
          </w:rPr>
          <w:t>t</w:t>
        </w:r>
        <w:r>
          <w:t>.</w:t>
        </w:r>
        <w:r>
          <w:rPr>
            <w:spacing w:val="40"/>
          </w:rPr>
          <w:t xml:space="preserve"> </w:t>
        </w:r>
        <w:r>
          <w:t xml:space="preserve">The treatment indicator </w:t>
        </w:r>
        <w:r>
          <w:rPr>
            <w:rFonts w:ascii="Courier New" w:hAnsi="Courier New"/>
          </w:rPr>
          <w:t>1</w:t>
        </w:r>
        <w:r>
          <w:t>(Treatment)</w:t>
        </w:r>
        <w:r>
          <w:rPr>
            <w:i/>
            <w:vertAlign w:val="subscript"/>
          </w:rPr>
          <w:t>i</w:t>
        </w:r>
        <w:r>
          <w:rPr>
            <w:i/>
          </w:rPr>
          <w:t xml:space="preserve"> </w:t>
        </w:r>
        <w:r>
          <w:t>is randomized at the locality level.</w:t>
        </w:r>
        <w:r>
          <w:rPr>
            <w:spacing w:val="40"/>
          </w:rPr>
          <w:t xml:space="preserve"> </w:t>
        </w:r>
        <w:r>
          <w:rPr>
            <w:rFonts w:ascii="Sitka Heading" w:hAnsi="Sitka Heading"/>
            <w:i/>
          </w:rPr>
          <w:t>β</w:t>
        </w:r>
        <w:r>
          <w:rPr>
            <w:i/>
            <w:vertAlign w:val="subscript"/>
          </w:rPr>
          <w:t>t</w:t>
        </w:r>
        <w:r>
          <w:rPr>
            <w:i/>
          </w:rPr>
          <w:t xml:space="preserve"> </w:t>
        </w:r>
        <w:r>
          <w:t>represents year fixed e</w:t>
        </w:r>
        <w:r w:rsidRPr="00DB5B07">
          <w:t>ff</w:t>
        </w:r>
        <w:r>
          <w:t>ects (with 1997 as the omitted baseline),</w:t>
        </w:r>
      </w:moveTo>
      <w:ins w:id="1268" w:author="Editor" w:date="2026-09-10T13:24:00Z">
        <w:r w:rsidR="00E92778">
          <w:t xml:space="preserve"> and</w:t>
        </w:r>
      </w:ins>
      <w:moveTo w:id="1269" w:author="Editor" w:date="2026-09-10T10:15:00Z">
        <w:r>
          <w:t xml:space="preserve"> </w:t>
        </w:r>
        <w:r>
          <w:rPr>
            <w:rFonts w:ascii="Sitka Heading" w:hAnsi="Sitka Heading"/>
            <w:i/>
          </w:rPr>
          <w:t xml:space="preserve">γ </w:t>
        </w:r>
        <w:r>
          <w:t>captures the treatment indicator (with control as the omitted category).</w:t>
        </w:r>
        <w:r>
          <w:rPr>
            <w:spacing w:val="40"/>
          </w:rPr>
          <w:t xml:space="preserve"> </w:t>
        </w:r>
        <w:r>
          <w:t>The coe</w:t>
        </w:r>
        <w:r w:rsidRPr="00DB5B07">
          <w:t>ff</w:t>
        </w:r>
        <w:r>
          <w:rPr>
            <w:rFonts w:ascii="Arial MT" w:hAnsi="Arial MT"/>
          </w:rPr>
          <w:t>i</w:t>
        </w:r>
        <w:r>
          <w:t xml:space="preserve">cient of interest </w:t>
        </w:r>
        <w:r>
          <w:rPr>
            <w:rFonts w:ascii="Sitka Heading" w:hAnsi="Sitka Heading"/>
            <w:i/>
          </w:rPr>
          <w:t>δ</w:t>
        </w:r>
        <w:r>
          <w:rPr>
            <w:i/>
            <w:vertAlign w:val="subscript"/>
          </w:rPr>
          <w:t>t</w:t>
        </w:r>
        <w:r>
          <w:rPr>
            <w:i/>
          </w:rPr>
          <w:t xml:space="preserve"> </w:t>
        </w:r>
        <w:r>
          <w:t>captures the treatment e</w:t>
        </w:r>
        <w:r w:rsidRPr="00DB5B07">
          <w:t>ff</w:t>
        </w:r>
        <w:r>
          <w:t xml:space="preserve">ect in each year </w:t>
        </w:r>
        <w:r w:rsidRPr="0073591C">
          <w:rPr>
            <w:i/>
          </w:rPr>
          <w:t>t</w:t>
        </w:r>
        <w:r>
          <w:t xml:space="preserve"> relative to the control group in the baseline year.</w:t>
        </w:r>
        <w:r>
          <w:rPr>
            <w:spacing w:val="38"/>
          </w:rPr>
          <w:t xml:space="preserve"> </w:t>
        </w:r>
        <w:r>
          <w:t>Municipality fixed e</w:t>
        </w:r>
        <w:r w:rsidRPr="00DB5B07">
          <w:t>ff</w:t>
        </w:r>
        <w:r>
          <w:t xml:space="preserve">ects </w:t>
        </w:r>
        <w:r>
          <w:rPr>
            <w:rFonts w:ascii="Sitka Heading" w:hAnsi="Sitka Heading"/>
            <w:i/>
          </w:rPr>
          <w:t>µ</w:t>
        </w:r>
        <w:r>
          <w:rPr>
            <w:i/>
            <w:vertAlign w:val="subscript"/>
          </w:rPr>
          <w:t>m</w:t>
        </w:r>
        <w:r>
          <w:rPr>
            <w:i/>
          </w:rPr>
          <w:t xml:space="preserve"> </w:t>
        </w:r>
        <w:r>
          <w:t>control for time-invariant di</w:t>
        </w:r>
        <w:r w:rsidRPr="00DB5B07">
          <w:t>ff</w:t>
        </w:r>
        <w:r>
          <w:t>erences across municipalities.</w:t>
        </w:r>
        <w:r>
          <w:rPr>
            <w:spacing w:val="40"/>
          </w:rPr>
          <w:t xml:space="preserve"> </w:t>
        </w:r>
        <w:r>
          <w:t>Standard errors are clustered</w:t>
        </w:r>
        <w:r>
          <w:rPr>
            <w:spacing w:val="-2"/>
          </w:rPr>
          <w:t xml:space="preserve"> </w:t>
        </w:r>
        <w:r>
          <w:t>at</w:t>
        </w:r>
        <w:r>
          <w:rPr>
            <w:spacing w:val="-2"/>
          </w:rPr>
          <w:t xml:space="preserve"> </w:t>
        </w:r>
        <w:r>
          <w:t>the</w:t>
        </w:r>
        <w:r>
          <w:rPr>
            <w:spacing w:val="-2"/>
          </w:rPr>
          <w:t xml:space="preserve"> </w:t>
        </w:r>
        <w:r>
          <w:t>locality</w:t>
        </w:r>
        <w:r>
          <w:rPr>
            <w:spacing w:val="-2"/>
          </w:rPr>
          <w:t xml:space="preserve"> </w:t>
        </w:r>
        <w:r>
          <w:t xml:space="preserve">level. </w:t>
        </w:r>
        <w:del w:id="1270" w:author="Editor" w:date="2026-09-13T13:13:00Z">
          <w:r w:rsidDel="00945939">
            <w:delText>Because</w:delText>
          </w:r>
          <w:r w:rsidDel="00945939">
            <w:rPr>
              <w:spacing w:val="-2"/>
            </w:rPr>
            <w:delText xml:space="preserve"> </w:delText>
          </w:r>
          <w:r w:rsidDel="00945939">
            <w:delText>t</w:delText>
          </w:r>
        </w:del>
      </w:moveTo>
      <w:ins w:id="1271" w:author="Editor" w:date="2026-09-13T13:13:00Z">
        <w:r w:rsidR="00945939">
          <w:t>T</w:t>
        </w:r>
      </w:ins>
      <w:moveTo w:id="1272" w:author="Editor" w:date="2026-09-10T10:15:00Z">
        <w:r>
          <w:t>reatment</w:t>
        </w:r>
        <w:r>
          <w:rPr>
            <w:spacing w:val="-2"/>
          </w:rPr>
          <w:t xml:space="preserve"> </w:t>
        </w:r>
        <w:r>
          <w:t>was</w:t>
        </w:r>
        <w:r>
          <w:rPr>
            <w:spacing w:val="-2"/>
          </w:rPr>
          <w:t xml:space="preserve"> </w:t>
        </w:r>
        <w:r>
          <w:t>randomized</w:t>
        </w:r>
        <w:r>
          <w:rPr>
            <w:spacing w:val="-2"/>
          </w:rPr>
          <w:t xml:space="preserve"> </w:t>
        </w:r>
        <w:r>
          <w:t>before</w:t>
        </w:r>
        <w:r>
          <w:rPr>
            <w:spacing w:val="-2"/>
          </w:rPr>
          <w:t xml:space="preserve"> </w:t>
        </w:r>
        <w:r>
          <w:t>outcome</w:t>
        </w:r>
        <w:r>
          <w:rPr>
            <w:spacing w:val="-2"/>
          </w:rPr>
          <w:t xml:space="preserve"> </w:t>
        </w:r>
        <w:r>
          <w:t>realization,</w:t>
        </w:r>
        <w:r>
          <w:rPr>
            <w:spacing w:val="-1"/>
          </w:rPr>
          <w:t xml:space="preserve"> </w:t>
        </w:r>
      </w:moveTo>
      <w:ins w:id="1273" w:author="Editor" w:date="2026-09-13T13:13:00Z">
        <w:r w:rsidR="00945939">
          <w:rPr>
            <w:spacing w:val="-1"/>
          </w:rPr>
          <w:t xml:space="preserve">so </w:t>
        </w:r>
      </w:ins>
      <w:moveTo w:id="1274" w:author="Editor" w:date="2026-09-10T10:15:00Z">
        <w:r>
          <w:t>the specification</w:t>
        </w:r>
        <w:r>
          <w:rPr>
            <w:spacing w:val="-7"/>
          </w:rPr>
          <w:t xml:space="preserve"> </w:t>
        </w:r>
        <w:r>
          <w:t>requires</w:t>
        </w:r>
        <w:r>
          <w:rPr>
            <w:spacing w:val="-7"/>
          </w:rPr>
          <w:t xml:space="preserve"> </w:t>
        </w:r>
        <w:r>
          <w:t>no</w:t>
        </w:r>
        <w:r>
          <w:rPr>
            <w:spacing w:val="-7"/>
          </w:rPr>
          <w:t xml:space="preserve"> </w:t>
        </w:r>
        <w:r>
          <w:t>additional</w:t>
        </w:r>
        <w:r>
          <w:rPr>
            <w:spacing w:val="-7"/>
          </w:rPr>
          <w:t xml:space="preserve"> </w:t>
        </w:r>
        <w:r>
          <w:t>controls,</w:t>
        </w:r>
        <w:r>
          <w:rPr>
            <w:spacing w:val="-7"/>
          </w:rPr>
          <w:t xml:space="preserve"> </w:t>
        </w:r>
        <w:r>
          <w:t>and</w:t>
        </w:r>
        <w:r>
          <w:rPr>
            <w:spacing w:val="-7"/>
          </w:rPr>
          <w:t xml:space="preserve"> </w:t>
        </w:r>
        <w:r>
          <w:t>non-zero</w:t>
        </w:r>
        <w:r>
          <w:rPr>
            <w:spacing w:val="-7"/>
          </w:rPr>
          <w:t xml:space="preserve"> </w:t>
        </w:r>
        <w:r>
          <w:t>coe</w:t>
        </w:r>
        <w:r w:rsidRPr="00DB5B07">
          <w:t>ff</w:t>
        </w:r>
        <w:r>
          <w:t>icients</w:t>
        </w:r>
        <w:r>
          <w:rPr>
            <w:spacing w:val="-7"/>
          </w:rPr>
          <w:t xml:space="preserve"> </w:t>
        </w:r>
        <w:r>
          <w:t>represent</w:t>
        </w:r>
        <w:r>
          <w:rPr>
            <w:spacing w:val="-7"/>
          </w:rPr>
          <w:t xml:space="preserve"> </w:t>
        </w:r>
        <w:r>
          <w:t>the</w:t>
        </w:r>
        <w:r>
          <w:rPr>
            <w:spacing w:val="-7"/>
          </w:rPr>
          <w:t xml:space="preserve"> </w:t>
        </w:r>
        <w:r>
          <w:t>causal</w:t>
        </w:r>
        <w:r>
          <w:rPr>
            <w:spacing w:val="-7"/>
          </w:rPr>
          <w:t xml:space="preserve"> </w:t>
        </w:r>
        <w:r>
          <w:t xml:space="preserve">impact of early </w:t>
        </w:r>
        <w:r w:rsidRPr="000724F4">
          <w:t>Progresa</w:t>
        </w:r>
        <w:r>
          <w:rPr>
            <w:i/>
          </w:rPr>
          <w:t xml:space="preserve"> </w:t>
        </w:r>
        <w:r>
          <w:t>enrollment on older adults’ household members.</w:t>
        </w:r>
      </w:moveTo>
    </w:p>
    <w:moveToRangeEnd w:id="1255"/>
    <w:p w14:paraId="04C3058F" w14:textId="77777777" w:rsidR="00734EB7" w:rsidDel="00734EB7" w:rsidRDefault="00734EB7">
      <w:pPr>
        <w:pStyle w:val="BodyText"/>
        <w:suppressAutoHyphens/>
        <w:spacing w:before="226" w:line="314" w:lineRule="auto"/>
        <w:ind w:left="-1" w:right="718"/>
        <w:jc w:val="both"/>
        <w:rPr>
          <w:del w:id="1275" w:author="Editor" w:date="2026-09-10T10:15:00Z"/>
          <w:sz w:val="20"/>
        </w:rPr>
        <w:sectPr w:rsidR="00734EB7" w:rsidDel="00734EB7">
          <w:pgSz w:w="12240" w:h="15840"/>
          <w:pgMar w:top="1740" w:right="720" w:bottom="1420" w:left="1440" w:header="0" w:footer="1223" w:gutter="0"/>
          <w:cols w:space="720"/>
        </w:sectPr>
        <w:pPrChange w:id="1276" w:author="Editor" w:date="2026-09-10T10:15:00Z">
          <w:pPr>
            <w:pStyle w:val="BodyText"/>
            <w:suppressAutoHyphens/>
            <w:spacing w:before="226" w:line="314" w:lineRule="auto"/>
            <w:ind w:right="718"/>
            <w:jc w:val="both"/>
          </w:pPr>
        </w:pPrChange>
      </w:pPr>
    </w:p>
    <w:p w14:paraId="48B8EBAE" w14:textId="77777777" w:rsidR="006F1B3D" w:rsidDel="00734EB7" w:rsidRDefault="00191F14">
      <w:pPr>
        <w:pStyle w:val="BodyText"/>
        <w:suppressAutoHyphens/>
        <w:spacing w:before="75"/>
        <w:ind w:left="-1"/>
        <w:rPr>
          <w:moveFrom w:id="1277" w:author="Editor" w:date="2026-09-10T10:15:00Z"/>
        </w:rPr>
        <w:pPrChange w:id="1278" w:author="Editor" w:date="2026-09-10T10:15:00Z">
          <w:pPr>
            <w:pStyle w:val="BodyText"/>
            <w:suppressAutoHyphens/>
            <w:spacing w:before="75"/>
            <w:ind w:left="351"/>
          </w:pPr>
        </w:pPrChange>
      </w:pPr>
      <w:moveFromRangeStart w:id="1279" w:author="Editor" w:date="2026-09-10T10:15:00Z" w:name="move239927756"/>
      <w:moveFrom w:id="1280" w:author="Editor" w:date="2026-09-10T10:15:00Z">
        <w:r w:rsidDel="00734EB7">
          <w:rPr>
            <w:spacing w:val="-10"/>
          </w:rPr>
          <w:lastRenderedPageBreak/>
          <w:t>We</w:t>
        </w:r>
        <w:r w:rsidDel="00734EB7">
          <w:rPr>
            <w:spacing w:val="-5"/>
          </w:rPr>
          <w:t xml:space="preserve"> </w:t>
        </w:r>
        <w:r w:rsidDel="00734EB7">
          <w:rPr>
            <w:spacing w:val="-2"/>
          </w:rPr>
          <w:t>estimate:</w:t>
        </w:r>
      </w:moveFrom>
    </w:p>
    <w:p w14:paraId="79365CE8" w14:textId="77777777" w:rsidR="006F1B3D" w:rsidDel="00734EB7" w:rsidRDefault="006F1B3D">
      <w:pPr>
        <w:pStyle w:val="BodyText"/>
        <w:suppressAutoHyphens/>
        <w:spacing w:before="90"/>
        <w:ind w:left="-1"/>
        <w:rPr>
          <w:moveFrom w:id="1281" w:author="Editor" w:date="2026-09-10T10:15:00Z"/>
        </w:rPr>
        <w:pPrChange w:id="1282" w:author="Editor" w:date="2026-09-10T10:15:00Z">
          <w:pPr>
            <w:pStyle w:val="BodyText"/>
            <w:suppressAutoHyphens/>
            <w:spacing w:before="90"/>
          </w:pPr>
        </w:pPrChange>
      </w:pPr>
    </w:p>
    <w:p w14:paraId="3597234C" w14:textId="77777777" w:rsidR="006F1B3D" w:rsidDel="00734EB7" w:rsidRDefault="00191F14">
      <w:pPr>
        <w:tabs>
          <w:tab w:val="left" w:pos="9081"/>
        </w:tabs>
        <w:suppressAutoHyphens/>
        <w:ind w:left="-1"/>
        <w:rPr>
          <w:moveFrom w:id="1283" w:author="Editor" w:date="2026-09-10T10:15:00Z"/>
          <w:sz w:val="24"/>
        </w:rPr>
        <w:pPrChange w:id="1284" w:author="Editor" w:date="2026-09-10T10:15:00Z">
          <w:pPr>
            <w:tabs>
              <w:tab w:val="left" w:pos="9081"/>
            </w:tabs>
            <w:suppressAutoHyphens/>
            <w:ind w:left="1801"/>
          </w:pPr>
        </w:pPrChange>
      </w:pPr>
      <w:moveFrom w:id="1285" w:author="Editor" w:date="2026-09-10T10:15:00Z">
        <w:r w:rsidDel="00734EB7">
          <w:rPr>
            <w:i/>
            <w:sz w:val="24"/>
          </w:rPr>
          <w:t>Y</w:t>
        </w:r>
        <w:r w:rsidDel="00734EB7">
          <w:rPr>
            <w:i/>
            <w:sz w:val="24"/>
            <w:vertAlign w:val="subscript"/>
          </w:rPr>
          <w:t>i</w:t>
        </w:r>
        <w:r w:rsidDel="00734EB7">
          <w:rPr>
            <w:i/>
            <w:spacing w:val="-37"/>
            <w:sz w:val="24"/>
          </w:rPr>
          <w:t xml:space="preserve"> </w:t>
        </w:r>
        <w:r w:rsidDel="00734EB7">
          <w:rPr>
            <w:i/>
            <w:sz w:val="24"/>
            <w:vertAlign w:val="subscript"/>
          </w:rPr>
          <w:t>j</w:t>
        </w:r>
        <w:r w:rsidDel="00734EB7">
          <w:rPr>
            <w:rFonts w:ascii="Sitka Heading" w:hAnsi="Sitka Heading"/>
            <w:i/>
            <w:sz w:val="24"/>
            <w:vertAlign w:val="subscript"/>
          </w:rPr>
          <w:t>,</w:t>
        </w:r>
        <w:r w:rsidDel="00734EB7">
          <w:rPr>
            <w:i/>
            <w:sz w:val="24"/>
            <w:vertAlign w:val="subscript"/>
          </w:rPr>
          <w:t>t</w:t>
        </w:r>
        <w:r w:rsidDel="00734EB7">
          <w:rPr>
            <w:i/>
            <w:spacing w:val="22"/>
            <w:sz w:val="24"/>
          </w:rPr>
          <w:t xml:space="preserve"> </w:t>
        </w:r>
        <w:r w:rsidDel="00734EB7">
          <w:rPr>
            <w:rFonts w:ascii="Arial MT" w:hAnsi="Arial MT"/>
            <w:sz w:val="24"/>
          </w:rPr>
          <w:t>=</w:t>
        </w:r>
        <w:r w:rsidDel="00734EB7">
          <w:rPr>
            <w:rFonts w:ascii="Arial MT" w:hAnsi="Arial MT"/>
            <w:spacing w:val="2"/>
            <w:sz w:val="24"/>
          </w:rPr>
          <w:t xml:space="preserve"> </w:t>
        </w:r>
        <w:r w:rsidDel="00734EB7">
          <w:rPr>
            <w:rFonts w:ascii="Sitka Heading" w:hAnsi="Sitka Heading"/>
            <w:i/>
            <w:sz w:val="24"/>
          </w:rPr>
          <w:t>α</w:t>
        </w:r>
        <w:r w:rsidDel="00734EB7">
          <w:rPr>
            <w:rFonts w:ascii="Sitka Heading" w:hAnsi="Sitka Heading"/>
            <w:i/>
            <w:spacing w:val="-5"/>
            <w:sz w:val="24"/>
          </w:rPr>
          <w:t xml:space="preserve"> </w:t>
        </w:r>
        <w:r w:rsidDel="00734EB7">
          <w:rPr>
            <w:rFonts w:ascii="Arial MT" w:hAnsi="Arial MT"/>
            <w:sz w:val="24"/>
          </w:rPr>
          <w:t>+</w:t>
        </w:r>
        <w:r w:rsidDel="00734EB7">
          <w:rPr>
            <w:rFonts w:ascii="Arial MT" w:hAnsi="Arial MT"/>
            <w:spacing w:val="-12"/>
            <w:sz w:val="24"/>
          </w:rPr>
          <w:t xml:space="preserve"> </w:t>
        </w:r>
        <w:r w:rsidDel="00734EB7">
          <w:rPr>
            <w:rFonts w:ascii="Sitka Heading" w:hAnsi="Sitka Heading"/>
            <w:i/>
            <w:sz w:val="24"/>
          </w:rPr>
          <w:t>β</w:t>
        </w:r>
        <w:r w:rsidDel="00734EB7">
          <w:rPr>
            <w:i/>
            <w:sz w:val="24"/>
            <w:vertAlign w:val="subscript"/>
          </w:rPr>
          <w:t>t</w:t>
        </w:r>
        <w:r w:rsidDel="00734EB7">
          <w:rPr>
            <w:i/>
            <w:spacing w:val="8"/>
            <w:sz w:val="24"/>
          </w:rPr>
          <w:t xml:space="preserve"> </w:t>
        </w:r>
        <w:r w:rsidDel="00734EB7">
          <w:rPr>
            <w:rFonts w:ascii="Arial MT" w:hAnsi="Arial MT"/>
            <w:sz w:val="24"/>
          </w:rPr>
          <w:t>+</w:t>
        </w:r>
        <w:r w:rsidDel="00734EB7">
          <w:rPr>
            <w:rFonts w:ascii="Arial MT" w:hAnsi="Arial MT"/>
            <w:spacing w:val="-12"/>
            <w:sz w:val="24"/>
          </w:rPr>
          <w:t xml:space="preserve"> </w:t>
        </w:r>
        <w:r w:rsidDel="00734EB7">
          <w:rPr>
            <w:rFonts w:ascii="Sitka Heading" w:hAnsi="Sitka Heading"/>
            <w:i/>
            <w:sz w:val="24"/>
          </w:rPr>
          <w:t>γ</w:t>
        </w:r>
        <w:r w:rsidDel="00734EB7">
          <w:rPr>
            <w:rFonts w:ascii="Courier New" w:hAnsi="Courier New"/>
            <w:sz w:val="24"/>
          </w:rPr>
          <w:t>1</w:t>
        </w:r>
        <w:r w:rsidDel="00734EB7">
          <w:rPr>
            <w:sz w:val="24"/>
          </w:rPr>
          <w:t>(Treatment)</w:t>
        </w:r>
        <w:r w:rsidDel="00734EB7">
          <w:rPr>
            <w:i/>
            <w:sz w:val="24"/>
            <w:vertAlign w:val="subscript"/>
          </w:rPr>
          <w:t>i</w:t>
        </w:r>
        <w:r w:rsidDel="00734EB7">
          <w:rPr>
            <w:i/>
            <w:spacing w:val="5"/>
            <w:sz w:val="24"/>
          </w:rPr>
          <w:t xml:space="preserve"> </w:t>
        </w:r>
        <w:r w:rsidDel="00734EB7">
          <w:rPr>
            <w:rFonts w:ascii="Arial MT" w:hAnsi="Arial MT"/>
            <w:sz w:val="24"/>
          </w:rPr>
          <w:t>+</w:t>
        </w:r>
        <w:r w:rsidDel="00734EB7">
          <w:rPr>
            <w:rFonts w:ascii="Arial MT" w:hAnsi="Arial MT"/>
            <w:spacing w:val="-12"/>
            <w:sz w:val="24"/>
          </w:rPr>
          <w:t xml:space="preserve"> </w:t>
        </w:r>
        <w:r w:rsidDel="00734EB7">
          <w:rPr>
            <w:rFonts w:ascii="Sitka Heading" w:hAnsi="Sitka Heading"/>
            <w:i/>
            <w:sz w:val="24"/>
          </w:rPr>
          <w:t>δ</w:t>
        </w:r>
        <w:r w:rsidDel="00734EB7">
          <w:rPr>
            <w:i/>
            <w:sz w:val="24"/>
            <w:vertAlign w:val="subscript"/>
          </w:rPr>
          <w:t>t</w:t>
        </w:r>
        <w:r w:rsidDel="00734EB7">
          <w:rPr>
            <w:rFonts w:ascii="Courier New" w:hAnsi="Courier New"/>
            <w:sz w:val="24"/>
          </w:rPr>
          <w:t>1</w:t>
        </w:r>
        <w:r w:rsidDel="00734EB7">
          <w:rPr>
            <w:sz w:val="24"/>
          </w:rPr>
          <w:t>(Treatment)</w:t>
        </w:r>
        <w:r w:rsidDel="00734EB7">
          <w:rPr>
            <w:i/>
            <w:sz w:val="24"/>
            <w:vertAlign w:val="subscript"/>
          </w:rPr>
          <w:t>i</w:t>
        </w:r>
        <w:r w:rsidDel="00734EB7">
          <w:rPr>
            <w:i/>
            <w:spacing w:val="6"/>
            <w:sz w:val="24"/>
          </w:rPr>
          <w:t xml:space="preserve"> </w:t>
        </w:r>
        <w:r w:rsidDel="00734EB7">
          <w:rPr>
            <w:rFonts w:ascii="Arial MT" w:hAnsi="Arial MT"/>
            <w:sz w:val="24"/>
          </w:rPr>
          <w:t>+</w:t>
        </w:r>
        <w:r w:rsidDel="00734EB7">
          <w:rPr>
            <w:rFonts w:ascii="Arial MT" w:hAnsi="Arial MT"/>
            <w:spacing w:val="-12"/>
            <w:sz w:val="24"/>
          </w:rPr>
          <w:t xml:space="preserve"> </w:t>
        </w:r>
        <w:r w:rsidDel="00734EB7">
          <w:rPr>
            <w:rFonts w:ascii="Sitka Heading" w:hAnsi="Sitka Heading"/>
            <w:i/>
            <w:sz w:val="24"/>
          </w:rPr>
          <w:t>µ</w:t>
        </w:r>
        <w:r w:rsidDel="00734EB7">
          <w:rPr>
            <w:i/>
            <w:sz w:val="24"/>
            <w:vertAlign w:val="subscript"/>
          </w:rPr>
          <w:t>m</w:t>
        </w:r>
        <w:r w:rsidDel="00734EB7">
          <w:rPr>
            <w:i/>
            <w:spacing w:val="5"/>
            <w:sz w:val="24"/>
          </w:rPr>
          <w:t xml:space="preserve"> </w:t>
        </w:r>
        <w:r w:rsidDel="00734EB7">
          <w:rPr>
            <w:rFonts w:ascii="Arial MT" w:hAnsi="Arial MT"/>
            <w:sz w:val="24"/>
          </w:rPr>
          <w:t>+</w:t>
        </w:r>
        <w:r w:rsidDel="00734EB7">
          <w:rPr>
            <w:rFonts w:ascii="Arial MT" w:hAnsi="Arial MT"/>
            <w:spacing w:val="-12"/>
            <w:sz w:val="24"/>
          </w:rPr>
          <w:t xml:space="preserve"> </w:t>
        </w:r>
        <w:r w:rsidDel="00734EB7">
          <w:rPr>
            <w:rFonts w:ascii="Sitka Heading" w:hAnsi="Sitka Heading"/>
            <w:i/>
            <w:sz w:val="24"/>
          </w:rPr>
          <w:t>ε</w:t>
        </w:r>
        <w:r w:rsidDel="00734EB7">
          <w:rPr>
            <w:i/>
            <w:sz w:val="24"/>
            <w:vertAlign w:val="subscript"/>
          </w:rPr>
          <w:t>i</w:t>
        </w:r>
        <w:r w:rsidDel="00734EB7">
          <w:rPr>
            <w:i/>
            <w:spacing w:val="-36"/>
            <w:sz w:val="24"/>
          </w:rPr>
          <w:t xml:space="preserve"> </w:t>
        </w:r>
        <w:r w:rsidDel="00734EB7">
          <w:rPr>
            <w:i/>
            <w:spacing w:val="-5"/>
            <w:sz w:val="24"/>
            <w:vertAlign w:val="subscript"/>
          </w:rPr>
          <w:t>j</w:t>
        </w:r>
        <w:r w:rsidDel="00734EB7">
          <w:rPr>
            <w:rFonts w:ascii="Sitka Heading" w:hAnsi="Sitka Heading"/>
            <w:i/>
            <w:spacing w:val="-5"/>
            <w:sz w:val="24"/>
            <w:vertAlign w:val="subscript"/>
          </w:rPr>
          <w:t>,</w:t>
        </w:r>
        <w:r w:rsidDel="00734EB7">
          <w:rPr>
            <w:i/>
            <w:spacing w:val="-5"/>
            <w:sz w:val="24"/>
            <w:vertAlign w:val="subscript"/>
          </w:rPr>
          <w:t>t</w:t>
        </w:r>
        <w:r w:rsidDel="00734EB7">
          <w:rPr>
            <w:i/>
            <w:sz w:val="24"/>
          </w:rPr>
          <w:tab/>
        </w:r>
        <w:r w:rsidDel="00734EB7">
          <w:rPr>
            <w:spacing w:val="-5"/>
            <w:sz w:val="24"/>
          </w:rPr>
          <w:t>(5)</w:t>
        </w:r>
      </w:moveFrom>
    </w:p>
    <w:p w14:paraId="0231ED8F" w14:textId="77777777" w:rsidR="006F1B3D" w:rsidDel="00734EB7" w:rsidRDefault="006F1B3D">
      <w:pPr>
        <w:pStyle w:val="BodyText"/>
        <w:suppressAutoHyphens/>
        <w:spacing w:before="207"/>
        <w:ind w:left="-1"/>
        <w:rPr>
          <w:moveFrom w:id="1286" w:author="Editor" w:date="2026-09-10T10:15:00Z"/>
        </w:rPr>
        <w:pPrChange w:id="1287" w:author="Editor" w:date="2026-09-10T10:15:00Z">
          <w:pPr>
            <w:pStyle w:val="BodyText"/>
            <w:suppressAutoHyphens/>
            <w:spacing w:before="207"/>
          </w:pPr>
        </w:pPrChange>
      </w:pPr>
    </w:p>
    <w:p w14:paraId="50733D59" w14:textId="77777777" w:rsidR="006F1B3D" w:rsidDel="00734EB7" w:rsidRDefault="00191F14" w:rsidP="00BA667C">
      <w:pPr>
        <w:pStyle w:val="BodyText"/>
        <w:suppressAutoHyphens/>
        <w:spacing w:before="1" w:line="302" w:lineRule="auto"/>
        <w:ind w:left="-1" w:right="717"/>
        <w:jc w:val="both"/>
        <w:rPr>
          <w:moveFrom w:id="1288" w:author="Editor" w:date="2026-09-10T10:15:00Z"/>
        </w:rPr>
      </w:pPr>
      <w:moveFrom w:id="1289" w:author="Editor" w:date="2026-09-10T10:15:00Z">
        <w:r w:rsidDel="00734EB7">
          <w:t xml:space="preserve">where </w:t>
        </w:r>
        <w:r w:rsidDel="00734EB7">
          <w:rPr>
            <w:i/>
          </w:rPr>
          <w:t xml:space="preserve">Y </w:t>
        </w:r>
        <w:r w:rsidDel="00734EB7">
          <w:t xml:space="preserve">is the outcome of interest (weekly hours worked, living alone, etc.), indexed by individual </w:t>
        </w:r>
        <w:r w:rsidDel="00734EB7">
          <w:rPr>
            <w:i/>
          </w:rPr>
          <w:t>i</w:t>
        </w:r>
        <w:r w:rsidDel="00734EB7">
          <w:t xml:space="preserve">, household </w:t>
        </w:r>
        <w:r w:rsidDel="00734EB7">
          <w:rPr>
            <w:i/>
          </w:rPr>
          <w:t>j</w:t>
        </w:r>
        <w:r w:rsidDel="00734EB7">
          <w:t xml:space="preserve">, and year </w:t>
        </w:r>
        <w:r w:rsidDel="00734EB7">
          <w:rPr>
            <w:i/>
          </w:rPr>
          <w:t>t</w:t>
        </w:r>
        <w:r w:rsidDel="00734EB7">
          <w:t>.</w:t>
        </w:r>
        <w:r w:rsidDel="00734EB7">
          <w:rPr>
            <w:spacing w:val="40"/>
          </w:rPr>
          <w:t xml:space="preserve"> </w:t>
        </w:r>
        <w:r w:rsidDel="00734EB7">
          <w:t xml:space="preserve">The treatment indicator </w:t>
        </w:r>
        <w:r w:rsidDel="00734EB7">
          <w:rPr>
            <w:rFonts w:ascii="Courier New" w:hAnsi="Courier New"/>
          </w:rPr>
          <w:t>1</w:t>
        </w:r>
        <w:r w:rsidDel="00734EB7">
          <w:t>(Treatment)</w:t>
        </w:r>
        <w:r w:rsidDel="00734EB7">
          <w:rPr>
            <w:i/>
            <w:vertAlign w:val="subscript"/>
          </w:rPr>
          <w:t>i</w:t>
        </w:r>
        <w:r w:rsidDel="00734EB7">
          <w:rPr>
            <w:i/>
          </w:rPr>
          <w:t xml:space="preserve"> </w:t>
        </w:r>
        <w:r w:rsidDel="00734EB7">
          <w:t>is randomized at the locality level.</w:t>
        </w:r>
        <w:r w:rsidDel="00734EB7">
          <w:rPr>
            <w:spacing w:val="40"/>
          </w:rPr>
          <w:t xml:space="preserve"> </w:t>
        </w:r>
        <w:r w:rsidDel="00734EB7">
          <w:rPr>
            <w:rFonts w:ascii="Sitka Heading" w:hAnsi="Sitka Heading"/>
            <w:i/>
          </w:rPr>
          <w:t>β</w:t>
        </w:r>
        <w:r w:rsidDel="00734EB7">
          <w:rPr>
            <w:i/>
            <w:vertAlign w:val="subscript"/>
          </w:rPr>
          <w:t>t</w:t>
        </w:r>
        <w:r w:rsidDel="00734EB7">
          <w:rPr>
            <w:i/>
          </w:rPr>
          <w:t xml:space="preserve"> </w:t>
        </w:r>
        <w:r w:rsidDel="00734EB7">
          <w:t>represents year fixed e</w:t>
        </w:r>
        <w:r w:rsidDel="00B50A25">
          <w:rPr>
            <w:rFonts w:ascii="Arial MT" w:hAnsi="Arial MT"/>
          </w:rPr>
          <w:t>ff</w:t>
        </w:r>
        <w:r w:rsidDel="00734EB7">
          <w:t xml:space="preserve">ects (with 1997 as the omitted baseline), </w:t>
        </w:r>
        <w:r w:rsidDel="00734EB7">
          <w:rPr>
            <w:rFonts w:ascii="Sitka Heading" w:hAnsi="Sitka Heading"/>
            <w:i/>
          </w:rPr>
          <w:t xml:space="preserve">γ </w:t>
        </w:r>
        <w:r w:rsidDel="00734EB7">
          <w:t>captures the treatment indicator (with control as the omitted category).</w:t>
        </w:r>
        <w:r w:rsidDel="00734EB7">
          <w:rPr>
            <w:spacing w:val="40"/>
          </w:rPr>
          <w:t xml:space="preserve"> </w:t>
        </w:r>
        <w:r w:rsidDel="00734EB7">
          <w:t>The coe</w:t>
        </w:r>
        <w:r w:rsidDel="00B50A25">
          <w:rPr>
            <w:rFonts w:ascii="Arial MT" w:hAnsi="Arial MT"/>
          </w:rPr>
          <w:t>ff</w:t>
        </w:r>
        <w:r w:rsidDel="00734EB7">
          <w:rPr>
            <w:rFonts w:ascii="Arial MT" w:hAnsi="Arial MT"/>
          </w:rPr>
          <w:t>i</w:t>
        </w:r>
        <w:r w:rsidDel="00734EB7">
          <w:t xml:space="preserve">cient of interest </w:t>
        </w:r>
        <w:r w:rsidDel="00734EB7">
          <w:rPr>
            <w:rFonts w:ascii="Sitka Heading" w:hAnsi="Sitka Heading"/>
            <w:i/>
          </w:rPr>
          <w:t>δ</w:t>
        </w:r>
        <w:r w:rsidDel="00734EB7">
          <w:rPr>
            <w:i/>
            <w:vertAlign w:val="subscript"/>
          </w:rPr>
          <w:t>t</w:t>
        </w:r>
        <w:r w:rsidDel="00734EB7">
          <w:rPr>
            <w:i/>
          </w:rPr>
          <w:t xml:space="preserve"> </w:t>
        </w:r>
        <w:r w:rsidDel="00734EB7">
          <w:t>captures the treatment e</w:t>
        </w:r>
        <w:r w:rsidDel="00B50A25">
          <w:rPr>
            <w:rFonts w:ascii="Arial MT" w:hAnsi="Arial MT"/>
          </w:rPr>
          <w:t>ff</w:t>
        </w:r>
        <w:r w:rsidDel="00734EB7">
          <w:t xml:space="preserve">ect in each year </w:t>
        </w:r>
        <w:r w:rsidRPr="004A2FF4" w:rsidDel="00734EB7">
          <w:rPr>
            <w:i/>
          </w:rPr>
          <w:t>t</w:t>
        </w:r>
        <w:r w:rsidDel="00734EB7">
          <w:t xml:space="preserve"> relative to the control group in the baseline year.</w:t>
        </w:r>
        <w:r w:rsidDel="00734EB7">
          <w:rPr>
            <w:spacing w:val="38"/>
          </w:rPr>
          <w:t xml:space="preserve"> </w:t>
        </w:r>
        <w:r w:rsidDel="00734EB7">
          <w:t>Municipality fixed e</w:t>
        </w:r>
        <w:r w:rsidDel="00B50A25">
          <w:rPr>
            <w:rFonts w:ascii="Arial MT" w:hAnsi="Arial MT"/>
          </w:rPr>
          <w:t>ff</w:t>
        </w:r>
        <w:r w:rsidDel="00734EB7">
          <w:t xml:space="preserve">ects </w:t>
        </w:r>
        <w:r w:rsidDel="00734EB7">
          <w:rPr>
            <w:rFonts w:ascii="Sitka Heading" w:hAnsi="Sitka Heading"/>
            <w:i/>
          </w:rPr>
          <w:t>µ</w:t>
        </w:r>
        <w:r w:rsidDel="00734EB7">
          <w:rPr>
            <w:i/>
            <w:vertAlign w:val="subscript"/>
          </w:rPr>
          <w:t>m</w:t>
        </w:r>
        <w:r w:rsidDel="00734EB7">
          <w:rPr>
            <w:i/>
          </w:rPr>
          <w:t xml:space="preserve"> </w:t>
        </w:r>
        <w:r w:rsidDel="00734EB7">
          <w:t>control for time-invariant di</w:t>
        </w:r>
        <w:r w:rsidDel="00B50A25">
          <w:rPr>
            <w:rFonts w:ascii="Arial MT" w:hAnsi="Arial MT"/>
          </w:rPr>
          <w:t>ff</w:t>
        </w:r>
        <w:r w:rsidDel="00734EB7">
          <w:t>erences across municipalities.</w:t>
        </w:r>
        <w:r w:rsidDel="00734EB7">
          <w:rPr>
            <w:spacing w:val="40"/>
          </w:rPr>
          <w:t xml:space="preserve"> </w:t>
        </w:r>
        <w:r w:rsidDel="00734EB7">
          <w:t>Standard errors are clustered</w:t>
        </w:r>
        <w:r w:rsidDel="00734EB7">
          <w:rPr>
            <w:spacing w:val="-2"/>
          </w:rPr>
          <w:t xml:space="preserve"> </w:t>
        </w:r>
        <w:r w:rsidDel="00734EB7">
          <w:t>at</w:t>
        </w:r>
        <w:r w:rsidDel="00734EB7">
          <w:rPr>
            <w:spacing w:val="-2"/>
          </w:rPr>
          <w:t xml:space="preserve"> </w:t>
        </w:r>
        <w:r w:rsidDel="00734EB7">
          <w:t>the</w:t>
        </w:r>
        <w:r w:rsidDel="00734EB7">
          <w:rPr>
            <w:spacing w:val="-2"/>
          </w:rPr>
          <w:t xml:space="preserve"> </w:t>
        </w:r>
        <w:r w:rsidDel="00734EB7">
          <w:t>locality</w:t>
        </w:r>
        <w:r w:rsidDel="00734EB7">
          <w:rPr>
            <w:spacing w:val="-2"/>
          </w:rPr>
          <w:t xml:space="preserve"> </w:t>
        </w:r>
        <w:r w:rsidDel="00734EB7">
          <w:t>level. Because</w:t>
        </w:r>
        <w:r w:rsidDel="00734EB7">
          <w:rPr>
            <w:spacing w:val="-2"/>
          </w:rPr>
          <w:t xml:space="preserve"> </w:t>
        </w:r>
        <w:r w:rsidDel="00734EB7">
          <w:t>treatment</w:t>
        </w:r>
        <w:r w:rsidDel="00734EB7">
          <w:rPr>
            <w:spacing w:val="-2"/>
          </w:rPr>
          <w:t xml:space="preserve"> </w:t>
        </w:r>
        <w:r w:rsidDel="00734EB7">
          <w:t>was</w:t>
        </w:r>
        <w:r w:rsidDel="00734EB7">
          <w:rPr>
            <w:spacing w:val="-2"/>
          </w:rPr>
          <w:t xml:space="preserve"> </w:t>
        </w:r>
        <w:r w:rsidDel="00734EB7">
          <w:t>randomized</w:t>
        </w:r>
        <w:r w:rsidDel="00734EB7">
          <w:rPr>
            <w:spacing w:val="-2"/>
          </w:rPr>
          <w:t xml:space="preserve"> </w:t>
        </w:r>
        <w:r w:rsidDel="00734EB7">
          <w:t>before</w:t>
        </w:r>
        <w:r w:rsidDel="00734EB7">
          <w:rPr>
            <w:spacing w:val="-2"/>
          </w:rPr>
          <w:t xml:space="preserve"> </w:t>
        </w:r>
        <w:r w:rsidDel="00734EB7">
          <w:t>outcome</w:t>
        </w:r>
        <w:r w:rsidDel="00734EB7">
          <w:rPr>
            <w:spacing w:val="-2"/>
          </w:rPr>
          <w:t xml:space="preserve"> </w:t>
        </w:r>
        <w:r w:rsidDel="00734EB7">
          <w:t>realization,</w:t>
        </w:r>
        <w:r w:rsidDel="00734EB7">
          <w:rPr>
            <w:spacing w:val="-1"/>
          </w:rPr>
          <w:t xml:space="preserve"> </w:t>
        </w:r>
        <w:r w:rsidDel="00734EB7">
          <w:t>the specification</w:t>
        </w:r>
        <w:r w:rsidDel="00734EB7">
          <w:rPr>
            <w:spacing w:val="-7"/>
          </w:rPr>
          <w:t xml:space="preserve"> </w:t>
        </w:r>
        <w:r w:rsidDel="00734EB7">
          <w:t>requires</w:t>
        </w:r>
        <w:r w:rsidDel="00734EB7">
          <w:rPr>
            <w:spacing w:val="-7"/>
          </w:rPr>
          <w:t xml:space="preserve"> </w:t>
        </w:r>
        <w:r w:rsidDel="00734EB7">
          <w:t>no</w:t>
        </w:r>
        <w:r w:rsidDel="00734EB7">
          <w:rPr>
            <w:spacing w:val="-7"/>
          </w:rPr>
          <w:t xml:space="preserve"> </w:t>
        </w:r>
        <w:r w:rsidDel="00734EB7">
          <w:t>additional</w:t>
        </w:r>
        <w:r w:rsidDel="00734EB7">
          <w:rPr>
            <w:spacing w:val="-7"/>
          </w:rPr>
          <w:t xml:space="preserve"> </w:t>
        </w:r>
        <w:r w:rsidDel="00734EB7">
          <w:t>controls,</w:t>
        </w:r>
        <w:r w:rsidDel="00734EB7">
          <w:rPr>
            <w:spacing w:val="-7"/>
          </w:rPr>
          <w:t xml:space="preserve"> </w:t>
        </w:r>
        <w:r w:rsidDel="00734EB7">
          <w:t>and</w:t>
        </w:r>
        <w:r w:rsidDel="00734EB7">
          <w:rPr>
            <w:spacing w:val="-7"/>
          </w:rPr>
          <w:t xml:space="preserve"> </w:t>
        </w:r>
        <w:r w:rsidDel="00734EB7">
          <w:t>non-zero</w:t>
        </w:r>
        <w:r w:rsidDel="00734EB7">
          <w:rPr>
            <w:spacing w:val="-7"/>
          </w:rPr>
          <w:t xml:space="preserve"> </w:t>
        </w:r>
        <w:r w:rsidDel="00734EB7">
          <w:t>coe</w:t>
        </w:r>
        <w:r w:rsidDel="00B50A25">
          <w:rPr>
            <w:rFonts w:ascii="Arial MT" w:hAnsi="Arial MT"/>
          </w:rPr>
          <w:t>ffi</w:t>
        </w:r>
        <w:r w:rsidDel="00734EB7">
          <w:t>cients</w:t>
        </w:r>
        <w:r w:rsidDel="00734EB7">
          <w:rPr>
            <w:spacing w:val="-7"/>
          </w:rPr>
          <w:t xml:space="preserve"> </w:t>
        </w:r>
        <w:r w:rsidDel="00734EB7">
          <w:t>represent</w:t>
        </w:r>
        <w:r w:rsidDel="00734EB7">
          <w:rPr>
            <w:spacing w:val="-7"/>
          </w:rPr>
          <w:t xml:space="preserve"> </w:t>
        </w:r>
        <w:r w:rsidDel="00734EB7">
          <w:t>the</w:t>
        </w:r>
        <w:r w:rsidDel="00734EB7">
          <w:rPr>
            <w:spacing w:val="-7"/>
          </w:rPr>
          <w:t xml:space="preserve"> </w:t>
        </w:r>
        <w:r w:rsidDel="00734EB7">
          <w:t>causal</w:t>
        </w:r>
        <w:r w:rsidDel="00734EB7">
          <w:rPr>
            <w:spacing w:val="-7"/>
          </w:rPr>
          <w:t xml:space="preserve"> </w:t>
        </w:r>
        <w:r w:rsidDel="00734EB7">
          <w:t xml:space="preserve">impact of early </w:t>
        </w:r>
        <w:r w:rsidDel="00734EB7">
          <w:rPr>
            <w:i/>
          </w:rPr>
          <w:t xml:space="preserve">Progresa </w:t>
        </w:r>
        <w:r w:rsidDel="00734EB7">
          <w:t>enrollment on older adults’ household members.</w:t>
        </w:r>
      </w:moveFrom>
    </w:p>
    <w:moveFromRangeEnd w:id="1279"/>
    <w:p w14:paraId="7005543A" w14:textId="77777777" w:rsidR="006F1B3D" w:rsidDel="00734EB7" w:rsidRDefault="00191F14" w:rsidP="004A2FF4">
      <w:pPr>
        <w:pStyle w:val="BodyText"/>
        <w:suppressAutoHyphens/>
        <w:spacing w:before="127" w:line="312" w:lineRule="auto"/>
        <w:ind w:right="720" w:firstLine="360"/>
        <w:jc w:val="both"/>
        <w:rPr>
          <w:del w:id="1290" w:author="Editor" w:date="2026-09-10T10:16:00Z"/>
        </w:rPr>
      </w:pPr>
      <w:r>
        <w:t xml:space="preserve">Table </w:t>
      </w:r>
      <w:hyperlink w:anchor="_bookmark73" w:history="1">
        <w:r>
          <w:rPr>
            <w:color w:val="FF0000"/>
          </w:rPr>
          <w:t>3</w:t>
        </w:r>
      </w:hyperlink>
      <w:r>
        <w:rPr>
          <w:color w:val="FF0000"/>
        </w:rPr>
        <w:t xml:space="preserve"> </w:t>
      </w:r>
      <w:r>
        <w:t>reports the results, comparing treatment and control localities within eligible house</w:t>
      </w:r>
      <w:del w:id="1291" w:author="Editor" w:date="2026-09-10T13:26:00Z">
        <w:r w:rsidDel="00E92778">
          <w:delText>-</w:delText>
        </w:r>
      </w:del>
      <w:r>
        <w:rPr>
          <w:spacing w:val="-2"/>
        </w:rPr>
        <w:t>holds.</w:t>
      </w:r>
      <w:r>
        <w:rPr>
          <w:spacing w:val="16"/>
        </w:rPr>
        <w:t xml:space="preserve"> </w:t>
      </w:r>
      <w:r>
        <w:rPr>
          <w:spacing w:val="-2"/>
        </w:rPr>
        <w:t>Column</w:t>
      </w:r>
      <w:r>
        <w:rPr>
          <w:spacing w:val="-10"/>
        </w:rPr>
        <w:t xml:space="preserve"> </w:t>
      </w:r>
      <w:r>
        <w:rPr>
          <w:spacing w:val="-2"/>
        </w:rPr>
        <w:t>(1)</w:t>
      </w:r>
      <w:r>
        <w:rPr>
          <w:spacing w:val="-10"/>
        </w:rPr>
        <w:t xml:space="preserve"> </w:t>
      </w:r>
      <w:r>
        <w:rPr>
          <w:spacing w:val="-2"/>
        </w:rPr>
        <w:t>reports</w:t>
      </w:r>
      <w:r>
        <w:rPr>
          <w:spacing w:val="-10"/>
        </w:rPr>
        <w:t xml:space="preserve"> </w:t>
      </w:r>
      <w:r>
        <w:rPr>
          <w:spacing w:val="-2"/>
        </w:rPr>
        <w:t>the</w:t>
      </w:r>
      <w:r>
        <w:rPr>
          <w:spacing w:val="-11"/>
        </w:rPr>
        <w:t xml:space="preserve"> </w:t>
      </w:r>
      <w:r>
        <w:rPr>
          <w:spacing w:val="-2"/>
        </w:rPr>
        <w:t>e</w:t>
      </w:r>
      <w:ins w:id="1292" w:author="Editor" w:date="2026-09-08T18:13:00Z">
        <w:r w:rsidR="00B50A25" w:rsidRPr="00DB5B07">
          <w:t>ff</w:t>
        </w:r>
      </w:ins>
      <w:del w:id="1293" w:author="Editor" w:date="2026-09-08T18:13:00Z">
        <w:r w:rsidDel="00B50A25">
          <w:rPr>
            <w:rFonts w:ascii="Arial MT" w:hAnsi="Arial MT"/>
            <w:spacing w:val="-2"/>
          </w:rPr>
          <w:delText>ff</w:delText>
        </w:r>
      </w:del>
      <w:r>
        <w:rPr>
          <w:spacing w:val="-2"/>
        </w:rPr>
        <w:t>ect</w:t>
      </w:r>
      <w:r>
        <w:rPr>
          <w:spacing w:val="-10"/>
        </w:rPr>
        <w:t xml:space="preserve"> </w:t>
      </w:r>
      <w:r>
        <w:rPr>
          <w:spacing w:val="-2"/>
        </w:rPr>
        <w:t>on</w:t>
      </w:r>
      <w:r>
        <w:rPr>
          <w:spacing w:val="-10"/>
        </w:rPr>
        <w:t xml:space="preserve"> </w:t>
      </w:r>
      <w:r>
        <w:rPr>
          <w:spacing w:val="-2"/>
        </w:rPr>
        <w:t>weekly</w:t>
      </w:r>
      <w:r>
        <w:rPr>
          <w:spacing w:val="-10"/>
        </w:rPr>
        <w:t xml:space="preserve"> </w:t>
      </w:r>
      <w:r>
        <w:rPr>
          <w:spacing w:val="-2"/>
        </w:rPr>
        <w:t>hours</w:t>
      </w:r>
      <w:r>
        <w:rPr>
          <w:spacing w:val="-10"/>
        </w:rPr>
        <w:t xml:space="preserve"> </w:t>
      </w:r>
      <w:r>
        <w:rPr>
          <w:spacing w:val="-2"/>
        </w:rPr>
        <w:t>worked</w:t>
      </w:r>
      <w:r>
        <w:rPr>
          <w:spacing w:val="-10"/>
        </w:rPr>
        <w:t xml:space="preserve"> </w:t>
      </w:r>
      <w:r>
        <w:rPr>
          <w:spacing w:val="-2"/>
        </w:rPr>
        <w:t>by</w:t>
      </w:r>
      <w:r>
        <w:rPr>
          <w:spacing w:val="-10"/>
        </w:rPr>
        <w:t xml:space="preserve"> </w:t>
      </w:r>
      <w:r>
        <w:rPr>
          <w:spacing w:val="-2"/>
        </w:rPr>
        <w:t>older</w:t>
      </w:r>
      <w:r>
        <w:rPr>
          <w:spacing w:val="-11"/>
        </w:rPr>
        <w:t xml:space="preserve"> </w:t>
      </w:r>
      <w:r>
        <w:rPr>
          <w:spacing w:val="-2"/>
        </w:rPr>
        <w:t>adult</w:t>
      </w:r>
      <w:r>
        <w:rPr>
          <w:spacing w:val="-10"/>
        </w:rPr>
        <w:t xml:space="preserve"> </w:t>
      </w:r>
      <w:r>
        <w:rPr>
          <w:spacing w:val="-2"/>
        </w:rPr>
        <w:t>individuals;</w:t>
      </w:r>
      <w:r>
        <w:rPr>
          <w:spacing w:val="-4"/>
        </w:rPr>
        <w:t xml:space="preserve"> </w:t>
      </w:r>
      <w:r>
        <w:rPr>
          <w:spacing w:val="-2"/>
        </w:rPr>
        <w:t>columns</w:t>
      </w:r>
      <w:r>
        <w:rPr>
          <w:spacing w:val="-10"/>
        </w:rPr>
        <w:t xml:space="preserve"> </w:t>
      </w:r>
      <w:r>
        <w:rPr>
          <w:spacing w:val="-4"/>
        </w:rPr>
        <w:t>(2)–</w:t>
      </w:r>
    </w:p>
    <w:p w14:paraId="177D1E33" w14:textId="77777777" w:rsidR="006F1B3D" w:rsidRDefault="00191F14" w:rsidP="004A2FF4">
      <w:pPr>
        <w:pStyle w:val="BodyText"/>
        <w:suppressAutoHyphens/>
        <w:spacing w:before="127" w:line="312" w:lineRule="auto"/>
        <w:ind w:right="720" w:firstLine="360"/>
        <w:jc w:val="both"/>
      </w:pPr>
      <w:r>
        <w:t>(4)</w:t>
      </w:r>
      <w:r>
        <w:rPr>
          <w:spacing w:val="-15"/>
        </w:rPr>
        <w:t xml:space="preserve"> </w:t>
      </w:r>
      <w:r>
        <w:t>report</w:t>
      </w:r>
      <w:r>
        <w:rPr>
          <w:spacing w:val="-15"/>
        </w:rPr>
        <w:t xml:space="preserve"> </w:t>
      </w:r>
      <w:r>
        <w:t>e</w:t>
      </w:r>
      <w:ins w:id="1294" w:author="Editor" w:date="2026-09-08T18:13:00Z">
        <w:r w:rsidR="00B50A25" w:rsidRPr="00DB5B07">
          <w:t>ff</w:t>
        </w:r>
      </w:ins>
      <w:del w:id="1295" w:author="Editor" w:date="2026-09-08T18:13:00Z">
        <w:r w:rsidDel="00B50A25">
          <w:rPr>
            <w:rFonts w:ascii="Arial MT" w:hAnsi="Arial MT"/>
          </w:rPr>
          <w:delText>ff</w:delText>
        </w:r>
      </w:del>
      <w:r>
        <w:t>ects</w:t>
      </w:r>
      <w:r>
        <w:rPr>
          <w:spacing w:val="-15"/>
        </w:rPr>
        <w:t xml:space="preserve"> </w:t>
      </w:r>
      <w:r>
        <w:t>on</w:t>
      </w:r>
      <w:r>
        <w:rPr>
          <w:spacing w:val="-15"/>
        </w:rPr>
        <w:t xml:space="preserve"> </w:t>
      </w:r>
      <w:r>
        <w:t>the</w:t>
      </w:r>
      <w:r>
        <w:rPr>
          <w:spacing w:val="-15"/>
        </w:rPr>
        <w:t xml:space="preserve"> </w:t>
      </w:r>
      <w:r>
        <w:t>probability</w:t>
      </w:r>
      <w:r>
        <w:rPr>
          <w:spacing w:val="-15"/>
        </w:rPr>
        <w:t xml:space="preserve"> </w:t>
      </w:r>
      <w:r>
        <w:t>of</w:t>
      </w:r>
      <w:r>
        <w:rPr>
          <w:spacing w:val="-15"/>
        </w:rPr>
        <w:t xml:space="preserve"> </w:t>
      </w:r>
      <w:r>
        <w:t>living</w:t>
      </w:r>
      <w:r>
        <w:rPr>
          <w:spacing w:val="-15"/>
        </w:rPr>
        <w:t xml:space="preserve"> </w:t>
      </w:r>
      <w:r>
        <w:t>alone,</w:t>
      </w:r>
      <w:r>
        <w:rPr>
          <w:spacing w:val="-15"/>
        </w:rPr>
        <w:t xml:space="preserve"> </w:t>
      </w:r>
      <w:r>
        <w:t>living</w:t>
      </w:r>
      <w:r>
        <w:rPr>
          <w:spacing w:val="-15"/>
        </w:rPr>
        <w:t xml:space="preserve"> </w:t>
      </w:r>
      <w:r>
        <w:t>with</w:t>
      </w:r>
      <w:r>
        <w:rPr>
          <w:spacing w:val="-15"/>
        </w:rPr>
        <w:t xml:space="preserve"> </w:t>
      </w:r>
      <w:r>
        <w:t>children,</w:t>
      </w:r>
      <w:r>
        <w:rPr>
          <w:spacing w:val="-15"/>
        </w:rPr>
        <w:t xml:space="preserve"> </w:t>
      </w:r>
      <w:r>
        <w:t>and</w:t>
      </w:r>
      <w:r>
        <w:rPr>
          <w:spacing w:val="-15"/>
        </w:rPr>
        <w:t xml:space="preserve"> </w:t>
      </w:r>
      <w:r>
        <w:t>living</w:t>
      </w:r>
      <w:r>
        <w:rPr>
          <w:spacing w:val="-15"/>
        </w:rPr>
        <w:t xml:space="preserve"> </w:t>
      </w:r>
      <w:r>
        <w:t>exclusively</w:t>
      </w:r>
      <w:r>
        <w:rPr>
          <w:spacing w:val="-15"/>
        </w:rPr>
        <w:t xml:space="preserve"> </w:t>
      </w:r>
      <w:r>
        <w:t>with other</w:t>
      </w:r>
      <w:r>
        <w:rPr>
          <w:spacing w:val="-15"/>
        </w:rPr>
        <w:t xml:space="preserve"> </w:t>
      </w:r>
      <w:r>
        <w:t>older</w:t>
      </w:r>
      <w:r>
        <w:rPr>
          <w:spacing w:val="-15"/>
        </w:rPr>
        <w:t xml:space="preserve"> </w:t>
      </w:r>
      <w:r>
        <w:t>adult</w:t>
      </w:r>
      <w:r>
        <w:rPr>
          <w:spacing w:val="-15"/>
        </w:rPr>
        <w:t xml:space="preserve"> </w:t>
      </w:r>
      <w:r>
        <w:t>members;</w:t>
      </w:r>
      <w:r>
        <w:rPr>
          <w:spacing w:val="-12"/>
        </w:rPr>
        <w:t xml:space="preserve"> </w:t>
      </w:r>
      <w:r>
        <w:t>and</w:t>
      </w:r>
      <w:r>
        <w:rPr>
          <w:spacing w:val="-15"/>
        </w:rPr>
        <w:t xml:space="preserve"> </w:t>
      </w:r>
      <w:r>
        <w:t>column</w:t>
      </w:r>
      <w:r>
        <w:rPr>
          <w:spacing w:val="-15"/>
        </w:rPr>
        <w:t xml:space="preserve"> </w:t>
      </w:r>
      <w:r>
        <w:t>(5)</w:t>
      </w:r>
      <w:r>
        <w:rPr>
          <w:spacing w:val="-15"/>
        </w:rPr>
        <w:t xml:space="preserve"> </w:t>
      </w:r>
      <w:r>
        <w:t>reports</w:t>
      </w:r>
      <w:r>
        <w:rPr>
          <w:spacing w:val="-15"/>
        </w:rPr>
        <w:t xml:space="preserve"> </w:t>
      </w:r>
      <w:r>
        <w:t>total</w:t>
      </w:r>
      <w:r>
        <w:rPr>
          <w:spacing w:val="-15"/>
        </w:rPr>
        <w:t xml:space="preserve"> </w:t>
      </w:r>
      <w:r>
        <w:t>health</w:t>
      </w:r>
      <w:ins w:id="1296" w:author="Editor" w:date="2026-09-10T13:26:00Z">
        <w:r w:rsidR="00E92778">
          <w:t xml:space="preserve"> </w:t>
        </w:r>
      </w:ins>
      <w:del w:id="1297" w:author="Editor" w:date="2026-09-10T13:26:00Z">
        <w:r w:rsidDel="00E92778">
          <w:delText>-</w:delText>
        </w:r>
      </w:del>
      <w:r>
        <w:t>facility</w:t>
      </w:r>
      <w:r>
        <w:rPr>
          <w:spacing w:val="-15"/>
        </w:rPr>
        <w:t xml:space="preserve"> </w:t>
      </w:r>
      <w:r>
        <w:t>visits.</w:t>
      </w:r>
      <w:r w:rsidR="00D76DD9">
        <w:rPr>
          <w:rStyle w:val="FootnoteReference"/>
        </w:rPr>
        <w:footnoteReference w:id="25"/>
      </w:r>
      <w:r w:rsidR="00D76DD9">
        <w:t xml:space="preserve"> </w:t>
      </w:r>
      <w:r>
        <w:t>The</w:t>
      </w:r>
      <w:r>
        <w:rPr>
          <w:spacing w:val="-15"/>
        </w:rPr>
        <w:t xml:space="preserve"> </w:t>
      </w:r>
      <w:r>
        <w:t>estimates</w:t>
      </w:r>
      <w:r>
        <w:rPr>
          <w:spacing w:val="-15"/>
        </w:rPr>
        <w:t xml:space="preserve"> </w:t>
      </w:r>
      <w:r>
        <w:t>show no</w:t>
      </w:r>
      <w:r>
        <w:rPr>
          <w:spacing w:val="-15"/>
        </w:rPr>
        <w:t xml:space="preserve"> </w:t>
      </w:r>
      <w:r>
        <w:t>significant</w:t>
      </w:r>
      <w:r>
        <w:rPr>
          <w:spacing w:val="-15"/>
        </w:rPr>
        <w:t xml:space="preserve"> </w:t>
      </w:r>
      <w:r>
        <w:t>reductions</w:t>
      </w:r>
      <w:r>
        <w:rPr>
          <w:spacing w:val="-15"/>
        </w:rPr>
        <w:t xml:space="preserve"> </w:t>
      </w:r>
      <w:r>
        <w:t>in</w:t>
      </w:r>
      <w:r>
        <w:rPr>
          <w:spacing w:val="-15"/>
        </w:rPr>
        <w:t xml:space="preserve"> </w:t>
      </w:r>
      <w:r>
        <w:t>older</w:t>
      </w:r>
      <w:r>
        <w:rPr>
          <w:spacing w:val="-15"/>
        </w:rPr>
        <w:t xml:space="preserve"> </w:t>
      </w:r>
      <w:r>
        <w:t>adults’</w:t>
      </w:r>
      <w:r>
        <w:rPr>
          <w:spacing w:val="-15"/>
        </w:rPr>
        <w:t xml:space="preserve"> </w:t>
      </w:r>
      <w:r>
        <w:t>labor</w:t>
      </w:r>
      <w:r>
        <w:rPr>
          <w:spacing w:val="-15"/>
        </w:rPr>
        <w:t xml:space="preserve"> </w:t>
      </w:r>
      <w:r>
        <w:t>hours.</w:t>
      </w:r>
      <w:r>
        <w:rPr>
          <w:spacing w:val="-11"/>
        </w:rPr>
        <w:t xml:space="preserve"> </w:t>
      </w:r>
      <w:del w:id="1305" w:author="Editor" w:date="2026-09-10T13:26:00Z">
        <w:r w:rsidDel="00E92778">
          <w:delText>We</w:delText>
        </w:r>
        <w:r w:rsidDel="00E92778">
          <w:rPr>
            <w:spacing w:val="-15"/>
          </w:rPr>
          <w:delText xml:space="preserve"> </w:delText>
        </w:r>
        <w:r w:rsidDel="00E92778">
          <w:delText>find</w:delText>
        </w:r>
        <w:r w:rsidDel="00E92778">
          <w:rPr>
            <w:spacing w:val="-15"/>
          </w:rPr>
          <w:delText xml:space="preserve"> </w:delText>
        </w:r>
        <w:r w:rsidDel="00E92778">
          <w:delText>l</w:delText>
        </w:r>
      </w:del>
      <w:ins w:id="1306" w:author="Editor" w:date="2026-09-10T13:26:00Z">
        <w:r w:rsidR="00E92778">
          <w:t>L</w:t>
        </w:r>
      </w:ins>
      <w:r>
        <w:t>imited</w:t>
      </w:r>
      <w:r>
        <w:rPr>
          <w:spacing w:val="-15"/>
        </w:rPr>
        <w:t xml:space="preserve"> </w:t>
      </w:r>
      <w:r w:rsidRPr="00E92778">
        <w:t>evidence</w:t>
      </w:r>
      <w:r w:rsidRPr="004A2FF4">
        <w:t xml:space="preserve"> </w:t>
      </w:r>
      <w:ins w:id="1307" w:author="Editor" w:date="2026-09-10T13:26:00Z">
        <w:r w:rsidR="00E92778" w:rsidRPr="004A2FF4">
          <w:t>is found</w:t>
        </w:r>
        <w:r w:rsidR="00E92778">
          <w:rPr>
            <w:spacing w:val="-15"/>
          </w:rPr>
          <w:t xml:space="preserve"> </w:t>
        </w:r>
      </w:ins>
      <w:r>
        <w:t>of</w:t>
      </w:r>
      <w:r>
        <w:rPr>
          <w:spacing w:val="-15"/>
        </w:rPr>
        <w:t xml:space="preserve"> </w:t>
      </w:r>
      <w:r>
        <w:t>changes</w:t>
      </w:r>
      <w:r>
        <w:rPr>
          <w:spacing w:val="-15"/>
        </w:rPr>
        <w:t xml:space="preserve"> </w:t>
      </w:r>
      <w:r>
        <w:t>in</w:t>
      </w:r>
      <w:r>
        <w:rPr>
          <w:spacing w:val="-15"/>
        </w:rPr>
        <w:t xml:space="preserve"> </w:t>
      </w:r>
      <w:r>
        <w:t>living arrangements, although</w:t>
      </w:r>
      <w:r>
        <w:rPr>
          <w:spacing w:val="-1"/>
        </w:rPr>
        <w:t xml:space="preserve"> </w:t>
      </w:r>
      <w:r>
        <w:t>older</w:t>
      </w:r>
      <w:r>
        <w:rPr>
          <w:spacing w:val="-1"/>
        </w:rPr>
        <w:t xml:space="preserve"> </w:t>
      </w:r>
      <w:r>
        <w:t>men</w:t>
      </w:r>
      <w:r>
        <w:rPr>
          <w:spacing w:val="-1"/>
        </w:rPr>
        <w:t xml:space="preserve"> </w:t>
      </w:r>
      <w:r>
        <w:t>were</w:t>
      </w:r>
      <w:r>
        <w:rPr>
          <w:spacing w:val="-1"/>
        </w:rPr>
        <w:t xml:space="preserve"> </w:t>
      </w:r>
      <w:r>
        <w:t>more</w:t>
      </w:r>
      <w:r>
        <w:rPr>
          <w:spacing w:val="-1"/>
        </w:rPr>
        <w:t xml:space="preserve"> </w:t>
      </w:r>
      <w:r>
        <w:t>likely</w:t>
      </w:r>
      <w:r>
        <w:rPr>
          <w:spacing w:val="-1"/>
        </w:rPr>
        <w:t xml:space="preserve"> </w:t>
      </w:r>
      <w:r>
        <w:t>to</w:t>
      </w:r>
      <w:r>
        <w:rPr>
          <w:spacing w:val="-1"/>
        </w:rPr>
        <w:t xml:space="preserve"> </w:t>
      </w:r>
      <w:r>
        <w:t>reside</w:t>
      </w:r>
      <w:r>
        <w:rPr>
          <w:spacing w:val="-1"/>
        </w:rPr>
        <w:t xml:space="preserve"> </w:t>
      </w:r>
      <w:r>
        <w:t>with</w:t>
      </w:r>
      <w:r>
        <w:rPr>
          <w:spacing w:val="-1"/>
        </w:rPr>
        <w:t xml:space="preserve"> </w:t>
      </w:r>
      <w:r>
        <w:t>children</w:t>
      </w:r>
      <w:r>
        <w:rPr>
          <w:spacing w:val="-1"/>
        </w:rPr>
        <w:t xml:space="preserve"> </w:t>
      </w:r>
      <w:r>
        <w:t>in</w:t>
      </w:r>
      <w:r>
        <w:rPr>
          <w:spacing w:val="-1"/>
        </w:rPr>
        <w:t xml:space="preserve"> </w:t>
      </w:r>
      <w:r>
        <w:t>1999.</w:t>
      </w:r>
      <w:r>
        <w:rPr>
          <w:spacing w:val="23"/>
        </w:rPr>
        <w:t xml:space="preserve"> </w:t>
      </w:r>
      <w:del w:id="1308" w:author="Editor" w:date="2026-09-10T13:27:00Z">
        <w:r w:rsidDel="00E92778">
          <w:delText>We</w:delText>
        </w:r>
        <w:r w:rsidDel="00E92778">
          <w:rPr>
            <w:spacing w:val="-1"/>
          </w:rPr>
          <w:delText xml:space="preserve"> </w:delText>
        </w:r>
        <w:r w:rsidDel="00E92778">
          <w:delText>also</w:delText>
        </w:r>
        <w:r w:rsidDel="00E92778">
          <w:rPr>
            <w:spacing w:val="-1"/>
          </w:rPr>
          <w:delText xml:space="preserve"> </w:delText>
        </w:r>
        <w:r w:rsidDel="00E92778">
          <w:delText>find no</w:delText>
        </w:r>
      </w:del>
      <w:ins w:id="1309" w:author="Editor" w:date="2026-09-10T13:27:00Z">
        <w:r w:rsidR="00E92778">
          <w:t>No</w:t>
        </w:r>
      </w:ins>
      <w:r>
        <w:rPr>
          <w:spacing w:val="-8"/>
        </w:rPr>
        <w:t xml:space="preserve"> </w:t>
      </w:r>
      <w:r>
        <w:t>statistically</w:t>
      </w:r>
      <w:r>
        <w:rPr>
          <w:spacing w:val="-8"/>
        </w:rPr>
        <w:t xml:space="preserve"> </w:t>
      </w:r>
      <w:r>
        <w:t>significant</w:t>
      </w:r>
      <w:r>
        <w:rPr>
          <w:spacing w:val="-8"/>
        </w:rPr>
        <w:t xml:space="preserve"> </w:t>
      </w:r>
      <w:r>
        <w:t>increase</w:t>
      </w:r>
      <w:r>
        <w:rPr>
          <w:spacing w:val="-8"/>
        </w:rPr>
        <w:t xml:space="preserve"> </w:t>
      </w:r>
      <w:ins w:id="1310" w:author="Editor" w:date="2026-09-10T13:27:00Z">
        <w:r w:rsidR="00E92778">
          <w:rPr>
            <w:spacing w:val="-8"/>
          </w:rPr>
          <w:t xml:space="preserve">is found </w:t>
        </w:r>
      </w:ins>
      <w:r>
        <w:t>in</w:t>
      </w:r>
      <w:r>
        <w:rPr>
          <w:spacing w:val="-8"/>
        </w:rPr>
        <w:t xml:space="preserve"> </w:t>
      </w:r>
      <w:r>
        <w:t>health</w:t>
      </w:r>
      <w:ins w:id="1311" w:author="Editor" w:date="2026-09-10T13:27:00Z">
        <w:r w:rsidR="00E92778">
          <w:t xml:space="preserve"> </w:t>
        </w:r>
      </w:ins>
      <w:del w:id="1312" w:author="Editor" w:date="2026-09-10T13:27:00Z">
        <w:r w:rsidDel="00E92778">
          <w:delText>-</w:delText>
        </w:r>
      </w:del>
      <w:r>
        <w:t>facility</w:t>
      </w:r>
      <w:r>
        <w:rPr>
          <w:spacing w:val="-8"/>
        </w:rPr>
        <w:t xml:space="preserve"> </w:t>
      </w:r>
      <w:r>
        <w:t>visits</w:t>
      </w:r>
      <w:r>
        <w:rPr>
          <w:spacing w:val="-8"/>
        </w:rPr>
        <w:t xml:space="preserve"> </w:t>
      </w:r>
      <w:r>
        <w:t>measured</w:t>
      </w:r>
      <w:r>
        <w:rPr>
          <w:spacing w:val="-8"/>
        </w:rPr>
        <w:t xml:space="preserve"> </w:t>
      </w:r>
      <w:r>
        <w:t>over</w:t>
      </w:r>
      <w:r>
        <w:rPr>
          <w:spacing w:val="-8"/>
        </w:rPr>
        <w:t xml:space="preserve"> </w:t>
      </w:r>
      <w:r>
        <w:t>the</w:t>
      </w:r>
      <w:r>
        <w:rPr>
          <w:spacing w:val="-8"/>
        </w:rPr>
        <w:t xml:space="preserve"> </w:t>
      </w:r>
      <w:r>
        <w:t>previous</w:t>
      </w:r>
      <w:r>
        <w:rPr>
          <w:spacing w:val="-8"/>
        </w:rPr>
        <w:t xml:space="preserve"> </w:t>
      </w:r>
      <w:r>
        <w:t>four</w:t>
      </w:r>
      <w:r>
        <w:rPr>
          <w:spacing w:val="-8"/>
        </w:rPr>
        <w:t xml:space="preserve"> </w:t>
      </w:r>
      <w:r>
        <w:t xml:space="preserve">weeks. </w:t>
      </w:r>
      <w:r>
        <w:rPr>
          <w:spacing w:val="-2"/>
        </w:rPr>
        <w:t>This</w:t>
      </w:r>
      <w:r>
        <w:rPr>
          <w:spacing w:val="-6"/>
        </w:rPr>
        <w:t xml:space="preserve"> </w:t>
      </w:r>
      <w:r>
        <w:rPr>
          <w:spacing w:val="-2"/>
        </w:rPr>
        <w:t>result</w:t>
      </w:r>
      <w:r>
        <w:rPr>
          <w:spacing w:val="-6"/>
        </w:rPr>
        <w:t xml:space="preserve"> </w:t>
      </w:r>
      <w:r>
        <w:rPr>
          <w:spacing w:val="-2"/>
        </w:rPr>
        <w:t>does</w:t>
      </w:r>
      <w:r>
        <w:rPr>
          <w:spacing w:val="-6"/>
        </w:rPr>
        <w:t xml:space="preserve"> </w:t>
      </w:r>
      <w:r>
        <w:rPr>
          <w:spacing w:val="-2"/>
        </w:rPr>
        <w:t>not</w:t>
      </w:r>
      <w:r>
        <w:rPr>
          <w:spacing w:val="-6"/>
        </w:rPr>
        <w:t xml:space="preserve"> </w:t>
      </w:r>
      <w:r>
        <w:rPr>
          <w:spacing w:val="-2"/>
        </w:rPr>
        <w:t>necessarily</w:t>
      </w:r>
      <w:r>
        <w:rPr>
          <w:spacing w:val="-6"/>
        </w:rPr>
        <w:t xml:space="preserve"> </w:t>
      </w:r>
      <w:r>
        <w:rPr>
          <w:spacing w:val="-2"/>
        </w:rPr>
        <w:t>contradict</w:t>
      </w:r>
      <w:r>
        <w:rPr>
          <w:spacing w:val="-6"/>
        </w:rPr>
        <w:t xml:space="preserve"> </w:t>
      </w:r>
      <w:r>
        <w:rPr>
          <w:spacing w:val="-2"/>
        </w:rPr>
        <w:t>earlier</w:t>
      </w:r>
      <w:r>
        <w:rPr>
          <w:spacing w:val="-6"/>
        </w:rPr>
        <w:t xml:space="preserve"> </w:t>
      </w:r>
      <w:r>
        <w:rPr>
          <w:spacing w:val="-2"/>
        </w:rPr>
        <w:t>findings</w:t>
      </w:r>
      <w:r>
        <w:rPr>
          <w:spacing w:val="-6"/>
        </w:rPr>
        <w:t xml:space="preserve"> </w:t>
      </w:r>
      <w:r>
        <w:rPr>
          <w:spacing w:val="-2"/>
        </w:rPr>
        <w:t>of</w:t>
      </w:r>
      <w:r>
        <w:rPr>
          <w:spacing w:val="-6"/>
        </w:rPr>
        <w:t xml:space="preserve"> </w:t>
      </w:r>
      <w:r>
        <w:rPr>
          <w:spacing w:val="-2"/>
        </w:rPr>
        <w:t>increased</w:t>
      </w:r>
      <w:r>
        <w:rPr>
          <w:spacing w:val="-6"/>
        </w:rPr>
        <w:t xml:space="preserve"> </w:t>
      </w:r>
      <w:r>
        <w:rPr>
          <w:spacing w:val="-2"/>
        </w:rPr>
        <w:t>healthcare</w:t>
      </w:r>
      <w:r>
        <w:rPr>
          <w:spacing w:val="-6"/>
        </w:rPr>
        <w:t xml:space="preserve"> </w:t>
      </w:r>
      <w:del w:id="1313" w:author="Editor" w:date="2026-09-10T13:27:00Z">
        <w:r w:rsidDel="00E92778">
          <w:rPr>
            <w:spacing w:val="-2"/>
          </w:rPr>
          <w:delText>utilization</w:delText>
        </w:r>
        <w:r w:rsidDel="00E92778">
          <w:rPr>
            <w:spacing w:val="-6"/>
          </w:rPr>
          <w:delText xml:space="preserve"> </w:delText>
        </w:r>
      </w:del>
      <w:ins w:id="1314" w:author="Editor" w:date="2026-09-10T13:27:00Z">
        <w:r w:rsidR="00E92778">
          <w:rPr>
            <w:spacing w:val="-2"/>
          </w:rPr>
          <w:t>use</w:t>
        </w:r>
        <w:r w:rsidR="00E92778">
          <w:rPr>
            <w:spacing w:val="-6"/>
          </w:rPr>
          <w:t xml:space="preserve"> </w:t>
        </w:r>
      </w:ins>
      <w:r>
        <w:rPr>
          <w:spacing w:val="-2"/>
        </w:rPr>
        <w:t xml:space="preserve">among </w:t>
      </w:r>
      <w:r>
        <w:t>older women or improvements in hypertension diagnosis and treatment, which examine di</w:t>
      </w:r>
      <w:ins w:id="1315" w:author="Editor" w:date="2026-09-08T18:13:00Z">
        <w:r w:rsidR="00B50A25" w:rsidRPr="00DB5B07">
          <w:t>ff</w:t>
        </w:r>
      </w:ins>
      <w:del w:id="1316" w:author="Editor" w:date="2026-09-08T18:13:00Z">
        <w:r w:rsidDel="00B50A25">
          <w:rPr>
            <w:rFonts w:ascii="Arial MT" w:hAnsi="Arial MT"/>
          </w:rPr>
          <w:delText>ff</w:delText>
        </w:r>
      </w:del>
      <w:r>
        <w:t>erent outcomes, populations, and follow-up periods.</w:t>
      </w:r>
      <w:r>
        <w:rPr>
          <w:spacing w:val="40"/>
        </w:rPr>
        <w:t xml:space="preserve"> </w:t>
      </w:r>
      <w:r>
        <w:t>In particular, a four-week recall period may be insu</w:t>
      </w:r>
      <w:ins w:id="1317" w:author="Editor" w:date="2026-09-08T18:13:00Z">
        <w:r w:rsidR="00B50A25" w:rsidRPr="00DB5B07">
          <w:t>ff</w:t>
        </w:r>
        <w:r w:rsidR="00B50A25">
          <w:t>i</w:t>
        </w:r>
      </w:ins>
      <w:del w:id="1318" w:author="Editor" w:date="2026-09-08T18:13:00Z">
        <w:r w:rsidDel="00B50A25">
          <w:rPr>
            <w:rFonts w:ascii="Arial MT" w:hAnsi="Arial MT"/>
          </w:rPr>
          <w:delText>ffi</w:delText>
        </w:r>
      </w:del>
      <w:r>
        <w:t>cient to capture compliance with an annual preventive checkup.</w:t>
      </w:r>
      <w:r>
        <w:rPr>
          <w:spacing w:val="40"/>
        </w:rPr>
        <w:t xml:space="preserve"> </w:t>
      </w:r>
      <w:r>
        <w:t>Columns (6) and (7) re</w:t>
      </w:r>
      <w:del w:id="1319" w:author="Editor" w:date="2026-09-10T13:27:00Z">
        <w:r w:rsidDel="00E92778">
          <w:delText>-</w:delText>
        </w:r>
      </w:del>
      <w:r>
        <w:t>peat</w:t>
      </w:r>
      <w:r>
        <w:rPr>
          <w:spacing w:val="-1"/>
        </w:rPr>
        <w:t xml:space="preserve"> </w:t>
      </w:r>
      <w:r>
        <w:t>the</w:t>
      </w:r>
      <w:r>
        <w:rPr>
          <w:spacing w:val="-1"/>
        </w:rPr>
        <w:t xml:space="preserve"> </w:t>
      </w:r>
      <w:r>
        <w:t>labor</w:t>
      </w:r>
      <w:r>
        <w:rPr>
          <w:spacing w:val="-1"/>
        </w:rPr>
        <w:t xml:space="preserve"> </w:t>
      </w:r>
      <w:r>
        <w:t>and</w:t>
      </w:r>
      <w:r>
        <w:rPr>
          <w:spacing w:val="-1"/>
        </w:rPr>
        <w:t xml:space="preserve"> </w:t>
      </w:r>
      <w:r>
        <w:t>health</w:t>
      </w:r>
      <w:r>
        <w:rPr>
          <w:spacing w:val="-1"/>
        </w:rPr>
        <w:t xml:space="preserve"> </w:t>
      </w:r>
      <w:r>
        <w:t>outcomes</w:t>
      </w:r>
      <w:r>
        <w:rPr>
          <w:spacing w:val="-1"/>
        </w:rPr>
        <w:t xml:space="preserve"> </w:t>
      </w:r>
      <w:r>
        <w:t>for</w:t>
      </w:r>
      <w:r>
        <w:rPr>
          <w:spacing w:val="-1"/>
        </w:rPr>
        <w:t xml:space="preserve"> </w:t>
      </w:r>
      <w:r>
        <w:t>older-adults-only</w:t>
      </w:r>
      <w:r>
        <w:rPr>
          <w:spacing w:val="-1"/>
        </w:rPr>
        <w:t xml:space="preserve"> </w:t>
      </w:r>
      <w:r>
        <w:t>households, which</w:t>
      </w:r>
      <w:r>
        <w:rPr>
          <w:spacing w:val="-1"/>
        </w:rPr>
        <w:t xml:space="preserve"> </w:t>
      </w:r>
      <w:r>
        <w:t>receive</w:t>
      </w:r>
      <w:r>
        <w:rPr>
          <w:spacing w:val="-1"/>
        </w:rPr>
        <w:t xml:space="preserve"> </w:t>
      </w:r>
      <w:r>
        <w:t>only</w:t>
      </w:r>
      <w:r>
        <w:rPr>
          <w:spacing w:val="-1"/>
        </w:rPr>
        <w:t xml:space="preserve"> </w:t>
      </w:r>
      <w:r>
        <w:t>the</w:t>
      </w:r>
      <w:r>
        <w:rPr>
          <w:spacing w:val="-1"/>
        </w:rPr>
        <w:t xml:space="preserve"> </w:t>
      </w:r>
      <w:r>
        <w:t>food component of the transfer and therefore isolate the response</w:t>
      </w:r>
      <w:ins w:id="1320" w:author="Editor" w:date="2026-09-10T13:27:00Z">
        <w:r w:rsidR="00E92778">
          <w:t>. No</w:t>
        </w:r>
      </w:ins>
      <w:del w:id="1321" w:author="Editor" w:date="2026-09-10T13:27:00Z">
        <w:r w:rsidDel="00E92778">
          <w:delText>; we find no</w:delText>
        </w:r>
      </w:del>
      <w:r>
        <w:t xml:space="preserve"> evidence</w:t>
      </w:r>
      <w:ins w:id="1322" w:author="Editor" w:date="2026-09-10T13:27:00Z">
        <w:r w:rsidR="00E92778">
          <w:t xml:space="preserve"> is found</w:t>
        </w:r>
      </w:ins>
      <w:r>
        <w:t xml:space="preserve"> that this direct component</w:t>
      </w:r>
      <w:r>
        <w:rPr>
          <w:spacing w:val="-7"/>
        </w:rPr>
        <w:t xml:space="preserve"> </w:t>
      </w:r>
      <w:r>
        <w:t>had</w:t>
      </w:r>
      <w:r>
        <w:rPr>
          <w:spacing w:val="-7"/>
        </w:rPr>
        <w:t xml:space="preserve"> </w:t>
      </w:r>
      <w:r>
        <w:t>a</w:t>
      </w:r>
      <w:r>
        <w:rPr>
          <w:spacing w:val="-7"/>
        </w:rPr>
        <w:t xml:space="preserve"> </w:t>
      </w:r>
      <w:r>
        <w:t>di</w:t>
      </w:r>
      <w:ins w:id="1323" w:author="Editor" w:date="2026-09-08T18:13:00Z">
        <w:r w:rsidR="00B50A25" w:rsidRPr="00DB5B07">
          <w:t>ff</w:t>
        </w:r>
      </w:ins>
      <w:del w:id="1324" w:author="Editor" w:date="2026-09-08T18:13:00Z">
        <w:r w:rsidDel="00B50A25">
          <w:rPr>
            <w:rFonts w:ascii="Arial MT" w:hAnsi="Arial MT"/>
          </w:rPr>
          <w:delText>ff</w:delText>
        </w:r>
      </w:del>
      <w:r>
        <w:t>erent</w:t>
      </w:r>
      <w:r>
        <w:rPr>
          <w:spacing w:val="-7"/>
        </w:rPr>
        <w:t xml:space="preserve"> </w:t>
      </w:r>
      <w:r>
        <w:t>e</w:t>
      </w:r>
      <w:ins w:id="1325" w:author="Editor" w:date="2026-09-08T18:13:00Z">
        <w:r w:rsidR="00B50A25" w:rsidRPr="00DB5B07">
          <w:t>ff</w:t>
        </w:r>
      </w:ins>
      <w:del w:id="1326" w:author="Editor" w:date="2026-09-08T18:13:00Z">
        <w:r w:rsidDel="00B50A25">
          <w:rPr>
            <w:rFonts w:ascii="Arial MT" w:hAnsi="Arial MT"/>
          </w:rPr>
          <w:delText>ff</w:delText>
        </w:r>
      </w:del>
      <w:r>
        <w:t>ect. Appendix</w:t>
      </w:r>
      <w:r>
        <w:rPr>
          <w:spacing w:val="-7"/>
        </w:rPr>
        <w:t xml:space="preserve"> </w:t>
      </w:r>
      <w:r>
        <w:t>Table</w:t>
      </w:r>
      <w:r>
        <w:rPr>
          <w:spacing w:val="-7"/>
        </w:rPr>
        <w:t xml:space="preserve"> </w:t>
      </w:r>
      <w:hyperlink w:anchor="_bookmark86" w:history="1">
        <w:r>
          <w:rPr>
            <w:color w:val="FF0000"/>
          </w:rPr>
          <w:t>A.6</w:t>
        </w:r>
      </w:hyperlink>
      <w:r>
        <w:rPr>
          <w:color w:val="FF0000"/>
          <w:spacing w:val="-7"/>
        </w:rPr>
        <w:t xml:space="preserve"> </w:t>
      </w:r>
      <w:r>
        <w:t>extends</w:t>
      </w:r>
      <w:r>
        <w:rPr>
          <w:spacing w:val="-7"/>
        </w:rPr>
        <w:t xml:space="preserve"> </w:t>
      </w:r>
      <w:r>
        <w:t>this</w:t>
      </w:r>
      <w:r>
        <w:rPr>
          <w:spacing w:val="-7"/>
        </w:rPr>
        <w:t xml:space="preserve"> </w:t>
      </w:r>
      <w:r>
        <w:t>analysis</w:t>
      </w:r>
      <w:r>
        <w:rPr>
          <w:spacing w:val="-7"/>
        </w:rPr>
        <w:t xml:space="preserve"> </w:t>
      </w:r>
      <w:r>
        <w:t>to</w:t>
      </w:r>
      <w:r>
        <w:rPr>
          <w:spacing w:val="-7"/>
        </w:rPr>
        <w:t xml:space="preserve"> </w:t>
      </w:r>
      <w:r>
        <w:t>household</w:t>
      </w:r>
      <w:r>
        <w:rPr>
          <w:spacing w:val="-7"/>
        </w:rPr>
        <w:t xml:space="preserve"> </w:t>
      </w:r>
      <w:del w:id="1327" w:author="Editor" w:date="2026-09-10T08:56:00Z">
        <w:r w:rsidDel="00D261A8">
          <w:delText>expendi-ture</w:delText>
        </w:r>
      </w:del>
      <w:ins w:id="1328" w:author="Editor" w:date="2026-09-10T08:56:00Z">
        <w:r w:rsidR="00D261A8">
          <w:t>expenditure</w:t>
        </w:r>
      </w:ins>
      <w:r>
        <w:t xml:space="preserve"> outcomes stratified by older adults’ household presence</w:t>
      </w:r>
      <w:ins w:id="1329" w:author="Editor" w:date="2026-09-10T13:28:00Z">
        <w:r w:rsidR="00E92778">
          <w:t>. T</w:t>
        </w:r>
      </w:ins>
      <w:del w:id="1330" w:author="Editor" w:date="2026-09-10T13:28:00Z">
        <w:r w:rsidDel="00E92778">
          <w:delText>; t</w:delText>
        </w:r>
      </w:del>
      <w:r>
        <w:t>he estimated di</w:t>
      </w:r>
      <w:ins w:id="1331" w:author="Editor" w:date="2026-09-08T18:13:00Z">
        <w:r w:rsidR="00B50A25" w:rsidRPr="00DB5B07">
          <w:t>ff</w:t>
        </w:r>
      </w:ins>
      <w:del w:id="1332" w:author="Editor" w:date="2026-09-08T18:13:00Z">
        <w:r w:rsidDel="00B50A25">
          <w:rPr>
            <w:rFonts w:ascii="Arial MT" w:hAnsi="Arial MT"/>
          </w:rPr>
          <w:delText>ff</w:delText>
        </w:r>
      </w:del>
      <w:r>
        <w:t>erential e</w:t>
      </w:r>
      <w:ins w:id="1333" w:author="Editor" w:date="2026-09-08T18:13:00Z">
        <w:r w:rsidR="00B50A25" w:rsidRPr="00DB5B07">
          <w:t>ff</w:t>
        </w:r>
      </w:ins>
      <w:del w:id="1334" w:author="Editor" w:date="2026-09-08T18:13:00Z">
        <w:r w:rsidDel="00B50A25">
          <w:rPr>
            <w:rFonts w:ascii="Arial MT" w:hAnsi="Arial MT"/>
          </w:rPr>
          <w:delText>ff</w:delText>
        </w:r>
      </w:del>
      <w:r>
        <w:t>ects for households with older adult members are similarly imprecise and not statistically significant.</w:t>
      </w:r>
    </w:p>
    <w:p w14:paraId="35FC3802" w14:textId="77777777" w:rsidR="006F1B3D" w:rsidRDefault="00191F14" w:rsidP="00D76DD9">
      <w:pPr>
        <w:pStyle w:val="BodyText"/>
        <w:suppressAutoHyphens/>
        <w:spacing w:before="110" w:line="314" w:lineRule="auto"/>
        <w:ind w:left="-1" w:right="718" w:firstLine="351"/>
        <w:jc w:val="both"/>
      </w:pPr>
      <w:r>
        <w:lastRenderedPageBreak/>
        <w:t xml:space="preserve">Complementing the experimental evidence, </w:t>
      </w:r>
      <w:del w:id="1335" w:author="Editor" w:date="2026-09-10T13:28:00Z">
        <w:r w:rsidDel="00E92778">
          <w:delText xml:space="preserve">we examine </w:delText>
        </w:r>
      </w:del>
      <w:r>
        <w:t xml:space="preserve">the income and nutrition channels </w:t>
      </w:r>
      <w:ins w:id="1336" w:author="Editor" w:date="2026-09-10T13:28:00Z">
        <w:r w:rsidR="00E92778">
          <w:t xml:space="preserve">are examined </w:t>
        </w:r>
      </w:ins>
      <w:r>
        <w:t>using</w:t>
      </w:r>
      <w:r>
        <w:rPr>
          <w:spacing w:val="8"/>
        </w:rPr>
        <w:t xml:space="preserve"> </w:t>
      </w:r>
      <w:r>
        <w:t>the</w:t>
      </w:r>
      <w:r>
        <w:rPr>
          <w:spacing w:val="8"/>
        </w:rPr>
        <w:t xml:space="preserve"> </w:t>
      </w:r>
      <w:del w:id="1337" w:author="Editor" w:date="2026-09-10T11:54:00Z">
        <w:r w:rsidDel="00ED23BC">
          <w:delText>National</w:delText>
        </w:r>
        <w:r w:rsidDel="00ED23BC">
          <w:rPr>
            <w:spacing w:val="9"/>
          </w:rPr>
          <w:delText xml:space="preserve"> </w:delText>
        </w:r>
        <w:r w:rsidDel="00ED23BC">
          <w:delText>Household</w:delText>
        </w:r>
        <w:r w:rsidDel="00ED23BC">
          <w:rPr>
            <w:spacing w:val="8"/>
          </w:rPr>
          <w:delText xml:space="preserve"> </w:delText>
        </w:r>
        <w:r w:rsidDel="00ED23BC">
          <w:delText>Income</w:delText>
        </w:r>
        <w:r w:rsidDel="00ED23BC">
          <w:rPr>
            <w:spacing w:val="9"/>
          </w:rPr>
          <w:delText xml:space="preserve"> </w:delText>
        </w:r>
        <w:r w:rsidDel="00ED23BC">
          <w:delText>and</w:delText>
        </w:r>
        <w:r w:rsidDel="00ED23BC">
          <w:rPr>
            <w:spacing w:val="8"/>
          </w:rPr>
          <w:delText xml:space="preserve"> </w:delText>
        </w:r>
        <w:r w:rsidDel="00ED23BC">
          <w:delText>Expenditure</w:delText>
        </w:r>
        <w:r w:rsidDel="00ED23BC">
          <w:rPr>
            <w:spacing w:val="9"/>
          </w:rPr>
          <w:delText xml:space="preserve"> </w:delText>
        </w:r>
        <w:r w:rsidDel="00ED23BC">
          <w:delText>Survey</w:delText>
        </w:r>
        <w:r w:rsidDel="00ED23BC">
          <w:rPr>
            <w:spacing w:val="8"/>
          </w:rPr>
          <w:delText xml:space="preserve"> </w:delText>
        </w:r>
        <w:r w:rsidDel="00ED23BC">
          <w:delText>(</w:delText>
        </w:r>
      </w:del>
      <w:r>
        <w:t>ENIGH</w:t>
      </w:r>
      <w:del w:id="1338" w:author="Editor" w:date="2026-09-10T11:54:00Z">
        <w:r w:rsidDel="00ED23BC">
          <w:delText>)</w:delText>
        </w:r>
      </w:del>
      <w:r>
        <w:t>,</w:t>
      </w:r>
      <w:r>
        <w:rPr>
          <w:spacing w:val="8"/>
        </w:rPr>
        <w:t xml:space="preserve"> </w:t>
      </w:r>
      <w:r>
        <w:t>drawing</w:t>
      </w:r>
      <w:r>
        <w:rPr>
          <w:spacing w:val="9"/>
        </w:rPr>
        <w:t xml:space="preserve"> </w:t>
      </w:r>
      <w:r>
        <w:t>on</w:t>
      </w:r>
      <w:r>
        <w:rPr>
          <w:spacing w:val="8"/>
        </w:rPr>
        <w:t xml:space="preserve"> </w:t>
      </w:r>
      <w:r>
        <w:t>the</w:t>
      </w:r>
      <w:r>
        <w:rPr>
          <w:spacing w:val="9"/>
        </w:rPr>
        <w:t xml:space="preserve"> </w:t>
      </w:r>
      <w:r w:rsidR="009277AA">
        <w:rPr>
          <w:spacing w:val="9"/>
        </w:rPr>
        <w:t xml:space="preserve">mechanisms </w:t>
      </w:r>
      <w:r>
        <w:t xml:space="preserve">framework of </w:t>
      </w:r>
      <w:hyperlink w:anchor="_bookmark58" w:history="1">
        <w:r>
          <w:rPr>
            <w:color w:val="0000FF"/>
          </w:rPr>
          <w:t>Menares et al.</w:t>
        </w:r>
      </w:hyperlink>
      <w:r>
        <w:rPr>
          <w:color w:val="0000FF"/>
        </w:rPr>
        <w:t xml:space="preserve"> </w:t>
      </w:r>
      <w:r>
        <w:t>(</w:t>
      </w:r>
      <w:hyperlink w:anchor="_bookmark58" w:history="1">
        <w:r>
          <w:rPr>
            <w:color w:val="0000FF"/>
          </w:rPr>
          <w:t>2026</w:t>
        </w:r>
      </w:hyperlink>
      <w:r>
        <w:t xml:space="preserve">) for the </w:t>
      </w:r>
      <w:r w:rsidRPr="00734EB7">
        <w:rPr>
          <w:i/>
        </w:rPr>
        <w:t xml:space="preserve">70 y </w:t>
      </w:r>
      <w:r w:rsidRPr="004A2FF4">
        <w:rPr>
          <w:i/>
        </w:rPr>
        <w:t>M</w:t>
      </w:r>
      <w:ins w:id="1339" w:author="Editor" w:date="2026-09-10T10:19:00Z">
        <w:r w:rsidR="00734EB7">
          <w:rPr>
            <w:i/>
          </w:rPr>
          <w:t>á</w:t>
        </w:r>
      </w:ins>
      <w:del w:id="1340" w:author="Editor" w:date="2026-09-10T10:19:00Z">
        <w:r w:rsidRPr="004A2FF4" w:rsidDel="00734EB7">
          <w:rPr>
            <w:i/>
          </w:rPr>
          <w:delText>a´</w:delText>
        </w:r>
      </w:del>
      <w:r w:rsidRPr="004A2FF4">
        <w:rPr>
          <w:i/>
        </w:rPr>
        <w:t>s</w:t>
      </w:r>
      <w:r>
        <w:rPr>
          <w:i/>
          <w:spacing w:val="-1"/>
        </w:rPr>
        <w:t xml:space="preserve"> </w:t>
      </w:r>
      <w:r>
        <w:t>pension program.</w:t>
      </w:r>
      <w:r>
        <w:rPr>
          <w:spacing w:val="40"/>
        </w:rPr>
        <w:t xml:space="preserve"> </w:t>
      </w:r>
      <w:del w:id="1341" w:author="Editor" w:date="2026-09-10T13:29:00Z">
        <w:r w:rsidDel="00E92778">
          <w:delText>We estimate the</w:delText>
        </w:r>
      </w:del>
      <w:ins w:id="1342" w:author="Editor" w:date="2026-09-10T13:29:00Z">
        <w:r w:rsidR="00E92778">
          <w:t>The</w:t>
        </w:r>
      </w:ins>
      <w:r>
        <w:t xml:space="preserve"> e</w:t>
      </w:r>
      <w:ins w:id="1343" w:author="Editor" w:date="2026-09-08T18:14:00Z">
        <w:r w:rsidR="00B50A25" w:rsidRPr="00DB5B07">
          <w:t>ff</w:t>
        </w:r>
      </w:ins>
      <w:del w:id="1344" w:author="Editor" w:date="2026-09-08T18:14:00Z">
        <w:r w:rsidDel="00B50A25">
          <w:rPr>
            <w:rFonts w:ascii="Arial MT" w:hAnsi="Arial MT"/>
          </w:rPr>
          <w:delText>ff</w:delText>
        </w:r>
      </w:del>
      <w:r>
        <w:t>ects</w:t>
      </w:r>
      <w:r>
        <w:rPr>
          <w:spacing w:val="-15"/>
        </w:rPr>
        <w:t xml:space="preserve"> </w:t>
      </w:r>
      <w:r>
        <w:t>of</w:t>
      </w:r>
      <w:r>
        <w:rPr>
          <w:spacing w:val="-15"/>
        </w:rPr>
        <w:t xml:space="preserve"> </w:t>
      </w:r>
      <w:r w:rsidRPr="000724F4">
        <w:t>Progresa</w:t>
      </w:r>
      <w:r>
        <w:rPr>
          <w:i/>
          <w:spacing w:val="-15"/>
        </w:rPr>
        <w:t xml:space="preserve"> </w:t>
      </w:r>
      <w:r>
        <w:t>intensity</w:t>
      </w:r>
      <w:ins w:id="1345" w:author="Editor" w:date="2026-09-10T13:29:00Z">
        <w:r w:rsidR="00E92778">
          <w:t xml:space="preserve"> are measured</w:t>
        </w:r>
      </w:ins>
      <w:r>
        <w:rPr>
          <w:spacing w:val="-15"/>
        </w:rPr>
        <w:t xml:space="preserve"> </w:t>
      </w:r>
      <w:r>
        <w:t>on</w:t>
      </w:r>
      <w:r>
        <w:rPr>
          <w:spacing w:val="-15"/>
        </w:rPr>
        <w:t xml:space="preserve"> </w:t>
      </w:r>
      <w:r>
        <w:t>labor</w:t>
      </w:r>
      <w:r>
        <w:rPr>
          <w:spacing w:val="-15"/>
        </w:rPr>
        <w:t xml:space="preserve"> </w:t>
      </w:r>
      <w:r>
        <w:t>income</w:t>
      </w:r>
      <w:r>
        <w:rPr>
          <w:spacing w:val="-15"/>
        </w:rPr>
        <w:t xml:space="preserve"> </w:t>
      </w:r>
      <w:r>
        <w:t>in</w:t>
      </w:r>
      <w:r>
        <w:rPr>
          <w:spacing w:val="-15"/>
        </w:rPr>
        <w:t xml:space="preserve"> </w:t>
      </w:r>
      <w:r>
        <w:t>households</w:t>
      </w:r>
      <w:r>
        <w:rPr>
          <w:spacing w:val="-15"/>
        </w:rPr>
        <w:t xml:space="preserve"> </w:t>
      </w:r>
      <w:r>
        <w:t>with</w:t>
      </w:r>
      <w:r>
        <w:rPr>
          <w:spacing w:val="-15"/>
        </w:rPr>
        <w:t xml:space="preserve"> </w:t>
      </w:r>
      <w:r>
        <w:t>older</w:t>
      </w:r>
      <w:r>
        <w:rPr>
          <w:spacing w:val="-15"/>
        </w:rPr>
        <w:t xml:space="preserve"> </w:t>
      </w:r>
      <w:r>
        <w:t>adults,</w:t>
      </w:r>
      <w:r>
        <w:rPr>
          <w:spacing w:val="-15"/>
        </w:rPr>
        <w:t xml:space="preserve"> </w:t>
      </w:r>
      <w:r>
        <w:t>food</w:t>
      </w:r>
      <w:r>
        <w:rPr>
          <w:spacing w:val="-15"/>
        </w:rPr>
        <w:t xml:space="preserve"> </w:t>
      </w:r>
      <w:r>
        <w:t>consumption</w:t>
      </w:r>
      <w:r>
        <w:rPr>
          <w:spacing w:val="-15"/>
        </w:rPr>
        <w:t xml:space="preserve"> </w:t>
      </w:r>
      <w:r>
        <w:t>by category,</w:t>
      </w:r>
      <w:r>
        <w:rPr>
          <w:spacing w:val="-1"/>
        </w:rPr>
        <w:t xml:space="preserve"> </w:t>
      </w:r>
      <w:r>
        <w:t>and</w:t>
      </w:r>
      <w:r>
        <w:rPr>
          <w:spacing w:val="-2"/>
        </w:rPr>
        <w:t xml:space="preserve"> </w:t>
      </w:r>
      <w:r>
        <w:t>out-of-pocket</w:t>
      </w:r>
      <w:r>
        <w:rPr>
          <w:spacing w:val="-2"/>
        </w:rPr>
        <w:t xml:space="preserve"> </w:t>
      </w:r>
      <w:r>
        <w:t>health</w:t>
      </w:r>
      <w:r>
        <w:rPr>
          <w:spacing w:val="-2"/>
        </w:rPr>
        <w:t xml:space="preserve"> </w:t>
      </w:r>
      <w:r>
        <w:t>spending.</w:t>
      </w:r>
      <w:r w:rsidR="00D76DD9">
        <w:rPr>
          <w:rStyle w:val="FootnoteReference"/>
        </w:rPr>
        <w:footnoteReference w:id="26"/>
      </w:r>
      <w:r w:rsidR="00D76DD9">
        <w:t xml:space="preserve"> </w:t>
      </w:r>
      <w:r>
        <w:t>All</w:t>
      </w:r>
      <w:r>
        <w:rPr>
          <w:spacing w:val="-2"/>
        </w:rPr>
        <w:t xml:space="preserve"> </w:t>
      </w:r>
      <w:r>
        <w:t>estimated</w:t>
      </w:r>
      <w:r>
        <w:rPr>
          <w:spacing w:val="-2"/>
        </w:rPr>
        <w:t xml:space="preserve"> </w:t>
      </w:r>
      <w:r>
        <w:t>coe</w:t>
      </w:r>
      <w:ins w:id="1355" w:author="Editor" w:date="2026-09-08T18:14:00Z">
        <w:r w:rsidR="00B50A25" w:rsidRPr="00DB5B07">
          <w:t>ff</w:t>
        </w:r>
      </w:ins>
      <w:del w:id="1356" w:author="Editor" w:date="2026-09-08T18:14:00Z">
        <w:r w:rsidDel="00B50A25">
          <w:rPr>
            <w:rFonts w:ascii="Arial MT" w:hAnsi="Arial MT"/>
          </w:rPr>
          <w:delText>ff</w:delText>
        </w:r>
      </w:del>
      <w:r>
        <w:rPr>
          <w:rFonts w:ascii="Arial MT" w:hAnsi="Arial MT"/>
        </w:rPr>
        <w:t>i</w:t>
      </w:r>
      <w:r>
        <w:t>cients</w:t>
      </w:r>
      <w:r>
        <w:rPr>
          <w:spacing w:val="-2"/>
        </w:rPr>
        <w:t xml:space="preserve"> </w:t>
      </w:r>
      <w:r>
        <w:t>are</w:t>
      </w:r>
      <w:r>
        <w:rPr>
          <w:spacing w:val="-2"/>
        </w:rPr>
        <w:t xml:space="preserve"> </w:t>
      </w:r>
      <w:r>
        <w:t>imprecise</w:t>
      </w:r>
      <w:r>
        <w:rPr>
          <w:spacing w:val="-2"/>
        </w:rPr>
        <w:t xml:space="preserve"> </w:t>
      </w:r>
      <w:r>
        <w:t>with</w:t>
      </w:r>
      <w:r>
        <w:rPr>
          <w:spacing w:val="-2"/>
        </w:rPr>
        <w:t xml:space="preserve"> </w:t>
      </w:r>
      <w:r>
        <w:t>large standard</w:t>
      </w:r>
      <w:r>
        <w:rPr>
          <w:spacing w:val="-11"/>
        </w:rPr>
        <w:t xml:space="preserve"> </w:t>
      </w:r>
      <w:r>
        <w:t>errors,</w:t>
      </w:r>
      <w:r>
        <w:rPr>
          <w:spacing w:val="-10"/>
        </w:rPr>
        <w:t xml:space="preserve"> </w:t>
      </w:r>
      <w:r>
        <w:t>implying</w:t>
      </w:r>
      <w:r>
        <w:rPr>
          <w:spacing w:val="-11"/>
        </w:rPr>
        <w:t xml:space="preserve"> </w:t>
      </w:r>
      <w:r>
        <w:t>limited</w:t>
      </w:r>
      <w:r>
        <w:rPr>
          <w:spacing w:val="-11"/>
        </w:rPr>
        <w:t xml:space="preserve"> </w:t>
      </w:r>
      <w:r>
        <w:t>statistical</w:t>
      </w:r>
      <w:r>
        <w:rPr>
          <w:spacing w:val="-10"/>
        </w:rPr>
        <w:t xml:space="preserve"> </w:t>
      </w:r>
      <w:r>
        <w:t>power. These</w:t>
      </w:r>
      <w:r>
        <w:rPr>
          <w:spacing w:val="-10"/>
        </w:rPr>
        <w:t xml:space="preserve"> </w:t>
      </w:r>
      <w:r>
        <w:t>null</w:t>
      </w:r>
      <w:r>
        <w:rPr>
          <w:spacing w:val="-11"/>
        </w:rPr>
        <w:t xml:space="preserve"> </w:t>
      </w:r>
      <w:r>
        <w:t>ENIGH</w:t>
      </w:r>
      <w:r>
        <w:rPr>
          <w:spacing w:val="-11"/>
        </w:rPr>
        <w:t xml:space="preserve"> </w:t>
      </w:r>
      <w:r>
        <w:t>results</w:t>
      </w:r>
      <w:r>
        <w:rPr>
          <w:spacing w:val="-11"/>
        </w:rPr>
        <w:t xml:space="preserve"> </w:t>
      </w:r>
      <w:r>
        <w:t>do</w:t>
      </w:r>
      <w:r>
        <w:rPr>
          <w:spacing w:val="-10"/>
        </w:rPr>
        <w:t xml:space="preserve"> </w:t>
      </w:r>
      <w:r>
        <w:t>not</w:t>
      </w:r>
      <w:r>
        <w:rPr>
          <w:spacing w:val="-11"/>
        </w:rPr>
        <w:t xml:space="preserve"> </w:t>
      </w:r>
      <w:r>
        <w:t>contradict</w:t>
      </w:r>
      <w:r>
        <w:rPr>
          <w:spacing w:val="-11"/>
        </w:rPr>
        <w:t xml:space="preserve"> </w:t>
      </w:r>
      <w:r>
        <w:t>the experimental</w:t>
      </w:r>
      <w:r>
        <w:rPr>
          <w:spacing w:val="-6"/>
        </w:rPr>
        <w:t xml:space="preserve"> </w:t>
      </w:r>
      <w:r>
        <w:t>null</w:t>
      </w:r>
      <w:r>
        <w:rPr>
          <w:spacing w:val="-6"/>
        </w:rPr>
        <w:t xml:space="preserve"> </w:t>
      </w:r>
      <w:r>
        <w:t>from</w:t>
      </w:r>
      <w:r>
        <w:rPr>
          <w:spacing w:val="-6"/>
        </w:rPr>
        <w:t xml:space="preserve"> </w:t>
      </w:r>
      <w:r>
        <w:t>Table</w:t>
      </w:r>
      <w:r>
        <w:rPr>
          <w:spacing w:val="-6"/>
        </w:rPr>
        <w:t xml:space="preserve"> </w:t>
      </w:r>
      <w:hyperlink w:anchor="_bookmark73" w:history="1">
        <w:r>
          <w:rPr>
            <w:color w:val="FF0000"/>
          </w:rPr>
          <w:t>3</w:t>
        </w:r>
      </w:hyperlink>
      <w:r>
        <w:t>,</w:t>
      </w:r>
      <w:r>
        <w:rPr>
          <w:spacing w:val="-6"/>
        </w:rPr>
        <w:t xml:space="preserve"> </w:t>
      </w:r>
      <w:ins w:id="1357" w:author="Editor" w:date="2026-09-10T10:16:00Z">
        <w:r w:rsidR="00734EB7">
          <w:rPr>
            <w:spacing w:val="-6"/>
          </w:rPr>
          <w:t>al</w:t>
        </w:r>
      </w:ins>
      <w:r>
        <w:t>though</w:t>
      </w:r>
      <w:r>
        <w:rPr>
          <w:spacing w:val="-6"/>
        </w:rPr>
        <w:t xml:space="preserve"> </w:t>
      </w:r>
      <w:del w:id="1358" w:author="Editor" w:date="2026-09-10T13:29:00Z">
        <w:r w:rsidDel="00E92778">
          <w:delText>we</w:delText>
        </w:r>
        <w:r w:rsidDel="00E92778">
          <w:rPr>
            <w:spacing w:val="-6"/>
          </w:rPr>
          <w:delText xml:space="preserve"> </w:delText>
        </w:r>
      </w:del>
      <w:ins w:id="1359" w:author="Editor" w:date="2026-09-10T13:29:00Z">
        <w:r w:rsidR="00E92778">
          <w:t>one</w:t>
        </w:r>
        <w:r w:rsidR="00E92778">
          <w:rPr>
            <w:spacing w:val="-6"/>
          </w:rPr>
          <w:t xml:space="preserve"> </w:t>
        </w:r>
      </w:ins>
      <w:r>
        <w:t>must</w:t>
      </w:r>
      <w:r>
        <w:rPr>
          <w:spacing w:val="-6"/>
        </w:rPr>
        <w:t xml:space="preserve"> </w:t>
      </w:r>
      <w:r>
        <w:t>be</w:t>
      </w:r>
      <w:r>
        <w:rPr>
          <w:spacing w:val="-6"/>
        </w:rPr>
        <w:t xml:space="preserve"> </w:t>
      </w:r>
      <w:r>
        <w:t>cautious</w:t>
      </w:r>
      <w:r>
        <w:rPr>
          <w:spacing w:val="-6"/>
        </w:rPr>
        <w:t xml:space="preserve"> </w:t>
      </w:r>
      <w:r>
        <w:t>given</w:t>
      </w:r>
      <w:r>
        <w:rPr>
          <w:spacing w:val="-6"/>
        </w:rPr>
        <w:t xml:space="preserve"> </w:t>
      </w:r>
      <w:r>
        <w:t>the</w:t>
      </w:r>
      <w:r>
        <w:rPr>
          <w:spacing w:val="-6"/>
        </w:rPr>
        <w:t xml:space="preserve"> </w:t>
      </w:r>
      <w:r>
        <w:t>statistical</w:t>
      </w:r>
      <w:r>
        <w:rPr>
          <w:spacing w:val="-6"/>
        </w:rPr>
        <w:t xml:space="preserve"> </w:t>
      </w:r>
      <w:r>
        <w:t>inability</w:t>
      </w:r>
      <w:r>
        <w:rPr>
          <w:spacing w:val="-6"/>
        </w:rPr>
        <w:t xml:space="preserve"> </w:t>
      </w:r>
      <w:r>
        <w:t>to</w:t>
      </w:r>
      <w:r>
        <w:rPr>
          <w:spacing w:val="-6"/>
        </w:rPr>
        <w:t xml:space="preserve"> </w:t>
      </w:r>
      <w:r>
        <w:t>reject modest-sized e</w:t>
      </w:r>
      <w:ins w:id="1360" w:author="Editor" w:date="2026-09-08T18:14:00Z">
        <w:r w:rsidR="00B50A25" w:rsidRPr="00DB5B07">
          <w:t>ff</w:t>
        </w:r>
      </w:ins>
      <w:del w:id="1361" w:author="Editor" w:date="2026-09-08T18:14:00Z">
        <w:r w:rsidDel="00B50A25">
          <w:rPr>
            <w:rFonts w:ascii="Arial MT" w:hAnsi="Arial MT"/>
          </w:rPr>
          <w:delText>ff</w:delText>
        </w:r>
      </w:del>
      <w:r>
        <w:t>ects.</w:t>
      </w:r>
      <w:r>
        <w:rPr>
          <w:spacing w:val="40"/>
        </w:rPr>
        <w:t xml:space="preserve"> </w:t>
      </w:r>
      <w:r>
        <w:t>It is notable, however, that these data from a second independent source show</w:t>
      </w:r>
      <w:r>
        <w:rPr>
          <w:spacing w:val="-11"/>
        </w:rPr>
        <w:t xml:space="preserve"> </w:t>
      </w:r>
      <w:r>
        <w:t>limited</w:t>
      </w:r>
      <w:r>
        <w:rPr>
          <w:spacing w:val="-11"/>
        </w:rPr>
        <w:t xml:space="preserve"> </w:t>
      </w:r>
      <w:r>
        <w:t>evidence</w:t>
      </w:r>
      <w:r>
        <w:rPr>
          <w:spacing w:val="-12"/>
        </w:rPr>
        <w:t xml:space="preserve"> </w:t>
      </w:r>
      <w:r>
        <w:t>of</w:t>
      </w:r>
      <w:r>
        <w:rPr>
          <w:spacing w:val="-11"/>
        </w:rPr>
        <w:t xml:space="preserve"> </w:t>
      </w:r>
      <w:r>
        <w:t>changes</w:t>
      </w:r>
      <w:r>
        <w:rPr>
          <w:spacing w:val="-11"/>
        </w:rPr>
        <w:t xml:space="preserve"> </w:t>
      </w:r>
      <w:r>
        <w:t>in</w:t>
      </w:r>
      <w:r>
        <w:rPr>
          <w:spacing w:val="-11"/>
        </w:rPr>
        <w:t xml:space="preserve"> </w:t>
      </w:r>
      <w:r>
        <w:t>the</w:t>
      </w:r>
      <w:r>
        <w:rPr>
          <w:spacing w:val="-12"/>
        </w:rPr>
        <w:t xml:space="preserve"> </w:t>
      </w:r>
      <w:r>
        <w:t>income,</w:t>
      </w:r>
      <w:r>
        <w:rPr>
          <w:spacing w:val="-11"/>
        </w:rPr>
        <w:t xml:space="preserve"> </w:t>
      </w:r>
      <w:r>
        <w:t>nutrition,</w:t>
      </w:r>
      <w:r>
        <w:rPr>
          <w:spacing w:val="-11"/>
        </w:rPr>
        <w:t xml:space="preserve"> </w:t>
      </w:r>
      <w:r>
        <w:t>healthcare,</w:t>
      </w:r>
      <w:r>
        <w:rPr>
          <w:spacing w:val="-11"/>
        </w:rPr>
        <w:t xml:space="preserve"> </w:t>
      </w:r>
      <w:r>
        <w:t>and</w:t>
      </w:r>
      <w:r>
        <w:rPr>
          <w:spacing w:val="-12"/>
        </w:rPr>
        <w:t xml:space="preserve"> </w:t>
      </w:r>
      <w:r>
        <w:t>caregiving</w:t>
      </w:r>
      <w:r>
        <w:rPr>
          <w:spacing w:val="-11"/>
        </w:rPr>
        <w:t xml:space="preserve"> </w:t>
      </w:r>
      <w:r>
        <w:t>mechanisms examined,</w:t>
      </w:r>
      <w:r>
        <w:rPr>
          <w:spacing w:val="-3"/>
        </w:rPr>
        <w:t xml:space="preserve"> </w:t>
      </w:r>
      <w:r>
        <w:t>although</w:t>
      </w:r>
      <w:r>
        <w:rPr>
          <w:spacing w:val="-3"/>
        </w:rPr>
        <w:t xml:space="preserve"> </w:t>
      </w:r>
      <w:r>
        <w:t>imprecision</w:t>
      </w:r>
      <w:r>
        <w:rPr>
          <w:spacing w:val="-3"/>
        </w:rPr>
        <w:t xml:space="preserve"> </w:t>
      </w:r>
      <w:r>
        <w:t>in</w:t>
      </w:r>
      <w:r>
        <w:rPr>
          <w:spacing w:val="-3"/>
        </w:rPr>
        <w:t xml:space="preserve"> </w:t>
      </w:r>
      <w:r>
        <w:t>several</w:t>
      </w:r>
      <w:r>
        <w:rPr>
          <w:spacing w:val="-3"/>
        </w:rPr>
        <w:t xml:space="preserve"> </w:t>
      </w:r>
      <w:r>
        <w:t>estimates</w:t>
      </w:r>
      <w:r>
        <w:rPr>
          <w:spacing w:val="-3"/>
        </w:rPr>
        <w:t xml:space="preserve"> </w:t>
      </w:r>
      <w:r>
        <w:t>prevents</w:t>
      </w:r>
      <w:r>
        <w:rPr>
          <w:spacing w:val="-3"/>
        </w:rPr>
        <w:t xml:space="preserve"> </w:t>
      </w:r>
      <w:del w:id="1362" w:author="Editor" w:date="2026-09-10T13:29:00Z">
        <w:r w:rsidDel="00E92778">
          <w:delText>us</w:delText>
        </w:r>
        <w:r w:rsidDel="00E92778">
          <w:rPr>
            <w:spacing w:val="-3"/>
          </w:rPr>
          <w:delText xml:space="preserve"> </w:delText>
        </w:r>
        <w:r w:rsidDel="00E92778">
          <w:delText>from</w:delText>
        </w:r>
        <w:r w:rsidDel="00E92778">
          <w:rPr>
            <w:spacing w:val="-3"/>
          </w:rPr>
          <w:delText xml:space="preserve"> </w:delText>
        </w:r>
      </w:del>
      <w:r>
        <w:t>ruling</w:t>
      </w:r>
      <w:r>
        <w:rPr>
          <w:spacing w:val="-3"/>
        </w:rPr>
        <w:t xml:space="preserve"> </w:t>
      </w:r>
      <w:r>
        <w:t>out</w:t>
      </w:r>
      <w:r>
        <w:rPr>
          <w:spacing w:val="-3"/>
        </w:rPr>
        <w:t xml:space="preserve"> </w:t>
      </w:r>
      <w:r>
        <w:t>smaller</w:t>
      </w:r>
      <w:r>
        <w:rPr>
          <w:spacing w:val="-3"/>
        </w:rPr>
        <w:t xml:space="preserve"> </w:t>
      </w:r>
      <w:r>
        <w:t>e</w:t>
      </w:r>
      <w:ins w:id="1363" w:author="Editor" w:date="2026-09-08T18:14:00Z">
        <w:r w:rsidR="00B50A25" w:rsidRPr="00DB5B07">
          <w:t>ff</w:t>
        </w:r>
      </w:ins>
      <w:del w:id="1364" w:author="Editor" w:date="2026-09-08T18:14:00Z">
        <w:r w:rsidDel="00B50A25">
          <w:rPr>
            <w:rFonts w:ascii="Arial MT" w:hAnsi="Arial MT"/>
          </w:rPr>
          <w:delText>ff</w:delText>
        </w:r>
      </w:del>
      <w:r>
        <w:t>ects.</w:t>
      </w:r>
      <w:r w:rsidR="00D76DD9">
        <w:rPr>
          <w:rStyle w:val="FootnoteReference"/>
        </w:rPr>
        <w:footnoteReference w:id="27"/>
      </w:r>
      <w:r w:rsidR="00D76DD9">
        <w:t xml:space="preserve"> </w:t>
      </w:r>
    </w:p>
    <w:p w14:paraId="27FD8862" w14:textId="77777777" w:rsidR="006F1B3D" w:rsidRDefault="006F1B3D" w:rsidP="008C7539">
      <w:pPr>
        <w:pStyle w:val="BodyText"/>
        <w:suppressAutoHyphens/>
      </w:pPr>
    </w:p>
    <w:p w14:paraId="4465E168" w14:textId="77777777" w:rsidR="006F1B3D" w:rsidDel="00734EB7" w:rsidRDefault="006F1B3D" w:rsidP="008C7539">
      <w:pPr>
        <w:pStyle w:val="BodyText"/>
        <w:suppressAutoHyphens/>
        <w:spacing w:before="14"/>
        <w:rPr>
          <w:del w:id="1365" w:author="Editor" w:date="2026-09-10T10:20:00Z"/>
        </w:rPr>
      </w:pPr>
    </w:p>
    <w:p w14:paraId="13852967" w14:textId="77777777" w:rsidR="006F1B3D" w:rsidRDefault="00191F14" w:rsidP="008C7539">
      <w:pPr>
        <w:pStyle w:val="Heading1"/>
        <w:numPr>
          <w:ilvl w:val="0"/>
          <w:numId w:val="6"/>
        </w:numPr>
        <w:tabs>
          <w:tab w:val="left" w:pos="516"/>
        </w:tabs>
        <w:suppressAutoHyphens/>
        <w:spacing w:before="0"/>
      </w:pPr>
      <w:bookmarkStart w:id="1366" w:name="Conclusion"/>
      <w:bookmarkStart w:id="1367" w:name="_bookmark31"/>
      <w:bookmarkEnd w:id="1366"/>
      <w:bookmarkEnd w:id="1367"/>
      <w:r>
        <w:rPr>
          <w:spacing w:val="-2"/>
        </w:rPr>
        <w:t>Conclusion</w:t>
      </w:r>
      <w:r w:rsidR="009277AA">
        <w:rPr>
          <w:spacing w:val="-2"/>
        </w:rPr>
        <w:t>s</w:t>
      </w:r>
    </w:p>
    <w:p w14:paraId="769206FE" w14:textId="77777777" w:rsidR="006F1B3D" w:rsidRDefault="006F1B3D" w:rsidP="008C7539">
      <w:pPr>
        <w:pStyle w:val="BodyText"/>
        <w:suppressAutoHyphens/>
        <w:spacing w:before="27"/>
        <w:rPr>
          <w:b/>
          <w:sz w:val="34"/>
        </w:rPr>
      </w:pPr>
    </w:p>
    <w:p w14:paraId="5B232F6A" w14:textId="77777777" w:rsidR="006F1B3D" w:rsidRDefault="00191F14" w:rsidP="008C7539">
      <w:pPr>
        <w:pStyle w:val="BodyText"/>
        <w:suppressAutoHyphens/>
        <w:spacing w:before="1" w:line="314" w:lineRule="auto"/>
        <w:ind w:left="-1" w:right="718"/>
        <w:jc w:val="both"/>
      </w:pPr>
      <w:r w:rsidRPr="00945939">
        <w:t>This</w:t>
      </w:r>
      <w:r w:rsidRPr="00945939">
        <w:rPr>
          <w:spacing w:val="-14"/>
        </w:rPr>
        <w:t xml:space="preserve"> </w:t>
      </w:r>
      <w:r w:rsidRPr="00945939">
        <w:t>paper</w:t>
      </w:r>
      <w:r w:rsidRPr="00945939">
        <w:rPr>
          <w:spacing w:val="-14"/>
        </w:rPr>
        <w:t xml:space="preserve"> </w:t>
      </w:r>
      <w:ins w:id="1368" w:author="Editor" w:date="2026-09-10T13:29:00Z">
        <w:r w:rsidR="00E92778" w:rsidRPr="00945939">
          <w:rPr>
            <w:spacing w:val="-14"/>
          </w:rPr>
          <w:t xml:space="preserve">has </w:t>
        </w:r>
      </w:ins>
      <w:r w:rsidRPr="00945939">
        <w:t>examine</w:t>
      </w:r>
      <w:ins w:id="1369" w:author="Editor" w:date="2026-09-10T13:29:00Z">
        <w:r w:rsidR="00E92778" w:rsidRPr="00945939">
          <w:t>d</w:t>
        </w:r>
      </w:ins>
      <w:del w:id="1370" w:author="Editor" w:date="2026-09-10T13:29:00Z">
        <w:r w:rsidRPr="00945939" w:rsidDel="00E92778">
          <w:delText>s</w:delText>
        </w:r>
      </w:del>
      <w:r w:rsidRPr="00945939">
        <w:rPr>
          <w:spacing w:val="-14"/>
        </w:rPr>
        <w:t xml:space="preserve"> </w:t>
      </w:r>
      <w:r w:rsidRPr="00945939">
        <w:t>the</w:t>
      </w:r>
      <w:r w:rsidRPr="00945939">
        <w:rPr>
          <w:spacing w:val="-14"/>
        </w:rPr>
        <w:t xml:space="preserve"> </w:t>
      </w:r>
      <w:r w:rsidRPr="00945939">
        <w:t>long-term</w:t>
      </w:r>
      <w:r w:rsidRPr="00945939">
        <w:rPr>
          <w:spacing w:val="-14"/>
        </w:rPr>
        <w:t xml:space="preserve"> </w:t>
      </w:r>
      <w:r w:rsidRPr="00945939">
        <w:t>e</w:t>
      </w:r>
      <w:ins w:id="1371" w:author="Editor" w:date="2026-09-08T18:14:00Z">
        <w:r w:rsidR="00B50A25" w:rsidRPr="00945939">
          <w:t>ff</w:t>
        </w:r>
      </w:ins>
      <w:del w:id="1372" w:author="Editor" w:date="2026-09-08T18:14:00Z">
        <w:r w:rsidRPr="00945939" w:rsidDel="00B50A25">
          <w:rPr>
            <w:rFonts w:ascii="Arial MT" w:hAnsi="Arial MT"/>
          </w:rPr>
          <w:delText>ff</w:delText>
        </w:r>
      </w:del>
      <w:r w:rsidRPr="00945939">
        <w:t>ects</w:t>
      </w:r>
      <w:r w:rsidRPr="00945939">
        <w:rPr>
          <w:spacing w:val="-14"/>
        </w:rPr>
        <w:t xml:space="preserve"> </w:t>
      </w:r>
      <w:r w:rsidRPr="00945939">
        <w:t>of</w:t>
      </w:r>
      <w:r w:rsidRPr="00945939">
        <w:rPr>
          <w:spacing w:val="-14"/>
        </w:rPr>
        <w:t xml:space="preserve"> </w:t>
      </w:r>
      <w:ins w:id="1373" w:author="Editor" w:date="2026-09-13T13:20:00Z">
        <w:r w:rsidR="00945939" w:rsidRPr="00945939">
          <w:t>Progresa</w:t>
        </w:r>
        <w:r w:rsidR="00945939">
          <w:t>,</w:t>
        </w:r>
        <w:r w:rsidR="00945939" w:rsidRPr="00945939">
          <w:rPr>
            <w:i/>
            <w:spacing w:val="-14"/>
          </w:rPr>
          <w:t xml:space="preserve"> </w:t>
        </w:r>
      </w:ins>
      <w:r w:rsidRPr="00945939">
        <w:t>Mexico’s</w:t>
      </w:r>
      <w:r w:rsidRPr="00945939">
        <w:rPr>
          <w:spacing w:val="-14"/>
        </w:rPr>
        <w:t xml:space="preserve"> </w:t>
      </w:r>
      <w:del w:id="1374" w:author="Editor" w:date="2026-09-13T13:20:00Z">
        <w:r w:rsidRPr="00945939" w:rsidDel="00945939">
          <w:delText>Progresa</w:delText>
        </w:r>
        <w:r w:rsidRPr="00945939" w:rsidDel="00945939">
          <w:rPr>
            <w:i/>
            <w:spacing w:val="-14"/>
          </w:rPr>
          <w:delText xml:space="preserve"> </w:delText>
        </w:r>
      </w:del>
      <w:r w:rsidRPr="00945939">
        <w:t>conditional</w:t>
      </w:r>
      <w:r w:rsidRPr="00945939">
        <w:rPr>
          <w:spacing w:val="-14"/>
        </w:rPr>
        <w:t xml:space="preserve"> </w:t>
      </w:r>
      <w:r w:rsidRPr="00945939">
        <w:t>cash</w:t>
      </w:r>
      <w:r w:rsidRPr="00945939">
        <w:rPr>
          <w:spacing w:val="-14"/>
        </w:rPr>
        <w:t xml:space="preserve"> </w:t>
      </w:r>
      <w:r w:rsidRPr="00945939">
        <w:t>transfer</w:t>
      </w:r>
      <w:r w:rsidRPr="00945939">
        <w:rPr>
          <w:spacing w:val="-14"/>
        </w:rPr>
        <w:t xml:space="preserve"> </w:t>
      </w:r>
      <w:r w:rsidRPr="00945939">
        <w:t>program</w:t>
      </w:r>
      <w:ins w:id="1375" w:author="Editor" w:date="2026-09-13T13:20:00Z">
        <w:r w:rsidR="00945939">
          <w:t>,</w:t>
        </w:r>
      </w:ins>
      <w:r w:rsidRPr="00945939">
        <w:t xml:space="preserve"> on </w:t>
      </w:r>
      <w:ins w:id="1376" w:author="Editor" w:date="2026-09-13T13:20:00Z">
        <w:r w:rsidR="00945939">
          <w:t xml:space="preserve">the mortality of </w:t>
        </w:r>
      </w:ins>
      <w:r w:rsidRPr="00945939">
        <w:t>older adults</w:t>
      </w:r>
      <w:del w:id="1377" w:author="Editor" w:date="2026-09-13T13:20:00Z">
        <w:r w:rsidRPr="00945939" w:rsidDel="00945939">
          <w:delText>’ mortality</w:delText>
        </w:r>
      </w:del>
      <w:r w:rsidRPr="00945939">
        <w:t>.</w:t>
      </w:r>
      <w:r w:rsidRPr="00945939">
        <w:rPr>
          <w:spacing w:val="40"/>
        </w:rPr>
        <w:t xml:space="preserve"> </w:t>
      </w:r>
      <w:r w:rsidRPr="00945939">
        <w:t xml:space="preserve">Using </w:t>
      </w:r>
      <w:del w:id="1378" w:author="Editor" w:date="2026-09-10T10:49:00Z">
        <w:r w:rsidRPr="00945939" w:rsidDel="004D054A">
          <w:delText xml:space="preserve">sixteen </w:delText>
        </w:r>
      </w:del>
      <w:ins w:id="1379" w:author="Editor" w:date="2026-09-10T10:49:00Z">
        <w:r w:rsidR="004D054A" w:rsidRPr="00945939">
          <w:t xml:space="preserve">16 </w:t>
        </w:r>
      </w:ins>
      <w:r w:rsidRPr="00945939">
        <w:t xml:space="preserve">years of vital statistics and administrative enrollment records, </w:t>
      </w:r>
      <w:del w:id="1380" w:author="Editor" w:date="2026-09-10T13:30:00Z">
        <w:r w:rsidRPr="00945939" w:rsidDel="00E92778">
          <w:delText xml:space="preserve">we find </w:delText>
        </w:r>
      </w:del>
      <w:r w:rsidRPr="00945939">
        <w:t xml:space="preserve">little evidence </w:t>
      </w:r>
      <w:ins w:id="1381" w:author="Editor" w:date="2026-09-10T13:30:00Z">
        <w:r w:rsidR="00E92778" w:rsidRPr="00945939">
          <w:t xml:space="preserve">is found </w:t>
        </w:r>
      </w:ins>
      <w:r w:rsidRPr="00945939">
        <w:t>that earlier exposure to Progresa</w:t>
      </w:r>
      <w:r w:rsidRPr="00945939">
        <w:rPr>
          <w:i/>
        </w:rPr>
        <w:t xml:space="preserve"> </w:t>
      </w:r>
      <w:r w:rsidRPr="00945939">
        <w:t>reduced mortality among adults aged</w:t>
      </w:r>
      <w:r w:rsidRPr="00945939">
        <w:rPr>
          <w:spacing w:val="-3"/>
        </w:rPr>
        <w:t xml:space="preserve"> </w:t>
      </w:r>
      <w:r w:rsidRPr="00945939">
        <w:t>65</w:t>
      </w:r>
      <w:r w:rsidRPr="00945939">
        <w:rPr>
          <w:spacing w:val="-3"/>
        </w:rPr>
        <w:t xml:space="preserve"> </w:t>
      </w:r>
      <w:r w:rsidRPr="00945939">
        <w:t>and</w:t>
      </w:r>
      <w:r w:rsidRPr="00945939">
        <w:rPr>
          <w:spacing w:val="-3"/>
        </w:rPr>
        <w:t xml:space="preserve"> </w:t>
      </w:r>
      <w:r w:rsidRPr="00945939">
        <w:t>older</w:t>
      </w:r>
      <w:r w:rsidRPr="00945939">
        <w:rPr>
          <w:spacing w:val="-3"/>
        </w:rPr>
        <w:t xml:space="preserve"> </w:t>
      </w:r>
      <w:r w:rsidRPr="00945939">
        <w:t>during</w:t>
      </w:r>
      <w:r w:rsidRPr="00945939">
        <w:rPr>
          <w:spacing w:val="-3"/>
        </w:rPr>
        <w:t xml:space="preserve"> </w:t>
      </w:r>
      <w:ins w:id="1382" w:author="Editor" w:date="2026-09-10T13:30:00Z">
        <w:r w:rsidR="00E92778" w:rsidRPr="00945939">
          <w:t>Progresa’s</w:t>
        </w:r>
        <w:r w:rsidR="00E92778" w:rsidRPr="00945939">
          <w:rPr>
            <w:i/>
            <w:spacing w:val="-14"/>
          </w:rPr>
          <w:t xml:space="preserve"> </w:t>
        </w:r>
      </w:ins>
      <w:del w:id="1383" w:author="Editor" w:date="2026-09-10T13:30:00Z">
        <w:r w:rsidRPr="00945939" w:rsidDel="00E92778">
          <w:delText>its</w:delText>
        </w:r>
        <w:r w:rsidRPr="00945939" w:rsidDel="00E92778">
          <w:rPr>
            <w:spacing w:val="-3"/>
          </w:rPr>
          <w:delText xml:space="preserve"> </w:delText>
        </w:r>
      </w:del>
      <w:r w:rsidRPr="00945939">
        <w:t>first</w:t>
      </w:r>
      <w:r w:rsidRPr="00945939">
        <w:rPr>
          <w:spacing w:val="-3"/>
        </w:rPr>
        <w:t xml:space="preserve"> </w:t>
      </w:r>
      <w:del w:id="1384" w:author="Editor" w:date="2026-09-10T13:30:00Z">
        <w:r w:rsidRPr="00945939" w:rsidDel="00E92778">
          <w:delText>ten</w:delText>
        </w:r>
        <w:r w:rsidRPr="00945939" w:rsidDel="00E92778">
          <w:rPr>
            <w:spacing w:val="-3"/>
          </w:rPr>
          <w:delText xml:space="preserve"> </w:delText>
        </w:r>
      </w:del>
      <w:ins w:id="1385" w:author="Editor" w:date="2026-09-10T13:30:00Z">
        <w:r w:rsidR="00E92778" w:rsidRPr="00945939">
          <w:t>10</w:t>
        </w:r>
        <w:r w:rsidR="00E92778" w:rsidRPr="00945939">
          <w:rPr>
            <w:spacing w:val="-3"/>
          </w:rPr>
          <w:t xml:space="preserve"> </w:t>
        </w:r>
      </w:ins>
      <w:r w:rsidRPr="00945939">
        <w:t>years</w:t>
      </w:r>
      <w:r w:rsidRPr="00945939">
        <w:rPr>
          <w:spacing w:val="-3"/>
        </w:rPr>
        <w:t xml:space="preserve"> </w:t>
      </w:r>
      <w:r w:rsidRPr="00945939">
        <w:t>of</w:t>
      </w:r>
      <w:r w:rsidRPr="00945939">
        <w:rPr>
          <w:spacing w:val="-3"/>
        </w:rPr>
        <w:t xml:space="preserve"> </w:t>
      </w:r>
      <w:r w:rsidRPr="00945939">
        <w:t>operation. Because</w:t>
      </w:r>
      <w:r w:rsidRPr="00945939">
        <w:rPr>
          <w:spacing w:val="-3"/>
        </w:rPr>
        <w:t xml:space="preserve"> </w:t>
      </w:r>
      <w:del w:id="1386" w:author="Editor" w:date="2026-09-10T13:30:00Z">
        <w:r w:rsidRPr="00945939" w:rsidDel="00E92778">
          <w:delText>our</w:delText>
        </w:r>
        <w:r w:rsidRPr="00945939" w:rsidDel="00E92778">
          <w:rPr>
            <w:spacing w:val="-3"/>
          </w:rPr>
          <w:delText xml:space="preserve"> </w:delText>
        </w:r>
      </w:del>
      <w:ins w:id="1387" w:author="Editor" w:date="2026-09-10T13:30:00Z">
        <w:r w:rsidR="00E92778" w:rsidRPr="00945939">
          <w:t>the</w:t>
        </w:r>
        <w:r w:rsidR="00E92778" w:rsidRPr="00945939">
          <w:rPr>
            <w:spacing w:val="-3"/>
          </w:rPr>
          <w:t xml:space="preserve"> </w:t>
        </w:r>
      </w:ins>
      <w:r w:rsidRPr="00945939">
        <w:t>design</w:t>
      </w:r>
      <w:r w:rsidRPr="00945939">
        <w:rPr>
          <w:spacing w:val="-3"/>
        </w:rPr>
        <w:t xml:space="preserve"> </w:t>
      </w:r>
      <w:r w:rsidRPr="00945939">
        <w:t>compares</w:t>
      </w:r>
      <w:r w:rsidRPr="00945939">
        <w:rPr>
          <w:spacing w:val="-3"/>
        </w:rPr>
        <w:t xml:space="preserve"> </w:t>
      </w:r>
      <w:r w:rsidRPr="00945939">
        <w:t>municipal</w:t>
      </w:r>
      <w:del w:id="1388" w:author="Editor" w:date="2026-09-10T08:56:00Z">
        <w:r w:rsidRPr="00945939" w:rsidDel="00D261A8">
          <w:delText>-</w:delText>
        </w:r>
      </w:del>
      <w:r w:rsidRPr="00945939">
        <w:t>ities</w:t>
      </w:r>
      <w:r w:rsidRPr="00945939">
        <w:rPr>
          <w:spacing w:val="-1"/>
        </w:rPr>
        <w:t xml:space="preserve"> </w:t>
      </w:r>
      <w:r w:rsidRPr="00945939">
        <w:t>with</w:t>
      </w:r>
      <w:r w:rsidRPr="00945939">
        <w:rPr>
          <w:spacing w:val="-1"/>
        </w:rPr>
        <w:t xml:space="preserve"> </w:t>
      </w:r>
      <w:r w:rsidRPr="00945939">
        <w:t>similar</w:t>
      </w:r>
      <w:r w:rsidRPr="00945939">
        <w:rPr>
          <w:spacing w:val="-1"/>
        </w:rPr>
        <w:t xml:space="preserve"> </w:t>
      </w:r>
      <w:r w:rsidRPr="00945939">
        <w:t>eventual</w:t>
      </w:r>
      <w:r w:rsidRPr="00945939">
        <w:rPr>
          <w:spacing w:val="-1"/>
        </w:rPr>
        <w:t xml:space="preserve"> </w:t>
      </w:r>
      <w:r w:rsidRPr="00945939">
        <w:t>program</w:t>
      </w:r>
      <w:r w:rsidRPr="00945939">
        <w:rPr>
          <w:spacing w:val="-1"/>
        </w:rPr>
        <w:t xml:space="preserve"> </w:t>
      </w:r>
      <w:r w:rsidRPr="00945939">
        <w:t xml:space="preserve">coverage, </w:t>
      </w:r>
      <w:del w:id="1389" w:author="Editor" w:date="2026-09-10T13:30:00Z">
        <w:r w:rsidRPr="00945939" w:rsidDel="00E92778">
          <w:delText>our</w:delText>
        </w:r>
        <w:r w:rsidRPr="00945939" w:rsidDel="00E92778">
          <w:rPr>
            <w:spacing w:val="-1"/>
          </w:rPr>
          <w:delText xml:space="preserve"> </w:delText>
        </w:r>
      </w:del>
      <w:r w:rsidRPr="00945939">
        <w:t>estimates</w:t>
      </w:r>
      <w:r w:rsidRPr="00945939">
        <w:rPr>
          <w:spacing w:val="-1"/>
        </w:rPr>
        <w:t xml:space="preserve"> </w:t>
      </w:r>
      <w:r w:rsidRPr="00945939">
        <w:t>capture</w:t>
      </w:r>
      <w:r w:rsidRPr="00945939">
        <w:rPr>
          <w:spacing w:val="-1"/>
        </w:rPr>
        <w:t xml:space="preserve"> </w:t>
      </w:r>
      <w:r w:rsidRPr="00945939">
        <w:t>the</w:t>
      </w:r>
      <w:r w:rsidRPr="00945939">
        <w:rPr>
          <w:spacing w:val="-1"/>
        </w:rPr>
        <w:t xml:space="preserve"> </w:t>
      </w:r>
      <w:r w:rsidRPr="00945939">
        <w:t>e</w:t>
      </w:r>
      <w:ins w:id="1390" w:author="Editor" w:date="2026-09-08T18:14:00Z">
        <w:r w:rsidR="00B50A25" w:rsidRPr="00945939">
          <w:t>ff</w:t>
        </w:r>
      </w:ins>
      <w:del w:id="1391" w:author="Editor" w:date="2026-09-08T18:14:00Z">
        <w:r w:rsidRPr="00945939" w:rsidDel="00B50A25">
          <w:rPr>
            <w:rFonts w:ascii="Arial MT" w:hAnsi="Arial MT"/>
          </w:rPr>
          <w:delText>ff</w:delText>
        </w:r>
      </w:del>
      <w:r w:rsidRPr="00945939">
        <w:t>ects</w:t>
      </w:r>
      <w:r w:rsidRPr="00945939">
        <w:rPr>
          <w:spacing w:val="-1"/>
        </w:rPr>
        <w:t xml:space="preserve"> </w:t>
      </w:r>
      <w:r w:rsidRPr="00945939">
        <w:t>of</w:t>
      </w:r>
      <w:r w:rsidRPr="00945939">
        <w:rPr>
          <w:spacing w:val="-1"/>
        </w:rPr>
        <w:t xml:space="preserve"> </w:t>
      </w:r>
      <w:r w:rsidRPr="00945939">
        <w:t>earlier</w:t>
      </w:r>
      <w:r w:rsidRPr="00945939">
        <w:rPr>
          <w:spacing w:val="-1"/>
        </w:rPr>
        <w:t xml:space="preserve"> </w:t>
      </w:r>
      <w:r w:rsidRPr="00945939">
        <w:t>exposure rather</w:t>
      </w:r>
      <w:r w:rsidRPr="00945939">
        <w:rPr>
          <w:spacing w:val="-11"/>
        </w:rPr>
        <w:t xml:space="preserve"> </w:t>
      </w:r>
      <w:r w:rsidRPr="00945939">
        <w:t>than</w:t>
      </w:r>
      <w:r w:rsidRPr="00945939">
        <w:rPr>
          <w:spacing w:val="-11"/>
        </w:rPr>
        <w:t xml:space="preserve"> </w:t>
      </w:r>
      <w:r w:rsidRPr="00945939">
        <w:t>the</w:t>
      </w:r>
      <w:r w:rsidRPr="00945939">
        <w:rPr>
          <w:spacing w:val="-11"/>
        </w:rPr>
        <w:t xml:space="preserve"> </w:t>
      </w:r>
      <w:r w:rsidRPr="00945939">
        <w:t>e</w:t>
      </w:r>
      <w:ins w:id="1392" w:author="Editor" w:date="2026-09-08T18:14:00Z">
        <w:r w:rsidR="00B50A25" w:rsidRPr="00945939">
          <w:t>ff</w:t>
        </w:r>
      </w:ins>
      <w:del w:id="1393" w:author="Editor" w:date="2026-09-08T18:14:00Z">
        <w:r w:rsidRPr="00945939" w:rsidDel="00B50A25">
          <w:rPr>
            <w:rFonts w:ascii="Arial MT" w:hAnsi="Arial MT"/>
          </w:rPr>
          <w:delText>ff</w:delText>
        </w:r>
      </w:del>
      <w:r w:rsidRPr="00945939">
        <w:t>ects</w:t>
      </w:r>
      <w:r w:rsidRPr="00945939">
        <w:rPr>
          <w:spacing w:val="-11"/>
        </w:rPr>
        <w:t xml:space="preserve"> </w:t>
      </w:r>
      <w:r w:rsidRPr="00945939">
        <w:t>of</w:t>
      </w:r>
      <w:r w:rsidRPr="00945939">
        <w:rPr>
          <w:spacing w:val="-11"/>
        </w:rPr>
        <w:t xml:space="preserve"> </w:t>
      </w:r>
      <w:r w:rsidRPr="00945939">
        <w:t>program</w:t>
      </w:r>
      <w:r w:rsidRPr="00945939">
        <w:rPr>
          <w:spacing w:val="-11"/>
        </w:rPr>
        <w:t xml:space="preserve"> </w:t>
      </w:r>
      <w:r w:rsidRPr="00945939">
        <w:t>participation</w:t>
      </w:r>
      <w:r w:rsidRPr="00945939">
        <w:rPr>
          <w:spacing w:val="-11"/>
        </w:rPr>
        <w:t xml:space="preserve"> </w:t>
      </w:r>
      <w:r w:rsidRPr="00945939">
        <w:t>relative</w:t>
      </w:r>
      <w:r w:rsidRPr="00945939">
        <w:rPr>
          <w:spacing w:val="-11"/>
        </w:rPr>
        <w:t xml:space="preserve"> </w:t>
      </w:r>
      <w:r w:rsidRPr="00945939">
        <w:t>to</w:t>
      </w:r>
      <w:r w:rsidRPr="00945939">
        <w:rPr>
          <w:spacing w:val="-11"/>
        </w:rPr>
        <w:t xml:space="preserve"> </w:t>
      </w:r>
      <w:r w:rsidRPr="00945939">
        <w:t>no</w:t>
      </w:r>
      <w:r w:rsidRPr="00945939">
        <w:rPr>
          <w:spacing w:val="-11"/>
        </w:rPr>
        <w:t xml:space="preserve"> </w:t>
      </w:r>
      <w:r w:rsidRPr="00945939">
        <w:t xml:space="preserve">participation. </w:t>
      </w:r>
      <w:del w:id="1394" w:author="Editor" w:date="2026-09-10T13:30:00Z">
        <w:r w:rsidRPr="00945939" w:rsidDel="00E92778">
          <w:delText>Our</w:delText>
        </w:r>
        <w:r w:rsidRPr="00945939" w:rsidDel="00E92778">
          <w:rPr>
            <w:spacing w:val="-11"/>
          </w:rPr>
          <w:delText xml:space="preserve"> </w:delText>
        </w:r>
      </w:del>
      <w:ins w:id="1395" w:author="Editor" w:date="2026-09-10T13:30:00Z">
        <w:r w:rsidR="00E92778" w:rsidRPr="00945939">
          <w:t>The</w:t>
        </w:r>
        <w:r w:rsidR="00E92778" w:rsidRPr="00945939">
          <w:rPr>
            <w:spacing w:val="-11"/>
          </w:rPr>
          <w:t xml:space="preserve"> </w:t>
        </w:r>
      </w:ins>
      <w:r w:rsidRPr="00945939">
        <w:t>findings</w:t>
      </w:r>
      <w:r w:rsidRPr="00945939">
        <w:rPr>
          <w:spacing w:val="-11"/>
        </w:rPr>
        <w:t xml:space="preserve"> </w:t>
      </w:r>
      <w:r w:rsidRPr="00945939">
        <w:t>do</w:t>
      </w:r>
      <w:r w:rsidRPr="00945939">
        <w:rPr>
          <w:spacing w:val="-11"/>
        </w:rPr>
        <w:t xml:space="preserve"> </w:t>
      </w:r>
      <w:r w:rsidRPr="00945939">
        <w:t>not</w:t>
      </w:r>
      <w:r w:rsidRPr="00945939">
        <w:rPr>
          <w:spacing w:val="-11"/>
        </w:rPr>
        <w:t xml:space="preserve"> </w:t>
      </w:r>
      <w:del w:id="1396" w:author="Editor" w:date="2026-09-10T13:31:00Z">
        <w:r w:rsidRPr="00945939" w:rsidDel="00E92778">
          <w:delText>im</w:delText>
        </w:r>
      </w:del>
      <w:del w:id="1397" w:author="Editor" w:date="2026-09-10T08:56:00Z">
        <w:r w:rsidRPr="00945939" w:rsidDel="00D261A8">
          <w:delText>-</w:delText>
        </w:r>
      </w:del>
      <w:del w:id="1398" w:author="Editor" w:date="2026-09-10T13:31:00Z">
        <w:r w:rsidRPr="00945939" w:rsidDel="00E92778">
          <w:delText>ply</w:delText>
        </w:r>
      </w:del>
      <w:ins w:id="1399" w:author="Editor" w:date="2026-09-10T13:31:00Z">
        <w:r w:rsidR="00E92778" w:rsidRPr="00945939">
          <w:t>mean</w:t>
        </w:r>
      </w:ins>
      <w:r w:rsidRPr="00945939">
        <w:t xml:space="preserve"> that Progresa had no benefits for older adults.</w:t>
      </w:r>
      <w:r w:rsidRPr="00945939">
        <w:rPr>
          <w:spacing w:val="29"/>
        </w:rPr>
        <w:t xml:space="preserve"> </w:t>
      </w:r>
      <w:r w:rsidRPr="00945939">
        <w:t>Previous research documents</w:t>
      </w:r>
      <w:r>
        <w:t xml:space="preserve"> improvements in healthcare</w:t>
      </w:r>
      <w:r>
        <w:rPr>
          <w:spacing w:val="-15"/>
        </w:rPr>
        <w:t xml:space="preserve"> </w:t>
      </w:r>
      <w:del w:id="1400" w:author="Editor" w:date="2026-09-10T13:31:00Z">
        <w:r w:rsidDel="00E92778">
          <w:delText>utilization</w:delText>
        </w:r>
        <w:r w:rsidDel="00E92778">
          <w:rPr>
            <w:spacing w:val="-15"/>
          </w:rPr>
          <w:delText xml:space="preserve"> </w:delText>
        </w:r>
      </w:del>
      <w:ins w:id="1401" w:author="Editor" w:date="2026-09-10T13:31:00Z">
        <w:r w:rsidR="00E92778">
          <w:t>use</w:t>
        </w:r>
        <w:r w:rsidR="00E92778">
          <w:rPr>
            <w:spacing w:val="-15"/>
          </w:rPr>
          <w:t xml:space="preserve"> </w:t>
        </w:r>
      </w:ins>
      <w:r>
        <w:t>an</w:t>
      </w:r>
      <w:ins w:id="1402" w:author="Editor" w:date="2026-09-13T13:21:00Z">
        <w:r w:rsidR="00945939">
          <w:t>d in</w:t>
        </w:r>
      </w:ins>
      <w:del w:id="1403" w:author="Editor" w:date="2026-09-13T13:21:00Z">
        <w:r w:rsidDel="00945939">
          <w:delText>d</w:delText>
        </w:r>
        <w:r w:rsidDel="00945939">
          <w:rPr>
            <w:spacing w:val="-15"/>
          </w:rPr>
          <w:delText xml:space="preserve"> </w:delText>
        </w:r>
      </w:del>
      <w:ins w:id="1404" w:author="Editor" w:date="2026-09-10T13:31:00Z">
        <w:r w:rsidR="00E92778">
          <w:rPr>
            <w:spacing w:val="-15"/>
          </w:rPr>
          <w:t xml:space="preserve"> </w:t>
        </w:r>
      </w:ins>
      <w:r>
        <w:t>the</w:t>
      </w:r>
      <w:r>
        <w:rPr>
          <w:spacing w:val="-15"/>
        </w:rPr>
        <w:t xml:space="preserve"> </w:t>
      </w:r>
      <w:r>
        <w:t>diagnosis</w:t>
      </w:r>
      <w:r>
        <w:rPr>
          <w:spacing w:val="-15"/>
        </w:rPr>
        <w:t xml:space="preserve"> </w:t>
      </w:r>
      <w:r>
        <w:t>and</w:t>
      </w:r>
      <w:r>
        <w:rPr>
          <w:spacing w:val="-15"/>
        </w:rPr>
        <w:t xml:space="preserve"> </w:t>
      </w:r>
      <w:r>
        <w:t>treatment</w:t>
      </w:r>
      <w:r>
        <w:rPr>
          <w:spacing w:val="-15"/>
        </w:rPr>
        <w:t xml:space="preserve"> </w:t>
      </w:r>
      <w:r>
        <w:t>of</w:t>
      </w:r>
      <w:r>
        <w:rPr>
          <w:spacing w:val="-15"/>
        </w:rPr>
        <w:t xml:space="preserve"> </w:t>
      </w:r>
      <w:r>
        <w:t>conditions</w:t>
      </w:r>
      <w:r>
        <w:rPr>
          <w:spacing w:val="-15"/>
        </w:rPr>
        <w:t xml:space="preserve"> </w:t>
      </w:r>
      <w:r>
        <w:t>such</w:t>
      </w:r>
      <w:r>
        <w:rPr>
          <w:spacing w:val="-15"/>
        </w:rPr>
        <w:t xml:space="preserve"> </w:t>
      </w:r>
      <w:r>
        <w:t>as</w:t>
      </w:r>
      <w:r>
        <w:rPr>
          <w:spacing w:val="-15"/>
        </w:rPr>
        <w:t xml:space="preserve"> </w:t>
      </w:r>
      <w:r>
        <w:t>hypertension</w:t>
      </w:r>
      <w:r>
        <w:rPr>
          <w:spacing w:val="-15"/>
        </w:rPr>
        <w:t xml:space="preserve"> </w:t>
      </w:r>
      <w:r>
        <w:t>(</w:t>
      </w:r>
      <w:hyperlink w:anchor="_bookmark39" w:history="1">
        <w:r>
          <w:rPr>
            <w:color w:val="0000FF"/>
          </w:rPr>
          <w:t>Behrman</w:t>
        </w:r>
      </w:hyperlink>
      <w:r>
        <w:rPr>
          <w:color w:val="0000FF"/>
        </w:rPr>
        <w:t xml:space="preserve"> </w:t>
      </w:r>
      <w:hyperlink w:anchor="_bookmark39" w:history="1">
        <w:r>
          <w:rPr>
            <w:color w:val="0000FF"/>
          </w:rPr>
          <w:t>and</w:t>
        </w:r>
        <w:r>
          <w:rPr>
            <w:color w:val="0000FF"/>
            <w:spacing w:val="-11"/>
          </w:rPr>
          <w:t xml:space="preserve"> </w:t>
        </w:r>
        <w:r>
          <w:rPr>
            <w:color w:val="0000FF"/>
          </w:rPr>
          <w:t>Parker</w:t>
        </w:r>
      </w:hyperlink>
      <w:r>
        <w:t>,</w:t>
      </w:r>
      <w:r>
        <w:rPr>
          <w:spacing w:val="-11"/>
        </w:rPr>
        <w:t xml:space="preserve"> </w:t>
      </w:r>
      <w:hyperlink w:anchor="_bookmark39" w:history="1">
        <w:r>
          <w:rPr>
            <w:color w:val="0000FF"/>
          </w:rPr>
          <w:t>2013</w:t>
        </w:r>
      </w:hyperlink>
      <w:r>
        <w:t>;</w:t>
      </w:r>
      <w:r>
        <w:rPr>
          <w:spacing w:val="-11"/>
        </w:rPr>
        <w:t xml:space="preserve"> </w:t>
      </w:r>
      <w:hyperlink w:anchor="_bookmark34" w:history="1">
        <w:r>
          <w:rPr>
            <w:color w:val="0000FF"/>
          </w:rPr>
          <w:t>Aguila</w:t>
        </w:r>
        <w:r>
          <w:rPr>
            <w:color w:val="0000FF"/>
            <w:spacing w:val="-11"/>
          </w:rPr>
          <w:t xml:space="preserve"> </w:t>
        </w:r>
        <w:r>
          <w:rPr>
            <w:color w:val="0000FF"/>
          </w:rPr>
          <w:t>et</w:t>
        </w:r>
        <w:r>
          <w:rPr>
            <w:color w:val="0000FF"/>
            <w:spacing w:val="-11"/>
          </w:rPr>
          <w:t xml:space="preserve"> </w:t>
        </w:r>
        <w:r>
          <w:rPr>
            <w:color w:val="0000FF"/>
          </w:rPr>
          <w:t>al.</w:t>
        </w:r>
      </w:hyperlink>
      <w:r>
        <w:t>,</w:t>
      </w:r>
      <w:r>
        <w:rPr>
          <w:spacing w:val="-11"/>
        </w:rPr>
        <w:t xml:space="preserve"> </w:t>
      </w:r>
      <w:hyperlink w:anchor="_bookmark34" w:history="1">
        <w:r>
          <w:rPr>
            <w:color w:val="0000FF"/>
          </w:rPr>
          <w:t>2024</w:t>
        </w:r>
      </w:hyperlink>
      <w:r>
        <w:t>). Rather,</w:t>
      </w:r>
      <w:r>
        <w:rPr>
          <w:spacing w:val="-10"/>
        </w:rPr>
        <w:t xml:space="preserve"> </w:t>
      </w:r>
      <w:del w:id="1405" w:author="Editor" w:date="2026-09-10T13:31:00Z">
        <w:r w:rsidDel="00E92778">
          <w:delText>our</w:delText>
        </w:r>
        <w:r w:rsidDel="00E92778">
          <w:rPr>
            <w:spacing w:val="-11"/>
          </w:rPr>
          <w:delText xml:space="preserve"> </w:delText>
        </w:r>
      </w:del>
      <w:ins w:id="1406" w:author="Editor" w:date="2026-09-10T13:31:00Z">
        <w:r w:rsidR="00E92778">
          <w:t>the</w:t>
        </w:r>
        <w:r w:rsidR="00E92778">
          <w:rPr>
            <w:spacing w:val="-11"/>
          </w:rPr>
          <w:t xml:space="preserve"> </w:t>
        </w:r>
      </w:ins>
      <w:r>
        <w:t>results</w:t>
      </w:r>
      <w:r>
        <w:rPr>
          <w:spacing w:val="-11"/>
        </w:rPr>
        <w:t xml:space="preserve"> </w:t>
      </w:r>
      <w:r>
        <w:t>indicate</w:t>
      </w:r>
      <w:r>
        <w:rPr>
          <w:spacing w:val="-11"/>
        </w:rPr>
        <w:t xml:space="preserve"> </w:t>
      </w:r>
      <w:r>
        <w:t>that</w:t>
      </w:r>
      <w:r>
        <w:rPr>
          <w:spacing w:val="-11"/>
        </w:rPr>
        <w:t xml:space="preserve"> </w:t>
      </w:r>
      <w:r>
        <w:t>these</w:t>
      </w:r>
      <w:r>
        <w:rPr>
          <w:spacing w:val="-11"/>
        </w:rPr>
        <w:t xml:space="preserve"> </w:t>
      </w:r>
      <w:r>
        <w:t>improvements</w:t>
      </w:r>
      <w:r>
        <w:rPr>
          <w:spacing w:val="-11"/>
        </w:rPr>
        <w:t xml:space="preserve"> </w:t>
      </w:r>
      <w:r>
        <w:t>did</w:t>
      </w:r>
      <w:r>
        <w:rPr>
          <w:spacing w:val="-11"/>
        </w:rPr>
        <w:t xml:space="preserve"> </w:t>
      </w:r>
      <w:r>
        <w:t>not translate into detectable reductions in mortality over the program’s first decade.</w:t>
      </w:r>
      <w:r>
        <w:rPr>
          <w:spacing w:val="40"/>
        </w:rPr>
        <w:t xml:space="preserve"> </w:t>
      </w:r>
      <w:r>
        <w:t>Greater contact with the healthcare system or improved detection of chronic disease may be insu</w:t>
      </w:r>
      <w:ins w:id="1407" w:author="Editor" w:date="2026-09-08T18:14:00Z">
        <w:r w:rsidR="00B50A25" w:rsidRPr="00DB5B07">
          <w:t>ff</w:t>
        </w:r>
      </w:ins>
      <w:del w:id="1408" w:author="Editor" w:date="2026-09-08T18:14:00Z">
        <w:r w:rsidDel="00B50A25">
          <w:rPr>
            <w:rFonts w:ascii="Arial MT" w:hAnsi="Arial MT"/>
          </w:rPr>
          <w:delText>ff</w:delText>
        </w:r>
      </w:del>
      <w:r>
        <w:rPr>
          <w:rFonts w:ascii="Arial MT" w:hAnsi="Arial MT"/>
        </w:rPr>
        <w:t>i</w:t>
      </w:r>
      <w:r>
        <w:t>cient to re</w:t>
      </w:r>
      <w:del w:id="1409" w:author="Editor" w:date="2026-09-10T10:20:00Z">
        <w:r w:rsidDel="00734EB7">
          <w:delText>-</w:delText>
        </w:r>
      </w:del>
      <w:r>
        <w:t>duce</w:t>
      </w:r>
      <w:r>
        <w:rPr>
          <w:spacing w:val="-7"/>
        </w:rPr>
        <w:t xml:space="preserve"> </w:t>
      </w:r>
      <w:r>
        <w:t>mortality</w:t>
      </w:r>
      <w:r>
        <w:rPr>
          <w:spacing w:val="-7"/>
        </w:rPr>
        <w:t xml:space="preserve"> </w:t>
      </w:r>
      <w:r>
        <w:t>without</w:t>
      </w:r>
      <w:r>
        <w:rPr>
          <w:spacing w:val="-7"/>
        </w:rPr>
        <w:t xml:space="preserve"> </w:t>
      </w:r>
      <w:r>
        <w:t>sustained</w:t>
      </w:r>
      <w:r>
        <w:rPr>
          <w:spacing w:val="-7"/>
        </w:rPr>
        <w:t xml:space="preserve"> </w:t>
      </w:r>
      <w:r>
        <w:t>treatment,</w:t>
      </w:r>
      <w:r>
        <w:rPr>
          <w:spacing w:val="-7"/>
        </w:rPr>
        <w:t xml:space="preserve"> </w:t>
      </w:r>
      <w:r>
        <w:t>e</w:t>
      </w:r>
      <w:ins w:id="1410" w:author="Editor" w:date="2026-09-08T18:14:00Z">
        <w:r w:rsidR="00B50A25" w:rsidRPr="00DB5B07">
          <w:t>ff</w:t>
        </w:r>
      </w:ins>
      <w:del w:id="1411" w:author="Editor" w:date="2026-09-08T18:14:00Z">
        <w:r w:rsidDel="00B50A25">
          <w:rPr>
            <w:rFonts w:ascii="Arial MT" w:hAnsi="Arial MT"/>
          </w:rPr>
          <w:delText>ff</w:delText>
        </w:r>
      </w:del>
      <w:r>
        <w:t>ective</w:t>
      </w:r>
      <w:r>
        <w:rPr>
          <w:spacing w:val="-7"/>
        </w:rPr>
        <w:t xml:space="preserve"> </w:t>
      </w:r>
      <w:r>
        <w:t>disease</w:t>
      </w:r>
      <w:r>
        <w:rPr>
          <w:spacing w:val="-7"/>
        </w:rPr>
        <w:t xml:space="preserve"> </w:t>
      </w:r>
      <w:r>
        <w:t>management,</w:t>
      </w:r>
      <w:r>
        <w:rPr>
          <w:spacing w:val="-7"/>
        </w:rPr>
        <w:t xml:space="preserve"> </w:t>
      </w:r>
      <w:r>
        <w:t>or</w:t>
      </w:r>
      <w:r>
        <w:rPr>
          <w:spacing w:val="-7"/>
        </w:rPr>
        <w:t xml:space="preserve"> </w:t>
      </w:r>
      <w:r>
        <w:t>additional</w:t>
      </w:r>
      <w:r>
        <w:rPr>
          <w:spacing w:val="-7"/>
        </w:rPr>
        <w:t xml:space="preserve"> </w:t>
      </w:r>
      <w:r>
        <w:t>resources directed specifically toward older adults.</w:t>
      </w:r>
      <w:r>
        <w:rPr>
          <w:spacing w:val="40"/>
        </w:rPr>
        <w:t xml:space="preserve"> </w:t>
      </w:r>
      <w:r>
        <w:t>These findings underscore the distinction between improvements</w:t>
      </w:r>
      <w:r>
        <w:rPr>
          <w:spacing w:val="-15"/>
        </w:rPr>
        <w:t xml:space="preserve"> </w:t>
      </w:r>
      <w:r>
        <w:t>in</w:t>
      </w:r>
      <w:r>
        <w:rPr>
          <w:spacing w:val="-15"/>
        </w:rPr>
        <w:t xml:space="preserve"> </w:t>
      </w:r>
      <w:r>
        <w:t>intermediate</w:t>
      </w:r>
      <w:r>
        <w:rPr>
          <w:spacing w:val="-15"/>
        </w:rPr>
        <w:t xml:space="preserve"> </w:t>
      </w:r>
      <w:r>
        <w:t>health</w:t>
      </w:r>
      <w:r>
        <w:rPr>
          <w:spacing w:val="-15"/>
        </w:rPr>
        <w:t xml:space="preserve"> </w:t>
      </w:r>
      <w:r>
        <w:t>outcomes</w:t>
      </w:r>
      <w:r>
        <w:rPr>
          <w:spacing w:val="-15"/>
        </w:rPr>
        <w:t xml:space="preserve"> </w:t>
      </w:r>
      <w:r>
        <w:t>and</w:t>
      </w:r>
      <w:r>
        <w:rPr>
          <w:spacing w:val="-15"/>
        </w:rPr>
        <w:t xml:space="preserve"> </w:t>
      </w:r>
      <w:r>
        <w:t>e</w:t>
      </w:r>
      <w:ins w:id="1412" w:author="Editor" w:date="2026-09-08T18:14:00Z">
        <w:r w:rsidR="00B50A25" w:rsidRPr="00DB5B07">
          <w:t>ff</w:t>
        </w:r>
      </w:ins>
      <w:del w:id="1413" w:author="Editor" w:date="2026-09-08T18:14:00Z">
        <w:r w:rsidDel="00B50A25">
          <w:rPr>
            <w:rFonts w:ascii="Arial MT" w:hAnsi="Arial MT"/>
          </w:rPr>
          <w:delText>ff</w:delText>
        </w:r>
      </w:del>
      <w:r>
        <w:t>ects</w:t>
      </w:r>
      <w:r>
        <w:rPr>
          <w:spacing w:val="-15"/>
        </w:rPr>
        <w:t xml:space="preserve"> </w:t>
      </w:r>
      <w:r>
        <w:t>on</w:t>
      </w:r>
      <w:r>
        <w:rPr>
          <w:spacing w:val="-15"/>
        </w:rPr>
        <w:t xml:space="preserve"> </w:t>
      </w:r>
      <w:r>
        <w:t>survival</w:t>
      </w:r>
      <w:del w:id="1414" w:author="Editor" w:date="2026-09-13T13:21:00Z">
        <w:r w:rsidDel="00945939">
          <w:delText>,</w:delText>
        </w:r>
        <w:r w:rsidDel="00945939">
          <w:rPr>
            <w:spacing w:val="-14"/>
          </w:rPr>
          <w:delText xml:space="preserve"> </w:delText>
        </w:r>
      </w:del>
      <w:ins w:id="1415" w:author="Editor" w:date="2026-09-13T13:21:00Z">
        <w:r w:rsidR="00945939">
          <w:t xml:space="preserve">. They also </w:t>
        </w:r>
      </w:ins>
      <w:ins w:id="1416" w:author="Editor" w:date="2026-09-13T13:22:00Z">
        <w:r w:rsidR="00945939">
          <w:t>point to</w:t>
        </w:r>
      </w:ins>
      <w:del w:id="1417" w:author="Editor" w:date="2026-09-13T13:22:00Z">
        <w:r w:rsidDel="00945939">
          <w:delText>and</w:delText>
        </w:r>
      </w:del>
      <w:r>
        <w:rPr>
          <w:spacing w:val="-15"/>
        </w:rPr>
        <w:t xml:space="preserve"> </w:t>
      </w:r>
      <w:r>
        <w:t>the</w:t>
      </w:r>
      <w:r>
        <w:rPr>
          <w:spacing w:val="-15"/>
        </w:rPr>
        <w:t xml:space="preserve"> </w:t>
      </w:r>
      <w:r>
        <w:t>importance</w:t>
      </w:r>
      <w:r>
        <w:rPr>
          <w:spacing w:val="-15"/>
        </w:rPr>
        <w:t xml:space="preserve"> </w:t>
      </w:r>
      <w:r>
        <w:t>of</w:t>
      </w:r>
      <w:r>
        <w:rPr>
          <w:spacing w:val="-15"/>
        </w:rPr>
        <w:t xml:space="preserve"> </w:t>
      </w:r>
      <w:del w:id="1418" w:author="Editor" w:date="2026-09-10T08:56:00Z">
        <w:r w:rsidR="00604EAF" w:rsidDel="00D261A8">
          <w:delText>evalua</w:delText>
        </w:r>
        <w:r w:rsidDel="00D261A8">
          <w:delText>-</w:delText>
        </w:r>
        <w:r w:rsidDel="00D261A8">
          <w:rPr>
            <w:spacing w:val="-2"/>
          </w:rPr>
          <w:delText>ing</w:delText>
        </w:r>
      </w:del>
      <w:ins w:id="1419" w:author="Editor" w:date="2026-09-10T08:56:00Z">
        <w:r w:rsidR="00D261A8">
          <w:t>evaluat</w:t>
        </w:r>
        <w:r w:rsidR="00D261A8">
          <w:rPr>
            <w:spacing w:val="-2"/>
          </w:rPr>
          <w:t>ing</w:t>
        </w:r>
      </w:ins>
      <w:r>
        <w:rPr>
          <w:spacing w:val="-2"/>
        </w:rPr>
        <w:t xml:space="preserve"> whether</w:t>
      </w:r>
      <w:r>
        <w:rPr>
          <w:spacing w:val="-1"/>
        </w:rPr>
        <w:t xml:space="preserve"> </w:t>
      </w:r>
      <w:r>
        <w:rPr>
          <w:spacing w:val="-2"/>
        </w:rPr>
        <w:t>changes</w:t>
      </w:r>
      <w:r>
        <w:rPr>
          <w:spacing w:val="-1"/>
        </w:rPr>
        <w:t xml:space="preserve"> </w:t>
      </w:r>
      <w:r>
        <w:rPr>
          <w:spacing w:val="-2"/>
        </w:rPr>
        <w:t>in healthcare</w:t>
      </w:r>
      <w:r>
        <w:rPr>
          <w:spacing w:val="-1"/>
        </w:rPr>
        <w:t xml:space="preserve"> </w:t>
      </w:r>
      <w:r>
        <w:rPr>
          <w:spacing w:val="-2"/>
        </w:rPr>
        <w:lastRenderedPageBreak/>
        <w:t>access</w:t>
      </w:r>
      <w:r>
        <w:rPr>
          <w:spacing w:val="-1"/>
        </w:rPr>
        <w:t xml:space="preserve"> </w:t>
      </w:r>
      <w:r>
        <w:rPr>
          <w:spacing w:val="-2"/>
        </w:rPr>
        <w:t>ultimately</w:t>
      </w:r>
      <w:r>
        <w:rPr>
          <w:spacing w:val="-1"/>
        </w:rPr>
        <w:t xml:space="preserve"> </w:t>
      </w:r>
      <w:r>
        <w:rPr>
          <w:spacing w:val="-2"/>
        </w:rPr>
        <w:t>produce meaningful</w:t>
      </w:r>
      <w:r>
        <w:rPr>
          <w:spacing w:val="-1"/>
        </w:rPr>
        <w:t xml:space="preserve"> </w:t>
      </w:r>
      <w:r>
        <w:rPr>
          <w:spacing w:val="-2"/>
        </w:rPr>
        <w:t>long-term</w:t>
      </w:r>
      <w:r>
        <w:rPr>
          <w:spacing w:val="-1"/>
        </w:rPr>
        <w:t xml:space="preserve"> </w:t>
      </w:r>
      <w:r>
        <w:rPr>
          <w:spacing w:val="-2"/>
        </w:rPr>
        <w:t>he</w:t>
      </w:r>
      <w:del w:id="1420" w:author="Editor" w:date="2026-09-10T13:32:00Z">
        <w:r w:rsidDel="00F67721">
          <w:rPr>
            <w:spacing w:val="-2"/>
          </w:rPr>
          <w:delText>a</w:delText>
        </w:r>
      </w:del>
      <w:ins w:id="1421" w:author="Editor" w:date="2026-09-10T13:32:00Z">
        <w:r w:rsidR="00F67721">
          <w:rPr>
            <w:spacing w:val="-2"/>
          </w:rPr>
          <w:t>a</w:t>
        </w:r>
      </w:ins>
      <w:r>
        <w:rPr>
          <w:spacing w:val="-2"/>
        </w:rPr>
        <w:t>lth benefits.</w:t>
      </w:r>
    </w:p>
    <w:p w14:paraId="6FDEDA22" w14:textId="77777777" w:rsidR="006F1B3D" w:rsidRDefault="006F1B3D" w:rsidP="008C7539">
      <w:pPr>
        <w:suppressAutoHyphens/>
        <w:spacing w:line="228" w:lineRule="exact"/>
        <w:jc w:val="both"/>
        <w:rPr>
          <w:sz w:val="20"/>
        </w:rPr>
        <w:sectPr w:rsidR="006F1B3D">
          <w:pgSz w:w="12240" w:h="15840"/>
          <w:pgMar w:top="1740" w:right="720" w:bottom="1420" w:left="1440" w:header="0" w:footer="1223" w:gutter="0"/>
          <w:cols w:space="720"/>
        </w:sectPr>
      </w:pPr>
    </w:p>
    <w:p w14:paraId="53634861" w14:textId="77777777" w:rsidR="006F1B3D" w:rsidRDefault="00191F14" w:rsidP="008C7539">
      <w:pPr>
        <w:pStyle w:val="Heading1"/>
        <w:suppressAutoHyphens/>
      </w:pPr>
      <w:bookmarkStart w:id="1422" w:name="References"/>
      <w:bookmarkEnd w:id="1422"/>
      <w:r>
        <w:rPr>
          <w:spacing w:val="-2"/>
        </w:rPr>
        <w:lastRenderedPageBreak/>
        <w:t>References</w:t>
      </w:r>
    </w:p>
    <w:p w14:paraId="22DC9F29" w14:textId="77777777" w:rsidR="006F1B3D" w:rsidRDefault="00191F14" w:rsidP="008C7539">
      <w:pPr>
        <w:pStyle w:val="BodyText"/>
        <w:suppressAutoHyphens/>
        <w:spacing w:before="373" w:line="247" w:lineRule="auto"/>
        <w:ind w:left="234" w:right="718" w:hanging="235"/>
        <w:jc w:val="both"/>
      </w:pPr>
      <w:bookmarkStart w:id="1423" w:name="_bookmark34"/>
      <w:bookmarkEnd w:id="1423"/>
      <w:r>
        <w:t>Aguila, E., W.</w:t>
      </w:r>
      <w:del w:id="1424" w:author="Editor" w:date="2026-09-10T10:20:00Z">
        <w:r w:rsidDel="00734EB7">
          <w:rPr>
            <w:spacing w:val="-1"/>
          </w:rPr>
          <w:delText xml:space="preserve"> </w:delText>
        </w:r>
      </w:del>
      <w:r>
        <w:t>H.</w:t>
      </w:r>
      <w:r>
        <w:rPr>
          <w:spacing w:val="-1"/>
        </w:rPr>
        <w:t xml:space="preserve"> </w:t>
      </w:r>
      <w:r>
        <w:t>Dow, F. Menares, S.</w:t>
      </w:r>
      <w:del w:id="1425" w:author="Editor" w:date="2026-09-10T10:20:00Z">
        <w:r w:rsidDel="00734EB7">
          <w:rPr>
            <w:spacing w:val="-1"/>
          </w:rPr>
          <w:delText xml:space="preserve"> </w:delText>
        </w:r>
      </w:del>
      <w:r>
        <w:t>W.</w:t>
      </w:r>
      <w:r>
        <w:rPr>
          <w:spacing w:val="-1"/>
        </w:rPr>
        <w:t xml:space="preserve"> </w:t>
      </w:r>
      <w:r>
        <w:t>Parker, J.</w:t>
      </w:r>
      <w:r>
        <w:rPr>
          <w:spacing w:val="-1"/>
        </w:rPr>
        <w:t xml:space="preserve"> </w:t>
      </w:r>
      <w:r>
        <w:t>Peniche, and S.</w:t>
      </w:r>
      <w:r>
        <w:rPr>
          <w:spacing w:val="-1"/>
        </w:rPr>
        <w:t xml:space="preserve"> </w:t>
      </w:r>
      <w:r>
        <w:t>Ryu</w:t>
      </w:r>
      <w:ins w:id="1426" w:author="Editor" w:date="2026-09-10T10:20:00Z">
        <w:r w:rsidR="00734EB7">
          <w:t>.</w:t>
        </w:r>
      </w:ins>
      <w:del w:id="1427" w:author="Editor" w:date="2026-09-10T10:20:00Z">
        <w:r w:rsidDel="00734EB7">
          <w:rPr>
            <w:spacing w:val="-1"/>
          </w:rPr>
          <w:delText xml:space="preserve"> </w:delText>
        </w:r>
        <w:r w:rsidDel="00734EB7">
          <w:delText>(</w:delText>
        </w:r>
      </w:del>
      <w:ins w:id="1428" w:author="Editor" w:date="2026-09-10T10:20:00Z">
        <w:r w:rsidR="00734EB7">
          <w:t xml:space="preserve"> </w:t>
        </w:r>
      </w:ins>
      <w:r>
        <w:t>2024</w:t>
      </w:r>
      <w:del w:id="1429" w:author="Editor" w:date="2026-09-10T10:20:00Z">
        <w:r w:rsidDel="00734EB7">
          <w:delText>)</w:delText>
        </w:r>
      </w:del>
      <w:r>
        <w:t>.</w:t>
      </w:r>
      <w:r>
        <w:rPr>
          <w:spacing w:val="40"/>
        </w:rPr>
        <w:t xml:space="preserve"> </w:t>
      </w:r>
      <w:r>
        <w:t>Do</w:t>
      </w:r>
      <w:r>
        <w:rPr>
          <w:spacing w:val="-1"/>
        </w:rPr>
        <w:t xml:space="preserve"> </w:t>
      </w:r>
      <w:del w:id="1430" w:author="Editor" w:date="2026-09-10T10:37:00Z">
        <w:r w:rsidDel="003C22BD">
          <w:delText xml:space="preserve">conditional </w:delText>
        </w:r>
      </w:del>
      <w:ins w:id="1431" w:author="Editor" w:date="2026-09-10T10:37:00Z">
        <w:r w:rsidR="003C22BD">
          <w:t xml:space="preserve">Conditional </w:t>
        </w:r>
      </w:ins>
      <w:del w:id="1432" w:author="Editor" w:date="2026-09-10T10:37:00Z">
        <w:r w:rsidDel="003C22BD">
          <w:delText xml:space="preserve">cash </w:delText>
        </w:r>
      </w:del>
      <w:ins w:id="1433" w:author="Editor" w:date="2026-09-10T10:37:00Z">
        <w:r w:rsidR="003C22BD">
          <w:t xml:space="preserve">Cash </w:t>
        </w:r>
      </w:ins>
      <w:del w:id="1434" w:author="Editor" w:date="2026-09-10T10:37:00Z">
        <w:r w:rsidDel="003C22BD">
          <w:delText xml:space="preserve">transfers </w:delText>
        </w:r>
      </w:del>
      <w:ins w:id="1435" w:author="Editor" w:date="2026-09-10T10:37:00Z">
        <w:r w:rsidR="003C22BD">
          <w:t xml:space="preserve">Transfers </w:t>
        </w:r>
      </w:ins>
      <w:del w:id="1436" w:author="Editor" w:date="2026-09-10T10:37:00Z">
        <w:r w:rsidDel="003C22BD">
          <w:delText xml:space="preserve">reduce </w:delText>
        </w:r>
      </w:del>
      <w:ins w:id="1437" w:author="Editor" w:date="2026-09-10T10:37:00Z">
        <w:r w:rsidR="003C22BD">
          <w:t xml:space="preserve">Reduce </w:t>
        </w:r>
      </w:ins>
      <w:del w:id="1438" w:author="Editor" w:date="2026-09-10T10:37:00Z">
        <w:r w:rsidDel="003C22BD">
          <w:delText>hypertension</w:delText>
        </w:r>
      </w:del>
      <w:ins w:id="1439" w:author="Editor" w:date="2026-09-10T10:37:00Z">
        <w:r w:rsidR="003C22BD">
          <w:t>Hypertension</w:t>
        </w:r>
      </w:ins>
      <w:r>
        <w:t>?</w:t>
      </w:r>
      <w:r>
        <w:rPr>
          <w:spacing w:val="40"/>
        </w:rPr>
        <w:t xml:space="preserve"> </w:t>
      </w:r>
      <w:r>
        <w:rPr>
          <w:i/>
        </w:rPr>
        <w:t xml:space="preserve">Economics </w:t>
      </w:r>
      <w:r>
        <w:rPr>
          <w:rFonts w:ascii="Calibri"/>
        </w:rPr>
        <w:t xml:space="preserve">&amp; </w:t>
      </w:r>
      <w:r>
        <w:rPr>
          <w:i/>
        </w:rPr>
        <w:t xml:space="preserve">Human Biology </w:t>
      </w:r>
      <w:r w:rsidRPr="004A2FF4">
        <w:t>54</w:t>
      </w:r>
      <w:del w:id="1440" w:author="Editor" w:date="2026-09-10T10:40:00Z">
        <w:r w:rsidRPr="003C22BD" w:rsidDel="003C22BD">
          <w:delText>,</w:delText>
        </w:r>
        <w:r w:rsidDel="003C22BD">
          <w:delText xml:space="preserve"> </w:delText>
        </w:r>
      </w:del>
      <w:ins w:id="1441" w:author="Editor" w:date="2026-09-10T10:40:00Z">
        <w:r w:rsidR="003C22BD">
          <w:t xml:space="preserve">: </w:t>
        </w:r>
      </w:ins>
      <w:r>
        <w:t>101407.</w:t>
      </w:r>
    </w:p>
    <w:p w14:paraId="04D2AD48" w14:textId="77777777" w:rsidR="006F1B3D" w:rsidRDefault="00191F14" w:rsidP="008C7539">
      <w:pPr>
        <w:suppressAutoHyphens/>
        <w:spacing w:before="190" w:line="252" w:lineRule="auto"/>
        <w:ind w:left="234" w:right="719" w:hanging="235"/>
        <w:jc w:val="both"/>
        <w:rPr>
          <w:sz w:val="24"/>
        </w:rPr>
      </w:pPr>
      <w:bookmarkStart w:id="1442" w:name="_bookmark35"/>
      <w:bookmarkEnd w:id="1442"/>
      <w:r>
        <w:rPr>
          <w:sz w:val="24"/>
        </w:rPr>
        <w:t>Aguila, E., A. Kapteyn, and J.</w:t>
      </w:r>
      <w:del w:id="1443" w:author="Editor" w:date="2026-09-10T10:20:00Z">
        <w:r w:rsidDel="00734EB7">
          <w:rPr>
            <w:sz w:val="24"/>
          </w:rPr>
          <w:delText xml:space="preserve"> </w:delText>
        </w:r>
      </w:del>
      <w:r>
        <w:rPr>
          <w:sz w:val="24"/>
        </w:rPr>
        <w:t>P. Smith</w:t>
      </w:r>
      <w:ins w:id="1444" w:author="Editor" w:date="2026-09-10T10:20:00Z">
        <w:r w:rsidR="00734EB7">
          <w:rPr>
            <w:sz w:val="24"/>
          </w:rPr>
          <w:t>.</w:t>
        </w:r>
      </w:ins>
      <w:r>
        <w:rPr>
          <w:sz w:val="24"/>
        </w:rPr>
        <w:t xml:space="preserve"> </w:t>
      </w:r>
      <w:del w:id="1445" w:author="Editor" w:date="2026-09-10T10:20:00Z">
        <w:r w:rsidDel="00734EB7">
          <w:rPr>
            <w:sz w:val="24"/>
          </w:rPr>
          <w:delText>(</w:delText>
        </w:r>
      </w:del>
      <w:r>
        <w:rPr>
          <w:sz w:val="24"/>
        </w:rPr>
        <w:t>2015</w:t>
      </w:r>
      <w:del w:id="1446" w:author="Editor" w:date="2026-09-10T10:21:00Z">
        <w:r w:rsidDel="00734EB7">
          <w:rPr>
            <w:sz w:val="24"/>
          </w:rPr>
          <w:delText>)</w:delText>
        </w:r>
      </w:del>
      <w:r>
        <w:rPr>
          <w:sz w:val="24"/>
        </w:rPr>
        <w:t>.</w:t>
      </w:r>
      <w:r>
        <w:rPr>
          <w:spacing w:val="40"/>
          <w:sz w:val="24"/>
        </w:rPr>
        <w:t xml:space="preserve"> </w:t>
      </w:r>
      <w:r>
        <w:rPr>
          <w:sz w:val="24"/>
        </w:rPr>
        <w:t>E</w:t>
      </w:r>
      <w:ins w:id="1447" w:author="Editor" w:date="2026-09-08T18:15:00Z">
        <w:r w:rsidR="00B50A25" w:rsidRPr="00DB5B07">
          <w:t>ff</w:t>
        </w:r>
      </w:ins>
      <w:del w:id="1448" w:author="Editor" w:date="2026-09-08T18:15:00Z">
        <w:r w:rsidDel="00B50A25">
          <w:rPr>
            <w:rFonts w:ascii="Arial MT" w:hAnsi="Arial MT"/>
            <w:sz w:val="24"/>
          </w:rPr>
          <w:delText>ff</w:delText>
        </w:r>
      </w:del>
      <w:r>
        <w:rPr>
          <w:sz w:val="24"/>
        </w:rPr>
        <w:t xml:space="preserve">ects of </w:t>
      </w:r>
      <w:del w:id="1449" w:author="Editor" w:date="2026-09-10T10:37:00Z">
        <w:r w:rsidDel="003C22BD">
          <w:rPr>
            <w:sz w:val="24"/>
          </w:rPr>
          <w:delText xml:space="preserve">income </w:delText>
        </w:r>
      </w:del>
      <w:ins w:id="1450" w:author="Editor" w:date="2026-09-10T10:37:00Z">
        <w:r w:rsidR="003C22BD">
          <w:rPr>
            <w:sz w:val="24"/>
          </w:rPr>
          <w:t xml:space="preserve">Income </w:t>
        </w:r>
      </w:ins>
      <w:del w:id="1451" w:author="Editor" w:date="2026-09-10T10:37:00Z">
        <w:r w:rsidDel="003C22BD">
          <w:rPr>
            <w:sz w:val="24"/>
          </w:rPr>
          <w:delText xml:space="preserve">supplementation </w:delText>
        </w:r>
      </w:del>
      <w:ins w:id="1452" w:author="Editor" w:date="2026-09-10T10:37:00Z">
        <w:r w:rsidR="003C22BD">
          <w:rPr>
            <w:sz w:val="24"/>
          </w:rPr>
          <w:t xml:space="preserve">Supplementation </w:t>
        </w:r>
      </w:ins>
      <w:r>
        <w:rPr>
          <w:sz w:val="24"/>
        </w:rPr>
        <w:t xml:space="preserve">on </w:t>
      </w:r>
      <w:del w:id="1453" w:author="Editor" w:date="2026-09-10T10:37:00Z">
        <w:r w:rsidDel="003C22BD">
          <w:rPr>
            <w:sz w:val="24"/>
          </w:rPr>
          <w:delText xml:space="preserve">health </w:delText>
        </w:r>
      </w:del>
      <w:ins w:id="1454" w:author="Editor" w:date="2026-09-10T10:37:00Z">
        <w:r w:rsidR="003C22BD">
          <w:rPr>
            <w:sz w:val="24"/>
          </w:rPr>
          <w:t xml:space="preserve">Health </w:t>
        </w:r>
      </w:ins>
      <w:r>
        <w:rPr>
          <w:sz w:val="24"/>
        </w:rPr>
        <w:t>of the</w:t>
      </w:r>
      <w:r>
        <w:rPr>
          <w:spacing w:val="-9"/>
          <w:sz w:val="24"/>
        </w:rPr>
        <w:t xml:space="preserve"> </w:t>
      </w:r>
      <w:del w:id="1455" w:author="Editor" w:date="2026-09-10T10:37:00Z">
        <w:r w:rsidDel="003C22BD">
          <w:rPr>
            <w:sz w:val="24"/>
          </w:rPr>
          <w:delText>poor</w:delText>
        </w:r>
        <w:r w:rsidDel="003C22BD">
          <w:rPr>
            <w:spacing w:val="-9"/>
            <w:sz w:val="24"/>
          </w:rPr>
          <w:delText xml:space="preserve"> </w:delText>
        </w:r>
      </w:del>
      <w:ins w:id="1456" w:author="Editor" w:date="2026-09-10T10:37:00Z">
        <w:r w:rsidR="003C22BD">
          <w:rPr>
            <w:sz w:val="24"/>
          </w:rPr>
          <w:t>Poor</w:t>
        </w:r>
        <w:r w:rsidR="003C22BD">
          <w:rPr>
            <w:spacing w:val="-9"/>
            <w:sz w:val="24"/>
          </w:rPr>
          <w:t xml:space="preserve"> </w:t>
        </w:r>
      </w:ins>
      <w:del w:id="1457" w:author="Editor" w:date="2026-09-10T10:38:00Z">
        <w:r w:rsidDel="003C22BD">
          <w:rPr>
            <w:sz w:val="24"/>
          </w:rPr>
          <w:delText>elderly</w:delText>
        </w:r>
      </w:del>
      <w:ins w:id="1458" w:author="Editor" w:date="2026-09-10T10:38:00Z">
        <w:r w:rsidR="003C22BD">
          <w:rPr>
            <w:sz w:val="24"/>
          </w:rPr>
          <w:t>Elderly</w:t>
        </w:r>
      </w:ins>
      <w:r>
        <w:rPr>
          <w:sz w:val="24"/>
        </w:rPr>
        <w:t>: The</w:t>
      </w:r>
      <w:r>
        <w:rPr>
          <w:spacing w:val="-9"/>
          <w:sz w:val="24"/>
        </w:rPr>
        <w:t xml:space="preserve"> </w:t>
      </w:r>
      <w:del w:id="1459" w:author="Editor" w:date="2026-09-10T10:38:00Z">
        <w:r w:rsidDel="003C22BD">
          <w:rPr>
            <w:sz w:val="24"/>
          </w:rPr>
          <w:delText>case</w:delText>
        </w:r>
        <w:r w:rsidDel="003C22BD">
          <w:rPr>
            <w:spacing w:val="-9"/>
            <w:sz w:val="24"/>
          </w:rPr>
          <w:delText xml:space="preserve"> </w:delText>
        </w:r>
      </w:del>
      <w:ins w:id="1460" w:author="Editor" w:date="2026-09-10T10:38:00Z">
        <w:r w:rsidR="003C22BD">
          <w:rPr>
            <w:sz w:val="24"/>
          </w:rPr>
          <w:t>Case</w:t>
        </w:r>
        <w:r w:rsidR="003C22BD">
          <w:rPr>
            <w:spacing w:val="-9"/>
            <w:sz w:val="24"/>
          </w:rPr>
          <w:t xml:space="preserve"> </w:t>
        </w:r>
      </w:ins>
      <w:r>
        <w:rPr>
          <w:sz w:val="24"/>
        </w:rPr>
        <w:t>of</w:t>
      </w:r>
      <w:r>
        <w:rPr>
          <w:spacing w:val="-9"/>
          <w:sz w:val="24"/>
        </w:rPr>
        <w:t xml:space="preserve"> </w:t>
      </w:r>
      <w:del w:id="1461" w:author="Editor" w:date="2026-09-10T08:56:00Z">
        <w:r w:rsidDel="00D261A8">
          <w:rPr>
            <w:sz w:val="24"/>
          </w:rPr>
          <w:delText>mexico</w:delText>
        </w:r>
      </w:del>
      <w:ins w:id="1462" w:author="Editor" w:date="2026-09-10T08:56:00Z">
        <w:r w:rsidR="00D261A8">
          <w:rPr>
            <w:sz w:val="24"/>
          </w:rPr>
          <w:t>Mexico</w:t>
        </w:r>
      </w:ins>
      <w:r>
        <w:rPr>
          <w:sz w:val="24"/>
        </w:rPr>
        <w:t>.</w:t>
      </w:r>
      <w:r>
        <w:rPr>
          <w:spacing w:val="12"/>
          <w:sz w:val="24"/>
        </w:rPr>
        <w:t xml:space="preserve"> </w:t>
      </w:r>
      <w:r>
        <w:rPr>
          <w:i/>
          <w:sz w:val="24"/>
        </w:rPr>
        <w:t>Proceedings</w:t>
      </w:r>
      <w:r>
        <w:rPr>
          <w:i/>
          <w:spacing w:val="-9"/>
          <w:sz w:val="24"/>
        </w:rPr>
        <w:t xml:space="preserve"> </w:t>
      </w:r>
      <w:r>
        <w:rPr>
          <w:i/>
          <w:sz w:val="24"/>
        </w:rPr>
        <w:t>of</w:t>
      </w:r>
      <w:r>
        <w:rPr>
          <w:i/>
          <w:spacing w:val="-9"/>
          <w:sz w:val="24"/>
        </w:rPr>
        <w:t xml:space="preserve"> </w:t>
      </w:r>
      <w:r>
        <w:rPr>
          <w:i/>
          <w:sz w:val="24"/>
        </w:rPr>
        <w:t>the</w:t>
      </w:r>
      <w:r>
        <w:rPr>
          <w:i/>
          <w:spacing w:val="-9"/>
          <w:sz w:val="24"/>
        </w:rPr>
        <w:t xml:space="preserve"> </w:t>
      </w:r>
      <w:r>
        <w:rPr>
          <w:i/>
          <w:sz w:val="24"/>
        </w:rPr>
        <w:t>National</w:t>
      </w:r>
      <w:r>
        <w:rPr>
          <w:i/>
          <w:spacing w:val="-9"/>
          <w:sz w:val="24"/>
        </w:rPr>
        <w:t xml:space="preserve"> </w:t>
      </w:r>
      <w:r>
        <w:rPr>
          <w:i/>
          <w:sz w:val="24"/>
        </w:rPr>
        <w:t>Academy</w:t>
      </w:r>
      <w:r>
        <w:rPr>
          <w:i/>
          <w:spacing w:val="-9"/>
          <w:sz w:val="24"/>
        </w:rPr>
        <w:t xml:space="preserve"> </w:t>
      </w:r>
      <w:r>
        <w:rPr>
          <w:i/>
          <w:sz w:val="24"/>
        </w:rPr>
        <w:t>of</w:t>
      </w:r>
      <w:r>
        <w:rPr>
          <w:i/>
          <w:spacing w:val="-9"/>
          <w:sz w:val="24"/>
        </w:rPr>
        <w:t xml:space="preserve"> </w:t>
      </w:r>
      <w:r>
        <w:rPr>
          <w:i/>
          <w:sz w:val="24"/>
        </w:rPr>
        <w:t>Sciences</w:t>
      </w:r>
      <w:r>
        <w:rPr>
          <w:i/>
          <w:spacing w:val="-9"/>
          <w:sz w:val="24"/>
        </w:rPr>
        <w:t xml:space="preserve"> </w:t>
      </w:r>
      <w:r w:rsidRPr="004A2FF4">
        <w:rPr>
          <w:sz w:val="24"/>
        </w:rPr>
        <w:t>112</w:t>
      </w:r>
      <w:r w:rsidRPr="003C22BD">
        <w:rPr>
          <w:sz w:val="24"/>
        </w:rPr>
        <w:t>(</w:t>
      </w:r>
      <w:r>
        <w:rPr>
          <w:sz w:val="24"/>
        </w:rPr>
        <w:t>1</w:t>
      </w:r>
      <w:del w:id="1463" w:author="Editor" w:date="2026-09-10T10:40:00Z">
        <w:r w:rsidDel="003C22BD">
          <w:rPr>
            <w:sz w:val="24"/>
          </w:rPr>
          <w:delText xml:space="preserve">), </w:delText>
        </w:r>
      </w:del>
      <w:ins w:id="1464" w:author="Editor" w:date="2026-09-10T10:40:00Z">
        <w:r w:rsidR="003C22BD">
          <w:rPr>
            <w:sz w:val="24"/>
          </w:rPr>
          <w:t xml:space="preserve">): </w:t>
        </w:r>
      </w:ins>
      <w:r>
        <w:rPr>
          <w:spacing w:val="-2"/>
          <w:sz w:val="24"/>
        </w:rPr>
        <w:t>70–75.</w:t>
      </w:r>
    </w:p>
    <w:p w14:paraId="214E5E47" w14:textId="77777777" w:rsidR="006F1B3D" w:rsidRDefault="00191F14" w:rsidP="008C7539">
      <w:pPr>
        <w:pStyle w:val="BodyText"/>
        <w:suppressAutoHyphens/>
        <w:spacing w:before="197" w:line="252" w:lineRule="auto"/>
        <w:ind w:left="234" w:right="719" w:hanging="235"/>
        <w:jc w:val="both"/>
      </w:pPr>
      <w:bookmarkStart w:id="1465" w:name="_bookmark36"/>
      <w:bookmarkEnd w:id="1465"/>
      <w:r>
        <w:t>Angel, J.</w:t>
      </w:r>
      <w:del w:id="1466" w:author="Editor" w:date="2026-09-12T16:40:00Z">
        <w:r w:rsidDel="0010201A">
          <w:delText xml:space="preserve"> </w:delText>
        </w:r>
      </w:del>
      <w:r>
        <w:t xml:space="preserve">L., W. Vega, and M. </w:t>
      </w:r>
      <w:r>
        <w:rPr>
          <w:spacing w:val="11"/>
        </w:rPr>
        <w:t>L</w:t>
      </w:r>
      <w:r>
        <w:rPr>
          <w:spacing w:val="-89"/>
        </w:rPr>
        <w:t>o</w:t>
      </w:r>
      <w:r>
        <w:rPr>
          <w:spacing w:val="30"/>
        </w:rPr>
        <w:t>´</w:t>
      </w:r>
      <w:r>
        <w:rPr>
          <w:spacing w:val="11"/>
        </w:rPr>
        <w:t>pez-</w:t>
      </w:r>
      <w:r>
        <w:t>Ortega</w:t>
      </w:r>
      <w:ins w:id="1467" w:author="Editor" w:date="2026-09-10T10:21:00Z">
        <w:r w:rsidR="00734EB7">
          <w:t>.</w:t>
        </w:r>
      </w:ins>
      <w:del w:id="1468" w:author="Editor" w:date="2026-09-10T10:21:00Z">
        <w:r w:rsidDel="00734EB7">
          <w:delText xml:space="preserve"> (</w:delText>
        </w:r>
      </w:del>
      <w:ins w:id="1469" w:author="Editor" w:date="2026-09-10T10:21:00Z">
        <w:r w:rsidR="00734EB7">
          <w:t xml:space="preserve"> </w:t>
        </w:r>
      </w:ins>
      <w:r>
        <w:t>2017</w:t>
      </w:r>
      <w:del w:id="1470" w:author="Editor" w:date="2026-09-10T10:21:00Z">
        <w:r w:rsidDel="00734EB7">
          <w:delText>).</w:delText>
        </w:r>
      </w:del>
      <w:ins w:id="1471" w:author="Editor" w:date="2026-09-10T10:21:00Z">
        <w:r w:rsidR="00734EB7">
          <w:t>.</w:t>
        </w:r>
      </w:ins>
      <w:r>
        <w:rPr>
          <w:spacing w:val="40"/>
        </w:rPr>
        <w:t xml:space="preserve"> </w:t>
      </w:r>
      <w:r>
        <w:t xml:space="preserve">Aging in </w:t>
      </w:r>
      <w:del w:id="1472" w:author="Editor" w:date="2026-09-10T08:56:00Z">
        <w:r w:rsidDel="00D261A8">
          <w:delText>mexico</w:delText>
        </w:r>
      </w:del>
      <w:ins w:id="1473" w:author="Editor" w:date="2026-09-10T08:56:00Z">
        <w:r w:rsidR="00D261A8">
          <w:t>Mexico</w:t>
        </w:r>
      </w:ins>
      <w:r>
        <w:t xml:space="preserve">: Population </w:t>
      </w:r>
      <w:del w:id="1474" w:author="Editor" w:date="2026-09-10T10:38:00Z">
        <w:r w:rsidDel="003C22BD">
          <w:delText xml:space="preserve">trends </w:delText>
        </w:r>
      </w:del>
      <w:ins w:id="1475" w:author="Editor" w:date="2026-09-10T10:38:00Z">
        <w:r w:rsidR="003C22BD">
          <w:t xml:space="preserve">Trends </w:t>
        </w:r>
      </w:ins>
      <w:r>
        <w:t xml:space="preserve">and </w:t>
      </w:r>
      <w:del w:id="1476" w:author="Editor" w:date="2026-09-10T10:38:00Z">
        <w:r w:rsidDel="003C22BD">
          <w:delText xml:space="preserve">emerging </w:delText>
        </w:r>
      </w:del>
      <w:ins w:id="1477" w:author="Editor" w:date="2026-09-10T10:38:00Z">
        <w:r w:rsidR="003C22BD">
          <w:t xml:space="preserve">Emerging </w:t>
        </w:r>
      </w:ins>
      <w:del w:id="1478" w:author="Editor" w:date="2026-09-10T10:38:00Z">
        <w:r w:rsidDel="003C22BD">
          <w:delText>issues</w:delText>
        </w:r>
      </w:del>
      <w:ins w:id="1479" w:author="Editor" w:date="2026-09-10T10:38:00Z">
        <w:r w:rsidR="003C22BD">
          <w:t>Issues</w:t>
        </w:r>
      </w:ins>
      <w:r>
        <w:t>.</w:t>
      </w:r>
      <w:r>
        <w:rPr>
          <w:spacing w:val="40"/>
        </w:rPr>
        <w:t xml:space="preserve"> </w:t>
      </w:r>
      <w:r>
        <w:rPr>
          <w:i/>
        </w:rPr>
        <w:t xml:space="preserve">The Gerontologist </w:t>
      </w:r>
      <w:r w:rsidRPr="004A2FF4">
        <w:t>57</w:t>
      </w:r>
      <w:r>
        <w:t>(2)</w:t>
      </w:r>
      <w:ins w:id="1480" w:author="Editor" w:date="2026-09-10T10:40:00Z">
        <w:r w:rsidR="003C22BD">
          <w:t>:</w:t>
        </w:r>
      </w:ins>
      <w:del w:id="1481" w:author="Editor" w:date="2026-09-10T10:40:00Z">
        <w:r w:rsidDel="003C22BD">
          <w:delText>,</w:delText>
        </w:r>
      </w:del>
      <w:r>
        <w:t xml:space="preserve"> 153–162.</w:t>
      </w:r>
    </w:p>
    <w:p w14:paraId="56838955" w14:textId="77777777" w:rsidR="006F1B3D" w:rsidRDefault="00191F14" w:rsidP="008C7539">
      <w:pPr>
        <w:pStyle w:val="BodyText"/>
        <w:suppressAutoHyphens/>
        <w:spacing w:before="148" w:line="249" w:lineRule="auto"/>
        <w:ind w:left="234" w:right="719" w:hanging="235"/>
        <w:jc w:val="both"/>
      </w:pPr>
      <w:bookmarkStart w:id="1482" w:name="_bookmark37"/>
      <w:bookmarkEnd w:id="1482"/>
      <w:r>
        <w:t>Baird,</w:t>
      </w:r>
      <w:r>
        <w:rPr>
          <w:spacing w:val="-15"/>
        </w:rPr>
        <w:t xml:space="preserve"> </w:t>
      </w:r>
      <w:r>
        <w:t>S.,</w:t>
      </w:r>
      <w:r>
        <w:rPr>
          <w:spacing w:val="-15"/>
        </w:rPr>
        <w:t xml:space="preserve"> </w:t>
      </w:r>
      <w:r>
        <w:t>F.</w:t>
      </w:r>
      <w:del w:id="1483" w:author="Editor" w:date="2026-09-10T10:41:00Z">
        <w:r w:rsidDel="003C22BD">
          <w:rPr>
            <w:spacing w:val="-15"/>
          </w:rPr>
          <w:delText xml:space="preserve"> </w:delText>
        </w:r>
      </w:del>
      <w:r>
        <w:t>H</w:t>
      </w:r>
      <w:ins w:id="1484" w:author="Editor" w:date="2026-09-12T16:40:00Z">
        <w:r w:rsidR="0010201A">
          <w:t>.</w:t>
        </w:r>
      </w:ins>
      <w:del w:id="1485" w:author="Editor" w:date="2026-09-10T10:41:00Z">
        <w:r w:rsidDel="003C22BD">
          <w:delText>.</w:delText>
        </w:r>
      </w:del>
      <w:del w:id="1486" w:author="Editor" w:date="2026-09-12T16:40:00Z">
        <w:r w:rsidDel="0010201A">
          <w:rPr>
            <w:spacing w:val="-15"/>
          </w:rPr>
          <w:delText xml:space="preserve"> </w:delText>
        </w:r>
      </w:del>
      <w:r>
        <w:t>G.</w:t>
      </w:r>
      <w:r>
        <w:rPr>
          <w:spacing w:val="-15"/>
        </w:rPr>
        <w:t xml:space="preserve"> </w:t>
      </w:r>
      <w:r>
        <w:t>Ferreira,</w:t>
      </w:r>
      <w:r>
        <w:rPr>
          <w:spacing w:val="-15"/>
        </w:rPr>
        <w:t xml:space="preserve"> </w:t>
      </w:r>
      <w:r>
        <w:t>B.</w:t>
      </w:r>
      <w:r>
        <w:rPr>
          <w:spacing w:val="-15"/>
        </w:rPr>
        <w:t xml:space="preserve"> </w:t>
      </w:r>
      <w:r>
        <w:rPr>
          <w:spacing w:val="-127"/>
        </w:rPr>
        <w:t>O</w:t>
      </w:r>
      <w:r>
        <w:rPr>
          <w:position w:val="5"/>
        </w:rPr>
        <w:t>¨</w:t>
      </w:r>
      <w:del w:id="1487" w:author="Editor" w:date="2026-09-10T08:56:00Z">
        <w:r w:rsidDel="00D261A8">
          <w:rPr>
            <w:spacing w:val="48"/>
            <w:position w:val="5"/>
          </w:rPr>
          <w:delText xml:space="preserve"> </w:delText>
        </w:r>
      </w:del>
      <w:r>
        <w:t>zler,</w:t>
      </w:r>
      <w:r>
        <w:rPr>
          <w:spacing w:val="-15"/>
        </w:rPr>
        <w:t xml:space="preserve"> </w:t>
      </w:r>
      <w:r>
        <w:t>and</w:t>
      </w:r>
      <w:r>
        <w:rPr>
          <w:spacing w:val="-15"/>
        </w:rPr>
        <w:t xml:space="preserve"> </w:t>
      </w:r>
      <w:r>
        <w:t>M.</w:t>
      </w:r>
      <w:r>
        <w:rPr>
          <w:spacing w:val="-15"/>
        </w:rPr>
        <w:t xml:space="preserve"> </w:t>
      </w:r>
      <w:r>
        <w:t>Woolcock</w:t>
      </w:r>
      <w:ins w:id="1488" w:author="Editor" w:date="2026-09-10T10:22:00Z">
        <w:r w:rsidR="00734EB7">
          <w:t>.</w:t>
        </w:r>
      </w:ins>
      <w:del w:id="1489" w:author="Editor" w:date="2026-09-10T10:22:00Z">
        <w:r w:rsidDel="00734EB7">
          <w:rPr>
            <w:spacing w:val="-15"/>
          </w:rPr>
          <w:delText xml:space="preserve"> </w:delText>
        </w:r>
        <w:r w:rsidDel="00734EB7">
          <w:delText>(</w:delText>
        </w:r>
      </w:del>
      <w:ins w:id="1490" w:author="Editor" w:date="2026-09-10T10:22:00Z">
        <w:r w:rsidR="00734EB7">
          <w:t xml:space="preserve"> </w:t>
        </w:r>
      </w:ins>
      <w:r>
        <w:t>2014</w:t>
      </w:r>
      <w:del w:id="1491" w:author="Editor" w:date="2026-09-10T10:21:00Z">
        <w:r w:rsidDel="00734EB7">
          <w:delText>).</w:delText>
        </w:r>
      </w:del>
      <w:ins w:id="1492" w:author="Editor" w:date="2026-09-10T10:21:00Z">
        <w:r w:rsidR="00734EB7">
          <w:t>.</w:t>
        </w:r>
      </w:ins>
      <w:r>
        <w:rPr>
          <w:spacing w:val="-15"/>
        </w:rPr>
        <w:t xml:space="preserve"> </w:t>
      </w:r>
      <w:r>
        <w:t>Conditional,</w:t>
      </w:r>
      <w:r>
        <w:rPr>
          <w:spacing w:val="-15"/>
        </w:rPr>
        <w:t xml:space="preserve"> </w:t>
      </w:r>
      <w:del w:id="1493" w:author="Editor" w:date="2026-09-10T10:38:00Z">
        <w:r w:rsidDel="003C22BD">
          <w:delText>unconditional</w:delText>
        </w:r>
        <w:r w:rsidDel="003C22BD">
          <w:rPr>
            <w:spacing w:val="-15"/>
          </w:rPr>
          <w:delText xml:space="preserve"> </w:delText>
        </w:r>
      </w:del>
      <w:ins w:id="1494" w:author="Editor" w:date="2026-09-10T10:38:00Z">
        <w:r w:rsidR="003C22BD">
          <w:t>Unconditional</w:t>
        </w:r>
        <w:r w:rsidR="003C22BD">
          <w:rPr>
            <w:spacing w:val="-15"/>
          </w:rPr>
          <w:t xml:space="preserve"> </w:t>
        </w:r>
      </w:ins>
      <w:r>
        <w:t>and</w:t>
      </w:r>
      <w:r>
        <w:rPr>
          <w:spacing w:val="-15"/>
        </w:rPr>
        <w:t xml:space="preserve"> </w:t>
      </w:r>
      <w:del w:id="1495" w:author="Editor" w:date="2026-09-10T08:56:00Z">
        <w:r w:rsidDel="00D261A8">
          <w:delText>ev-erything</w:delText>
        </w:r>
      </w:del>
      <w:ins w:id="1496" w:author="Editor" w:date="2026-09-10T10:38:00Z">
        <w:r w:rsidR="003C22BD">
          <w:t>E</w:t>
        </w:r>
      </w:ins>
      <w:ins w:id="1497" w:author="Editor" w:date="2026-09-10T08:56:00Z">
        <w:r w:rsidR="00D261A8">
          <w:t>verything</w:t>
        </w:r>
      </w:ins>
      <w:r>
        <w:rPr>
          <w:spacing w:val="-15"/>
        </w:rPr>
        <w:t xml:space="preserve"> </w:t>
      </w:r>
      <w:r>
        <w:t>in</w:t>
      </w:r>
      <w:r>
        <w:rPr>
          <w:spacing w:val="-15"/>
        </w:rPr>
        <w:t xml:space="preserve"> </w:t>
      </w:r>
      <w:del w:id="1498" w:author="Editor" w:date="2026-09-10T10:38:00Z">
        <w:r w:rsidDel="003C22BD">
          <w:delText>between</w:delText>
        </w:r>
      </w:del>
      <w:ins w:id="1499" w:author="Editor" w:date="2026-09-10T10:38:00Z">
        <w:r w:rsidR="003C22BD">
          <w:t>Between</w:t>
        </w:r>
      </w:ins>
      <w:r>
        <w:t>:</w:t>
      </w:r>
      <w:r>
        <w:rPr>
          <w:spacing w:val="-15"/>
        </w:rPr>
        <w:t xml:space="preserve"> </w:t>
      </w:r>
      <w:del w:id="1500" w:author="Editor" w:date="2026-09-10T10:38:00Z">
        <w:r w:rsidDel="003C22BD">
          <w:delText>a</w:delText>
        </w:r>
        <w:r w:rsidDel="003C22BD">
          <w:rPr>
            <w:spacing w:val="-15"/>
          </w:rPr>
          <w:delText xml:space="preserve"> </w:delText>
        </w:r>
      </w:del>
      <w:ins w:id="1501" w:author="Editor" w:date="2026-09-10T10:38:00Z">
        <w:r w:rsidR="003C22BD">
          <w:t>A</w:t>
        </w:r>
        <w:r w:rsidR="003C22BD">
          <w:rPr>
            <w:spacing w:val="-15"/>
          </w:rPr>
          <w:t xml:space="preserve"> </w:t>
        </w:r>
      </w:ins>
      <w:del w:id="1502" w:author="Editor" w:date="2026-09-10T10:38:00Z">
        <w:r w:rsidDel="003C22BD">
          <w:delText>systematic</w:delText>
        </w:r>
        <w:r w:rsidDel="003C22BD">
          <w:rPr>
            <w:spacing w:val="-15"/>
          </w:rPr>
          <w:delText xml:space="preserve"> </w:delText>
        </w:r>
      </w:del>
      <w:ins w:id="1503" w:author="Editor" w:date="2026-09-10T10:38:00Z">
        <w:r w:rsidR="003C22BD">
          <w:t>Systematic</w:t>
        </w:r>
        <w:r w:rsidR="003C22BD">
          <w:rPr>
            <w:spacing w:val="-15"/>
          </w:rPr>
          <w:t xml:space="preserve"> </w:t>
        </w:r>
      </w:ins>
      <w:del w:id="1504" w:author="Editor" w:date="2026-09-10T10:38:00Z">
        <w:r w:rsidDel="003C22BD">
          <w:delText>review</w:delText>
        </w:r>
        <w:r w:rsidDel="003C22BD">
          <w:rPr>
            <w:spacing w:val="-15"/>
          </w:rPr>
          <w:delText xml:space="preserve"> </w:delText>
        </w:r>
      </w:del>
      <w:ins w:id="1505" w:author="Editor" w:date="2026-09-10T10:38:00Z">
        <w:r w:rsidR="003C22BD">
          <w:t>Review</w:t>
        </w:r>
        <w:r w:rsidR="003C22BD">
          <w:rPr>
            <w:spacing w:val="-15"/>
          </w:rPr>
          <w:t xml:space="preserve"> </w:t>
        </w:r>
      </w:ins>
      <w:r>
        <w:t>of</w:t>
      </w:r>
      <w:r>
        <w:rPr>
          <w:spacing w:val="-15"/>
        </w:rPr>
        <w:t xml:space="preserve"> </w:t>
      </w:r>
      <w:r>
        <w:t>the</w:t>
      </w:r>
      <w:r>
        <w:rPr>
          <w:spacing w:val="-15"/>
        </w:rPr>
        <w:t xml:space="preserve"> </w:t>
      </w:r>
      <w:del w:id="1506" w:author="Editor" w:date="2026-09-10T10:38:00Z">
        <w:r w:rsidDel="003C22BD">
          <w:delText>e</w:delText>
        </w:r>
      </w:del>
      <w:ins w:id="1507" w:author="Editor" w:date="2026-09-10T10:38:00Z">
        <w:r w:rsidR="003C22BD">
          <w:t>E</w:t>
        </w:r>
      </w:ins>
      <w:ins w:id="1508" w:author="Editor" w:date="2026-09-08T18:15:00Z">
        <w:r w:rsidR="00B50A25" w:rsidRPr="00DB5B07">
          <w:t>ff</w:t>
        </w:r>
      </w:ins>
      <w:del w:id="1509" w:author="Editor" w:date="2026-09-08T18:15:00Z">
        <w:r w:rsidDel="00B50A25">
          <w:rPr>
            <w:rFonts w:ascii="Arial MT" w:hAnsi="Arial MT"/>
          </w:rPr>
          <w:delText>ff</w:delText>
        </w:r>
      </w:del>
      <w:r>
        <w:t>ects</w:t>
      </w:r>
      <w:r>
        <w:rPr>
          <w:spacing w:val="-15"/>
        </w:rPr>
        <w:t xml:space="preserve"> </w:t>
      </w:r>
      <w:r>
        <w:t>of</w:t>
      </w:r>
      <w:r>
        <w:rPr>
          <w:spacing w:val="-15"/>
        </w:rPr>
        <w:t xml:space="preserve"> </w:t>
      </w:r>
      <w:del w:id="1510" w:author="Editor" w:date="2026-09-10T10:38:00Z">
        <w:r w:rsidDel="003C22BD">
          <w:delText>cash</w:delText>
        </w:r>
        <w:r w:rsidDel="003C22BD">
          <w:rPr>
            <w:spacing w:val="-15"/>
          </w:rPr>
          <w:delText xml:space="preserve"> </w:delText>
        </w:r>
      </w:del>
      <w:ins w:id="1511" w:author="Editor" w:date="2026-09-10T10:38:00Z">
        <w:r w:rsidR="003C22BD">
          <w:t>Cash</w:t>
        </w:r>
        <w:r w:rsidR="003C22BD">
          <w:rPr>
            <w:spacing w:val="-15"/>
          </w:rPr>
          <w:t xml:space="preserve"> </w:t>
        </w:r>
      </w:ins>
      <w:del w:id="1512" w:author="Editor" w:date="2026-09-10T10:38:00Z">
        <w:r w:rsidDel="003C22BD">
          <w:delText>transfer</w:delText>
        </w:r>
        <w:r w:rsidDel="003C22BD">
          <w:rPr>
            <w:spacing w:val="-15"/>
          </w:rPr>
          <w:delText xml:space="preserve"> </w:delText>
        </w:r>
      </w:del>
      <w:ins w:id="1513" w:author="Editor" w:date="2026-09-10T10:38:00Z">
        <w:r w:rsidR="003C22BD">
          <w:t>Transfer</w:t>
        </w:r>
        <w:r w:rsidR="003C22BD">
          <w:rPr>
            <w:spacing w:val="-15"/>
          </w:rPr>
          <w:t xml:space="preserve"> </w:t>
        </w:r>
      </w:ins>
      <w:del w:id="1514" w:author="Editor" w:date="2026-09-10T10:38:00Z">
        <w:r w:rsidDel="003C22BD">
          <w:delText>programmes</w:delText>
        </w:r>
        <w:r w:rsidDel="003C22BD">
          <w:rPr>
            <w:spacing w:val="-15"/>
          </w:rPr>
          <w:delText xml:space="preserve"> </w:delText>
        </w:r>
      </w:del>
      <w:ins w:id="1515" w:author="Editor" w:date="2026-09-10T10:38:00Z">
        <w:r w:rsidR="003C22BD">
          <w:t>Programmes</w:t>
        </w:r>
        <w:r w:rsidR="003C22BD">
          <w:rPr>
            <w:spacing w:val="-15"/>
          </w:rPr>
          <w:t xml:space="preserve"> </w:t>
        </w:r>
      </w:ins>
      <w:r>
        <w:t>on</w:t>
      </w:r>
      <w:r>
        <w:rPr>
          <w:spacing w:val="-15"/>
        </w:rPr>
        <w:t xml:space="preserve"> </w:t>
      </w:r>
      <w:del w:id="1516" w:author="Editor" w:date="2026-09-10T10:38:00Z">
        <w:r w:rsidDel="003C22BD">
          <w:delText xml:space="preserve">schooling </w:delText>
        </w:r>
      </w:del>
      <w:ins w:id="1517" w:author="Editor" w:date="2026-09-10T10:38:00Z">
        <w:r w:rsidR="003C22BD">
          <w:t xml:space="preserve">Schooling </w:t>
        </w:r>
      </w:ins>
      <w:del w:id="1518" w:author="Editor" w:date="2026-09-10T10:38:00Z">
        <w:r w:rsidDel="003C22BD">
          <w:delText>outcomes</w:delText>
        </w:r>
      </w:del>
      <w:ins w:id="1519" w:author="Editor" w:date="2026-09-10T10:38:00Z">
        <w:r w:rsidR="003C22BD">
          <w:t>Outcomes</w:t>
        </w:r>
      </w:ins>
      <w:r>
        <w:t>.</w:t>
      </w:r>
      <w:r>
        <w:rPr>
          <w:spacing w:val="40"/>
        </w:rPr>
        <w:t xml:space="preserve"> </w:t>
      </w:r>
      <w:r>
        <w:rPr>
          <w:i/>
        </w:rPr>
        <w:t>Journal of Development E</w:t>
      </w:r>
      <w:ins w:id="1520" w:author="Editor" w:date="2026-09-08T18:15:00Z">
        <w:r w:rsidR="00B50A25" w:rsidRPr="004A2FF4">
          <w:rPr>
            <w:i/>
          </w:rPr>
          <w:t>ff</w:t>
        </w:r>
      </w:ins>
      <w:del w:id="1521" w:author="Editor" w:date="2026-09-08T18:15:00Z">
        <w:r w:rsidDel="00B50A25">
          <w:rPr>
            <w:rFonts w:ascii="Calibri" w:hAnsi="Calibri"/>
          </w:rPr>
          <w:delText>ff</w:delText>
        </w:r>
      </w:del>
      <w:r>
        <w:rPr>
          <w:i/>
        </w:rPr>
        <w:t xml:space="preserve">ectiveness </w:t>
      </w:r>
      <w:r w:rsidRPr="004A2FF4">
        <w:t>6</w:t>
      </w:r>
      <w:r w:rsidRPr="003C22BD">
        <w:t>(</w:t>
      </w:r>
      <w:r>
        <w:t>1</w:t>
      </w:r>
      <w:del w:id="1522" w:author="Editor" w:date="2026-09-10T10:40:00Z">
        <w:r w:rsidDel="003C22BD">
          <w:delText xml:space="preserve">), </w:delText>
        </w:r>
      </w:del>
      <w:ins w:id="1523" w:author="Editor" w:date="2026-09-10T10:40:00Z">
        <w:r w:rsidR="003C22BD">
          <w:t xml:space="preserve">): </w:t>
        </w:r>
      </w:ins>
      <w:r>
        <w:t>1–43.</w:t>
      </w:r>
    </w:p>
    <w:p w14:paraId="0F385CEC" w14:textId="77777777" w:rsidR="006F1B3D" w:rsidRDefault="00191F14" w:rsidP="008C7539">
      <w:pPr>
        <w:suppressAutoHyphens/>
        <w:spacing w:before="185" w:line="252" w:lineRule="auto"/>
        <w:ind w:left="234" w:right="718" w:hanging="235"/>
        <w:jc w:val="both"/>
        <w:rPr>
          <w:sz w:val="24"/>
        </w:rPr>
      </w:pPr>
      <w:bookmarkStart w:id="1524" w:name="_bookmark38"/>
      <w:bookmarkEnd w:id="1524"/>
      <w:r>
        <w:rPr>
          <w:sz w:val="24"/>
        </w:rPr>
        <w:t>Barham, T.</w:t>
      </w:r>
      <w:ins w:id="1525" w:author="Editor" w:date="2026-09-10T10:41:00Z">
        <w:r w:rsidR="003C22BD">
          <w:rPr>
            <w:sz w:val="24"/>
          </w:rPr>
          <w:t>,</w:t>
        </w:r>
      </w:ins>
      <w:r>
        <w:rPr>
          <w:sz w:val="24"/>
        </w:rPr>
        <w:t xml:space="preserve"> and J. Rowberry</w:t>
      </w:r>
      <w:ins w:id="1526" w:author="Editor" w:date="2026-09-10T10:22:00Z">
        <w:r w:rsidR="00540424">
          <w:rPr>
            <w:sz w:val="24"/>
          </w:rPr>
          <w:t xml:space="preserve">. </w:t>
        </w:r>
      </w:ins>
      <w:del w:id="1527" w:author="Editor" w:date="2026-09-10T10:22:00Z">
        <w:r w:rsidDel="00540424">
          <w:rPr>
            <w:sz w:val="24"/>
          </w:rPr>
          <w:delText xml:space="preserve"> (</w:delText>
        </w:r>
      </w:del>
      <w:r>
        <w:rPr>
          <w:sz w:val="24"/>
        </w:rPr>
        <w:t>2013</w:t>
      </w:r>
      <w:del w:id="1528" w:author="Editor" w:date="2026-09-10T10:21:00Z">
        <w:r w:rsidDel="00734EB7">
          <w:rPr>
            <w:sz w:val="24"/>
          </w:rPr>
          <w:delText>).</w:delText>
        </w:r>
      </w:del>
      <w:ins w:id="1529" w:author="Editor" w:date="2026-09-10T10:21:00Z">
        <w:r w:rsidR="00734EB7">
          <w:rPr>
            <w:sz w:val="24"/>
          </w:rPr>
          <w:t>.</w:t>
        </w:r>
      </w:ins>
      <w:r>
        <w:rPr>
          <w:spacing w:val="40"/>
          <w:sz w:val="24"/>
        </w:rPr>
        <w:t xml:space="preserve"> </w:t>
      </w:r>
      <w:r>
        <w:rPr>
          <w:sz w:val="24"/>
        </w:rPr>
        <w:t xml:space="preserve">Living </w:t>
      </w:r>
      <w:del w:id="1530" w:author="Editor" w:date="2026-09-10T10:38:00Z">
        <w:r w:rsidDel="003C22BD">
          <w:rPr>
            <w:sz w:val="24"/>
          </w:rPr>
          <w:delText>longer</w:delText>
        </w:r>
      </w:del>
      <w:ins w:id="1531" w:author="Editor" w:date="2026-09-10T10:38:00Z">
        <w:r w:rsidR="003C22BD">
          <w:rPr>
            <w:sz w:val="24"/>
          </w:rPr>
          <w:t>Longer</w:t>
        </w:r>
      </w:ins>
      <w:r>
        <w:rPr>
          <w:sz w:val="24"/>
        </w:rPr>
        <w:t xml:space="preserve">: The </w:t>
      </w:r>
      <w:del w:id="1532" w:author="Editor" w:date="2026-09-10T10:38:00Z">
        <w:r w:rsidDel="003C22BD">
          <w:rPr>
            <w:sz w:val="24"/>
          </w:rPr>
          <w:delText>e</w:delText>
        </w:r>
      </w:del>
      <w:ins w:id="1533" w:author="Editor" w:date="2026-09-11T17:53:00Z">
        <w:r w:rsidR="00D271AA">
          <w:rPr>
            <w:sz w:val="24"/>
          </w:rPr>
          <w:t>E</w:t>
        </w:r>
      </w:ins>
      <w:ins w:id="1534" w:author="Editor" w:date="2026-09-08T18:15:00Z">
        <w:r w:rsidR="00B50A25" w:rsidRPr="00DB5B07">
          <w:t>ff</w:t>
        </w:r>
      </w:ins>
      <w:del w:id="1535" w:author="Editor" w:date="2026-09-08T18:15:00Z">
        <w:r w:rsidDel="00B50A25">
          <w:rPr>
            <w:rFonts w:ascii="Arial MT" w:hAnsi="Arial MT"/>
            <w:sz w:val="24"/>
          </w:rPr>
          <w:delText>ff</w:delText>
        </w:r>
      </w:del>
      <w:r>
        <w:rPr>
          <w:sz w:val="24"/>
        </w:rPr>
        <w:t xml:space="preserve">ect of the </w:t>
      </w:r>
      <w:del w:id="1536" w:author="Editor" w:date="2026-09-10T08:56:00Z">
        <w:r w:rsidDel="00D261A8">
          <w:rPr>
            <w:sz w:val="24"/>
          </w:rPr>
          <w:delText>mexican</w:delText>
        </w:r>
      </w:del>
      <w:ins w:id="1537" w:author="Editor" w:date="2026-09-10T08:56:00Z">
        <w:r w:rsidR="00D261A8">
          <w:rPr>
            <w:sz w:val="24"/>
          </w:rPr>
          <w:t>Mexican</w:t>
        </w:r>
      </w:ins>
      <w:r>
        <w:rPr>
          <w:sz w:val="24"/>
        </w:rPr>
        <w:t xml:space="preserve"> </w:t>
      </w:r>
      <w:del w:id="1538" w:author="Editor" w:date="2026-09-10T10:38:00Z">
        <w:r w:rsidDel="003C22BD">
          <w:rPr>
            <w:sz w:val="24"/>
          </w:rPr>
          <w:delText xml:space="preserve">conditional </w:delText>
        </w:r>
      </w:del>
      <w:ins w:id="1539" w:author="Editor" w:date="2026-09-10T10:38:00Z">
        <w:r w:rsidR="003C22BD">
          <w:rPr>
            <w:sz w:val="24"/>
          </w:rPr>
          <w:t xml:space="preserve">Conditional </w:t>
        </w:r>
      </w:ins>
      <w:del w:id="1540" w:author="Editor" w:date="2026-09-10T10:38:00Z">
        <w:r w:rsidDel="003C22BD">
          <w:rPr>
            <w:sz w:val="24"/>
          </w:rPr>
          <w:delText xml:space="preserve">cash </w:delText>
        </w:r>
      </w:del>
      <w:ins w:id="1541" w:author="Editor" w:date="2026-09-10T10:38:00Z">
        <w:r w:rsidR="003C22BD">
          <w:rPr>
            <w:sz w:val="24"/>
          </w:rPr>
          <w:t xml:space="preserve">Cash </w:t>
        </w:r>
      </w:ins>
      <w:del w:id="1542" w:author="Editor" w:date="2026-09-10T10:38:00Z">
        <w:r w:rsidDel="003C22BD">
          <w:rPr>
            <w:sz w:val="24"/>
          </w:rPr>
          <w:delText xml:space="preserve">transfer </w:delText>
        </w:r>
      </w:del>
      <w:ins w:id="1543" w:author="Editor" w:date="2026-09-10T10:38:00Z">
        <w:r w:rsidR="003C22BD">
          <w:rPr>
            <w:sz w:val="24"/>
          </w:rPr>
          <w:t xml:space="preserve">Transfer </w:t>
        </w:r>
      </w:ins>
      <w:del w:id="1544" w:author="Editor" w:date="2026-09-10T10:39:00Z">
        <w:r w:rsidDel="003C22BD">
          <w:rPr>
            <w:sz w:val="24"/>
          </w:rPr>
          <w:delText xml:space="preserve">program </w:delText>
        </w:r>
      </w:del>
      <w:ins w:id="1545" w:author="Editor" w:date="2026-09-10T10:39:00Z">
        <w:r w:rsidR="003C22BD">
          <w:rPr>
            <w:sz w:val="24"/>
          </w:rPr>
          <w:t xml:space="preserve">Program </w:t>
        </w:r>
      </w:ins>
      <w:r>
        <w:rPr>
          <w:sz w:val="24"/>
        </w:rPr>
        <w:t xml:space="preserve">on </w:t>
      </w:r>
      <w:del w:id="1546" w:author="Editor" w:date="2026-09-10T10:39:00Z">
        <w:r w:rsidDel="003C22BD">
          <w:rPr>
            <w:sz w:val="24"/>
          </w:rPr>
          <w:delText xml:space="preserve">elderly </w:delText>
        </w:r>
      </w:del>
      <w:ins w:id="1547" w:author="Editor" w:date="2026-09-10T10:39:00Z">
        <w:r w:rsidR="003C22BD">
          <w:rPr>
            <w:sz w:val="24"/>
          </w:rPr>
          <w:t xml:space="preserve">Elderly </w:t>
        </w:r>
      </w:ins>
      <w:del w:id="1548" w:author="Editor" w:date="2026-09-10T10:39:00Z">
        <w:r w:rsidDel="003C22BD">
          <w:rPr>
            <w:sz w:val="24"/>
          </w:rPr>
          <w:delText>mortality</w:delText>
        </w:r>
      </w:del>
      <w:ins w:id="1549" w:author="Editor" w:date="2026-09-10T10:40:00Z">
        <w:r w:rsidR="003C22BD">
          <w:rPr>
            <w:sz w:val="24"/>
          </w:rPr>
          <w:t>M</w:t>
        </w:r>
      </w:ins>
      <w:ins w:id="1550" w:author="Editor" w:date="2026-09-10T10:39:00Z">
        <w:r w:rsidR="003C22BD">
          <w:rPr>
            <w:sz w:val="24"/>
          </w:rPr>
          <w:t>ortality</w:t>
        </w:r>
      </w:ins>
      <w:r>
        <w:rPr>
          <w:sz w:val="24"/>
        </w:rPr>
        <w:t>.</w:t>
      </w:r>
      <w:r>
        <w:rPr>
          <w:spacing w:val="40"/>
          <w:sz w:val="24"/>
        </w:rPr>
        <w:t xml:space="preserve"> </w:t>
      </w:r>
      <w:r>
        <w:rPr>
          <w:i/>
          <w:sz w:val="24"/>
        </w:rPr>
        <w:t xml:space="preserve">Journal of Development Economics </w:t>
      </w:r>
      <w:r w:rsidRPr="004A2FF4">
        <w:rPr>
          <w:sz w:val="24"/>
        </w:rPr>
        <w:t>105</w:t>
      </w:r>
      <w:del w:id="1551" w:author="Editor" w:date="2026-09-10T10:40:00Z">
        <w:r w:rsidRPr="003C22BD" w:rsidDel="003C22BD">
          <w:rPr>
            <w:sz w:val="24"/>
          </w:rPr>
          <w:delText xml:space="preserve">, </w:delText>
        </w:r>
      </w:del>
      <w:ins w:id="1552" w:author="Editor" w:date="2026-09-10T10:40:00Z">
        <w:r w:rsidR="003C22BD" w:rsidRPr="003C22BD">
          <w:rPr>
            <w:sz w:val="24"/>
          </w:rPr>
          <w:t>:</w:t>
        </w:r>
        <w:r w:rsidR="003C22BD">
          <w:rPr>
            <w:sz w:val="24"/>
          </w:rPr>
          <w:t xml:space="preserve"> </w:t>
        </w:r>
      </w:ins>
      <w:r>
        <w:rPr>
          <w:sz w:val="24"/>
        </w:rPr>
        <w:t>226–236.</w:t>
      </w:r>
    </w:p>
    <w:p w14:paraId="00517173" w14:textId="77777777" w:rsidR="006F1B3D" w:rsidRDefault="00191F14" w:rsidP="008C7539">
      <w:pPr>
        <w:pStyle w:val="BodyText"/>
        <w:suppressAutoHyphens/>
        <w:spacing w:before="197" w:line="252" w:lineRule="auto"/>
        <w:ind w:left="234" w:right="718" w:hanging="235"/>
        <w:jc w:val="both"/>
      </w:pPr>
      <w:bookmarkStart w:id="1553" w:name="_bookmark39"/>
      <w:bookmarkEnd w:id="1553"/>
      <w:r>
        <w:t>Behrman, J.</w:t>
      </w:r>
      <w:del w:id="1554" w:author="Editor" w:date="2026-09-10T10:39:00Z">
        <w:r w:rsidDel="003C22BD">
          <w:delText xml:space="preserve"> </w:delText>
        </w:r>
      </w:del>
      <w:r>
        <w:t>R.</w:t>
      </w:r>
      <w:ins w:id="1555" w:author="Editor" w:date="2026-09-10T10:39:00Z">
        <w:r w:rsidR="003C22BD">
          <w:t>,</w:t>
        </w:r>
      </w:ins>
      <w:r>
        <w:t xml:space="preserve"> and S.</w:t>
      </w:r>
      <w:del w:id="1556" w:author="Editor" w:date="2026-09-10T10:39:00Z">
        <w:r w:rsidDel="003C22BD">
          <w:delText xml:space="preserve"> </w:delText>
        </w:r>
      </w:del>
      <w:r>
        <w:t>W. Parker</w:t>
      </w:r>
      <w:ins w:id="1557" w:author="Editor" w:date="2026-09-10T10:22:00Z">
        <w:r w:rsidR="00540424">
          <w:t xml:space="preserve">. </w:t>
        </w:r>
      </w:ins>
      <w:del w:id="1558" w:author="Editor" w:date="2026-09-10T10:22:00Z">
        <w:r w:rsidDel="00540424">
          <w:delText xml:space="preserve"> (</w:delText>
        </w:r>
      </w:del>
      <w:r>
        <w:t>2013</w:t>
      </w:r>
      <w:del w:id="1559" w:author="Editor" w:date="2026-09-10T10:21:00Z">
        <w:r w:rsidDel="00734EB7">
          <w:delText>).</w:delText>
        </w:r>
      </w:del>
      <w:ins w:id="1560" w:author="Editor" w:date="2026-09-10T10:21:00Z">
        <w:r w:rsidR="00734EB7">
          <w:t>.</w:t>
        </w:r>
      </w:ins>
      <w:r>
        <w:rPr>
          <w:spacing w:val="40"/>
        </w:rPr>
        <w:t xml:space="preserve"> </w:t>
      </w:r>
      <w:r>
        <w:t xml:space="preserve">Is </w:t>
      </w:r>
      <w:del w:id="1561" w:author="Editor" w:date="2026-09-10T10:39:00Z">
        <w:r w:rsidDel="003C22BD">
          <w:delText xml:space="preserve">health </w:delText>
        </w:r>
      </w:del>
      <w:ins w:id="1562" w:author="Editor" w:date="2026-09-10T10:39:00Z">
        <w:r w:rsidR="003C22BD">
          <w:t xml:space="preserve">Health </w:t>
        </w:r>
      </w:ins>
      <w:r>
        <w:t xml:space="preserve">of the </w:t>
      </w:r>
      <w:del w:id="1563" w:author="Editor" w:date="2026-09-10T10:39:00Z">
        <w:r w:rsidDel="003C22BD">
          <w:delText xml:space="preserve">aging </w:delText>
        </w:r>
      </w:del>
      <w:ins w:id="1564" w:author="Editor" w:date="2026-09-10T10:39:00Z">
        <w:r w:rsidR="003C22BD">
          <w:t xml:space="preserve">Aging </w:t>
        </w:r>
      </w:ins>
      <w:del w:id="1565" w:author="Editor" w:date="2026-09-10T10:39:00Z">
        <w:r w:rsidDel="003C22BD">
          <w:delText xml:space="preserve">improved </w:delText>
        </w:r>
      </w:del>
      <w:ins w:id="1566" w:author="Editor" w:date="2026-09-10T10:39:00Z">
        <w:r w:rsidR="003C22BD">
          <w:t xml:space="preserve">Improved </w:t>
        </w:r>
      </w:ins>
      <w:r>
        <w:t xml:space="preserve">by </w:t>
      </w:r>
      <w:del w:id="1567" w:author="Editor" w:date="2026-09-10T10:38:00Z">
        <w:r w:rsidDel="003C22BD">
          <w:delText xml:space="preserve">conditional </w:delText>
        </w:r>
      </w:del>
      <w:ins w:id="1568" w:author="Editor" w:date="2026-09-10T10:38:00Z">
        <w:r w:rsidR="003C22BD">
          <w:t xml:space="preserve">Conditional </w:t>
        </w:r>
      </w:ins>
      <w:del w:id="1569" w:author="Editor" w:date="2026-09-10T10:38:00Z">
        <w:r w:rsidDel="003C22BD">
          <w:delText xml:space="preserve">cash </w:delText>
        </w:r>
      </w:del>
      <w:ins w:id="1570" w:author="Editor" w:date="2026-09-10T10:38:00Z">
        <w:r w:rsidR="003C22BD">
          <w:t xml:space="preserve">Cash </w:t>
        </w:r>
      </w:ins>
      <w:del w:id="1571" w:author="Editor" w:date="2026-09-10T10:39:00Z">
        <w:r w:rsidDel="003C22BD">
          <w:delText xml:space="preserve">transfer </w:delText>
        </w:r>
      </w:del>
      <w:ins w:id="1572" w:author="Editor" w:date="2026-09-10T10:39:00Z">
        <w:r w:rsidR="003C22BD">
          <w:t xml:space="preserve">Transfer </w:t>
        </w:r>
      </w:ins>
      <w:del w:id="1573" w:author="Editor" w:date="2026-09-10T10:39:00Z">
        <w:r w:rsidDel="003C22BD">
          <w:delText>programs</w:delText>
        </w:r>
      </w:del>
      <w:ins w:id="1574" w:author="Editor" w:date="2026-09-10T10:39:00Z">
        <w:r w:rsidR="003C22BD">
          <w:t>Programs</w:t>
        </w:r>
      </w:ins>
      <w:r>
        <w:t xml:space="preserve">? </w:t>
      </w:r>
      <w:del w:id="1575" w:author="Editor" w:date="2026-09-10T10:39:00Z">
        <w:r w:rsidDel="003C22BD">
          <w:delText xml:space="preserve">evidence </w:delText>
        </w:r>
      </w:del>
      <w:ins w:id="1576" w:author="Editor" w:date="2026-09-10T10:39:00Z">
        <w:r w:rsidR="003C22BD">
          <w:t xml:space="preserve">Evidence </w:t>
        </w:r>
      </w:ins>
      <w:r>
        <w:t xml:space="preserve">from </w:t>
      </w:r>
      <w:del w:id="1577" w:author="Editor" w:date="2026-09-10T08:56:00Z">
        <w:r w:rsidDel="00D261A8">
          <w:delText>mexico</w:delText>
        </w:r>
      </w:del>
      <w:ins w:id="1578" w:author="Editor" w:date="2026-09-10T08:56:00Z">
        <w:r w:rsidR="00D261A8">
          <w:t>Mexico</w:t>
        </w:r>
      </w:ins>
      <w:r>
        <w:t>.</w:t>
      </w:r>
      <w:r>
        <w:rPr>
          <w:spacing w:val="40"/>
        </w:rPr>
        <w:t xml:space="preserve"> </w:t>
      </w:r>
      <w:r>
        <w:rPr>
          <w:i/>
        </w:rPr>
        <w:t xml:space="preserve">Demography </w:t>
      </w:r>
      <w:r w:rsidRPr="004A2FF4">
        <w:t>50</w:t>
      </w:r>
      <w:r>
        <w:t>(4</w:t>
      </w:r>
      <w:del w:id="1579" w:author="Editor" w:date="2026-09-10T10:40:00Z">
        <w:r w:rsidDel="003C22BD">
          <w:delText xml:space="preserve">), </w:delText>
        </w:r>
      </w:del>
      <w:ins w:id="1580" w:author="Editor" w:date="2026-09-10T10:40:00Z">
        <w:r w:rsidR="003C22BD">
          <w:t xml:space="preserve">): </w:t>
        </w:r>
      </w:ins>
      <w:r>
        <w:t>1363–1386.</w:t>
      </w:r>
    </w:p>
    <w:p w14:paraId="4F7A0698" w14:textId="77777777" w:rsidR="006F1B3D" w:rsidRDefault="00191F14" w:rsidP="008C7539">
      <w:pPr>
        <w:pStyle w:val="BodyText"/>
        <w:suppressAutoHyphens/>
        <w:spacing w:before="198" w:line="252" w:lineRule="auto"/>
        <w:ind w:left="234" w:right="719" w:hanging="235"/>
        <w:jc w:val="both"/>
      </w:pPr>
      <w:bookmarkStart w:id="1581" w:name="_bookmark40"/>
      <w:bookmarkEnd w:id="1581"/>
      <w:r>
        <w:rPr>
          <w:spacing w:val="8"/>
        </w:rPr>
        <w:t>Beltr</w:t>
      </w:r>
      <w:r>
        <w:rPr>
          <w:spacing w:val="-85"/>
        </w:rPr>
        <w:t>a</w:t>
      </w:r>
      <w:r>
        <w:rPr>
          <w:spacing w:val="21"/>
        </w:rPr>
        <w:t>´</w:t>
      </w:r>
      <w:r>
        <w:rPr>
          <w:spacing w:val="8"/>
        </w:rPr>
        <w:t>n-S</w:t>
      </w:r>
      <w:r>
        <w:rPr>
          <w:spacing w:val="-85"/>
        </w:rPr>
        <w:t>a</w:t>
      </w:r>
      <w:r>
        <w:rPr>
          <w:spacing w:val="21"/>
        </w:rPr>
        <w:t>´</w:t>
      </w:r>
      <w:r>
        <w:rPr>
          <w:spacing w:val="8"/>
        </w:rPr>
        <w:t>nchez,</w:t>
      </w:r>
      <w:r>
        <w:rPr>
          <w:spacing w:val="-14"/>
        </w:rPr>
        <w:t xml:space="preserve"> </w:t>
      </w:r>
      <w:r>
        <w:t>H.</w:t>
      </w:r>
      <w:ins w:id="1582" w:author="Editor" w:date="2026-09-10T10:41:00Z">
        <w:r w:rsidR="003C22BD">
          <w:t>,</w:t>
        </w:r>
      </w:ins>
      <w:r>
        <w:rPr>
          <w:spacing w:val="-16"/>
        </w:rPr>
        <w:t xml:space="preserve"> </w:t>
      </w:r>
      <w:r>
        <w:t>and</w:t>
      </w:r>
      <w:r>
        <w:rPr>
          <w:spacing w:val="-15"/>
        </w:rPr>
        <w:t xml:space="preserve"> </w:t>
      </w:r>
      <w:r>
        <w:t>R.</w:t>
      </w:r>
      <w:r>
        <w:rPr>
          <w:spacing w:val="-15"/>
        </w:rPr>
        <w:t xml:space="preserve"> </w:t>
      </w:r>
      <w:r>
        <w:t>Wong</w:t>
      </w:r>
      <w:ins w:id="1583" w:author="Editor" w:date="2026-09-10T10:22:00Z">
        <w:r w:rsidR="00540424">
          <w:t xml:space="preserve">. </w:t>
        </w:r>
      </w:ins>
      <w:del w:id="1584" w:author="Editor" w:date="2026-09-10T10:22:00Z">
        <w:r w:rsidDel="00540424">
          <w:rPr>
            <w:spacing w:val="-15"/>
          </w:rPr>
          <w:delText xml:space="preserve"> </w:delText>
        </w:r>
        <w:r w:rsidDel="00540424">
          <w:delText>(</w:delText>
        </w:r>
      </w:del>
      <w:r>
        <w:t>2025</w:t>
      </w:r>
      <w:del w:id="1585" w:author="Editor" w:date="2026-09-10T10:21:00Z">
        <w:r w:rsidDel="00734EB7">
          <w:delText>).</w:delText>
        </w:r>
      </w:del>
      <w:ins w:id="1586" w:author="Editor" w:date="2026-09-10T10:21:00Z">
        <w:r w:rsidR="00734EB7">
          <w:t>.</w:t>
        </w:r>
      </w:ins>
      <w:r>
        <w:rPr>
          <w:spacing w:val="11"/>
        </w:rPr>
        <w:t xml:space="preserve"> </w:t>
      </w:r>
      <w:r>
        <w:t>Sociodemographic</w:t>
      </w:r>
      <w:r>
        <w:rPr>
          <w:spacing w:val="-15"/>
        </w:rPr>
        <w:t xml:space="preserve"> </w:t>
      </w:r>
      <w:del w:id="1587" w:author="Editor" w:date="2026-09-10T10:39:00Z">
        <w:r w:rsidDel="003C22BD">
          <w:delText>links</w:delText>
        </w:r>
        <w:r w:rsidDel="003C22BD">
          <w:rPr>
            <w:spacing w:val="-15"/>
          </w:rPr>
          <w:delText xml:space="preserve"> </w:delText>
        </w:r>
      </w:del>
      <w:ins w:id="1588" w:author="Editor" w:date="2026-09-10T10:39:00Z">
        <w:r w:rsidR="003C22BD">
          <w:t>Links</w:t>
        </w:r>
        <w:r w:rsidR="003C22BD">
          <w:rPr>
            <w:spacing w:val="-15"/>
          </w:rPr>
          <w:t xml:space="preserve"> </w:t>
        </w:r>
      </w:ins>
      <w:r>
        <w:t>with</w:t>
      </w:r>
      <w:r>
        <w:rPr>
          <w:spacing w:val="-15"/>
        </w:rPr>
        <w:t xml:space="preserve"> </w:t>
      </w:r>
      <w:del w:id="1589" w:author="Editor" w:date="2026-09-10T10:39:00Z">
        <w:r w:rsidDel="003C22BD">
          <w:delText>mortality</w:delText>
        </w:r>
        <w:r w:rsidDel="003C22BD">
          <w:rPr>
            <w:spacing w:val="-15"/>
          </w:rPr>
          <w:delText xml:space="preserve"> </w:delText>
        </w:r>
      </w:del>
      <w:ins w:id="1590" w:author="Editor" w:date="2026-09-10T10:39:00Z">
        <w:r w:rsidR="003C22BD">
          <w:t>Mortality</w:t>
        </w:r>
        <w:r w:rsidR="003C22BD">
          <w:rPr>
            <w:spacing w:val="-15"/>
          </w:rPr>
          <w:t xml:space="preserve"> </w:t>
        </w:r>
      </w:ins>
      <w:r>
        <w:t>and</w:t>
      </w:r>
      <w:r>
        <w:rPr>
          <w:spacing w:val="-15"/>
        </w:rPr>
        <w:t xml:space="preserve"> </w:t>
      </w:r>
      <w:del w:id="1591" w:author="Editor" w:date="2026-09-10T10:39:00Z">
        <w:r w:rsidDel="003C22BD">
          <w:delText>survival</w:delText>
        </w:r>
        <w:r w:rsidDel="003C22BD">
          <w:rPr>
            <w:spacing w:val="-15"/>
          </w:rPr>
          <w:delText xml:space="preserve"> </w:delText>
        </w:r>
      </w:del>
      <w:ins w:id="1592" w:author="Editor" w:date="2026-09-10T10:39:00Z">
        <w:r w:rsidR="003C22BD">
          <w:t>Survival</w:t>
        </w:r>
        <w:r w:rsidR="003C22BD">
          <w:rPr>
            <w:spacing w:val="-15"/>
          </w:rPr>
          <w:t xml:space="preserve"> </w:t>
        </w:r>
      </w:ins>
      <w:r>
        <w:t xml:space="preserve">in the </w:t>
      </w:r>
      <w:del w:id="1593" w:author="Editor" w:date="2026-09-10T08:56:00Z">
        <w:r w:rsidDel="00D261A8">
          <w:delText>mexican</w:delText>
        </w:r>
      </w:del>
      <w:ins w:id="1594" w:author="Editor" w:date="2026-09-10T08:56:00Z">
        <w:r w:rsidR="00D261A8">
          <w:t>Mexican</w:t>
        </w:r>
      </w:ins>
      <w:r>
        <w:t xml:space="preserve"> </w:t>
      </w:r>
      <w:del w:id="1595" w:author="Editor" w:date="2026-09-10T10:39:00Z">
        <w:r w:rsidDel="003C22BD">
          <w:delText xml:space="preserve">older </w:delText>
        </w:r>
      </w:del>
      <w:ins w:id="1596" w:author="Editor" w:date="2026-09-10T10:39:00Z">
        <w:r w:rsidR="003C22BD">
          <w:t xml:space="preserve">Older </w:t>
        </w:r>
      </w:ins>
      <w:del w:id="1597" w:author="Editor" w:date="2026-09-10T10:39:00Z">
        <w:r w:rsidDel="003C22BD">
          <w:delText xml:space="preserve">adult </w:delText>
        </w:r>
      </w:del>
      <w:ins w:id="1598" w:author="Editor" w:date="2026-09-10T10:39:00Z">
        <w:r w:rsidR="003C22BD">
          <w:t xml:space="preserve">Adult </w:t>
        </w:r>
      </w:ins>
      <w:del w:id="1599" w:author="Editor" w:date="2026-09-10T10:39:00Z">
        <w:r w:rsidDel="003C22BD">
          <w:delText>population</w:delText>
        </w:r>
      </w:del>
      <w:ins w:id="1600" w:author="Editor" w:date="2026-09-10T10:39:00Z">
        <w:r w:rsidR="003C22BD">
          <w:t>Population</w:t>
        </w:r>
      </w:ins>
      <w:r>
        <w:t xml:space="preserve">: Impact of </w:t>
      </w:r>
      <w:del w:id="1601" w:author="Editor" w:date="2026-09-10T10:39:00Z">
        <w:r w:rsidDel="003C22BD">
          <w:delText xml:space="preserve">survey </w:delText>
        </w:r>
      </w:del>
      <w:ins w:id="1602" w:author="Editor" w:date="2026-09-10T10:39:00Z">
        <w:r w:rsidR="003C22BD">
          <w:t xml:space="preserve">Survey </w:t>
        </w:r>
      </w:ins>
      <w:del w:id="1603" w:author="Editor" w:date="2026-09-10T10:39:00Z">
        <w:r w:rsidDel="003C22BD">
          <w:delText xml:space="preserve">attrition </w:delText>
        </w:r>
      </w:del>
      <w:ins w:id="1604" w:author="Editor" w:date="2026-09-10T10:39:00Z">
        <w:r w:rsidR="003C22BD">
          <w:t xml:space="preserve">Attrition </w:t>
        </w:r>
      </w:ins>
      <w:r>
        <w:t xml:space="preserve">in the </w:t>
      </w:r>
      <w:del w:id="1605" w:author="Editor" w:date="2026-09-10T08:56:00Z">
        <w:r w:rsidDel="00D261A8">
          <w:delText>mexican</w:delText>
        </w:r>
      </w:del>
      <w:ins w:id="1606" w:author="Editor" w:date="2026-09-10T08:56:00Z">
        <w:r w:rsidR="00D261A8">
          <w:t>Mexican</w:t>
        </w:r>
      </w:ins>
      <w:r>
        <w:t xml:space="preserve"> </w:t>
      </w:r>
      <w:del w:id="1607" w:author="Editor" w:date="2026-09-10T10:39:00Z">
        <w:r w:rsidDel="003C22BD">
          <w:delText xml:space="preserve">health </w:delText>
        </w:r>
      </w:del>
      <w:ins w:id="1608" w:author="Editor" w:date="2026-09-10T10:39:00Z">
        <w:r w:rsidR="003C22BD">
          <w:t xml:space="preserve">Health </w:t>
        </w:r>
      </w:ins>
      <w:r>
        <w:t xml:space="preserve">and </w:t>
      </w:r>
      <w:del w:id="1609" w:author="Editor" w:date="2026-09-10T10:39:00Z">
        <w:r w:rsidDel="003C22BD">
          <w:delText xml:space="preserve">aging </w:delText>
        </w:r>
      </w:del>
      <w:ins w:id="1610" w:author="Editor" w:date="2026-09-10T10:39:00Z">
        <w:r w:rsidR="003C22BD">
          <w:t xml:space="preserve">Aging </w:t>
        </w:r>
      </w:ins>
      <w:del w:id="1611" w:author="Editor" w:date="2026-09-10T10:39:00Z">
        <w:r w:rsidDel="003C22BD">
          <w:delText xml:space="preserve">study </w:delText>
        </w:r>
      </w:del>
      <w:ins w:id="1612" w:author="Editor" w:date="2026-09-10T10:39:00Z">
        <w:r w:rsidR="003C22BD">
          <w:t xml:space="preserve">Study </w:t>
        </w:r>
      </w:ins>
      <w:r>
        <w:t>2001-2015.</w:t>
      </w:r>
      <w:r>
        <w:rPr>
          <w:spacing w:val="40"/>
        </w:rPr>
        <w:t xml:space="preserve"> </w:t>
      </w:r>
      <w:r>
        <w:rPr>
          <w:i/>
        </w:rPr>
        <w:t xml:space="preserve">Canadian Studies in Population </w:t>
      </w:r>
      <w:r w:rsidRPr="004A2FF4">
        <w:t>52</w:t>
      </w:r>
      <w:r>
        <w:t>(1)</w:t>
      </w:r>
      <w:ins w:id="1613" w:author="Editor" w:date="2026-09-10T10:41:00Z">
        <w:r w:rsidR="003C22BD">
          <w:t>:</w:t>
        </w:r>
      </w:ins>
      <w:del w:id="1614" w:author="Editor" w:date="2026-09-10T10:41:00Z">
        <w:r w:rsidDel="003C22BD">
          <w:delText>,</w:delText>
        </w:r>
      </w:del>
      <w:r>
        <w:t xml:space="preserve"> 2.</w:t>
      </w:r>
    </w:p>
    <w:p w14:paraId="175BC971" w14:textId="77777777" w:rsidR="006F1B3D" w:rsidRDefault="00191F14" w:rsidP="008C7539">
      <w:pPr>
        <w:pStyle w:val="BodyText"/>
        <w:suppressAutoHyphens/>
        <w:spacing w:before="196"/>
      </w:pPr>
      <w:bookmarkStart w:id="1615" w:name="_bookmark41"/>
      <w:bookmarkEnd w:id="1615"/>
      <w:r>
        <w:t>Callaway,</w:t>
      </w:r>
      <w:r>
        <w:rPr>
          <w:spacing w:val="-12"/>
        </w:rPr>
        <w:t xml:space="preserve"> </w:t>
      </w:r>
      <w:r>
        <w:t>B.</w:t>
      </w:r>
      <w:ins w:id="1616" w:author="Editor" w:date="2026-09-10T10:41:00Z">
        <w:r w:rsidR="003C22BD">
          <w:t>,</w:t>
        </w:r>
      </w:ins>
      <w:r>
        <w:rPr>
          <w:spacing w:val="-13"/>
        </w:rPr>
        <w:t xml:space="preserve"> </w:t>
      </w:r>
      <w:r>
        <w:t>and</w:t>
      </w:r>
      <w:r>
        <w:rPr>
          <w:spacing w:val="-13"/>
        </w:rPr>
        <w:t xml:space="preserve"> </w:t>
      </w:r>
      <w:r>
        <w:t>P.</w:t>
      </w:r>
      <w:del w:id="1617" w:author="Editor" w:date="2026-09-10T10:41:00Z">
        <w:r w:rsidDel="003C22BD">
          <w:rPr>
            <w:spacing w:val="-11"/>
          </w:rPr>
          <w:delText xml:space="preserve"> </w:delText>
        </w:r>
      </w:del>
      <w:r>
        <w:t>H.</w:t>
      </w:r>
      <w:del w:id="1618" w:author="Editor" w:date="2026-09-10T10:41:00Z">
        <w:r w:rsidDel="003C22BD">
          <w:rPr>
            <w:spacing w:val="-13"/>
          </w:rPr>
          <w:delText xml:space="preserve"> </w:delText>
        </w:r>
      </w:del>
      <w:r>
        <w:t>C.</w:t>
      </w:r>
      <w:r>
        <w:rPr>
          <w:spacing w:val="-13"/>
        </w:rPr>
        <w:t xml:space="preserve"> </w:t>
      </w:r>
      <w:r>
        <w:t>Sant’Anna</w:t>
      </w:r>
      <w:ins w:id="1619" w:author="Editor" w:date="2026-09-10T10:22:00Z">
        <w:r w:rsidR="00540424">
          <w:t>.</w:t>
        </w:r>
      </w:ins>
      <w:del w:id="1620" w:author="Editor" w:date="2026-09-10T10:22:00Z">
        <w:r w:rsidDel="00540424">
          <w:rPr>
            <w:spacing w:val="-12"/>
          </w:rPr>
          <w:delText xml:space="preserve"> </w:delText>
        </w:r>
        <w:r w:rsidDel="00540424">
          <w:delText>(</w:delText>
        </w:r>
      </w:del>
      <w:ins w:id="1621" w:author="Editor" w:date="2026-09-10T10:22:00Z">
        <w:r w:rsidR="00540424">
          <w:t xml:space="preserve"> </w:t>
        </w:r>
      </w:ins>
      <w:r>
        <w:t>2021</w:t>
      </w:r>
      <w:del w:id="1622" w:author="Editor" w:date="2026-09-10T10:21:00Z">
        <w:r w:rsidDel="00734EB7">
          <w:delText>).</w:delText>
        </w:r>
      </w:del>
      <w:ins w:id="1623" w:author="Editor" w:date="2026-09-10T10:21:00Z">
        <w:r w:rsidR="00734EB7">
          <w:t>.</w:t>
        </w:r>
      </w:ins>
      <w:r>
        <w:rPr>
          <w:spacing w:val="7"/>
        </w:rPr>
        <w:t xml:space="preserve"> </w:t>
      </w:r>
      <w:r>
        <w:t>Di</w:t>
      </w:r>
      <w:ins w:id="1624" w:author="Editor" w:date="2026-09-08T18:15:00Z">
        <w:r w:rsidR="00B50A25" w:rsidRPr="00DB5B07">
          <w:t>ff</w:t>
        </w:r>
      </w:ins>
      <w:del w:id="1625" w:author="Editor" w:date="2026-09-08T18:15:00Z">
        <w:r w:rsidDel="00B50A25">
          <w:rPr>
            <w:rFonts w:ascii="Arial MT" w:hAnsi="Arial MT"/>
          </w:rPr>
          <w:delText>ff</w:delText>
        </w:r>
      </w:del>
      <w:r>
        <w:t>erence-in-</w:t>
      </w:r>
      <w:del w:id="1626" w:author="Editor" w:date="2026-09-10T10:37:00Z">
        <w:r w:rsidDel="003C22BD">
          <w:delText>d</w:delText>
        </w:r>
      </w:del>
      <w:ins w:id="1627" w:author="Editor" w:date="2026-09-10T10:37:00Z">
        <w:r w:rsidR="003C22BD">
          <w:t>D</w:t>
        </w:r>
      </w:ins>
      <w:r>
        <w:t>i</w:t>
      </w:r>
      <w:ins w:id="1628" w:author="Editor" w:date="2026-09-08T18:15:00Z">
        <w:r w:rsidR="00B50A25" w:rsidRPr="00DB5B07">
          <w:t>ff</w:t>
        </w:r>
      </w:ins>
      <w:del w:id="1629" w:author="Editor" w:date="2026-09-08T18:15:00Z">
        <w:r w:rsidDel="00B50A25">
          <w:rPr>
            <w:rFonts w:ascii="Arial MT" w:hAnsi="Arial MT"/>
          </w:rPr>
          <w:delText>ff</w:delText>
        </w:r>
      </w:del>
      <w:r>
        <w:t>erences</w:t>
      </w:r>
      <w:r>
        <w:rPr>
          <w:spacing w:val="-12"/>
        </w:rPr>
        <w:t xml:space="preserve"> </w:t>
      </w:r>
      <w:r>
        <w:t>with</w:t>
      </w:r>
      <w:r>
        <w:rPr>
          <w:spacing w:val="-12"/>
        </w:rPr>
        <w:t xml:space="preserve"> </w:t>
      </w:r>
      <w:del w:id="1630" w:author="Editor" w:date="2026-09-10T10:37:00Z">
        <w:r w:rsidDel="003C22BD">
          <w:delText>multiple</w:delText>
        </w:r>
        <w:r w:rsidDel="003C22BD">
          <w:rPr>
            <w:spacing w:val="-13"/>
          </w:rPr>
          <w:delText xml:space="preserve"> </w:delText>
        </w:r>
      </w:del>
      <w:ins w:id="1631" w:author="Editor" w:date="2026-09-10T10:37:00Z">
        <w:r w:rsidR="003C22BD">
          <w:t>Multiple</w:t>
        </w:r>
        <w:r w:rsidR="003C22BD">
          <w:rPr>
            <w:spacing w:val="-13"/>
          </w:rPr>
          <w:t xml:space="preserve"> </w:t>
        </w:r>
      </w:ins>
      <w:del w:id="1632" w:author="Editor" w:date="2026-09-10T10:37:00Z">
        <w:r w:rsidDel="003C22BD">
          <w:delText>time</w:delText>
        </w:r>
        <w:r w:rsidDel="003C22BD">
          <w:rPr>
            <w:spacing w:val="-13"/>
          </w:rPr>
          <w:delText xml:space="preserve"> </w:delText>
        </w:r>
      </w:del>
      <w:ins w:id="1633" w:author="Editor" w:date="2026-09-10T10:37:00Z">
        <w:r w:rsidR="003C22BD">
          <w:t>Time</w:t>
        </w:r>
        <w:r w:rsidR="003C22BD">
          <w:rPr>
            <w:spacing w:val="-13"/>
          </w:rPr>
          <w:t xml:space="preserve"> P</w:t>
        </w:r>
      </w:ins>
      <w:del w:id="1634" w:author="Editor" w:date="2026-09-10T10:37:00Z">
        <w:r w:rsidDel="003C22BD">
          <w:rPr>
            <w:spacing w:val="-2"/>
          </w:rPr>
          <w:delText>p</w:delText>
        </w:r>
      </w:del>
      <w:r>
        <w:rPr>
          <w:spacing w:val="-2"/>
        </w:rPr>
        <w:t>eriods.</w:t>
      </w:r>
    </w:p>
    <w:p w14:paraId="374BBC35" w14:textId="77777777" w:rsidR="006F1B3D" w:rsidRDefault="00191F14" w:rsidP="008C7539">
      <w:pPr>
        <w:suppressAutoHyphens/>
        <w:spacing w:before="12"/>
        <w:ind w:left="234"/>
        <w:rPr>
          <w:sz w:val="24"/>
        </w:rPr>
      </w:pPr>
      <w:r>
        <w:rPr>
          <w:i/>
          <w:sz w:val="24"/>
        </w:rPr>
        <w:t>Journal</w:t>
      </w:r>
      <w:r>
        <w:rPr>
          <w:i/>
          <w:spacing w:val="-12"/>
          <w:sz w:val="24"/>
        </w:rPr>
        <w:t xml:space="preserve"> </w:t>
      </w:r>
      <w:r>
        <w:rPr>
          <w:i/>
          <w:sz w:val="24"/>
        </w:rPr>
        <w:t>of</w:t>
      </w:r>
      <w:r>
        <w:rPr>
          <w:i/>
          <w:spacing w:val="-11"/>
          <w:sz w:val="24"/>
        </w:rPr>
        <w:t xml:space="preserve"> </w:t>
      </w:r>
      <w:r>
        <w:rPr>
          <w:i/>
          <w:sz w:val="24"/>
        </w:rPr>
        <w:t>Econometrics</w:t>
      </w:r>
      <w:r>
        <w:rPr>
          <w:i/>
          <w:spacing w:val="-11"/>
          <w:sz w:val="24"/>
        </w:rPr>
        <w:t xml:space="preserve"> </w:t>
      </w:r>
      <w:r w:rsidRPr="004A2FF4">
        <w:rPr>
          <w:sz w:val="24"/>
        </w:rPr>
        <w:t>225</w:t>
      </w:r>
      <w:r>
        <w:rPr>
          <w:sz w:val="24"/>
        </w:rPr>
        <w:t>(2</w:t>
      </w:r>
      <w:del w:id="1635" w:author="Editor" w:date="2026-09-12T16:41:00Z">
        <w:r w:rsidDel="0010201A">
          <w:rPr>
            <w:sz w:val="24"/>
          </w:rPr>
          <w:delText>),</w:delText>
        </w:r>
        <w:r w:rsidDel="0010201A">
          <w:rPr>
            <w:spacing w:val="-11"/>
            <w:sz w:val="24"/>
          </w:rPr>
          <w:delText xml:space="preserve"> </w:delText>
        </w:r>
      </w:del>
      <w:ins w:id="1636" w:author="Editor" w:date="2026-09-12T16:41:00Z">
        <w:r w:rsidR="0010201A">
          <w:rPr>
            <w:sz w:val="24"/>
          </w:rPr>
          <w:t xml:space="preserve">): </w:t>
        </w:r>
      </w:ins>
      <w:r>
        <w:rPr>
          <w:sz w:val="24"/>
        </w:rPr>
        <w:t>200–</w:t>
      </w:r>
      <w:r>
        <w:rPr>
          <w:spacing w:val="-4"/>
          <w:sz w:val="24"/>
        </w:rPr>
        <w:t>230.</w:t>
      </w:r>
    </w:p>
    <w:p w14:paraId="6F801405" w14:textId="77777777" w:rsidR="006F1B3D" w:rsidRDefault="00191F14" w:rsidP="008C7539">
      <w:pPr>
        <w:pStyle w:val="BodyText"/>
        <w:suppressAutoHyphens/>
        <w:spacing w:before="213" w:line="252" w:lineRule="auto"/>
        <w:ind w:left="234" w:right="719" w:hanging="235"/>
        <w:jc w:val="both"/>
      </w:pPr>
      <w:bookmarkStart w:id="1637" w:name="_bookmark42"/>
      <w:bookmarkEnd w:id="1637"/>
      <w:r>
        <w:t>Case,</w:t>
      </w:r>
      <w:r>
        <w:rPr>
          <w:spacing w:val="-13"/>
        </w:rPr>
        <w:t xml:space="preserve"> </w:t>
      </w:r>
      <w:r>
        <w:t>A.</w:t>
      </w:r>
      <w:r>
        <w:rPr>
          <w:spacing w:val="-15"/>
        </w:rPr>
        <w:t xml:space="preserve"> </w:t>
      </w:r>
      <w:del w:id="1638" w:author="Editor" w:date="2026-09-10T10:22:00Z">
        <w:r w:rsidDel="00540424">
          <w:delText>(</w:delText>
        </w:r>
      </w:del>
      <w:r>
        <w:t>2004</w:t>
      </w:r>
      <w:del w:id="1639" w:author="Editor" w:date="2026-09-10T10:21:00Z">
        <w:r w:rsidDel="00734EB7">
          <w:delText>).</w:delText>
        </w:r>
      </w:del>
      <w:ins w:id="1640" w:author="Editor" w:date="2026-09-10T10:21:00Z">
        <w:r w:rsidR="00734EB7">
          <w:t>.</w:t>
        </w:r>
      </w:ins>
      <w:r>
        <w:t xml:space="preserve"> Does</w:t>
      </w:r>
      <w:r>
        <w:rPr>
          <w:spacing w:val="-15"/>
        </w:rPr>
        <w:t xml:space="preserve"> </w:t>
      </w:r>
      <w:del w:id="1641" w:author="Editor" w:date="2026-09-10T10:37:00Z">
        <w:r w:rsidDel="003C22BD">
          <w:delText>money</w:delText>
        </w:r>
        <w:r w:rsidDel="003C22BD">
          <w:rPr>
            <w:spacing w:val="-15"/>
          </w:rPr>
          <w:delText xml:space="preserve"> </w:delText>
        </w:r>
      </w:del>
      <w:ins w:id="1642" w:author="Editor" w:date="2026-09-10T10:37:00Z">
        <w:r w:rsidR="003C22BD">
          <w:t>Money</w:t>
        </w:r>
        <w:r w:rsidR="003C22BD">
          <w:rPr>
            <w:spacing w:val="-15"/>
          </w:rPr>
          <w:t xml:space="preserve"> </w:t>
        </w:r>
      </w:ins>
      <w:del w:id="1643" w:author="Editor" w:date="2026-09-10T10:37:00Z">
        <w:r w:rsidDel="003C22BD">
          <w:delText>protect</w:delText>
        </w:r>
        <w:r w:rsidDel="003C22BD">
          <w:rPr>
            <w:spacing w:val="-15"/>
          </w:rPr>
          <w:delText xml:space="preserve"> </w:delText>
        </w:r>
      </w:del>
      <w:ins w:id="1644" w:author="Editor" w:date="2026-09-10T10:37:00Z">
        <w:r w:rsidR="003C22BD">
          <w:t>Protect</w:t>
        </w:r>
        <w:r w:rsidR="003C22BD">
          <w:rPr>
            <w:spacing w:val="-15"/>
          </w:rPr>
          <w:t xml:space="preserve"> </w:t>
        </w:r>
      </w:ins>
      <w:del w:id="1645" w:author="Editor" w:date="2026-09-10T10:37:00Z">
        <w:r w:rsidDel="003C22BD">
          <w:delText>health</w:delText>
        </w:r>
        <w:r w:rsidDel="003C22BD">
          <w:rPr>
            <w:spacing w:val="-15"/>
          </w:rPr>
          <w:delText xml:space="preserve"> </w:delText>
        </w:r>
      </w:del>
      <w:ins w:id="1646" w:author="Editor" w:date="2026-09-10T10:37:00Z">
        <w:r w:rsidR="003C22BD">
          <w:t>Health</w:t>
        </w:r>
        <w:r w:rsidR="003C22BD">
          <w:rPr>
            <w:spacing w:val="-15"/>
          </w:rPr>
          <w:t xml:space="preserve"> </w:t>
        </w:r>
      </w:ins>
      <w:del w:id="1647" w:author="Editor" w:date="2026-09-10T10:37:00Z">
        <w:r w:rsidDel="003C22BD">
          <w:delText>status</w:delText>
        </w:r>
      </w:del>
      <w:ins w:id="1648" w:author="Editor" w:date="2026-09-10T10:37:00Z">
        <w:r w:rsidR="003C22BD">
          <w:t>Status</w:t>
        </w:r>
      </w:ins>
      <w:r>
        <w:t xml:space="preserve">? </w:t>
      </w:r>
      <w:del w:id="1649" w:author="Editor" w:date="2026-09-10T10:37:00Z">
        <w:r w:rsidDel="003C22BD">
          <w:delText>evidence</w:delText>
        </w:r>
        <w:r w:rsidDel="003C22BD">
          <w:rPr>
            <w:spacing w:val="-15"/>
          </w:rPr>
          <w:delText xml:space="preserve"> </w:delText>
        </w:r>
      </w:del>
      <w:ins w:id="1650" w:author="Editor" w:date="2026-09-10T10:37:00Z">
        <w:r w:rsidR="003C22BD">
          <w:t>Evidence</w:t>
        </w:r>
        <w:r w:rsidR="003C22BD">
          <w:rPr>
            <w:spacing w:val="-15"/>
          </w:rPr>
          <w:t xml:space="preserve"> </w:t>
        </w:r>
      </w:ins>
      <w:r>
        <w:t>from</w:t>
      </w:r>
      <w:r>
        <w:rPr>
          <w:spacing w:val="-15"/>
        </w:rPr>
        <w:t xml:space="preserve"> </w:t>
      </w:r>
      <w:del w:id="1651" w:author="Editor" w:date="2026-09-10T10:37:00Z">
        <w:r w:rsidDel="003C22BD">
          <w:delText>south</w:delText>
        </w:r>
        <w:r w:rsidDel="003C22BD">
          <w:rPr>
            <w:spacing w:val="-15"/>
          </w:rPr>
          <w:delText xml:space="preserve"> </w:delText>
        </w:r>
      </w:del>
      <w:ins w:id="1652" w:author="Editor" w:date="2026-09-10T10:37:00Z">
        <w:r w:rsidR="003C22BD">
          <w:t>South</w:t>
        </w:r>
        <w:r w:rsidR="003C22BD">
          <w:rPr>
            <w:spacing w:val="-15"/>
          </w:rPr>
          <w:t xml:space="preserve"> </w:t>
        </w:r>
      </w:ins>
      <w:del w:id="1653" w:author="Editor" w:date="2026-09-10T10:37:00Z">
        <w:r w:rsidDel="003C22BD">
          <w:delText>african</w:delText>
        </w:r>
        <w:r w:rsidDel="003C22BD">
          <w:rPr>
            <w:spacing w:val="-15"/>
          </w:rPr>
          <w:delText xml:space="preserve"> </w:delText>
        </w:r>
      </w:del>
      <w:ins w:id="1654" w:author="Editor" w:date="2026-09-10T10:37:00Z">
        <w:r w:rsidR="003C22BD">
          <w:t>African</w:t>
        </w:r>
        <w:r w:rsidR="003C22BD">
          <w:rPr>
            <w:spacing w:val="-15"/>
          </w:rPr>
          <w:t xml:space="preserve"> </w:t>
        </w:r>
      </w:ins>
      <w:del w:id="1655" w:author="Editor" w:date="2026-09-10T10:37:00Z">
        <w:r w:rsidDel="003C22BD">
          <w:delText>pensions</w:delText>
        </w:r>
      </w:del>
      <w:ins w:id="1656" w:author="Editor" w:date="2026-09-10T10:37:00Z">
        <w:r w:rsidR="003C22BD">
          <w:t>Pensions</w:t>
        </w:r>
      </w:ins>
      <w:r>
        <w:t>. In</w:t>
      </w:r>
      <w:r>
        <w:rPr>
          <w:spacing w:val="-15"/>
        </w:rPr>
        <w:t xml:space="preserve"> </w:t>
      </w:r>
      <w:moveFromRangeStart w:id="1657" w:author="Editor" w:date="2026-09-10T10:41:00Z" w:name="move239929333"/>
      <w:moveFrom w:id="1658" w:author="Editor" w:date="2026-09-10T10:41:00Z">
        <w:r w:rsidDel="003C22BD">
          <w:t>D.</w:t>
        </w:r>
        <w:r w:rsidDel="003C22BD">
          <w:rPr>
            <w:spacing w:val="-15"/>
          </w:rPr>
          <w:t xml:space="preserve"> </w:t>
        </w:r>
        <w:r w:rsidDel="003C22BD">
          <w:t>A. Wise</w:t>
        </w:r>
        <w:r w:rsidDel="003C22BD">
          <w:rPr>
            <w:spacing w:val="-12"/>
          </w:rPr>
          <w:t xml:space="preserve"> </w:t>
        </w:r>
        <w:r w:rsidDel="003C22BD">
          <w:t>(Ed.),</w:t>
        </w:r>
        <w:r w:rsidDel="003C22BD">
          <w:rPr>
            <w:spacing w:val="-11"/>
          </w:rPr>
          <w:t xml:space="preserve"> </w:t>
        </w:r>
      </w:moveFrom>
      <w:moveFromRangeEnd w:id="1657"/>
      <w:r>
        <w:rPr>
          <w:i/>
        </w:rPr>
        <w:t>Perspectives</w:t>
      </w:r>
      <w:r>
        <w:rPr>
          <w:i/>
          <w:spacing w:val="-12"/>
        </w:rPr>
        <w:t xml:space="preserve"> </w:t>
      </w:r>
      <w:r>
        <w:rPr>
          <w:i/>
        </w:rPr>
        <w:t>on</w:t>
      </w:r>
      <w:r>
        <w:rPr>
          <w:i/>
          <w:spacing w:val="-11"/>
        </w:rPr>
        <w:t xml:space="preserve"> </w:t>
      </w:r>
      <w:r>
        <w:rPr>
          <w:i/>
        </w:rPr>
        <w:t>the</w:t>
      </w:r>
      <w:r>
        <w:rPr>
          <w:i/>
          <w:spacing w:val="-11"/>
        </w:rPr>
        <w:t xml:space="preserve"> </w:t>
      </w:r>
      <w:r>
        <w:rPr>
          <w:i/>
        </w:rPr>
        <w:t>Economics</w:t>
      </w:r>
      <w:r>
        <w:rPr>
          <w:i/>
          <w:spacing w:val="-12"/>
        </w:rPr>
        <w:t xml:space="preserve"> </w:t>
      </w:r>
      <w:r>
        <w:rPr>
          <w:i/>
        </w:rPr>
        <w:t>of</w:t>
      </w:r>
      <w:r>
        <w:rPr>
          <w:i/>
          <w:spacing w:val="-11"/>
        </w:rPr>
        <w:t xml:space="preserve"> </w:t>
      </w:r>
      <w:r>
        <w:rPr>
          <w:i/>
        </w:rPr>
        <w:t>Aging</w:t>
      </w:r>
      <w:r>
        <w:t>,</w:t>
      </w:r>
      <w:r>
        <w:rPr>
          <w:spacing w:val="-11"/>
        </w:rPr>
        <w:t xml:space="preserve"> </w:t>
      </w:r>
      <w:ins w:id="1659" w:author="Editor" w:date="2026-09-10T10:41:00Z">
        <w:r w:rsidR="003C22BD" w:rsidRPr="00BC410E">
          <w:t>edited</w:t>
        </w:r>
        <w:r w:rsidR="003C22BD">
          <w:rPr>
            <w:spacing w:val="-11"/>
          </w:rPr>
          <w:t xml:space="preserve"> by </w:t>
        </w:r>
      </w:ins>
      <w:moveToRangeStart w:id="1660" w:author="Editor" w:date="2026-09-10T10:41:00Z" w:name="move239929333"/>
      <w:moveTo w:id="1661" w:author="Editor" w:date="2026-09-10T10:41:00Z">
        <w:r w:rsidR="003C22BD">
          <w:t>D.</w:t>
        </w:r>
        <w:del w:id="1662" w:author="Editor" w:date="2026-09-12T16:41:00Z">
          <w:r w:rsidR="003C22BD" w:rsidDel="0010201A">
            <w:rPr>
              <w:spacing w:val="-15"/>
            </w:rPr>
            <w:delText xml:space="preserve"> </w:delText>
          </w:r>
        </w:del>
        <w:r w:rsidR="003C22BD">
          <w:t>A. Wise</w:t>
        </w:r>
        <w:del w:id="1663" w:author="Editor" w:date="2026-09-10T10:42:00Z">
          <w:r w:rsidR="003C22BD" w:rsidDel="003C22BD">
            <w:rPr>
              <w:spacing w:val="-12"/>
            </w:rPr>
            <w:delText xml:space="preserve"> </w:delText>
          </w:r>
          <w:r w:rsidR="003C22BD" w:rsidDel="003C22BD">
            <w:delText>(Ed.),</w:delText>
          </w:r>
        </w:del>
      </w:moveTo>
      <w:ins w:id="1664" w:author="Editor" w:date="2026-09-10T10:42:00Z">
        <w:r w:rsidR="003C22BD">
          <w:t xml:space="preserve">. Chicago: </w:t>
        </w:r>
      </w:ins>
      <w:moveTo w:id="1665" w:author="Editor" w:date="2026-09-10T10:41:00Z">
        <w:r w:rsidR="003C22BD">
          <w:rPr>
            <w:spacing w:val="-11"/>
          </w:rPr>
          <w:t xml:space="preserve"> </w:t>
        </w:r>
      </w:moveTo>
      <w:moveFromRangeStart w:id="1666" w:author="Editor" w:date="2026-09-10T10:42:00Z" w:name="move239929353"/>
      <w:moveToRangeEnd w:id="1660"/>
      <w:moveFrom w:id="1667" w:author="Editor" w:date="2026-09-10T10:42:00Z">
        <w:r w:rsidDel="003C22BD">
          <w:t>pp.</w:t>
        </w:r>
        <w:r w:rsidDel="003C22BD">
          <w:rPr>
            <w:spacing w:val="-12"/>
          </w:rPr>
          <w:t xml:space="preserve"> </w:t>
        </w:r>
        <w:r w:rsidDel="003C22BD">
          <w:t>287–312.</w:t>
        </w:r>
        <w:r w:rsidDel="003C22BD">
          <w:rPr>
            <w:spacing w:val="-11"/>
          </w:rPr>
          <w:t xml:space="preserve"> </w:t>
        </w:r>
      </w:moveFrom>
      <w:moveFromRangeEnd w:id="1666"/>
      <w:r>
        <w:t>University</w:t>
      </w:r>
      <w:r>
        <w:rPr>
          <w:spacing w:val="-11"/>
        </w:rPr>
        <w:t xml:space="preserve"> </w:t>
      </w:r>
      <w:r>
        <w:t>of</w:t>
      </w:r>
      <w:r>
        <w:rPr>
          <w:spacing w:val="-12"/>
        </w:rPr>
        <w:t xml:space="preserve"> </w:t>
      </w:r>
      <w:r>
        <w:t>Chicago</w:t>
      </w:r>
      <w:r>
        <w:rPr>
          <w:spacing w:val="-11"/>
        </w:rPr>
        <w:t xml:space="preserve"> </w:t>
      </w:r>
      <w:r>
        <w:rPr>
          <w:spacing w:val="-2"/>
        </w:rPr>
        <w:t>Press</w:t>
      </w:r>
      <w:ins w:id="1668" w:author="Editor" w:date="2026-09-10T10:42:00Z">
        <w:r w:rsidR="003C22BD">
          <w:rPr>
            <w:spacing w:val="-2"/>
          </w:rPr>
          <w:t xml:space="preserve">: </w:t>
        </w:r>
      </w:ins>
      <w:moveToRangeStart w:id="1669" w:author="Editor" w:date="2026-09-10T10:42:00Z" w:name="move239929353"/>
      <w:moveTo w:id="1670" w:author="Editor" w:date="2026-09-10T10:42:00Z">
        <w:del w:id="1671" w:author="Editor" w:date="2026-09-10T10:42:00Z">
          <w:r w:rsidR="003C22BD" w:rsidDel="003C22BD">
            <w:delText>pp.</w:delText>
          </w:r>
          <w:r w:rsidR="003C22BD" w:rsidDel="003C22BD">
            <w:rPr>
              <w:spacing w:val="-12"/>
            </w:rPr>
            <w:delText xml:space="preserve"> </w:delText>
          </w:r>
        </w:del>
        <w:r w:rsidR="003C22BD">
          <w:t>287–312.</w:t>
        </w:r>
      </w:moveTo>
      <w:moveToRangeEnd w:id="1669"/>
      <w:del w:id="1672" w:author="Editor" w:date="2026-09-10T10:42:00Z">
        <w:r w:rsidDel="003C22BD">
          <w:rPr>
            <w:spacing w:val="-2"/>
          </w:rPr>
          <w:delText>.</w:delText>
        </w:r>
      </w:del>
    </w:p>
    <w:p w14:paraId="1F8CEAB2" w14:textId="77777777" w:rsidR="006F1B3D" w:rsidRDefault="00191F14" w:rsidP="008C7539">
      <w:pPr>
        <w:suppressAutoHyphens/>
        <w:spacing w:before="197" w:line="252" w:lineRule="auto"/>
        <w:ind w:left="234" w:right="718" w:hanging="235"/>
        <w:jc w:val="both"/>
        <w:rPr>
          <w:sz w:val="24"/>
        </w:rPr>
      </w:pPr>
      <w:bookmarkStart w:id="1673" w:name="_bookmark43"/>
      <w:bookmarkEnd w:id="1673"/>
      <w:r>
        <w:rPr>
          <w:sz w:val="24"/>
        </w:rPr>
        <w:t>Chen, J.</w:t>
      </w:r>
      <w:ins w:id="1674" w:author="Editor" w:date="2026-09-10T10:22:00Z">
        <w:r w:rsidR="00540424">
          <w:rPr>
            <w:sz w:val="24"/>
          </w:rPr>
          <w:t>,</w:t>
        </w:r>
      </w:ins>
      <w:r>
        <w:rPr>
          <w:sz w:val="24"/>
        </w:rPr>
        <w:t xml:space="preserve"> and J. Roth</w:t>
      </w:r>
      <w:ins w:id="1675" w:author="Editor" w:date="2026-09-10T10:23:00Z">
        <w:r w:rsidR="00540424">
          <w:rPr>
            <w:sz w:val="24"/>
          </w:rPr>
          <w:t xml:space="preserve">. </w:t>
        </w:r>
      </w:ins>
      <w:del w:id="1676" w:author="Editor" w:date="2026-09-10T10:23:00Z">
        <w:r w:rsidDel="00540424">
          <w:rPr>
            <w:sz w:val="24"/>
          </w:rPr>
          <w:delText xml:space="preserve"> (</w:delText>
        </w:r>
      </w:del>
      <w:r>
        <w:rPr>
          <w:sz w:val="24"/>
        </w:rPr>
        <w:t>2024</w:t>
      </w:r>
      <w:del w:id="1677" w:author="Editor" w:date="2026-09-10T10:21:00Z">
        <w:r w:rsidDel="00734EB7">
          <w:rPr>
            <w:sz w:val="24"/>
          </w:rPr>
          <w:delText>).</w:delText>
        </w:r>
      </w:del>
      <w:ins w:id="1678" w:author="Editor" w:date="2026-09-10T10:21:00Z">
        <w:r w:rsidR="00734EB7">
          <w:rPr>
            <w:sz w:val="24"/>
          </w:rPr>
          <w:t>.</w:t>
        </w:r>
      </w:ins>
      <w:r>
        <w:rPr>
          <w:spacing w:val="40"/>
          <w:sz w:val="24"/>
        </w:rPr>
        <w:t xml:space="preserve"> </w:t>
      </w:r>
      <w:r>
        <w:rPr>
          <w:sz w:val="24"/>
        </w:rPr>
        <w:t xml:space="preserve">Logs with </w:t>
      </w:r>
      <w:del w:id="1679" w:author="Editor" w:date="2026-09-10T10:36:00Z">
        <w:r w:rsidDel="003C22BD">
          <w:rPr>
            <w:sz w:val="24"/>
          </w:rPr>
          <w:delText>zeros</w:delText>
        </w:r>
      </w:del>
      <w:ins w:id="1680" w:author="Editor" w:date="2026-09-10T10:36:00Z">
        <w:r w:rsidR="003C22BD">
          <w:rPr>
            <w:sz w:val="24"/>
          </w:rPr>
          <w:t>Zeros</w:t>
        </w:r>
      </w:ins>
      <w:r>
        <w:rPr>
          <w:sz w:val="24"/>
        </w:rPr>
        <w:t>?</w:t>
      </w:r>
      <w:r>
        <w:rPr>
          <w:spacing w:val="40"/>
          <w:sz w:val="24"/>
        </w:rPr>
        <w:t xml:space="preserve"> </w:t>
      </w:r>
      <w:r>
        <w:rPr>
          <w:sz w:val="24"/>
        </w:rPr>
        <w:t xml:space="preserve">Some </w:t>
      </w:r>
      <w:del w:id="1681" w:author="Editor" w:date="2026-09-10T10:36:00Z">
        <w:r w:rsidDel="003C22BD">
          <w:rPr>
            <w:sz w:val="24"/>
          </w:rPr>
          <w:delText xml:space="preserve">problems </w:delText>
        </w:r>
      </w:del>
      <w:ins w:id="1682" w:author="Editor" w:date="2026-09-10T10:36:00Z">
        <w:r w:rsidR="003C22BD">
          <w:rPr>
            <w:sz w:val="24"/>
          </w:rPr>
          <w:t xml:space="preserve">Problems </w:t>
        </w:r>
      </w:ins>
      <w:r>
        <w:rPr>
          <w:sz w:val="24"/>
        </w:rPr>
        <w:t xml:space="preserve">and </w:t>
      </w:r>
      <w:del w:id="1683" w:author="Editor" w:date="2026-09-10T10:36:00Z">
        <w:r w:rsidDel="003C22BD">
          <w:rPr>
            <w:sz w:val="24"/>
          </w:rPr>
          <w:delText>solutions</w:delText>
        </w:r>
      </w:del>
      <w:ins w:id="1684" w:author="Editor" w:date="2026-09-10T10:36:00Z">
        <w:r w:rsidR="003C22BD">
          <w:rPr>
            <w:sz w:val="24"/>
          </w:rPr>
          <w:t>Solutions</w:t>
        </w:r>
      </w:ins>
      <w:r>
        <w:rPr>
          <w:sz w:val="24"/>
        </w:rPr>
        <w:t>.</w:t>
      </w:r>
      <w:r>
        <w:rPr>
          <w:spacing w:val="40"/>
          <w:sz w:val="24"/>
        </w:rPr>
        <w:t xml:space="preserve"> </w:t>
      </w:r>
      <w:r>
        <w:rPr>
          <w:i/>
          <w:sz w:val="24"/>
        </w:rPr>
        <w:t xml:space="preserve">The Quarterly Journal of Economics </w:t>
      </w:r>
      <w:r w:rsidRPr="004A2FF4">
        <w:rPr>
          <w:sz w:val="24"/>
        </w:rPr>
        <w:t>139</w:t>
      </w:r>
      <w:r>
        <w:rPr>
          <w:sz w:val="24"/>
        </w:rPr>
        <w:t>(2)</w:t>
      </w:r>
      <w:ins w:id="1685" w:author="Editor" w:date="2026-09-10T10:42:00Z">
        <w:r w:rsidR="003C22BD">
          <w:rPr>
            <w:sz w:val="24"/>
          </w:rPr>
          <w:t>:</w:t>
        </w:r>
      </w:ins>
      <w:del w:id="1686" w:author="Editor" w:date="2026-09-10T10:42:00Z">
        <w:r w:rsidDel="003C22BD">
          <w:rPr>
            <w:sz w:val="24"/>
          </w:rPr>
          <w:delText>,</w:delText>
        </w:r>
      </w:del>
      <w:r>
        <w:rPr>
          <w:sz w:val="24"/>
        </w:rPr>
        <w:t xml:space="preserve"> 891–936.</w:t>
      </w:r>
    </w:p>
    <w:p w14:paraId="7C147146" w14:textId="77777777" w:rsidR="006F1B3D" w:rsidRDefault="00191F14" w:rsidP="008C7539">
      <w:pPr>
        <w:pStyle w:val="BodyText"/>
        <w:suppressAutoHyphens/>
        <w:spacing w:before="198" w:line="252" w:lineRule="auto"/>
        <w:ind w:left="234" w:right="719" w:hanging="235"/>
        <w:jc w:val="both"/>
      </w:pPr>
      <w:bookmarkStart w:id="1687" w:name="_bookmark44"/>
      <w:bookmarkEnd w:id="1687"/>
      <w:r>
        <w:t>Consejo</w:t>
      </w:r>
      <w:r>
        <w:rPr>
          <w:spacing w:val="-8"/>
        </w:rPr>
        <w:t xml:space="preserve"> </w:t>
      </w:r>
      <w:r>
        <w:t>Nacional</w:t>
      </w:r>
      <w:r>
        <w:rPr>
          <w:spacing w:val="-8"/>
        </w:rPr>
        <w:t xml:space="preserve"> </w:t>
      </w:r>
      <w:r>
        <w:t>de</w:t>
      </w:r>
      <w:r>
        <w:rPr>
          <w:spacing w:val="-8"/>
        </w:rPr>
        <w:t xml:space="preserve"> </w:t>
      </w:r>
      <w:r>
        <w:rPr>
          <w:spacing w:val="8"/>
        </w:rPr>
        <w:t>Poblac</w:t>
      </w:r>
      <w:r>
        <w:rPr>
          <w:spacing w:val="7"/>
        </w:rPr>
        <w:t>i</w:t>
      </w:r>
      <w:r>
        <w:rPr>
          <w:spacing w:val="-92"/>
        </w:rPr>
        <w:t>o</w:t>
      </w:r>
      <w:r>
        <w:rPr>
          <w:spacing w:val="27"/>
        </w:rPr>
        <w:t>´</w:t>
      </w:r>
      <w:r w:rsidRPr="004A2FF4">
        <w:t xml:space="preserve">n </w:t>
      </w:r>
      <w:ins w:id="1688" w:author="Editor" w:date="2026-09-10T10:01:00Z">
        <w:r w:rsidR="00CC684C" w:rsidRPr="004A2FF4">
          <w:t>(C</w:t>
        </w:r>
      </w:ins>
      <w:ins w:id="1689" w:author="Editor" w:date="2026-09-10T10:23:00Z">
        <w:r w:rsidR="00540424">
          <w:t>O</w:t>
        </w:r>
      </w:ins>
      <w:ins w:id="1690" w:author="Editor" w:date="2026-09-10T10:01:00Z">
        <w:r w:rsidR="00CC684C" w:rsidRPr="004A2FF4">
          <w:t>NAPO</w:t>
        </w:r>
      </w:ins>
      <w:ins w:id="1691" w:author="Editor" w:date="2026-09-10T10:23:00Z">
        <w:r w:rsidR="00540424">
          <w:t>)</w:t>
        </w:r>
      </w:ins>
      <w:ins w:id="1692" w:author="Editor" w:date="2026-09-10T10:21:00Z">
        <w:r w:rsidR="00734EB7">
          <w:t>.</w:t>
        </w:r>
      </w:ins>
      <w:ins w:id="1693" w:author="Editor" w:date="2026-09-10T10:01:00Z">
        <w:r w:rsidR="00CC684C">
          <w:rPr>
            <w:spacing w:val="-7"/>
          </w:rPr>
          <w:t xml:space="preserve"> </w:t>
        </w:r>
      </w:ins>
      <w:del w:id="1694" w:author="Editor" w:date="2026-09-10T10:01:00Z">
        <w:r w:rsidDel="00CC684C">
          <w:delText>(</w:delText>
        </w:r>
      </w:del>
      <w:r>
        <w:t>1993</w:t>
      </w:r>
      <w:del w:id="1695" w:author="Editor" w:date="2026-09-10T10:01:00Z">
        <w:r w:rsidDel="00CC684C">
          <w:delText>)</w:delText>
        </w:r>
      </w:del>
      <w:r>
        <w:t>.</w:t>
      </w:r>
      <w:r>
        <w:rPr>
          <w:spacing w:val="40"/>
        </w:rPr>
        <w:t xml:space="preserve"> </w:t>
      </w:r>
      <w:r>
        <w:t>Indicadores</w:t>
      </w:r>
      <w:r>
        <w:rPr>
          <w:spacing w:val="-8"/>
        </w:rPr>
        <w:t xml:space="preserve"> </w:t>
      </w:r>
      <w:r>
        <w:rPr>
          <w:spacing w:val="5"/>
        </w:rPr>
        <w:t>socioecon</w:t>
      </w:r>
      <w:r>
        <w:rPr>
          <w:spacing w:val="-95"/>
        </w:rPr>
        <w:t>o</w:t>
      </w:r>
      <w:r>
        <w:rPr>
          <w:spacing w:val="24"/>
        </w:rPr>
        <w:t>´</w:t>
      </w:r>
      <w:r>
        <w:rPr>
          <w:spacing w:val="5"/>
        </w:rPr>
        <w:t>micos</w:t>
      </w:r>
      <w:r>
        <w:rPr>
          <w:spacing w:val="-7"/>
        </w:rPr>
        <w:t xml:space="preserve"> </w:t>
      </w:r>
      <w:r>
        <w:t>e</w:t>
      </w:r>
      <w:r>
        <w:rPr>
          <w:spacing w:val="-12"/>
        </w:rPr>
        <w:t xml:space="preserve"> </w:t>
      </w:r>
      <w:del w:id="1696" w:author="Editor" w:date="2026-09-10T08:57:00Z">
        <w:r w:rsidDel="00D261A8">
          <w:delText>´</w:delText>
        </w:r>
      </w:del>
      <w:r>
        <w:t>ındice</w:t>
      </w:r>
      <w:r>
        <w:rPr>
          <w:spacing w:val="-8"/>
        </w:rPr>
        <w:t xml:space="preserve"> </w:t>
      </w:r>
      <w:r>
        <w:t>de</w:t>
      </w:r>
      <w:r>
        <w:rPr>
          <w:spacing w:val="-8"/>
        </w:rPr>
        <w:t xml:space="preserve"> </w:t>
      </w:r>
      <w:r>
        <w:rPr>
          <w:spacing w:val="7"/>
        </w:rPr>
        <w:lastRenderedPageBreak/>
        <w:t>ma</w:t>
      </w:r>
      <w:r>
        <w:rPr>
          <w:spacing w:val="2"/>
        </w:rPr>
        <w:t>r</w:t>
      </w:r>
      <w:r>
        <w:rPr>
          <w:spacing w:val="7"/>
        </w:rPr>
        <w:t>ginaci</w:t>
      </w:r>
      <w:r>
        <w:rPr>
          <w:spacing w:val="-93"/>
        </w:rPr>
        <w:t>o</w:t>
      </w:r>
      <w:r>
        <w:rPr>
          <w:spacing w:val="26"/>
        </w:rPr>
        <w:t>´</w:t>
      </w:r>
      <w:r>
        <w:rPr>
          <w:spacing w:val="7"/>
        </w:rPr>
        <w:t>n</w:t>
      </w:r>
      <w:r>
        <w:rPr>
          <w:spacing w:val="-1"/>
        </w:rPr>
        <w:t xml:space="preserve"> </w:t>
      </w:r>
      <w:r>
        <w:t>municipal,</w:t>
      </w:r>
      <w:r>
        <w:rPr>
          <w:spacing w:val="-8"/>
        </w:rPr>
        <w:t xml:space="preserve"> </w:t>
      </w:r>
      <w:r>
        <w:t>1990.</w:t>
      </w:r>
      <w:r>
        <w:rPr>
          <w:spacing w:val="16"/>
        </w:rPr>
        <w:t xml:space="preserve"> </w:t>
      </w:r>
      <w:r>
        <w:t>Technical</w:t>
      </w:r>
      <w:r>
        <w:rPr>
          <w:spacing w:val="-8"/>
        </w:rPr>
        <w:t xml:space="preserve"> </w:t>
      </w:r>
      <w:r>
        <w:t>report,</w:t>
      </w:r>
      <w:r>
        <w:rPr>
          <w:spacing w:val="-8"/>
        </w:rPr>
        <w:t xml:space="preserve"> </w:t>
      </w:r>
      <w:del w:id="1697" w:author="Editor" w:date="2026-09-10T10:42:00Z">
        <w:r w:rsidDel="003C22BD">
          <w:delText>Consejo</w:delText>
        </w:r>
        <w:r w:rsidDel="003C22BD">
          <w:rPr>
            <w:spacing w:val="-8"/>
          </w:rPr>
          <w:delText xml:space="preserve"> </w:delText>
        </w:r>
        <w:r w:rsidDel="003C22BD">
          <w:delText>Nacional</w:delText>
        </w:r>
        <w:r w:rsidDel="003C22BD">
          <w:rPr>
            <w:spacing w:val="-8"/>
          </w:rPr>
          <w:delText xml:space="preserve"> </w:delText>
        </w:r>
        <w:r w:rsidDel="003C22BD">
          <w:delText>de</w:delText>
        </w:r>
        <w:r w:rsidDel="003C22BD">
          <w:rPr>
            <w:spacing w:val="-8"/>
          </w:rPr>
          <w:delText xml:space="preserve"> </w:delText>
        </w:r>
        <w:r w:rsidDel="003C22BD">
          <w:rPr>
            <w:spacing w:val="7"/>
          </w:rPr>
          <w:delText>Poblac</w:delText>
        </w:r>
        <w:r w:rsidDel="003C22BD">
          <w:rPr>
            <w:spacing w:val="6"/>
          </w:rPr>
          <w:delText>i</w:delText>
        </w:r>
        <w:r w:rsidDel="003C22BD">
          <w:rPr>
            <w:spacing w:val="-93"/>
          </w:rPr>
          <w:delText>o</w:delText>
        </w:r>
        <w:r w:rsidDel="003C22BD">
          <w:rPr>
            <w:spacing w:val="26"/>
          </w:rPr>
          <w:delText>´</w:delText>
        </w:r>
        <w:r w:rsidDel="003C22BD">
          <w:rPr>
            <w:spacing w:val="7"/>
          </w:rPr>
          <w:delText>n,</w:delText>
        </w:r>
      </w:del>
      <w:ins w:id="1698" w:author="Editor" w:date="2026-09-10T10:42:00Z">
        <w:r w:rsidR="003C22BD">
          <w:t>CONAPO,</w:t>
        </w:r>
      </w:ins>
      <w:r>
        <w:rPr>
          <w:spacing w:val="-7"/>
        </w:rPr>
        <w:t xml:space="preserve"> </w:t>
      </w:r>
      <w:r>
        <w:rPr>
          <w:spacing w:val="10"/>
        </w:rPr>
        <w:t>M</w:t>
      </w:r>
      <w:r>
        <w:rPr>
          <w:spacing w:val="-83"/>
        </w:rPr>
        <w:t>e</w:t>
      </w:r>
      <w:r>
        <w:rPr>
          <w:spacing w:val="23"/>
        </w:rPr>
        <w:t>´</w:t>
      </w:r>
      <w:r>
        <w:rPr>
          <w:spacing w:val="10"/>
        </w:rPr>
        <w:t>xico,</w:t>
      </w:r>
      <w:r>
        <w:rPr>
          <w:spacing w:val="-8"/>
        </w:rPr>
        <w:t xml:space="preserve"> </w:t>
      </w:r>
      <w:r>
        <w:t>D.F.</w:t>
      </w:r>
    </w:p>
    <w:p w14:paraId="374A76A1" w14:textId="77777777" w:rsidR="006F1B3D" w:rsidRDefault="00191F14" w:rsidP="008C7539">
      <w:pPr>
        <w:suppressAutoHyphens/>
        <w:spacing w:before="196" w:line="252" w:lineRule="auto"/>
        <w:ind w:left="234" w:right="718" w:hanging="235"/>
        <w:jc w:val="both"/>
        <w:rPr>
          <w:sz w:val="24"/>
        </w:rPr>
      </w:pPr>
      <w:bookmarkStart w:id="1699" w:name="_bookmark45"/>
      <w:bookmarkEnd w:id="1699"/>
      <w:r>
        <w:rPr>
          <w:sz w:val="24"/>
        </w:rPr>
        <w:t>Contreras Suarez, D.</w:t>
      </w:r>
      <w:ins w:id="1700" w:author="Editor" w:date="2026-09-10T10:23:00Z">
        <w:r w:rsidR="00540424">
          <w:rPr>
            <w:sz w:val="24"/>
          </w:rPr>
          <w:t>,</w:t>
        </w:r>
      </w:ins>
      <w:r>
        <w:rPr>
          <w:sz w:val="24"/>
        </w:rPr>
        <w:t xml:space="preserve"> and P. Maitra</w:t>
      </w:r>
      <w:ins w:id="1701" w:author="Editor" w:date="2026-09-10T10:23:00Z">
        <w:r w:rsidR="00540424">
          <w:rPr>
            <w:sz w:val="24"/>
          </w:rPr>
          <w:t xml:space="preserve">. </w:t>
        </w:r>
      </w:ins>
      <w:del w:id="1702" w:author="Editor" w:date="2026-09-10T10:23:00Z">
        <w:r w:rsidDel="00540424">
          <w:rPr>
            <w:sz w:val="24"/>
          </w:rPr>
          <w:delText xml:space="preserve"> (</w:delText>
        </w:r>
      </w:del>
      <w:r>
        <w:rPr>
          <w:sz w:val="24"/>
        </w:rPr>
        <w:t>2021</w:t>
      </w:r>
      <w:del w:id="1703" w:author="Editor" w:date="2026-09-10T10:21:00Z">
        <w:r w:rsidDel="00734EB7">
          <w:rPr>
            <w:sz w:val="24"/>
          </w:rPr>
          <w:delText>).</w:delText>
        </w:r>
      </w:del>
      <w:ins w:id="1704" w:author="Editor" w:date="2026-09-10T10:21:00Z">
        <w:r w:rsidR="00734EB7">
          <w:rPr>
            <w:sz w:val="24"/>
          </w:rPr>
          <w:t>.</w:t>
        </w:r>
      </w:ins>
      <w:r>
        <w:rPr>
          <w:spacing w:val="40"/>
          <w:sz w:val="24"/>
        </w:rPr>
        <w:t xml:space="preserve"> </w:t>
      </w:r>
      <w:r>
        <w:rPr>
          <w:sz w:val="24"/>
        </w:rPr>
        <w:t xml:space="preserve">Health </w:t>
      </w:r>
      <w:del w:id="1705" w:author="Editor" w:date="2026-09-10T10:36:00Z">
        <w:r w:rsidDel="003C22BD">
          <w:rPr>
            <w:sz w:val="24"/>
          </w:rPr>
          <w:delText xml:space="preserve">spillover </w:delText>
        </w:r>
      </w:del>
      <w:ins w:id="1706" w:author="Editor" w:date="2026-09-10T10:36:00Z">
        <w:r w:rsidR="003C22BD">
          <w:rPr>
            <w:sz w:val="24"/>
          </w:rPr>
          <w:t xml:space="preserve">Spillover </w:t>
        </w:r>
      </w:ins>
      <w:del w:id="1707" w:author="Editor" w:date="2026-09-10T10:36:00Z">
        <w:r w:rsidDel="003C22BD">
          <w:rPr>
            <w:sz w:val="24"/>
          </w:rPr>
          <w:delText>e</w:delText>
        </w:r>
      </w:del>
      <w:ins w:id="1708" w:author="Editor" w:date="2026-09-10T10:36:00Z">
        <w:r w:rsidR="003C22BD">
          <w:rPr>
            <w:sz w:val="24"/>
          </w:rPr>
          <w:t>E</w:t>
        </w:r>
      </w:ins>
      <w:ins w:id="1709" w:author="Editor" w:date="2026-09-08T18:15:00Z">
        <w:r w:rsidR="00B50A25" w:rsidRPr="00DB5B07">
          <w:t>ff</w:t>
        </w:r>
      </w:ins>
      <w:del w:id="1710" w:author="Editor" w:date="2026-09-08T18:15:00Z">
        <w:r w:rsidDel="00B50A25">
          <w:rPr>
            <w:rFonts w:ascii="Arial MT" w:hAnsi="Arial MT"/>
            <w:sz w:val="24"/>
          </w:rPr>
          <w:delText>ff</w:delText>
        </w:r>
      </w:del>
      <w:r>
        <w:rPr>
          <w:sz w:val="24"/>
        </w:rPr>
        <w:t xml:space="preserve">ects of a </w:t>
      </w:r>
      <w:del w:id="1711" w:author="Editor" w:date="2026-09-10T10:36:00Z">
        <w:r w:rsidDel="003C22BD">
          <w:rPr>
            <w:sz w:val="24"/>
          </w:rPr>
          <w:delText xml:space="preserve">conditional </w:delText>
        </w:r>
      </w:del>
      <w:ins w:id="1712" w:author="Editor" w:date="2026-09-10T10:36:00Z">
        <w:r w:rsidR="003C22BD">
          <w:rPr>
            <w:sz w:val="24"/>
          </w:rPr>
          <w:t xml:space="preserve">Conditional </w:t>
        </w:r>
      </w:ins>
      <w:del w:id="1713" w:author="Editor" w:date="2026-09-10T10:36:00Z">
        <w:r w:rsidDel="003C22BD">
          <w:rPr>
            <w:sz w:val="24"/>
          </w:rPr>
          <w:delText xml:space="preserve">cash </w:delText>
        </w:r>
      </w:del>
      <w:ins w:id="1714" w:author="Editor" w:date="2026-09-10T10:36:00Z">
        <w:r w:rsidR="003C22BD">
          <w:rPr>
            <w:sz w:val="24"/>
          </w:rPr>
          <w:t xml:space="preserve">Cash </w:t>
        </w:r>
      </w:ins>
      <w:del w:id="1715" w:author="Editor" w:date="2026-09-10T10:36:00Z">
        <w:r w:rsidDel="003C22BD">
          <w:rPr>
            <w:sz w:val="24"/>
          </w:rPr>
          <w:delText xml:space="preserve">transfer </w:delText>
        </w:r>
      </w:del>
      <w:ins w:id="1716" w:author="Editor" w:date="2026-09-10T10:36:00Z">
        <w:r w:rsidR="003C22BD">
          <w:rPr>
            <w:sz w:val="24"/>
          </w:rPr>
          <w:t xml:space="preserve">Transfer </w:t>
        </w:r>
      </w:ins>
      <w:del w:id="1717" w:author="Editor" w:date="2026-09-10T10:36:00Z">
        <w:r w:rsidDel="003C22BD">
          <w:rPr>
            <w:sz w:val="24"/>
          </w:rPr>
          <w:delText>program</w:delText>
        </w:r>
      </w:del>
      <w:ins w:id="1718" w:author="Editor" w:date="2026-09-10T10:36:00Z">
        <w:r w:rsidR="003C22BD">
          <w:rPr>
            <w:sz w:val="24"/>
          </w:rPr>
          <w:t>Program</w:t>
        </w:r>
      </w:ins>
      <w:r>
        <w:rPr>
          <w:sz w:val="24"/>
        </w:rPr>
        <w:t>.</w:t>
      </w:r>
      <w:r>
        <w:rPr>
          <w:spacing w:val="40"/>
          <w:sz w:val="24"/>
        </w:rPr>
        <w:t xml:space="preserve"> </w:t>
      </w:r>
      <w:r>
        <w:rPr>
          <w:i/>
          <w:sz w:val="24"/>
        </w:rPr>
        <w:t xml:space="preserve">Journal of Population Economics </w:t>
      </w:r>
      <w:r w:rsidRPr="004A2FF4">
        <w:rPr>
          <w:sz w:val="24"/>
        </w:rPr>
        <w:t>34</w:t>
      </w:r>
      <w:del w:id="1719" w:author="Editor" w:date="2026-09-10T10:43:00Z">
        <w:r w:rsidRPr="004D054A" w:rsidDel="004D054A">
          <w:rPr>
            <w:sz w:val="24"/>
          </w:rPr>
          <w:delText>,</w:delText>
        </w:r>
        <w:r w:rsidDel="004D054A">
          <w:rPr>
            <w:sz w:val="24"/>
          </w:rPr>
          <w:delText xml:space="preserve"> </w:delText>
        </w:r>
      </w:del>
      <w:ins w:id="1720" w:author="Editor" w:date="2026-09-10T10:43:00Z">
        <w:r w:rsidR="004D054A">
          <w:rPr>
            <w:sz w:val="24"/>
          </w:rPr>
          <w:t xml:space="preserve">: </w:t>
        </w:r>
      </w:ins>
      <w:r>
        <w:rPr>
          <w:sz w:val="24"/>
        </w:rPr>
        <w:t>893–928.</w:t>
      </w:r>
    </w:p>
    <w:p w14:paraId="3EB5BD0E" w14:textId="77777777" w:rsidR="006F1B3D" w:rsidRDefault="00191F14" w:rsidP="008C7539">
      <w:pPr>
        <w:pStyle w:val="BodyText"/>
        <w:suppressAutoHyphens/>
        <w:spacing w:before="197" w:line="249" w:lineRule="auto"/>
        <w:ind w:left="234" w:right="718" w:hanging="235"/>
        <w:jc w:val="both"/>
      </w:pPr>
      <w:bookmarkStart w:id="1721" w:name="_bookmark46"/>
      <w:bookmarkEnd w:id="1721"/>
      <w:r>
        <w:t>de</w:t>
      </w:r>
      <w:r>
        <w:rPr>
          <w:spacing w:val="-7"/>
        </w:rPr>
        <w:t xml:space="preserve"> </w:t>
      </w:r>
      <w:r>
        <w:t>Chaisemartin,</w:t>
      </w:r>
      <w:r>
        <w:rPr>
          <w:spacing w:val="-6"/>
        </w:rPr>
        <w:t xml:space="preserve"> </w:t>
      </w:r>
      <w:r>
        <w:t>C.</w:t>
      </w:r>
      <w:ins w:id="1722" w:author="Editor" w:date="2026-09-10T10:23:00Z">
        <w:r w:rsidR="00540424">
          <w:t>,</w:t>
        </w:r>
      </w:ins>
      <w:r>
        <w:rPr>
          <w:spacing w:val="-7"/>
        </w:rPr>
        <w:t xml:space="preserve"> </w:t>
      </w:r>
      <w:r>
        <w:t>and</w:t>
      </w:r>
      <w:r>
        <w:rPr>
          <w:spacing w:val="-7"/>
        </w:rPr>
        <w:t xml:space="preserve"> </w:t>
      </w:r>
      <w:r>
        <w:t>X.</w:t>
      </w:r>
      <w:r>
        <w:rPr>
          <w:spacing w:val="-7"/>
        </w:rPr>
        <w:t xml:space="preserve"> </w:t>
      </w:r>
      <w:r>
        <w:t>D’Haultfœuille</w:t>
      </w:r>
      <w:del w:id="1723" w:author="Editor" w:date="2026-09-10T10:23:00Z">
        <w:r w:rsidDel="00540424">
          <w:rPr>
            <w:spacing w:val="-7"/>
          </w:rPr>
          <w:delText xml:space="preserve"> </w:delText>
        </w:r>
        <w:r w:rsidDel="00540424">
          <w:delText>(</w:delText>
        </w:r>
      </w:del>
      <w:ins w:id="1724" w:author="Editor" w:date="2026-09-10T10:23:00Z">
        <w:r w:rsidR="00540424">
          <w:t xml:space="preserve">. </w:t>
        </w:r>
      </w:ins>
      <w:r>
        <w:t>2020</w:t>
      </w:r>
      <w:del w:id="1725" w:author="Editor" w:date="2026-09-10T10:21:00Z">
        <w:r w:rsidDel="00734EB7">
          <w:delText>).</w:delText>
        </w:r>
      </w:del>
      <w:ins w:id="1726" w:author="Editor" w:date="2026-09-10T10:21:00Z">
        <w:r w:rsidR="00734EB7">
          <w:t>.</w:t>
        </w:r>
      </w:ins>
      <w:r>
        <w:rPr>
          <w:spacing w:val="20"/>
        </w:rPr>
        <w:t xml:space="preserve"> </w:t>
      </w:r>
      <w:r>
        <w:t>Two-</w:t>
      </w:r>
      <w:del w:id="1727" w:author="Editor" w:date="2026-09-10T10:36:00Z">
        <w:r w:rsidDel="003C22BD">
          <w:delText>way</w:delText>
        </w:r>
        <w:r w:rsidDel="003C22BD">
          <w:rPr>
            <w:spacing w:val="-7"/>
          </w:rPr>
          <w:delText xml:space="preserve"> </w:delText>
        </w:r>
      </w:del>
      <w:ins w:id="1728" w:author="Editor" w:date="2026-09-10T10:36:00Z">
        <w:r w:rsidR="003C22BD">
          <w:t>Way</w:t>
        </w:r>
        <w:r w:rsidR="003C22BD">
          <w:rPr>
            <w:spacing w:val="-7"/>
          </w:rPr>
          <w:t xml:space="preserve"> </w:t>
        </w:r>
      </w:ins>
      <w:del w:id="1729" w:author="Editor" w:date="2026-09-10T10:36:00Z">
        <w:r w:rsidDel="003C22BD">
          <w:delText>fixed</w:delText>
        </w:r>
        <w:r w:rsidDel="003C22BD">
          <w:rPr>
            <w:spacing w:val="-7"/>
          </w:rPr>
          <w:delText xml:space="preserve"> </w:delText>
        </w:r>
      </w:del>
      <w:ins w:id="1730" w:author="Editor" w:date="2026-09-10T10:36:00Z">
        <w:r w:rsidR="003C22BD">
          <w:t>Fixed</w:t>
        </w:r>
        <w:r w:rsidR="003C22BD">
          <w:rPr>
            <w:spacing w:val="-7"/>
          </w:rPr>
          <w:t xml:space="preserve"> </w:t>
        </w:r>
      </w:ins>
      <w:del w:id="1731" w:author="Editor" w:date="2026-09-10T10:36:00Z">
        <w:r w:rsidDel="003C22BD">
          <w:delText>e</w:delText>
        </w:r>
      </w:del>
      <w:ins w:id="1732" w:author="Editor" w:date="2026-09-10T10:36:00Z">
        <w:r w:rsidR="003C22BD">
          <w:t>E</w:t>
        </w:r>
      </w:ins>
      <w:ins w:id="1733" w:author="Editor" w:date="2026-09-08T18:15:00Z">
        <w:r w:rsidR="00B50A25" w:rsidRPr="00DB5B07">
          <w:t>ff</w:t>
        </w:r>
      </w:ins>
      <w:del w:id="1734" w:author="Editor" w:date="2026-09-08T18:15:00Z">
        <w:r w:rsidDel="00B50A25">
          <w:rPr>
            <w:rFonts w:ascii="Arial MT" w:hAnsi="Arial MT"/>
          </w:rPr>
          <w:delText>ff</w:delText>
        </w:r>
      </w:del>
      <w:r>
        <w:t>ects</w:t>
      </w:r>
      <w:r>
        <w:rPr>
          <w:spacing w:val="-7"/>
        </w:rPr>
        <w:t xml:space="preserve"> </w:t>
      </w:r>
      <w:del w:id="1735" w:author="Editor" w:date="2026-09-10T10:36:00Z">
        <w:r w:rsidDel="003C22BD">
          <w:delText>estimators</w:delText>
        </w:r>
        <w:r w:rsidDel="003C22BD">
          <w:rPr>
            <w:spacing w:val="-7"/>
          </w:rPr>
          <w:delText xml:space="preserve"> </w:delText>
        </w:r>
      </w:del>
      <w:ins w:id="1736" w:author="Editor" w:date="2026-09-10T10:36:00Z">
        <w:r w:rsidR="003C22BD">
          <w:t>Estimators</w:t>
        </w:r>
        <w:r w:rsidR="003C22BD">
          <w:rPr>
            <w:spacing w:val="-7"/>
          </w:rPr>
          <w:t xml:space="preserve"> </w:t>
        </w:r>
      </w:ins>
      <w:r>
        <w:t>with</w:t>
      </w:r>
      <w:r>
        <w:rPr>
          <w:spacing w:val="-7"/>
        </w:rPr>
        <w:t xml:space="preserve"> </w:t>
      </w:r>
      <w:del w:id="1737" w:author="Editor" w:date="2026-09-10T10:36:00Z">
        <w:r w:rsidDel="003C22BD">
          <w:delText>h</w:delText>
        </w:r>
      </w:del>
      <w:ins w:id="1738" w:author="Editor" w:date="2026-09-10T10:36:00Z">
        <w:r w:rsidR="003C22BD">
          <w:t>H</w:t>
        </w:r>
      </w:ins>
      <w:r>
        <w:t>etero</w:t>
      </w:r>
      <w:del w:id="1739" w:author="Editor" w:date="2026-09-10T08:57:00Z">
        <w:r w:rsidDel="00D261A8">
          <w:delText>-</w:delText>
        </w:r>
      </w:del>
      <w:r>
        <w:t xml:space="preserve">geneous </w:t>
      </w:r>
      <w:del w:id="1740" w:author="Editor" w:date="2026-09-10T10:36:00Z">
        <w:r w:rsidDel="003C22BD">
          <w:delText xml:space="preserve">treatment </w:delText>
        </w:r>
      </w:del>
      <w:ins w:id="1741" w:author="Editor" w:date="2026-09-10T10:36:00Z">
        <w:r w:rsidR="003C22BD">
          <w:t xml:space="preserve">Treatment </w:t>
        </w:r>
      </w:ins>
      <w:del w:id="1742" w:author="Editor" w:date="2026-09-10T10:36:00Z">
        <w:r w:rsidDel="003C22BD">
          <w:delText>e</w:delText>
        </w:r>
      </w:del>
      <w:ins w:id="1743" w:author="Editor" w:date="2026-09-10T10:36:00Z">
        <w:r w:rsidR="003C22BD">
          <w:t>E</w:t>
        </w:r>
      </w:ins>
      <w:ins w:id="1744" w:author="Editor" w:date="2026-09-08T18:15:00Z">
        <w:r w:rsidR="00B50A25" w:rsidRPr="00DB5B07">
          <w:t>ff</w:t>
        </w:r>
      </w:ins>
      <w:del w:id="1745" w:author="Editor" w:date="2026-09-08T18:15:00Z">
        <w:r w:rsidDel="00B50A25">
          <w:rPr>
            <w:rFonts w:ascii="Arial MT" w:hAnsi="Arial MT"/>
          </w:rPr>
          <w:delText>ff</w:delText>
        </w:r>
      </w:del>
      <w:r>
        <w:t>ects.</w:t>
      </w:r>
      <w:r>
        <w:rPr>
          <w:spacing w:val="40"/>
        </w:rPr>
        <w:t xml:space="preserve"> </w:t>
      </w:r>
      <w:r>
        <w:rPr>
          <w:i/>
        </w:rPr>
        <w:t xml:space="preserve">American Economic Review </w:t>
      </w:r>
      <w:r w:rsidRPr="004A2FF4">
        <w:t>110</w:t>
      </w:r>
      <w:r>
        <w:t>(9</w:t>
      </w:r>
      <w:del w:id="1746" w:author="Editor" w:date="2026-09-10T10:43:00Z">
        <w:r w:rsidDel="004D054A">
          <w:delText xml:space="preserve">), </w:delText>
        </w:r>
      </w:del>
      <w:ins w:id="1747" w:author="Editor" w:date="2026-09-10T10:43:00Z">
        <w:r w:rsidR="004D054A">
          <w:t xml:space="preserve">): </w:t>
        </w:r>
      </w:ins>
      <w:r>
        <w:t>2964–2996.</w:t>
      </w:r>
    </w:p>
    <w:p w14:paraId="5D228F43" w14:textId="77777777" w:rsidR="006F1B3D" w:rsidRDefault="00191F14" w:rsidP="008C7539">
      <w:pPr>
        <w:suppressAutoHyphens/>
        <w:spacing w:before="201" w:line="249" w:lineRule="auto"/>
        <w:ind w:left="234" w:right="718" w:hanging="235"/>
        <w:jc w:val="both"/>
        <w:rPr>
          <w:sz w:val="24"/>
        </w:rPr>
      </w:pPr>
      <w:bookmarkStart w:id="1748" w:name="_bookmark47"/>
      <w:bookmarkEnd w:id="1748"/>
      <w:r>
        <w:rPr>
          <w:sz w:val="24"/>
        </w:rPr>
        <w:t>de Chaisemartin, C.</w:t>
      </w:r>
      <w:ins w:id="1749" w:author="Editor" w:date="2026-09-10T10:23:00Z">
        <w:r w:rsidR="00540424">
          <w:rPr>
            <w:sz w:val="24"/>
          </w:rPr>
          <w:t>,</w:t>
        </w:r>
      </w:ins>
      <w:r>
        <w:rPr>
          <w:sz w:val="24"/>
        </w:rPr>
        <w:t xml:space="preserve"> and X. D’Haultfœuille</w:t>
      </w:r>
      <w:ins w:id="1750" w:author="Editor" w:date="2026-09-10T10:23:00Z">
        <w:r w:rsidR="00540424">
          <w:rPr>
            <w:sz w:val="24"/>
          </w:rPr>
          <w:t>.</w:t>
        </w:r>
      </w:ins>
      <w:r>
        <w:rPr>
          <w:sz w:val="24"/>
        </w:rPr>
        <w:t xml:space="preserve"> </w:t>
      </w:r>
      <w:del w:id="1751" w:author="Editor" w:date="2026-09-10T10:23:00Z">
        <w:r w:rsidDel="00540424">
          <w:rPr>
            <w:sz w:val="24"/>
          </w:rPr>
          <w:delText>(</w:delText>
        </w:r>
      </w:del>
      <w:r>
        <w:rPr>
          <w:sz w:val="24"/>
        </w:rPr>
        <w:t>2026</w:t>
      </w:r>
      <w:del w:id="1752" w:author="Editor" w:date="2026-09-10T10:21:00Z">
        <w:r w:rsidDel="00734EB7">
          <w:rPr>
            <w:sz w:val="24"/>
          </w:rPr>
          <w:delText>).</w:delText>
        </w:r>
      </w:del>
      <w:ins w:id="1753" w:author="Editor" w:date="2026-09-10T10:21:00Z">
        <w:r w:rsidR="00734EB7">
          <w:rPr>
            <w:sz w:val="24"/>
          </w:rPr>
          <w:t>.</w:t>
        </w:r>
      </w:ins>
      <w:r>
        <w:rPr>
          <w:spacing w:val="40"/>
          <w:sz w:val="24"/>
        </w:rPr>
        <w:t xml:space="preserve"> </w:t>
      </w:r>
      <w:r>
        <w:rPr>
          <w:sz w:val="24"/>
        </w:rPr>
        <w:t>Di</w:t>
      </w:r>
      <w:ins w:id="1754" w:author="Editor" w:date="2026-09-08T18:15:00Z">
        <w:r w:rsidR="00B50A25" w:rsidRPr="00DB5B07">
          <w:t>ff</w:t>
        </w:r>
      </w:ins>
      <w:del w:id="1755" w:author="Editor" w:date="2026-09-08T18:15:00Z">
        <w:r w:rsidDel="00B50A25">
          <w:rPr>
            <w:rFonts w:ascii="Arial MT" w:hAnsi="Arial MT"/>
            <w:sz w:val="24"/>
          </w:rPr>
          <w:delText>ff</w:delText>
        </w:r>
      </w:del>
      <w:r>
        <w:rPr>
          <w:sz w:val="24"/>
        </w:rPr>
        <w:t>erence-in-</w:t>
      </w:r>
      <w:del w:id="1756" w:author="Editor" w:date="2026-09-10T10:36:00Z">
        <w:r w:rsidDel="003C22BD">
          <w:rPr>
            <w:sz w:val="24"/>
          </w:rPr>
          <w:delText>d</w:delText>
        </w:r>
      </w:del>
      <w:ins w:id="1757" w:author="Editor" w:date="2026-09-10T10:36:00Z">
        <w:r w:rsidR="003C22BD">
          <w:rPr>
            <w:sz w:val="24"/>
          </w:rPr>
          <w:t>D</w:t>
        </w:r>
      </w:ins>
      <w:r>
        <w:rPr>
          <w:sz w:val="24"/>
        </w:rPr>
        <w:t>i</w:t>
      </w:r>
      <w:ins w:id="1758" w:author="Editor" w:date="2026-09-08T18:15:00Z">
        <w:r w:rsidR="00B50A25" w:rsidRPr="00DB5B07">
          <w:t>ff</w:t>
        </w:r>
      </w:ins>
      <w:del w:id="1759" w:author="Editor" w:date="2026-09-08T18:15:00Z">
        <w:r w:rsidDel="00B50A25">
          <w:rPr>
            <w:rFonts w:ascii="Arial MT" w:hAnsi="Arial MT"/>
            <w:sz w:val="24"/>
          </w:rPr>
          <w:delText>ff</w:delText>
        </w:r>
      </w:del>
      <w:r>
        <w:rPr>
          <w:sz w:val="24"/>
        </w:rPr>
        <w:t xml:space="preserve">erences </w:t>
      </w:r>
      <w:del w:id="1760" w:author="Editor" w:date="2026-09-10T10:36:00Z">
        <w:r w:rsidDel="003C22BD">
          <w:rPr>
            <w:sz w:val="24"/>
          </w:rPr>
          <w:delText xml:space="preserve">estimators </w:delText>
        </w:r>
      </w:del>
      <w:ins w:id="1761" w:author="Editor" w:date="2026-09-10T10:36:00Z">
        <w:r w:rsidR="003C22BD">
          <w:rPr>
            <w:sz w:val="24"/>
          </w:rPr>
          <w:t xml:space="preserve">Estimators </w:t>
        </w:r>
      </w:ins>
      <w:r>
        <w:rPr>
          <w:sz w:val="24"/>
        </w:rPr>
        <w:t xml:space="preserve">of </w:t>
      </w:r>
      <w:del w:id="1762" w:author="Editor" w:date="2026-09-10T10:36:00Z">
        <w:r w:rsidDel="003C22BD">
          <w:rPr>
            <w:sz w:val="24"/>
          </w:rPr>
          <w:delText>i</w:delText>
        </w:r>
      </w:del>
      <w:ins w:id="1763" w:author="Editor" w:date="2026-09-10T10:36:00Z">
        <w:r w:rsidR="003C22BD">
          <w:rPr>
            <w:sz w:val="24"/>
          </w:rPr>
          <w:t>I</w:t>
        </w:r>
      </w:ins>
      <w:r>
        <w:rPr>
          <w:sz w:val="24"/>
        </w:rPr>
        <w:t>n</w:t>
      </w:r>
      <w:del w:id="1764" w:author="Editor" w:date="2026-09-10T08:57:00Z">
        <w:r w:rsidDel="00D261A8">
          <w:rPr>
            <w:sz w:val="24"/>
          </w:rPr>
          <w:delText>-</w:delText>
        </w:r>
      </w:del>
      <w:r>
        <w:rPr>
          <w:sz w:val="24"/>
        </w:rPr>
        <w:t xml:space="preserve">tertemporal </w:t>
      </w:r>
      <w:del w:id="1765" w:author="Editor" w:date="2026-09-10T10:36:00Z">
        <w:r w:rsidDel="003C22BD">
          <w:rPr>
            <w:sz w:val="24"/>
          </w:rPr>
          <w:delText xml:space="preserve">treatment </w:delText>
        </w:r>
      </w:del>
      <w:ins w:id="1766" w:author="Editor" w:date="2026-09-10T10:36:00Z">
        <w:r w:rsidR="003C22BD">
          <w:rPr>
            <w:sz w:val="24"/>
          </w:rPr>
          <w:t xml:space="preserve">Treatment </w:t>
        </w:r>
      </w:ins>
      <w:del w:id="1767" w:author="Editor" w:date="2026-09-10T10:36:00Z">
        <w:r w:rsidDel="003C22BD">
          <w:rPr>
            <w:sz w:val="24"/>
          </w:rPr>
          <w:delText>e</w:delText>
        </w:r>
      </w:del>
      <w:ins w:id="1768" w:author="Editor" w:date="2026-09-10T10:36:00Z">
        <w:r w:rsidR="003C22BD">
          <w:rPr>
            <w:sz w:val="24"/>
          </w:rPr>
          <w:t>E</w:t>
        </w:r>
      </w:ins>
      <w:ins w:id="1769" w:author="Editor" w:date="2026-09-08T18:16:00Z">
        <w:r w:rsidR="00B50A25" w:rsidRPr="00DB5B07">
          <w:t>ff</w:t>
        </w:r>
      </w:ins>
      <w:del w:id="1770" w:author="Editor" w:date="2026-09-08T18:16:00Z">
        <w:r w:rsidDel="00B50A25">
          <w:rPr>
            <w:rFonts w:ascii="Arial MT" w:hAnsi="Arial MT"/>
            <w:sz w:val="24"/>
          </w:rPr>
          <w:delText>ff</w:delText>
        </w:r>
      </w:del>
      <w:r>
        <w:rPr>
          <w:sz w:val="24"/>
        </w:rPr>
        <w:t>ects.</w:t>
      </w:r>
      <w:r>
        <w:rPr>
          <w:spacing w:val="40"/>
          <w:sz w:val="24"/>
        </w:rPr>
        <w:t xml:space="preserve"> </w:t>
      </w:r>
      <w:r>
        <w:rPr>
          <w:i/>
          <w:sz w:val="24"/>
        </w:rPr>
        <w:t xml:space="preserve">The Review of Economics and Statistics </w:t>
      </w:r>
      <w:r w:rsidRPr="004A2FF4">
        <w:rPr>
          <w:sz w:val="24"/>
        </w:rPr>
        <w:t>108</w:t>
      </w:r>
      <w:r w:rsidRPr="004D054A">
        <w:rPr>
          <w:sz w:val="24"/>
        </w:rPr>
        <w:t>(</w:t>
      </w:r>
      <w:r>
        <w:rPr>
          <w:sz w:val="24"/>
        </w:rPr>
        <w:t>4</w:t>
      </w:r>
      <w:del w:id="1771" w:author="Editor" w:date="2026-09-10T10:43:00Z">
        <w:r w:rsidDel="004D054A">
          <w:rPr>
            <w:sz w:val="24"/>
          </w:rPr>
          <w:delText xml:space="preserve">), </w:delText>
        </w:r>
      </w:del>
      <w:ins w:id="1772" w:author="Editor" w:date="2026-09-10T10:43:00Z">
        <w:r w:rsidR="004D054A">
          <w:rPr>
            <w:sz w:val="24"/>
          </w:rPr>
          <w:t xml:space="preserve">): </w:t>
        </w:r>
      </w:ins>
      <w:r>
        <w:rPr>
          <w:sz w:val="24"/>
        </w:rPr>
        <w:t>863–880.</w:t>
      </w:r>
    </w:p>
    <w:p w14:paraId="11DEDAA1" w14:textId="77777777" w:rsidR="006F1B3D" w:rsidRDefault="006F1B3D" w:rsidP="008C7539">
      <w:pPr>
        <w:suppressAutoHyphens/>
        <w:spacing w:line="249" w:lineRule="auto"/>
        <w:jc w:val="both"/>
        <w:rPr>
          <w:sz w:val="24"/>
        </w:rPr>
        <w:sectPr w:rsidR="006F1B3D">
          <w:pgSz w:w="12240" w:h="15840"/>
          <w:pgMar w:top="1700" w:right="720" w:bottom="1420" w:left="1440" w:header="0" w:footer="1223" w:gutter="0"/>
          <w:cols w:space="720"/>
        </w:sectPr>
      </w:pPr>
    </w:p>
    <w:p w14:paraId="2D760B6F" w14:textId="77777777" w:rsidR="006F1B3D" w:rsidRDefault="00191F14" w:rsidP="008C7539">
      <w:pPr>
        <w:pStyle w:val="BodyText"/>
        <w:suppressAutoHyphens/>
        <w:spacing w:before="75" w:line="252" w:lineRule="auto"/>
        <w:ind w:left="234" w:right="718" w:hanging="235"/>
        <w:jc w:val="both"/>
      </w:pPr>
      <w:bookmarkStart w:id="1773" w:name="_bookmark48"/>
      <w:bookmarkEnd w:id="1773"/>
      <w:r>
        <w:lastRenderedPageBreak/>
        <w:t>Duflo,</w:t>
      </w:r>
      <w:r>
        <w:rPr>
          <w:spacing w:val="-7"/>
        </w:rPr>
        <w:t xml:space="preserve"> </w:t>
      </w:r>
      <w:r>
        <w:t>E.</w:t>
      </w:r>
      <w:r>
        <w:rPr>
          <w:spacing w:val="-8"/>
        </w:rPr>
        <w:t xml:space="preserve"> </w:t>
      </w:r>
      <w:del w:id="1774" w:author="Editor" w:date="2026-09-10T10:23:00Z">
        <w:r w:rsidDel="00540424">
          <w:delText>(</w:delText>
        </w:r>
      </w:del>
      <w:r>
        <w:t>2000</w:t>
      </w:r>
      <w:del w:id="1775" w:author="Editor" w:date="2026-09-10T10:21:00Z">
        <w:r w:rsidDel="00734EB7">
          <w:delText>).</w:delText>
        </w:r>
      </w:del>
      <w:ins w:id="1776" w:author="Editor" w:date="2026-09-10T10:21:00Z">
        <w:r w:rsidR="00734EB7">
          <w:t>.</w:t>
        </w:r>
      </w:ins>
      <w:r>
        <w:rPr>
          <w:spacing w:val="14"/>
        </w:rPr>
        <w:t xml:space="preserve"> </w:t>
      </w:r>
      <w:r>
        <w:t>Child</w:t>
      </w:r>
      <w:r>
        <w:rPr>
          <w:spacing w:val="-8"/>
        </w:rPr>
        <w:t xml:space="preserve"> </w:t>
      </w:r>
      <w:del w:id="1777" w:author="Editor" w:date="2026-09-10T10:35:00Z">
        <w:r w:rsidDel="003C22BD">
          <w:delText>health</w:delText>
        </w:r>
        <w:r w:rsidDel="003C22BD">
          <w:rPr>
            <w:spacing w:val="-8"/>
          </w:rPr>
          <w:delText xml:space="preserve"> </w:delText>
        </w:r>
      </w:del>
      <w:ins w:id="1778" w:author="Editor" w:date="2026-09-10T10:35:00Z">
        <w:r w:rsidR="003C22BD">
          <w:t>Health</w:t>
        </w:r>
        <w:r w:rsidR="003C22BD">
          <w:rPr>
            <w:spacing w:val="-8"/>
          </w:rPr>
          <w:t xml:space="preserve"> </w:t>
        </w:r>
      </w:ins>
      <w:r>
        <w:t>and</w:t>
      </w:r>
      <w:r>
        <w:rPr>
          <w:spacing w:val="-8"/>
        </w:rPr>
        <w:t xml:space="preserve"> </w:t>
      </w:r>
      <w:del w:id="1779" w:author="Editor" w:date="2026-09-10T10:35:00Z">
        <w:r w:rsidDel="003C22BD">
          <w:delText>household</w:delText>
        </w:r>
        <w:r w:rsidDel="003C22BD">
          <w:rPr>
            <w:spacing w:val="-8"/>
          </w:rPr>
          <w:delText xml:space="preserve"> </w:delText>
        </w:r>
      </w:del>
      <w:ins w:id="1780" w:author="Editor" w:date="2026-09-10T10:35:00Z">
        <w:r w:rsidR="003C22BD">
          <w:t>Household</w:t>
        </w:r>
        <w:r w:rsidR="003C22BD">
          <w:rPr>
            <w:spacing w:val="-8"/>
          </w:rPr>
          <w:t xml:space="preserve"> </w:t>
        </w:r>
      </w:ins>
      <w:del w:id="1781" w:author="Editor" w:date="2026-09-10T10:35:00Z">
        <w:r w:rsidDel="003C22BD">
          <w:delText>resources</w:delText>
        </w:r>
        <w:r w:rsidDel="003C22BD">
          <w:rPr>
            <w:spacing w:val="-8"/>
          </w:rPr>
          <w:delText xml:space="preserve"> </w:delText>
        </w:r>
      </w:del>
      <w:ins w:id="1782" w:author="Editor" w:date="2026-09-10T10:35:00Z">
        <w:r w:rsidR="003C22BD">
          <w:t>Resources</w:t>
        </w:r>
        <w:r w:rsidR="003C22BD">
          <w:rPr>
            <w:spacing w:val="-8"/>
          </w:rPr>
          <w:t xml:space="preserve"> </w:t>
        </w:r>
      </w:ins>
      <w:r>
        <w:t>in</w:t>
      </w:r>
      <w:r>
        <w:rPr>
          <w:spacing w:val="-8"/>
        </w:rPr>
        <w:t xml:space="preserve"> </w:t>
      </w:r>
      <w:del w:id="1783" w:author="Editor" w:date="2026-09-10T10:35:00Z">
        <w:r w:rsidDel="003C22BD">
          <w:delText>south</w:delText>
        </w:r>
        <w:r w:rsidDel="003C22BD">
          <w:rPr>
            <w:spacing w:val="-8"/>
          </w:rPr>
          <w:delText xml:space="preserve"> </w:delText>
        </w:r>
      </w:del>
      <w:ins w:id="1784" w:author="Editor" w:date="2026-09-10T10:35:00Z">
        <w:r w:rsidR="003C22BD">
          <w:t>South</w:t>
        </w:r>
        <w:r w:rsidR="003C22BD">
          <w:rPr>
            <w:spacing w:val="-8"/>
          </w:rPr>
          <w:t xml:space="preserve"> </w:t>
        </w:r>
      </w:ins>
      <w:del w:id="1785" w:author="Editor" w:date="2026-09-10T08:57:00Z">
        <w:r w:rsidDel="00D261A8">
          <w:delText>africa</w:delText>
        </w:r>
      </w:del>
      <w:ins w:id="1786" w:author="Editor" w:date="2026-09-10T08:57:00Z">
        <w:r w:rsidR="00D261A8">
          <w:t>Africa</w:t>
        </w:r>
      </w:ins>
      <w:r>
        <w:t>: Evidence</w:t>
      </w:r>
      <w:r>
        <w:rPr>
          <w:spacing w:val="-8"/>
        </w:rPr>
        <w:t xml:space="preserve"> </w:t>
      </w:r>
      <w:r>
        <w:t>from</w:t>
      </w:r>
      <w:r>
        <w:rPr>
          <w:spacing w:val="-8"/>
        </w:rPr>
        <w:t xml:space="preserve"> </w:t>
      </w:r>
      <w:r>
        <w:t>the</w:t>
      </w:r>
      <w:r>
        <w:rPr>
          <w:spacing w:val="-8"/>
        </w:rPr>
        <w:t xml:space="preserve"> </w:t>
      </w:r>
      <w:del w:id="1787" w:author="Editor" w:date="2026-09-10T10:35:00Z">
        <w:r w:rsidDel="003C22BD">
          <w:delText>old</w:delText>
        </w:r>
        <w:r w:rsidDel="003C22BD">
          <w:rPr>
            <w:spacing w:val="-8"/>
          </w:rPr>
          <w:delText xml:space="preserve"> </w:delText>
        </w:r>
      </w:del>
      <w:ins w:id="1788" w:author="Editor" w:date="2026-09-10T10:35:00Z">
        <w:r w:rsidR="003C22BD">
          <w:t>Old</w:t>
        </w:r>
        <w:r w:rsidR="003C22BD">
          <w:rPr>
            <w:spacing w:val="-8"/>
          </w:rPr>
          <w:t xml:space="preserve"> </w:t>
        </w:r>
      </w:ins>
      <w:del w:id="1789" w:author="Editor" w:date="2026-09-10T10:35:00Z">
        <w:r w:rsidDel="003C22BD">
          <w:delText xml:space="preserve">age </w:delText>
        </w:r>
      </w:del>
      <w:ins w:id="1790" w:author="Editor" w:date="2026-09-10T10:35:00Z">
        <w:r w:rsidR="003C22BD">
          <w:t xml:space="preserve">Age </w:t>
        </w:r>
      </w:ins>
      <w:del w:id="1791" w:author="Editor" w:date="2026-09-10T10:35:00Z">
        <w:r w:rsidDel="003C22BD">
          <w:delText xml:space="preserve">pension </w:delText>
        </w:r>
      </w:del>
      <w:ins w:id="1792" w:author="Editor" w:date="2026-09-10T10:35:00Z">
        <w:r w:rsidR="003C22BD">
          <w:t xml:space="preserve">Pension </w:t>
        </w:r>
      </w:ins>
      <w:del w:id="1793" w:author="Editor" w:date="2026-09-10T10:35:00Z">
        <w:r w:rsidDel="003C22BD">
          <w:delText>program</w:delText>
        </w:r>
      </w:del>
      <w:ins w:id="1794" w:author="Editor" w:date="2026-09-10T10:35:00Z">
        <w:r w:rsidR="003C22BD">
          <w:t>Program</w:t>
        </w:r>
      </w:ins>
      <w:r>
        <w:t>.</w:t>
      </w:r>
      <w:r>
        <w:rPr>
          <w:spacing w:val="40"/>
        </w:rPr>
        <w:t xml:space="preserve"> </w:t>
      </w:r>
      <w:r>
        <w:rPr>
          <w:i/>
        </w:rPr>
        <w:t xml:space="preserve">American Economic Review </w:t>
      </w:r>
      <w:r w:rsidRPr="004A2FF4">
        <w:t>90</w:t>
      </w:r>
      <w:r>
        <w:t>(2</w:t>
      </w:r>
      <w:del w:id="1795" w:author="Editor" w:date="2026-09-10T10:43:00Z">
        <w:r w:rsidDel="004D054A">
          <w:delText xml:space="preserve">), </w:delText>
        </w:r>
      </w:del>
      <w:ins w:id="1796" w:author="Editor" w:date="2026-09-10T10:43:00Z">
        <w:r w:rsidR="004D054A">
          <w:t xml:space="preserve">): </w:t>
        </w:r>
      </w:ins>
      <w:r>
        <w:t>393–398.</w:t>
      </w:r>
    </w:p>
    <w:p w14:paraId="24A17CF7" w14:textId="77777777" w:rsidR="006F1B3D" w:rsidRDefault="00540424" w:rsidP="008C7539">
      <w:pPr>
        <w:pStyle w:val="BodyText"/>
        <w:suppressAutoHyphens/>
        <w:spacing w:before="188" w:line="252" w:lineRule="auto"/>
        <w:ind w:left="234" w:right="719" w:hanging="235"/>
        <w:jc w:val="both"/>
      </w:pPr>
      <w:bookmarkStart w:id="1797" w:name="_bookmark49"/>
      <w:bookmarkEnd w:id="1797"/>
      <w:ins w:id="1798" w:author="Editor" w:date="2026-09-10T10:23:00Z">
        <w:r>
          <w:t xml:space="preserve">Economic Commission on </w:t>
        </w:r>
      </w:ins>
      <w:ins w:id="1799" w:author="Editor" w:date="2026-09-10T10:24:00Z">
        <w:r>
          <w:t>L</w:t>
        </w:r>
      </w:ins>
      <w:ins w:id="1800" w:author="Editor" w:date="2026-09-10T10:23:00Z">
        <w:r>
          <w:t>atin America and the Caribbean (</w:t>
        </w:r>
      </w:ins>
      <w:r w:rsidR="00191F14">
        <w:t>ECLAC</w:t>
      </w:r>
      <w:ins w:id="1801" w:author="Editor" w:date="2026-09-10T10:23:00Z">
        <w:r>
          <w:t xml:space="preserve">). </w:t>
        </w:r>
      </w:ins>
      <w:del w:id="1802" w:author="Editor" w:date="2026-09-10T10:23:00Z">
        <w:r w:rsidR="00191F14" w:rsidDel="00540424">
          <w:rPr>
            <w:spacing w:val="-9"/>
          </w:rPr>
          <w:delText xml:space="preserve"> </w:delText>
        </w:r>
        <w:r w:rsidR="00191F14" w:rsidDel="00540424">
          <w:delText>(</w:delText>
        </w:r>
      </w:del>
      <w:r w:rsidR="00191F14">
        <w:t>2024</w:t>
      </w:r>
      <w:del w:id="1803" w:author="Editor" w:date="2026-09-10T10:21:00Z">
        <w:r w:rsidR="00191F14" w:rsidDel="00734EB7">
          <w:delText>).</w:delText>
        </w:r>
      </w:del>
      <w:ins w:id="1804" w:author="Editor" w:date="2026-09-10T10:21:00Z">
        <w:r w:rsidR="00734EB7">
          <w:t>.</w:t>
        </w:r>
      </w:ins>
      <w:r w:rsidR="00191F14">
        <w:rPr>
          <w:spacing w:val="13"/>
        </w:rPr>
        <w:t xml:space="preserve"> </w:t>
      </w:r>
      <w:r w:rsidR="00191F14">
        <w:t>Social</w:t>
      </w:r>
      <w:r w:rsidR="00191F14">
        <w:rPr>
          <w:spacing w:val="-8"/>
        </w:rPr>
        <w:t xml:space="preserve"> </w:t>
      </w:r>
      <w:del w:id="1805" w:author="Editor" w:date="2026-09-10T10:35:00Z">
        <w:r w:rsidR="00191F14" w:rsidDel="003C22BD">
          <w:delText>panorama</w:delText>
        </w:r>
        <w:r w:rsidR="00191F14" w:rsidDel="003C22BD">
          <w:rPr>
            <w:spacing w:val="-9"/>
          </w:rPr>
          <w:delText xml:space="preserve"> </w:delText>
        </w:r>
      </w:del>
      <w:ins w:id="1806" w:author="Editor" w:date="2026-09-10T10:35:00Z">
        <w:r w:rsidR="003C22BD">
          <w:t>Panorama</w:t>
        </w:r>
        <w:r w:rsidR="003C22BD">
          <w:rPr>
            <w:spacing w:val="-9"/>
          </w:rPr>
          <w:t xml:space="preserve"> </w:t>
        </w:r>
      </w:ins>
      <w:r w:rsidR="00191F14">
        <w:t>of</w:t>
      </w:r>
      <w:r w:rsidR="00191F14">
        <w:rPr>
          <w:spacing w:val="-8"/>
        </w:rPr>
        <w:t xml:space="preserve"> </w:t>
      </w:r>
      <w:del w:id="1807" w:author="Editor" w:date="2026-09-10T08:57:00Z">
        <w:r w:rsidR="00191F14" w:rsidDel="00D261A8">
          <w:delText>latin</w:delText>
        </w:r>
      </w:del>
      <w:ins w:id="1808" w:author="Editor" w:date="2026-09-10T08:57:00Z">
        <w:r w:rsidR="00D261A8">
          <w:t>Latin</w:t>
        </w:r>
      </w:ins>
      <w:r w:rsidR="00191F14">
        <w:rPr>
          <w:spacing w:val="-9"/>
        </w:rPr>
        <w:t xml:space="preserve"> </w:t>
      </w:r>
      <w:del w:id="1809" w:author="Editor" w:date="2026-09-10T08:57:00Z">
        <w:r w:rsidR="00191F14" w:rsidDel="00D261A8">
          <w:delText>america</w:delText>
        </w:r>
      </w:del>
      <w:ins w:id="1810" w:author="Editor" w:date="2026-09-10T08:57:00Z">
        <w:r w:rsidR="00D261A8">
          <w:t>America</w:t>
        </w:r>
      </w:ins>
      <w:r w:rsidR="00191F14">
        <w:rPr>
          <w:spacing w:val="-9"/>
        </w:rPr>
        <w:t xml:space="preserve"> </w:t>
      </w:r>
      <w:r w:rsidR="00191F14">
        <w:t>and</w:t>
      </w:r>
      <w:r w:rsidR="00191F14">
        <w:rPr>
          <w:spacing w:val="-8"/>
        </w:rPr>
        <w:t xml:space="preserve"> </w:t>
      </w:r>
      <w:r w:rsidR="00191F14">
        <w:t>the</w:t>
      </w:r>
      <w:r w:rsidR="00191F14">
        <w:rPr>
          <w:spacing w:val="-9"/>
        </w:rPr>
        <w:t xml:space="preserve"> </w:t>
      </w:r>
      <w:del w:id="1811" w:author="Editor" w:date="2026-09-10T08:57:00Z">
        <w:r w:rsidR="00191F14" w:rsidDel="00D261A8">
          <w:delText>caribbean</w:delText>
        </w:r>
      </w:del>
      <w:ins w:id="1812" w:author="Editor" w:date="2026-09-10T08:57:00Z">
        <w:r w:rsidR="00D261A8">
          <w:t>Caribbean</w:t>
        </w:r>
      </w:ins>
      <w:r w:rsidR="00191F14">
        <w:rPr>
          <w:spacing w:val="-8"/>
        </w:rPr>
        <w:t xml:space="preserve"> </w:t>
      </w:r>
      <w:r w:rsidR="00191F14">
        <w:t>2024: The</w:t>
      </w:r>
      <w:r w:rsidR="00191F14">
        <w:rPr>
          <w:spacing w:val="-9"/>
        </w:rPr>
        <w:t xml:space="preserve"> </w:t>
      </w:r>
      <w:del w:id="1813" w:author="Editor" w:date="2026-09-10T10:35:00Z">
        <w:r w:rsidR="00191F14" w:rsidDel="003C22BD">
          <w:delText>challenges</w:delText>
        </w:r>
        <w:r w:rsidR="00191F14" w:rsidDel="003C22BD">
          <w:rPr>
            <w:spacing w:val="-8"/>
          </w:rPr>
          <w:delText xml:space="preserve"> </w:delText>
        </w:r>
      </w:del>
      <w:ins w:id="1814" w:author="Editor" w:date="2026-09-10T10:35:00Z">
        <w:r w:rsidR="003C22BD">
          <w:t>Challenges</w:t>
        </w:r>
        <w:r w:rsidR="003C22BD">
          <w:rPr>
            <w:spacing w:val="-8"/>
          </w:rPr>
          <w:t xml:space="preserve"> </w:t>
        </w:r>
      </w:ins>
      <w:r w:rsidR="00191F14">
        <w:t>of</w:t>
      </w:r>
      <w:r w:rsidR="00191F14">
        <w:rPr>
          <w:spacing w:val="-9"/>
        </w:rPr>
        <w:t xml:space="preserve"> </w:t>
      </w:r>
      <w:del w:id="1815" w:author="Editor" w:date="2026-09-10T10:35:00Z">
        <w:r w:rsidR="00191F14" w:rsidDel="003C22BD">
          <w:delText>non</w:delText>
        </w:r>
      </w:del>
      <w:ins w:id="1816" w:author="Editor" w:date="2026-09-10T10:35:00Z">
        <w:r w:rsidR="003C22BD">
          <w:t>Non</w:t>
        </w:r>
      </w:ins>
      <w:r w:rsidR="00191F14">
        <w:t xml:space="preserve">-contributory </w:t>
      </w:r>
      <w:del w:id="1817" w:author="Editor" w:date="2026-09-10T10:35:00Z">
        <w:r w:rsidR="00191F14" w:rsidDel="003C22BD">
          <w:delText xml:space="preserve">social </w:delText>
        </w:r>
      </w:del>
      <w:ins w:id="1818" w:author="Editor" w:date="2026-09-10T10:35:00Z">
        <w:r w:rsidR="003C22BD">
          <w:t xml:space="preserve">Social </w:t>
        </w:r>
      </w:ins>
      <w:del w:id="1819" w:author="Editor" w:date="2026-09-10T10:35:00Z">
        <w:r w:rsidR="00191F14" w:rsidDel="003C22BD">
          <w:delText xml:space="preserve">protection </w:delText>
        </w:r>
      </w:del>
      <w:ins w:id="1820" w:author="Editor" w:date="2026-09-10T10:35:00Z">
        <w:r w:rsidR="003C22BD">
          <w:t xml:space="preserve">Protection </w:t>
        </w:r>
      </w:ins>
      <w:r w:rsidR="00191F14">
        <w:t xml:space="preserve">in </w:t>
      </w:r>
      <w:del w:id="1821" w:author="Editor" w:date="2026-09-10T10:35:00Z">
        <w:r w:rsidR="00191F14" w:rsidDel="003C22BD">
          <w:delText xml:space="preserve">advancing </w:delText>
        </w:r>
      </w:del>
      <w:ins w:id="1822" w:author="Editor" w:date="2026-09-10T10:35:00Z">
        <w:r w:rsidR="003C22BD">
          <w:t xml:space="preserve">Advancing </w:t>
        </w:r>
      </w:ins>
      <w:r w:rsidR="00191F14">
        <w:t xml:space="preserve">towards </w:t>
      </w:r>
      <w:del w:id="1823" w:author="Editor" w:date="2026-09-10T10:35:00Z">
        <w:r w:rsidR="00191F14" w:rsidDel="003C22BD">
          <w:delText xml:space="preserve">inclusive </w:delText>
        </w:r>
      </w:del>
      <w:ins w:id="1824" w:author="Editor" w:date="2026-09-10T10:35:00Z">
        <w:r w:rsidR="003C22BD">
          <w:t xml:space="preserve">Inclusive </w:t>
        </w:r>
      </w:ins>
      <w:del w:id="1825" w:author="Editor" w:date="2026-09-10T10:35:00Z">
        <w:r w:rsidR="00191F14" w:rsidDel="003C22BD">
          <w:delText xml:space="preserve">social </w:delText>
        </w:r>
      </w:del>
      <w:ins w:id="1826" w:author="Editor" w:date="2026-09-10T10:35:00Z">
        <w:r w:rsidR="003C22BD">
          <w:t xml:space="preserve">Social </w:t>
        </w:r>
      </w:ins>
      <w:del w:id="1827" w:author="Editor" w:date="2026-09-10T10:35:00Z">
        <w:r w:rsidR="00191F14" w:rsidDel="003C22BD">
          <w:delText>development</w:delText>
        </w:r>
      </w:del>
      <w:ins w:id="1828" w:author="Editor" w:date="2026-09-10T10:35:00Z">
        <w:r w:rsidR="003C22BD">
          <w:t>Development</w:t>
        </w:r>
      </w:ins>
      <w:r w:rsidR="00191F14">
        <w:t>.</w:t>
      </w:r>
      <w:r w:rsidR="00191F14">
        <w:rPr>
          <w:spacing w:val="40"/>
        </w:rPr>
        <w:t xml:space="preserve"> </w:t>
      </w:r>
      <w:r w:rsidR="00191F14">
        <w:t>Technical report</w:t>
      </w:r>
      <w:del w:id="1829" w:author="Editor" w:date="2026-09-10T10:35:00Z">
        <w:r w:rsidR="00191F14" w:rsidDel="003C22BD">
          <w:delText>, ECLAC</w:delText>
        </w:r>
      </w:del>
      <w:r w:rsidR="00191F14">
        <w:t>.</w:t>
      </w:r>
      <w:ins w:id="1830" w:author="Editor" w:date="2026-09-10T10:43:00Z">
        <w:r w:rsidR="004D054A">
          <w:t xml:space="preserve"> ECLAC, Santiago.</w:t>
        </w:r>
      </w:ins>
    </w:p>
    <w:p w14:paraId="6243C8D3" w14:textId="77777777" w:rsidR="006F1B3D" w:rsidRDefault="00191F14" w:rsidP="008C7539">
      <w:pPr>
        <w:pStyle w:val="BodyText"/>
        <w:suppressAutoHyphens/>
        <w:spacing w:before="187" w:line="252" w:lineRule="auto"/>
        <w:ind w:left="234" w:right="719" w:hanging="235"/>
        <w:jc w:val="both"/>
      </w:pPr>
      <w:bookmarkStart w:id="1831" w:name="_bookmark50"/>
      <w:bookmarkEnd w:id="1831"/>
      <w:r>
        <w:t>Fernald, L.</w:t>
      </w:r>
      <w:del w:id="1832" w:author="Editor" w:date="2026-09-10T10:24:00Z">
        <w:r w:rsidDel="00540424">
          <w:delText xml:space="preserve"> </w:delText>
        </w:r>
      </w:del>
      <w:r>
        <w:t>C., P.</w:t>
      </w:r>
      <w:del w:id="1833" w:author="Editor" w:date="2026-09-10T10:24:00Z">
        <w:r w:rsidDel="00540424">
          <w:delText xml:space="preserve"> </w:delText>
        </w:r>
      </w:del>
      <w:r>
        <w:t>J. Gertler, and X. Hou</w:t>
      </w:r>
      <w:ins w:id="1834" w:author="Editor" w:date="2026-09-10T10:24:00Z">
        <w:r w:rsidR="00540424">
          <w:t>.</w:t>
        </w:r>
      </w:ins>
      <w:del w:id="1835" w:author="Editor" w:date="2026-09-10T10:24:00Z">
        <w:r w:rsidDel="00540424">
          <w:delText xml:space="preserve"> (</w:delText>
        </w:r>
      </w:del>
      <w:ins w:id="1836" w:author="Editor" w:date="2026-09-10T10:24:00Z">
        <w:r w:rsidR="00540424">
          <w:t xml:space="preserve"> </w:t>
        </w:r>
      </w:ins>
      <w:r>
        <w:t>2008</w:t>
      </w:r>
      <w:del w:id="1837" w:author="Editor" w:date="2026-09-10T10:21:00Z">
        <w:r w:rsidDel="00734EB7">
          <w:delText>).</w:delText>
        </w:r>
      </w:del>
      <w:ins w:id="1838" w:author="Editor" w:date="2026-09-10T10:21:00Z">
        <w:r w:rsidR="00734EB7">
          <w:t>.</w:t>
        </w:r>
      </w:ins>
      <w:r>
        <w:rPr>
          <w:spacing w:val="40"/>
        </w:rPr>
        <w:t xml:space="preserve"> </w:t>
      </w:r>
      <w:r>
        <w:t xml:space="preserve">Cash </w:t>
      </w:r>
      <w:del w:id="1839" w:author="Editor" w:date="2026-09-10T10:34:00Z">
        <w:r w:rsidDel="003C22BD">
          <w:delText xml:space="preserve">component </w:delText>
        </w:r>
      </w:del>
      <w:ins w:id="1840" w:author="Editor" w:date="2026-09-10T10:34:00Z">
        <w:r w:rsidR="003C22BD">
          <w:t xml:space="preserve">Component </w:t>
        </w:r>
      </w:ins>
      <w:r>
        <w:t xml:space="preserve">of </w:t>
      </w:r>
      <w:del w:id="1841" w:author="Editor" w:date="2026-09-10T10:34:00Z">
        <w:r w:rsidDel="003C22BD">
          <w:delText xml:space="preserve">conditional </w:delText>
        </w:r>
      </w:del>
      <w:ins w:id="1842" w:author="Editor" w:date="2026-09-10T10:34:00Z">
        <w:r w:rsidR="003C22BD">
          <w:t xml:space="preserve">Conditional </w:t>
        </w:r>
      </w:ins>
      <w:del w:id="1843" w:author="Editor" w:date="2026-09-10T10:34:00Z">
        <w:r w:rsidDel="003C22BD">
          <w:delText xml:space="preserve">cash </w:delText>
        </w:r>
      </w:del>
      <w:ins w:id="1844" w:author="Editor" w:date="2026-09-10T10:34:00Z">
        <w:r w:rsidR="003C22BD">
          <w:t xml:space="preserve">Cash </w:t>
        </w:r>
      </w:ins>
      <w:del w:id="1845" w:author="Editor" w:date="2026-09-10T10:34:00Z">
        <w:r w:rsidDel="003C22BD">
          <w:delText xml:space="preserve">transfer </w:delText>
        </w:r>
      </w:del>
      <w:ins w:id="1846" w:author="Editor" w:date="2026-09-10T10:34:00Z">
        <w:r w:rsidR="003C22BD">
          <w:t xml:space="preserve">Transfer </w:t>
        </w:r>
      </w:ins>
      <w:del w:id="1847" w:author="Editor" w:date="2026-09-10T10:34:00Z">
        <w:r w:rsidDel="003C22BD">
          <w:delText>program</w:delText>
        </w:r>
        <w:r w:rsidDel="003C22BD">
          <w:rPr>
            <w:spacing w:val="-9"/>
          </w:rPr>
          <w:delText xml:space="preserve"> </w:delText>
        </w:r>
      </w:del>
      <w:ins w:id="1848" w:author="Editor" w:date="2026-09-10T10:34:00Z">
        <w:r w:rsidR="003C22BD">
          <w:t>Program</w:t>
        </w:r>
        <w:r w:rsidR="003C22BD">
          <w:rPr>
            <w:spacing w:val="-9"/>
          </w:rPr>
          <w:t xml:space="preserve"> </w:t>
        </w:r>
      </w:ins>
      <w:del w:id="1849" w:author="Editor" w:date="2026-09-10T10:34:00Z">
        <w:r w:rsidDel="003C22BD">
          <w:delText>is</w:delText>
        </w:r>
        <w:r w:rsidDel="003C22BD">
          <w:rPr>
            <w:spacing w:val="-9"/>
          </w:rPr>
          <w:delText xml:space="preserve"> </w:delText>
        </w:r>
      </w:del>
      <w:ins w:id="1850" w:author="Editor" w:date="2026-09-10T10:34:00Z">
        <w:r w:rsidR="003C22BD">
          <w:t>Is</w:t>
        </w:r>
        <w:r w:rsidR="003C22BD">
          <w:rPr>
            <w:spacing w:val="-9"/>
          </w:rPr>
          <w:t xml:space="preserve"> </w:t>
        </w:r>
      </w:ins>
      <w:del w:id="1851" w:author="Editor" w:date="2026-09-10T10:34:00Z">
        <w:r w:rsidDel="003C22BD">
          <w:delText>associated</w:delText>
        </w:r>
        <w:r w:rsidDel="003C22BD">
          <w:rPr>
            <w:spacing w:val="-9"/>
          </w:rPr>
          <w:delText xml:space="preserve"> </w:delText>
        </w:r>
      </w:del>
      <w:ins w:id="1852" w:author="Editor" w:date="2026-09-10T10:34:00Z">
        <w:r w:rsidR="003C22BD">
          <w:t>Associated</w:t>
        </w:r>
        <w:r w:rsidR="003C22BD">
          <w:rPr>
            <w:spacing w:val="-9"/>
          </w:rPr>
          <w:t xml:space="preserve"> </w:t>
        </w:r>
      </w:ins>
      <w:r>
        <w:t>with</w:t>
      </w:r>
      <w:r>
        <w:rPr>
          <w:spacing w:val="-9"/>
        </w:rPr>
        <w:t xml:space="preserve"> </w:t>
      </w:r>
      <w:del w:id="1853" w:author="Editor" w:date="2026-09-10T10:34:00Z">
        <w:r w:rsidDel="003C22BD">
          <w:delText>higher</w:delText>
        </w:r>
        <w:r w:rsidDel="003C22BD">
          <w:rPr>
            <w:spacing w:val="-9"/>
          </w:rPr>
          <w:delText xml:space="preserve"> </w:delText>
        </w:r>
      </w:del>
      <w:ins w:id="1854" w:author="Editor" w:date="2026-09-10T10:34:00Z">
        <w:r w:rsidR="003C22BD">
          <w:t>Higher</w:t>
        </w:r>
        <w:r w:rsidR="003C22BD">
          <w:rPr>
            <w:spacing w:val="-9"/>
          </w:rPr>
          <w:t xml:space="preserve"> </w:t>
        </w:r>
      </w:ins>
      <w:del w:id="1855" w:author="Editor" w:date="2026-09-10T10:34:00Z">
        <w:r w:rsidDel="003C22BD">
          <w:delText>body</w:delText>
        </w:r>
        <w:r w:rsidDel="003C22BD">
          <w:rPr>
            <w:spacing w:val="-9"/>
          </w:rPr>
          <w:delText xml:space="preserve"> </w:delText>
        </w:r>
      </w:del>
      <w:ins w:id="1856" w:author="Editor" w:date="2026-09-10T10:34:00Z">
        <w:r w:rsidR="003C22BD">
          <w:t>Body</w:t>
        </w:r>
        <w:r w:rsidR="003C22BD">
          <w:rPr>
            <w:spacing w:val="-9"/>
          </w:rPr>
          <w:t xml:space="preserve"> </w:t>
        </w:r>
      </w:ins>
      <w:del w:id="1857" w:author="Editor" w:date="2026-09-10T10:35:00Z">
        <w:r w:rsidDel="003C22BD">
          <w:delText>mass</w:delText>
        </w:r>
        <w:r w:rsidDel="003C22BD">
          <w:rPr>
            <w:spacing w:val="-9"/>
          </w:rPr>
          <w:delText xml:space="preserve"> </w:delText>
        </w:r>
      </w:del>
      <w:ins w:id="1858" w:author="Editor" w:date="2026-09-10T10:35:00Z">
        <w:r w:rsidR="003C22BD">
          <w:t>Mass</w:t>
        </w:r>
        <w:r w:rsidR="003C22BD">
          <w:rPr>
            <w:spacing w:val="-9"/>
          </w:rPr>
          <w:t xml:space="preserve"> </w:t>
        </w:r>
      </w:ins>
      <w:del w:id="1859" w:author="Editor" w:date="2026-09-10T10:35:00Z">
        <w:r w:rsidDel="003C22BD">
          <w:delText>index</w:delText>
        </w:r>
        <w:r w:rsidDel="003C22BD">
          <w:rPr>
            <w:spacing w:val="-9"/>
          </w:rPr>
          <w:delText xml:space="preserve"> </w:delText>
        </w:r>
      </w:del>
      <w:ins w:id="1860" w:author="Editor" w:date="2026-09-10T10:35:00Z">
        <w:r w:rsidR="003C22BD">
          <w:t>Index</w:t>
        </w:r>
        <w:r w:rsidR="003C22BD">
          <w:rPr>
            <w:spacing w:val="-9"/>
          </w:rPr>
          <w:t xml:space="preserve"> </w:t>
        </w:r>
      </w:ins>
      <w:r>
        <w:t>and</w:t>
      </w:r>
      <w:r>
        <w:rPr>
          <w:spacing w:val="-9"/>
        </w:rPr>
        <w:t xml:space="preserve"> </w:t>
      </w:r>
      <w:del w:id="1861" w:author="Editor" w:date="2026-09-10T10:34:00Z">
        <w:r w:rsidDel="003C22BD">
          <w:delText>blood</w:delText>
        </w:r>
        <w:r w:rsidDel="003C22BD">
          <w:rPr>
            <w:spacing w:val="-9"/>
          </w:rPr>
          <w:delText xml:space="preserve"> </w:delText>
        </w:r>
      </w:del>
      <w:ins w:id="1862" w:author="Editor" w:date="2026-09-10T10:34:00Z">
        <w:r w:rsidR="003C22BD">
          <w:t>Blood</w:t>
        </w:r>
        <w:r w:rsidR="003C22BD">
          <w:rPr>
            <w:spacing w:val="-9"/>
          </w:rPr>
          <w:t xml:space="preserve"> </w:t>
        </w:r>
      </w:ins>
      <w:del w:id="1863" w:author="Editor" w:date="2026-09-10T10:35:00Z">
        <w:r w:rsidDel="003C22BD">
          <w:delText>pressure</w:delText>
        </w:r>
        <w:r w:rsidDel="003C22BD">
          <w:rPr>
            <w:spacing w:val="-9"/>
          </w:rPr>
          <w:delText xml:space="preserve"> </w:delText>
        </w:r>
      </w:del>
      <w:ins w:id="1864" w:author="Editor" w:date="2026-09-10T10:35:00Z">
        <w:r w:rsidR="003C22BD">
          <w:t>Pressure</w:t>
        </w:r>
        <w:r w:rsidR="003C22BD">
          <w:rPr>
            <w:spacing w:val="-9"/>
          </w:rPr>
          <w:t xml:space="preserve"> </w:t>
        </w:r>
      </w:ins>
      <w:r>
        <w:t>in</w:t>
      </w:r>
      <w:r>
        <w:rPr>
          <w:spacing w:val="-9"/>
        </w:rPr>
        <w:t xml:space="preserve"> </w:t>
      </w:r>
      <w:del w:id="1865" w:author="Editor" w:date="2026-09-10T10:34:00Z">
        <w:r w:rsidDel="003C22BD">
          <w:delText>adults</w:delText>
        </w:r>
      </w:del>
      <w:ins w:id="1866" w:author="Editor" w:date="2026-09-10T10:34:00Z">
        <w:r w:rsidR="003C22BD">
          <w:t>Adults</w:t>
        </w:r>
      </w:ins>
      <w:r>
        <w:t>.</w:t>
      </w:r>
      <w:r>
        <w:rPr>
          <w:spacing w:val="11"/>
        </w:rPr>
        <w:t xml:space="preserve"> </w:t>
      </w:r>
      <w:r>
        <w:rPr>
          <w:i/>
        </w:rPr>
        <w:t>The</w:t>
      </w:r>
      <w:r>
        <w:rPr>
          <w:i/>
          <w:spacing w:val="-9"/>
        </w:rPr>
        <w:t xml:space="preserve"> </w:t>
      </w:r>
      <w:r>
        <w:rPr>
          <w:i/>
        </w:rPr>
        <w:t>Journal</w:t>
      </w:r>
      <w:r>
        <w:rPr>
          <w:i/>
          <w:spacing w:val="-9"/>
        </w:rPr>
        <w:t xml:space="preserve"> </w:t>
      </w:r>
      <w:r>
        <w:rPr>
          <w:i/>
        </w:rPr>
        <w:t xml:space="preserve">of </w:t>
      </w:r>
      <w:del w:id="1867" w:author="Editor" w:date="2026-09-10T10:35:00Z">
        <w:r w:rsidDel="003C22BD">
          <w:rPr>
            <w:i/>
          </w:rPr>
          <w:delText xml:space="preserve">nutrition </w:delText>
        </w:r>
      </w:del>
      <w:ins w:id="1868" w:author="Editor" w:date="2026-09-10T10:35:00Z">
        <w:r w:rsidR="003C22BD">
          <w:rPr>
            <w:i/>
          </w:rPr>
          <w:t xml:space="preserve">Nutrition </w:t>
        </w:r>
      </w:ins>
      <w:r w:rsidRPr="004A2FF4">
        <w:t>138</w:t>
      </w:r>
      <w:r w:rsidRPr="004D054A">
        <w:t>(</w:t>
      </w:r>
      <w:r>
        <w:t>11</w:t>
      </w:r>
      <w:del w:id="1869" w:author="Editor" w:date="2026-09-10T10:43:00Z">
        <w:r w:rsidDel="004D054A">
          <w:delText xml:space="preserve">), </w:delText>
        </w:r>
      </w:del>
      <w:ins w:id="1870" w:author="Editor" w:date="2026-09-10T10:43:00Z">
        <w:r w:rsidR="004D054A">
          <w:t xml:space="preserve">): </w:t>
        </w:r>
      </w:ins>
      <w:r>
        <w:t>2250–2257.</w:t>
      </w:r>
    </w:p>
    <w:p w14:paraId="5D7C303A" w14:textId="77777777" w:rsidR="006F1B3D" w:rsidRDefault="00191F14" w:rsidP="008C7539">
      <w:pPr>
        <w:suppressAutoHyphens/>
        <w:spacing w:before="187" w:line="252" w:lineRule="auto"/>
        <w:ind w:left="234" w:right="718" w:hanging="235"/>
        <w:jc w:val="both"/>
        <w:rPr>
          <w:sz w:val="24"/>
        </w:rPr>
      </w:pPr>
      <w:bookmarkStart w:id="1871" w:name="_bookmark51"/>
      <w:bookmarkEnd w:id="1871"/>
      <w:r>
        <w:rPr>
          <w:sz w:val="24"/>
        </w:rPr>
        <w:t>Fiszbein, A.</w:t>
      </w:r>
      <w:ins w:id="1872" w:author="Editor" w:date="2026-09-10T10:24:00Z">
        <w:r w:rsidR="00540424">
          <w:rPr>
            <w:sz w:val="24"/>
          </w:rPr>
          <w:t>,</w:t>
        </w:r>
      </w:ins>
      <w:r>
        <w:rPr>
          <w:sz w:val="24"/>
        </w:rPr>
        <w:t xml:space="preserve"> and N.</w:t>
      </w:r>
      <w:del w:id="1873" w:author="Editor" w:date="2026-09-10T10:24:00Z">
        <w:r w:rsidDel="00540424">
          <w:rPr>
            <w:sz w:val="24"/>
          </w:rPr>
          <w:delText xml:space="preserve"> </w:delText>
        </w:r>
      </w:del>
      <w:r>
        <w:rPr>
          <w:sz w:val="24"/>
        </w:rPr>
        <w:t>R. Schady</w:t>
      </w:r>
      <w:ins w:id="1874" w:author="Editor" w:date="2026-09-10T10:24:00Z">
        <w:r w:rsidR="00540424">
          <w:rPr>
            <w:sz w:val="24"/>
          </w:rPr>
          <w:t xml:space="preserve">. </w:t>
        </w:r>
      </w:ins>
      <w:del w:id="1875" w:author="Editor" w:date="2026-09-10T10:24:00Z">
        <w:r w:rsidDel="00540424">
          <w:rPr>
            <w:sz w:val="24"/>
          </w:rPr>
          <w:delText xml:space="preserve"> (</w:delText>
        </w:r>
      </w:del>
      <w:r>
        <w:rPr>
          <w:sz w:val="24"/>
        </w:rPr>
        <w:t>2009</w:t>
      </w:r>
      <w:del w:id="1876" w:author="Editor" w:date="2026-09-10T10:21:00Z">
        <w:r w:rsidDel="00734EB7">
          <w:rPr>
            <w:sz w:val="24"/>
          </w:rPr>
          <w:delText>).</w:delText>
        </w:r>
      </w:del>
      <w:ins w:id="1877" w:author="Editor" w:date="2026-09-10T10:21:00Z">
        <w:r w:rsidR="00734EB7">
          <w:rPr>
            <w:sz w:val="24"/>
          </w:rPr>
          <w:t>.</w:t>
        </w:r>
      </w:ins>
      <w:r>
        <w:rPr>
          <w:spacing w:val="40"/>
          <w:sz w:val="24"/>
        </w:rPr>
        <w:t xml:space="preserve"> </w:t>
      </w:r>
      <w:r>
        <w:rPr>
          <w:i/>
          <w:sz w:val="24"/>
        </w:rPr>
        <w:t xml:space="preserve">Conditional </w:t>
      </w:r>
      <w:del w:id="1878" w:author="Editor" w:date="2026-09-10T10:34:00Z">
        <w:r w:rsidDel="003C22BD">
          <w:rPr>
            <w:i/>
            <w:sz w:val="24"/>
          </w:rPr>
          <w:delText xml:space="preserve">cash </w:delText>
        </w:r>
      </w:del>
      <w:ins w:id="1879" w:author="Editor" w:date="2026-09-10T10:34:00Z">
        <w:r w:rsidR="003C22BD">
          <w:rPr>
            <w:i/>
            <w:sz w:val="24"/>
          </w:rPr>
          <w:t xml:space="preserve">Cash </w:t>
        </w:r>
      </w:ins>
      <w:del w:id="1880" w:author="Editor" w:date="2026-09-10T10:33:00Z">
        <w:r w:rsidDel="003C22BD">
          <w:rPr>
            <w:i/>
            <w:sz w:val="24"/>
          </w:rPr>
          <w:delText>transfers</w:delText>
        </w:r>
      </w:del>
      <w:ins w:id="1881" w:author="Editor" w:date="2026-09-10T10:33:00Z">
        <w:r w:rsidR="003C22BD">
          <w:rPr>
            <w:i/>
            <w:sz w:val="24"/>
          </w:rPr>
          <w:t>Transfers</w:t>
        </w:r>
      </w:ins>
      <w:r>
        <w:rPr>
          <w:i/>
          <w:sz w:val="24"/>
        </w:rPr>
        <w:t xml:space="preserve">: </w:t>
      </w:r>
      <w:del w:id="1882" w:author="Editor" w:date="2026-09-10T10:34:00Z">
        <w:r w:rsidDel="003C22BD">
          <w:rPr>
            <w:i/>
            <w:sz w:val="24"/>
          </w:rPr>
          <w:delText xml:space="preserve">reducing </w:delText>
        </w:r>
      </w:del>
      <w:ins w:id="1883" w:author="Editor" w:date="2026-09-10T10:34:00Z">
        <w:r w:rsidR="003C22BD">
          <w:rPr>
            <w:i/>
            <w:sz w:val="24"/>
          </w:rPr>
          <w:t xml:space="preserve">Reducing </w:t>
        </w:r>
      </w:ins>
      <w:del w:id="1884" w:author="Editor" w:date="2026-09-10T10:34:00Z">
        <w:r w:rsidDel="003C22BD">
          <w:rPr>
            <w:i/>
            <w:sz w:val="24"/>
          </w:rPr>
          <w:delText xml:space="preserve">present </w:delText>
        </w:r>
      </w:del>
      <w:ins w:id="1885" w:author="Editor" w:date="2026-09-10T10:34:00Z">
        <w:r w:rsidR="003C22BD">
          <w:rPr>
            <w:i/>
            <w:sz w:val="24"/>
          </w:rPr>
          <w:t xml:space="preserve">Present </w:t>
        </w:r>
      </w:ins>
      <w:r>
        <w:rPr>
          <w:i/>
          <w:sz w:val="24"/>
        </w:rPr>
        <w:t xml:space="preserve">and </w:t>
      </w:r>
      <w:del w:id="1886" w:author="Editor" w:date="2026-09-10T10:34:00Z">
        <w:r w:rsidDel="003C22BD">
          <w:rPr>
            <w:i/>
            <w:sz w:val="24"/>
          </w:rPr>
          <w:delText xml:space="preserve">future </w:delText>
        </w:r>
      </w:del>
      <w:ins w:id="1887" w:author="Editor" w:date="2026-09-10T10:34:00Z">
        <w:r w:rsidR="003C22BD">
          <w:rPr>
            <w:i/>
            <w:sz w:val="24"/>
          </w:rPr>
          <w:t xml:space="preserve">Future </w:t>
        </w:r>
      </w:ins>
      <w:del w:id="1888" w:author="Editor" w:date="2026-09-10T10:34:00Z">
        <w:r w:rsidDel="003C22BD">
          <w:rPr>
            <w:i/>
            <w:sz w:val="24"/>
          </w:rPr>
          <w:delText xml:space="preserve">poverty </w:delText>
        </w:r>
      </w:del>
      <w:ins w:id="1889" w:author="Editor" w:date="2026-09-10T10:34:00Z">
        <w:r w:rsidR="003C22BD">
          <w:rPr>
            <w:i/>
            <w:sz w:val="24"/>
          </w:rPr>
          <w:t>Poverty</w:t>
        </w:r>
      </w:ins>
      <w:ins w:id="1890" w:author="Editor" w:date="2026-09-10T10:43:00Z">
        <w:r w:rsidR="004D054A">
          <w:rPr>
            <w:i/>
            <w:sz w:val="24"/>
          </w:rPr>
          <w:t>.</w:t>
        </w:r>
      </w:ins>
      <w:del w:id="1891" w:author="Editor" w:date="2026-09-10T10:43:00Z">
        <w:r w:rsidDel="004D054A">
          <w:rPr>
            <w:i/>
            <w:sz w:val="24"/>
          </w:rPr>
          <w:delText>(English</w:delText>
        </w:r>
      </w:del>
      <w:del w:id="1892" w:author="Editor" w:date="2026-09-10T10:21:00Z">
        <w:r w:rsidDel="00734EB7">
          <w:rPr>
            <w:i/>
            <w:sz w:val="24"/>
          </w:rPr>
          <w:delText>)</w:delText>
        </w:r>
        <w:r w:rsidDel="00734EB7">
          <w:rPr>
            <w:sz w:val="24"/>
          </w:rPr>
          <w:delText>.</w:delText>
        </w:r>
      </w:del>
      <w:r>
        <w:rPr>
          <w:spacing w:val="40"/>
          <w:sz w:val="24"/>
        </w:rPr>
        <w:t xml:space="preserve"> </w:t>
      </w:r>
      <w:ins w:id="1893" w:author="Editor" w:date="2026-09-10T10:44:00Z">
        <w:r w:rsidR="004D054A" w:rsidRPr="004A2FF4">
          <w:rPr>
            <w:sz w:val="24"/>
          </w:rPr>
          <w:t xml:space="preserve">Washington, DC: </w:t>
        </w:r>
      </w:ins>
      <w:r>
        <w:rPr>
          <w:sz w:val="24"/>
        </w:rPr>
        <w:t>World Bank</w:t>
      </w:r>
      <w:del w:id="1894" w:author="Editor" w:date="2026-09-10T10:44:00Z">
        <w:r w:rsidDel="004D054A">
          <w:rPr>
            <w:sz w:val="24"/>
          </w:rPr>
          <w:delText xml:space="preserve"> Publications</w:delText>
        </w:r>
      </w:del>
      <w:r>
        <w:rPr>
          <w:sz w:val="24"/>
        </w:rPr>
        <w:t>.</w:t>
      </w:r>
    </w:p>
    <w:p w14:paraId="0052F84B" w14:textId="77777777" w:rsidR="002D6DAC" w:rsidRDefault="002D6DAC" w:rsidP="002D6DAC">
      <w:pPr>
        <w:pStyle w:val="BodyText"/>
        <w:suppressAutoHyphens/>
        <w:spacing w:before="188" w:line="252" w:lineRule="auto"/>
        <w:ind w:left="234" w:right="718" w:hanging="235"/>
        <w:jc w:val="both"/>
        <w:rPr>
          <w:ins w:id="1895" w:author="Editor" w:date="2026-09-10T14:42:00Z"/>
        </w:rPr>
      </w:pPr>
      <w:bookmarkStart w:id="1896" w:name="_bookmark52"/>
      <w:bookmarkEnd w:id="1896"/>
      <w:ins w:id="1897" w:author="Editor" w:date="2026-09-10T14:42:00Z">
        <w:r>
          <w:t>Gertler, P.J. 2000.</w:t>
        </w:r>
        <w:r>
          <w:rPr>
            <w:spacing w:val="40"/>
          </w:rPr>
          <w:t xml:space="preserve"> </w:t>
        </w:r>
        <w:r>
          <w:t>The Impact of PROGRESA on Health: Final Report.</w:t>
        </w:r>
        <w:r>
          <w:rPr>
            <w:spacing w:val="40"/>
          </w:rPr>
          <w:t xml:space="preserve"> </w:t>
        </w:r>
        <w:r>
          <w:t>International Food Policy Research Institute, Washington, DC.</w:t>
        </w:r>
      </w:ins>
    </w:p>
    <w:p w14:paraId="0A0BF2D9" w14:textId="77777777" w:rsidR="006F1B3D" w:rsidRDefault="00191F14" w:rsidP="00B34911">
      <w:pPr>
        <w:pStyle w:val="BodyText"/>
        <w:suppressAutoHyphens/>
        <w:spacing w:before="188" w:line="252" w:lineRule="auto"/>
        <w:ind w:left="234" w:right="718" w:hanging="235"/>
        <w:jc w:val="both"/>
      </w:pPr>
      <w:r>
        <w:t>Gertler, P.</w:t>
      </w:r>
      <w:ins w:id="1898" w:author="Editor" w:date="2026-09-10T14:42:00Z">
        <w:r w:rsidR="002D6DAC">
          <w:t>J.</w:t>
        </w:r>
      </w:ins>
      <w:r>
        <w:rPr>
          <w:spacing w:val="-2"/>
        </w:rPr>
        <w:t xml:space="preserve"> </w:t>
      </w:r>
      <w:del w:id="1899" w:author="Editor" w:date="2026-09-10T10:24:00Z">
        <w:r w:rsidDel="00540424">
          <w:delText>(</w:delText>
        </w:r>
      </w:del>
      <w:r>
        <w:t>2004</w:t>
      </w:r>
      <w:del w:id="1900" w:author="Editor" w:date="2026-09-10T10:21:00Z">
        <w:r w:rsidDel="00734EB7">
          <w:delText>).</w:delText>
        </w:r>
      </w:del>
      <w:ins w:id="1901" w:author="Editor" w:date="2026-09-10T10:21:00Z">
        <w:r w:rsidR="00734EB7">
          <w:t>.</w:t>
        </w:r>
      </w:ins>
      <w:r>
        <w:rPr>
          <w:spacing w:val="38"/>
        </w:rPr>
        <w:t xml:space="preserve"> </w:t>
      </w:r>
      <w:r>
        <w:t>Do</w:t>
      </w:r>
      <w:r>
        <w:rPr>
          <w:spacing w:val="-2"/>
        </w:rPr>
        <w:t xml:space="preserve"> </w:t>
      </w:r>
      <w:del w:id="1902" w:author="Editor" w:date="2026-09-10T10:33:00Z">
        <w:r w:rsidDel="003C22BD">
          <w:delText>conditional</w:delText>
        </w:r>
        <w:r w:rsidDel="003C22BD">
          <w:rPr>
            <w:spacing w:val="-2"/>
          </w:rPr>
          <w:delText xml:space="preserve"> </w:delText>
        </w:r>
      </w:del>
      <w:ins w:id="1903" w:author="Editor" w:date="2026-09-10T10:33:00Z">
        <w:r w:rsidR="003C22BD">
          <w:t>Conditional</w:t>
        </w:r>
        <w:r w:rsidR="003C22BD">
          <w:rPr>
            <w:spacing w:val="-2"/>
          </w:rPr>
          <w:t xml:space="preserve"> </w:t>
        </w:r>
      </w:ins>
      <w:del w:id="1904" w:author="Editor" w:date="2026-09-10T10:33:00Z">
        <w:r w:rsidDel="003C22BD">
          <w:delText>cash</w:delText>
        </w:r>
        <w:r w:rsidDel="003C22BD">
          <w:rPr>
            <w:spacing w:val="-2"/>
          </w:rPr>
          <w:delText xml:space="preserve"> </w:delText>
        </w:r>
      </w:del>
      <w:ins w:id="1905" w:author="Editor" w:date="2026-09-10T10:33:00Z">
        <w:r w:rsidR="003C22BD">
          <w:t>Cash</w:t>
        </w:r>
        <w:r w:rsidR="003C22BD">
          <w:rPr>
            <w:spacing w:val="-2"/>
          </w:rPr>
          <w:t xml:space="preserve"> </w:t>
        </w:r>
      </w:ins>
      <w:del w:id="1906" w:author="Editor" w:date="2026-09-10T10:33:00Z">
        <w:r w:rsidDel="003C22BD">
          <w:delText>transfers</w:delText>
        </w:r>
        <w:r w:rsidDel="003C22BD">
          <w:rPr>
            <w:spacing w:val="-2"/>
          </w:rPr>
          <w:delText xml:space="preserve"> </w:delText>
        </w:r>
      </w:del>
      <w:ins w:id="1907" w:author="Editor" w:date="2026-09-10T10:33:00Z">
        <w:r w:rsidR="003C22BD">
          <w:t>Transfers</w:t>
        </w:r>
        <w:r w:rsidR="003C22BD">
          <w:rPr>
            <w:spacing w:val="-2"/>
          </w:rPr>
          <w:t xml:space="preserve"> </w:t>
        </w:r>
      </w:ins>
      <w:del w:id="1908" w:author="Editor" w:date="2026-09-10T10:34:00Z">
        <w:r w:rsidDel="003C22BD">
          <w:delText>improve</w:delText>
        </w:r>
        <w:r w:rsidDel="003C22BD">
          <w:rPr>
            <w:spacing w:val="-2"/>
          </w:rPr>
          <w:delText xml:space="preserve"> </w:delText>
        </w:r>
      </w:del>
      <w:ins w:id="1909" w:author="Editor" w:date="2026-09-10T10:34:00Z">
        <w:r w:rsidR="003C22BD">
          <w:t>Improve</w:t>
        </w:r>
        <w:r w:rsidR="003C22BD">
          <w:rPr>
            <w:spacing w:val="-2"/>
          </w:rPr>
          <w:t xml:space="preserve"> </w:t>
        </w:r>
      </w:ins>
      <w:del w:id="1910" w:author="Editor" w:date="2026-09-10T10:34:00Z">
        <w:r w:rsidDel="003C22BD">
          <w:delText>child</w:delText>
        </w:r>
        <w:r w:rsidDel="003C22BD">
          <w:rPr>
            <w:spacing w:val="-2"/>
          </w:rPr>
          <w:delText xml:space="preserve"> </w:delText>
        </w:r>
      </w:del>
      <w:ins w:id="1911" w:author="Editor" w:date="2026-09-10T10:34:00Z">
        <w:r w:rsidR="003C22BD">
          <w:t>Child</w:t>
        </w:r>
        <w:r w:rsidR="003C22BD">
          <w:rPr>
            <w:spacing w:val="-2"/>
          </w:rPr>
          <w:t xml:space="preserve"> </w:t>
        </w:r>
      </w:ins>
      <w:del w:id="1912" w:author="Editor" w:date="2026-09-10T10:34:00Z">
        <w:r w:rsidDel="003C22BD">
          <w:delText>health</w:delText>
        </w:r>
      </w:del>
      <w:ins w:id="1913" w:author="Editor" w:date="2026-09-10T10:34:00Z">
        <w:r w:rsidR="003C22BD">
          <w:t>Health</w:t>
        </w:r>
      </w:ins>
      <w:r>
        <w:t>?</w:t>
      </w:r>
      <w:r>
        <w:rPr>
          <w:spacing w:val="26"/>
        </w:rPr>
        <w:t xml:space="preserve"> </w:t>
      </w:r>
      <w:del w:id="1914" w:author="Editor" w:date="2026-09-10T10:34:00Z">
        <w:r w:rsidDel="003C22BD">
          <w:delText>evidence</w:delText>
        </w:r>
        <w:r w:rsidDel="003C22BD">
          <w:rPr>
            <w:spacing w:val="-2"/>
          </w:rPr>
          <w:delText xml:space="preserve"> </w:delText>
        </w:r>
      </w:del>
      <w:ins w:id="1915" w:author="Editor" w:date="2026-09-10T10:34:00Z">
        <w:r w:rsidR="003C22BD">
          <w:t>Evidence</w:t>
        </w:r>
        <w:r w:rsidR="003C22BD">
          <w:rPr>
            <w:spacing w:val="-2"/>
          </w:rPr>
          <w:t xml:space="preserve"> </w:t>
        </w:r>
      </w:ins>
      <w:r>
        <w:t>from</w:t>
      </w:r>
      <w:r>
        <w:rPr>
          <w:spacing w:val="-2"/>
        </w:rPr>
        <w:t xml:space="preserve"> </w:t>
      </w:r>
      <w:del w:id="1916" w:author="Editor" w:date="2026-09-10T10:34:00Z">
        <w:r w:rsidDel="003C22BD">
          <w:delText xml:space="preserve">progresa’s </w:delText>
        </w:r>
      </w:del>
      <w:ins w:id="1917" w:author="Editor" w:date="2026-09-10T10:34:00Z">
        <w:r w:rsidR="003C22BD">
          <w:t xml:space="preserve">Progresa’s </w:t>
        </w:r>
      </w:ins>
      <w:del w:id="1918" w:author="Editor" w:date="2026-09-10T10:34:00Z">
        <w:r w:rsidDel="003C22BD">
          <w:delText xml:space="preserve">control </w:delText>
        </w:r>
      </w:del>
      <w:ins w:id="1919" w:author="Editor" w:date="2026-09-10T10:34:00Z">
        <w:r w:rsidR="003C22BD">
          <w:t xml:space="preserve">Control </w:t>
        </w:r>
      </w:ins>
      <w:del w:id="1920" w:author="Editor" w:date="2026-09-10T10:34:00Z">
        <w:r w:rsidDel="003C22BD">
          <w:delText xml:space="preserve">randomized </w:delText>
        </w:r>
      </w:del>
      <w:ins w:id="1921" w:author="Editor" w:date="2026-09-10T10:34:00Z">
        <w:r w:rsidR="003C22BD">
          <w:t xml:space="preserve">Randomized </w:t>
        </w:r>
      </w:ins>
      <w:del w:id="1922" w:author="Editor" w:date="2026-09-10T10:34:00Z">
        <w:r w:rsidDel="003C22BD">
          <w:delText>experiment</w:delText>
        </w:r>
      </w:del>
      <w:ins w:id="1923" w:author="Editor" w:date="2026-09-10T10:34:00Z">
        <w:r w:rsidR="003C22BD">
          <w:t>Experiment</w:t>
        </w:r>
      </w:ins>
      <w:r>
        <w:t>.</w:t>
      </w:r>
      <w:r>
        <w:rPr>
          <w:spacing w:val="40"/>
        </w:rPr>
        <w:t xml:space="preserve"> </w:t>
      </w:r>
      <w:r>
        <w:rPr>
          <w:i/>
        </w:rPr>
        <w:t xml:space="preserve">American Economic Review </w:t>
      </w:r>
      <w:r w:rsidRPr="004A2FF4">
        <w:t>94</w:t>
      </w:r>
      <w:r>
        <w:t>(2)</w:t>
      </w:r>
      <w:ins w:id="1924" w:author="Editor" w:date="2026-09-10T10:44:00Z">
        <w:r w:rsidR="004D054A">
          <w:t>:</w:t>
        </w:r>
      </w:ins>
      <w:del w:id="1925" w:author="Editor" w:date="2026-09-10T10:44:00Z">
        <w:r w:rsidDel="004D054A">
          <w:delText>,</w:delText>
        </w:r>
      </w:del>
      <w:r>
        <w:t xml:space="preserve"> 336–341.</w:t>
      </w:r>
    </w:p>
    <w:p w14:paraId="077018A6" w14:textId="77777777" w:rsidR="006F1B3D" w:rsidDel="002D6DAC" w:rsidRDefault="00191F14" w:rsidP="008C7539">
      <w:pPr>
        <w:pStyle w:val="BodyText"/>
        <w:suppressAutoHyphens/>
        <w:spacing w:before="188" w:line="252" w:lineRule="auto"/>
        <w:ind w:left="234" w:right="718" w:hanging="235"/>
        <w:jc w:val="both"/>
        <w:rPr>
          <w:del w:id="1926" w:author="Editor" w:date="2026-09-10T14:42:00Z"/>
        </w:rPr>
      </w:pPr>
      <w:bookmarkStart w:id="1927" w:name="_bookmark53"/>
      <w:bookmarkEnd w:id="1927"/>
      <w:del w:id="1928" w:author="Editor" w:date="2026-09-10T14:42:00Z">
        <w:r w:rsidDel="002D6DAC">
          <w:delText>Gertler, P.</w:delText>
        </w:r>
      </w:del>
      <w:del w:id="1929" w:author="Editor" w:date="2026-09-10T10:24:00Z">
        <w:r w:rsidDel="00540424">
          <w:delText xml:space="preserve"> </w:delText>
        </w:r>
      </w:del>
      <w:del w:id="1930" w:author="Editor" w:date="2026-09-10T14:42:00Z">
        <w:r w:rsidDel="002D6DAC">
          <w:delText xml:space="preserve">J. </w:delText>
        </w:r>
      </w:del>
      <w:del w:id="1931" w:author="Editor" w:date="2026-09-10T10:24:00Z">
        <w:r w:rsidDel="00540424">
          <w:delText>(</w:delText>
        </w:r>
      </w:del>
      <w:del w:id="1932" w:author="Editor" w:date="2026-09-10T14:42:00Z">
        <w:r w:rsidDel="002D6DAC">
          <w:delText>2000</w:delText>
        </w:r>
      </w:del>
      <w:del w:id="1933" w:author="Editor" w:date="2026-09-10T10:21:00Z">
        <w:r w:rsidDel="00734EB7">
          <w:delText>).</w:delText>
        </w:r>
      </w:del>
      <w:del w:id="1934" w:author="Editor" w:date="2026-09-10T14:42:00Z">
        <w:r w:rsidDel="002D6DAC">
          <w:rPr>
            <w:spacing w:val="40"/>
          </w:rPr>
          <w:delText xml:space="preserve"> </w:delText>
        </w:r>
        <w:r w:rsidDel="002D6DAC">
          <w:delText xml:space="preserve">The </w:delText>
        </w:r>
      </w:del>
      <w:del w:id="1935" w:author="Editor" w:date="2026-09-10T10:33:00Z">
        <w:r w:rsidDel="003C22BD">
          <w:delText xml:space="preserve">impact </w:delText>
        </w:r>
      </w:del>
      <w:del w:id="1936" w:author="Editor" w:date="2026-09-10T14:42:00Z">
        <w:r w:rsidDel="002D6DAC">
          <w:delText xml:space="preserve">of PROGRESA on </w:delText>
        </w:r>
      </w:del>
      <w:del w:id="1937" w:author="Editor" w:date="2026-09-10T10:33:00Z">
        <w:r w:rsidDel="003C22BD">
          <w:delText>health</w:delText>
        </w:r>
      </w:del>
      <w:del w:id="1938" w:author="Editor" w:date="2026-09-10T14:42:00Z">
        <w:r w:rsidDel="002D6DAC">
          <w:delText xml:space="preserve">: Final </w:delText>
        </w:r>
      </w:del>
      <w:del w:id="1939" w:author="Editor" w:date="2026-09-10T10:33:00Z">
        <w:r w:rsidDel="003C22BD">
          <w:delText>report</w:delText>
        </w:r>
      </w:del>
      <w:del w:id="1940" w:author="Editor" w:date="2026-09-10T14:42:00Z">
        <w:r w:rsidDel="002D6DAC">
          <w:delText>.</w:delText>
        </w:r>
        <w:r w:rsidDel="002D6DAC">
          <w:rPr>
            <w:spacing w:val="40"/>
          </w:rPr>
          <w:delText xml:space="preserve"> </w:delText>
        </w:r>
        <w:r w:rsidDel="002D6DAC">
          <w:delText>Report, International Food Policy Research Institute, Washington, DC.</w:delText>
        </w:r>
      </w:del>
    </w:p>
    <w:p w14:paraId="726E416E" w14:textId="77777777" w:rsidR="006F1B3D" w:rsidRDefault="00191F14" w:rsidP="008C7539">
      <w:pPr>
        <w:pStyle w:val="BodyText"/>
        <w:suppressAutoHyphens/>
        <w:spacing w:before="188" w:line="247" w:lineRule="auto"/>
        <w:ind w:left="234" w:right="718" w:hanging="235"/>
        <w:jc w:val="both"/>
      </w:pPr>
      <w:bookmarkStart w:id="1941" w:name="_bookmark54"/>
      <w:bookmarkEnd w:id="1941"/>
      <w:r>
        <w:t>Kronebusch, N.</w:t>
      </w:r>
      <w:ins w:id="1942" w:author="Editor" w:date="2026-09-10T10:24:00Z">
        <w:r w:rsidR="00540424">
          <w:t>,</w:t>
        </w:r>
      </w:ins>
      <w:r>
        <w:t xml:space="preserve"> and A. Damon</w:t>
      </w:r>
      <w:ins w:id="1943" w:author="Editor" w:date="2026-09-10T10:24:00Z">
        <w:r w:rsidR="00540424">
          <w:t>.</w:t>
        </w:r>
      </w:ins>
      <w:r>
        <w:t xml:space="preserve"> </w:t>
      </w:r>
      <w:del w:id="1944" w:author="Editor" w:date="2026-09-10T10:24:00Z">
        <w:r w:rsidDel="00540424">
          <w:delText>(</w:delText>
        </w:r>
      </w:del>
      <w:r>
        <w:t>2019</w:t>
      </w:r>
      <w:del w:id="1945" w:author="Editor" w:date="2026-09-10T10:21:00Z">
        <w:r w:rsidDel="00734EB7">
          <w:delText>).</w:delText>
        </w:r>
      </w:del>
      <w:ins w:id="1946" w:author="Editor" w:date="2026-09-10T10:21:00Z">
        <w:r w:rsidR="00734EB7">
          <w:t>.</w:t>
        </w:r>
      </w:ins>
      <w:r>
        <w:rPr>
          <w:spacing w:val="40"/>
        </w:rPr>
        <w:t xml:space="preserve"> </w:t>
      </w:r>
      <w:r>
        <w:t xml:space="preserve">The </w:t>
      </w:r>
      <w:del w:id="1947" w:author="Editor" w:date="2026-09-10T10:32:00Z">
        <w:r w:rsidDel="00540424">
          <w:delText xml:space="preserve">impact </w:delText>
        </w:r>
      </w:del>
      <w:ins w:id="1948" w:author="Editor" w:date="2026-09-10T10:32:00Z">
        <w:r w:rsidR="00540424">
          <w:t xml:space="preserve">Impact </w:t>
        </w:r>
      </w:ins>
      <w:r>
        <w:t xml:space="preserve">of </w:t>
      </w:r>
      <w:del w:id="1949" w:author="Editor" w:date="2026-09-10T10:32:00Z">
        <w:r w:rsidDel="00540424">
          <w:delText xml:space="preserve">conditional </w:delText>
        </w:r>
      </w:del>
      <w:ins w:id="1950" w:author="Editor" w:date="2026-09-10T10:32:00Z">
        <w:r w:rsidR="00540424">
          <w:t xml:space="preserve">Conditional </w:t>
        </w:r>
      </w:ins>
      <w:del w:id="1951" w:author="Editor" w:date="2026-09-10T10:32:00Z">
        <w:r w:rsidDel="00540424">
          <w:delText xml:space="preserve">cash </w:delText>
        </w:r>
      </w:del>
      <w:ins w:id="1952" w:author="Editor" w:date="2026-09-10T10:32:00Z">
        <w:r w:rsidR="00540424">
          <w:t xml:space="preserve">Cash </w:t>
        </w:r>
      </w:ins>
      <w:del w:id="1953" w:author="Editor" w:date="2026-09-10T10:33:00Z">
        <w:r w:rsidDel="003C22BD">
          <w:delText xml:space="preserve">transfers </w:delText>
        </w:r>
      </w:del>
      <w:ins w:id="1954" w:author="Editor" w:date="2026-09-10T10:33:00Z">
        <w:r w:rsidR="003C22BD">
          <w:t xml:space="preserve">Transfers </w:t>
        </w:r>
      </w:ins>
      <w:r>
        <w:t xml:space="preserve">on </w:t>
      </w:r>
      <w:del w:id="1955" w:author="Editor" w:date="2026-09-10T10:33:00Z">
        <w:r w:rsidDel="003C22BD">
          <w:delText xml:space="preserve">nutrition </w:delText>
        </w:r>
      </w:del>
      <w:ins w:id="1956" w:author="Editor" w:date="2026-09-10T10:33:00Z">
        <w:r w:rsidR="003C22BD">
          <w:t xml:space="preserve">Nutrition </w:t>
        </w:r>
      </w:ins>
      <w:del w:id="1957" w:author="Editor" w:date="2026-09-10T10:33:00Z">
        <w:r w:rsidDel="003C22BD">
          <w:delText>outcomes</w:delText>
        </w:r>
      </w:del>
      <w:ins w:id="1958" w:author="Editor" w:date="2026-09-10T10:33:00Z">
        <w:r w:rsidR="003C22BD">
          <w:t>Outcomes</w:t>
        </w:r>
      </w:ins>
      <w:r>
        <w:t xml:space="preserve">: Experimental </w:t>
      </w:r>
      <w:del w:id="1959" w:author="Editor" w:date="2026-09-10T10:33:00Z">
        <w:r w:rsidDel="003C22BD">
          <w:delText xml:space="preserve">evidence </w:delText>
        </w:r>
      </w:del>
      <w:ins w:id="1960" w:author="Editor" w:date="2026-09-10T10:33:00Z">
        <w:r w:rsidR="003C22BD">
          <w:t xml:space="preserve">Evidence </w:t>
        </w:r>
      </w:ins>
      <w:r>
        <w:t xml:space="preserve">from </w:t>
      </w:r>
      <w:del w:id="1961" w:author="Editor" w:date="2026-09-10T08:57:00Z">
        <w:r w:rsidDel="00D261A8">
          <w:delText>mexico</w:delText>
        </w:r>
      </w:del>
      <w:ins w:id="1962" w:author="Editor" w:date="2026-09-10T08:57:00Z">
        <w:r w:rsidR="00D261A8">
          <w:t>Mexico</w:t>
        </w:r>
      </w:ins>
      <w:r>
        <w:t>.</w:t>
      </w:r>
      <w:r>
        <w:rPr>
          <w:spacing w:val="40"/>
        </w:rPr>
        <w:t xml:space="preserve"> </w:t>
      </w:r>
      <w:r>
        <w:rPr>
          <w:i/>
        </w:rPr>
        <w:t xml:space="preserve">Economics </w:t>
      </w:r>
      <w:r>
        <w:rPr>
          <w:rFonts w:ascii="Calibri" w:hAnsi="Calibri"/>
        </w:rPr>
        <w:t xml:space="preserve">&amp; </w:t>
      </w:r>
      <w:r>
        <w:rPr>
          <w:i/>
        </w:rPr>
        <w:t xml:space="preserve">Human Biology </w:t>
      </w:r>
      <w:r w:rsidRPr="004A2FF4">
        <w:t>33</w:t>
      </w:r>
      <w:ins w:id="1963" w:author="Editor" w:date="2026-09-10T10:48:00Z">
        <w:r w:rsidR="004D054A">
          <w:t>:</w:t>
        </w:r>
      </w:ins>
      <w:del w:id="1964" w:author="Editor" w:date="2026-09-10T10:48:00Z">
        <w:r w:rsidRPr="004D054A" w:rsidDel="004D054A">
          <w:delText>,</w:delText>
        </w:r>
      </w:del>
      <w:r>
        <w:t xml:space="preserve"> 169–180.</w:t>
      </w:r>
    </w:p>
    <w:p w14:paraId="0AD0FF32" w14:textId="77777777" w:rsidR="004D054A" w:rsidRPr="004A2FF4" w:rsidRDefault="00191F14" w:rsidP="004A2FF4">
      <w:pPr>
        <w:widowControl/>
        <w:shd w:val="clear" w:color="auto" w:fill="FFFFFF"/>
        <w:autoSpaceDE/>
        <w:autoSpaceDN/>
        <w:spacing w:before="100" w:beforeAutospacing="1" w:after="100" w:afterAutospacing="1"/>
        <w:ind w:left="230" w:hanging="230"/>
        <w:rPr>
          <w:ins w:id="1965" w:author="Editor" w:date="2026-09-10T10:47:00Z"/>
          <w:color w:val="212121"/>
          <w:sz w:val="24"/>
          <w:szCs w:val="24"/>
        </w:rPr>
      </w:pPr>
      <w:bookmarkStart w:id="1966" w:name="_bookmark55"/>
      <w:bookmarkEnd w:id="1966"/>
      <w:r w:rsidRPr="00ED23BC">
        <w:rPr>
          <w:sz w:val="24"/>
          <w:szCs w:val="24"/>
        </w:rPr>
        <w:t>Lagarde,</w:t>
      </w:r>
      <w:r w:rsidRPr="00ED23BC">
        <w:rPr>
          <w:spacing w:val="-6"/>
          <w:sz w:val="24"/>
          <w:szCs w:val="24"/>
        </w:rPr>
        <w:t xml:space="preserve"> </w:t>
      </w:r>
      <w:r w:rsidRPr="00ED23BC">
        <w:rPr>
          <w:sz w:val="24"/>
          <w:szCs w:val="24"/>
        </w:rPr>
        <w:t>M.,</w:t>
      </w:r>
      <w:r w:rsidRPr="00ED23BC">
        <w:rPr>
          <w:spacing w:val="-6"/>
          <w:sz w:val="24"/>
          <w:szCs w:val="24"/>
        </w:rPr>
        <w:t xml:space="preserve"> </w:t>
      </w:r>
      <w:r w:rsidRPr="00ED23BC">
        <w:rPr>
          <w:sz w:val="24"/>
          <w:szCs w:val="24"/>
        </w:rPr>
        <w:t>A.</w:t>
      </w:r>
      <w:r w:rsidRPr="00ED23BC">
        <w:rPr>
          <w:spacing w:val="-6"/>
          <w:sz w:val="24"/>
          <w:szCs w:val="24"/>
        </w:rPr>
        <w:t xml:space="preserve"> </w:t>
      </w:r>
      <w:r w:rsidRPr="00ED23BC">
        <w:rPr>
          <w:sz w:val="24"/>
          <w:szCs w:val="24"/>
        </w:rPr>
        <w:t>Haines,</w:t>
      </w:r>
      <w:r w:rsidRPr="00ED23BC">
        <w:rPr>
          <w:spacing w:val="-6"/>
          <w:sz w:val="24"/>
          <w:szCs w:val="24"/>
        </w:rPr>
        <w:t xml:space="preserve"> </w:t>
      </w:r>
      <w:r w:rsidRPr="00ED23BC">
        <w:rPr>
          <w:sz w:val="24"/>
          <w:szCs w:val="24"/>
        </w:rPr>
        <w:t>and</w:t>
      </w:r>
      <w:r w:rsidRPr="00ED23BC">
        <w:rPr>
          <w:spacing w:val="-6"/>
          <w:sz w:val="24"/>
          <w:szCs w:val="24"/>
        </w:rPr>
        <w:t xml:space="preserve"> </w:t>
      </w:r>
      <w:r w:rsidRPr="00ED23BC">
        <w:rPr>
          <w:sz w:val="24"/>
          <w:szCs w:val="24"/>
        </w:rPr>
        <w:t>N.</w:t>
      </w:r>
      <w:r w:rsidRPr="00ED23BC">
        <w:rPr>
          <w:spacing w:val="-6"/>
          <w:sz w:val="24"/>
          <w:szCs w:val="24"/>
        </w:rPr>
        <w:t xml:space="preserve"> </w:t>
      </w:r>
      <w:r w:rsidRPr="00ED23BC">
        <w:rPr>
          <w:sz w:val="24"/>
          <w:szCs w:val="24"/>
        </w:rPr>
        <w:t>Palmer</w:t>
      </w:r>
      <w:ins w:id="1967" w:author="Editor" w:date="2026-09-10T10:24:00Z">
        <w:r w:rsidR="00540424" w:rsidRPr="00ED23BC">
          <w:rPr>
            <w:sz w:val="24"/>
            <w:szCs w:val="24"/>
          </w:rPr>
          <w:t xml:space="preserve">. </w:t>
        </w:r>
      </w:ins>
      <w:del w:id="1968" w:author="Editor" w:date="2026-09-10T10:24:00Z">
        <w:r w:rsidRPr="00ED23BC" w:rsidDel="00540424">
          <w:rPr>
            <w:spacing w:val="-6"/>
            <w:sz w:val="24"/>
            <w:szCs w:val="24"/>
          </w:rPr>
          <w:delText xml:space="preserve"> </w:delText>
        </w:r>
        <w:r w:rsidRPr="00ED23BC" w:rsidDel="00540424">
          <w:rPr>
            <w:sz w:val="24"/>
            <w:szCs w:val="24"/>
          </w:rPr>
          <w:delText>(</w:delText>
        </w:r>
      </w:del>
      <w:r w:rsidRPr="00ED23BC">
        <w:rPr>
          <w:sz w:val="24"/>
          <w:szCs w:val="24"/>
        </w:rPr>
        <w:t>2009</w:t>
      </w:r>
      <w:del w:id="1969" w:author="Editor" w:date="2026-09-10T10:21:00Z">
        <w:r w:rsidRPr="00ED23BC" w:rsidDel="00734EB7">
          <w:rPr>
            <w:sz w:val="24"/>
            <w:szCs w:val="24"/>
          </w:rPr>
          <w:delText>).</w:delText>
        </w:r>
      </w:del>
      <w:ins w:id="1970" w:author="Editor" w:date="2026-09-10T10:21:00Z">
        <w:r w:rsidR="00734EB7" w:rsidRPr="00ED23BC">
          <w:rPr>
            <w:sz w:val="24"/>
            <w:szCs w:val="24"/>
          </w:rPr>
          <w:t>.</w:t>
        </w:r>
      </w:ins>
      <w:r w:rsidRPr="00ED23BC">
        <w:rPr>
          <w:spacing w:val="17"/>
          <w:sz w:val="24"/>
          <w:szCs w:val="24"/>
        </w:rPr>
        <w:t xml:space="preserve"> </w:t>
      </w:r>
      <w:r w:rsidRPr="00ED23BC">
        <w:rPr>
          <w:sz w:val="24"/>
          <w:szCs w:val="24"/>
        </w:rPr>
        <w:t>The</w:t>
      </w:r>
      <w:r w:rsidRPr="00ED23BC">
        <w:rPr>
          <w:spacing w:val="-6"/>
          <w:sz w:val="24"/>
          <w:szCs w:val="24"/>
        </w:rPr>
        <w:t xml:space="preserve"> </w:t>
      </w:r>
      <w:del w:id="1971" w:author="Editor" w:date="2026-09-10T10:32:00Z">
        <w:r w:rsidRPr="00ED23BC" w:rsidDel="00540424">
          <w:rPr>
            <w:sz w:val="24"/>
            <w:szCs w:val="24"/>
          </w:rPr>
          <w:delText>impact</w:delText>
        </w:r>
        <w:r w:rsidRPr="00ED23BC" w:rsidDel="00540424">
          <w:rPr>
            <w:spacing w:val="-6"/>
            <w:sz w:val="24"/>
            <w:szCs w:val="24"/>
          </w:rPr>
          <w:delText xml:space="preserve"> </w:delText>
        </w:r>
      </w:del>
      <w:ins w:id="1972" w:author="Editor" w:date="2026-09-10T10:32:00Z">
        <w:r w:rsidR="00540424" w:rsidRPr="00ED23BC">
          <w:rPr>
            <w:sz w:val="24"/>
            <w:szCs w:val="24"/>
          </w:rPr>
          <w:t>Impact</w:t>
        </w:r>
        <w:r w:rsidR="00540424" w:rsidRPr="00ED23BC">
          <w:rPr>
            <w:spacing w:val="-6"/>
            <w:sz w:val="24"/>
            <w:szCs w:val="24"/>
          </w:rPr>
          <w:t xml:space="preserve"> </w:t>
        </w:r>
      </w:ins>
      <w:r w:rsidRPr="00ED23BC">
        <w:rPr>
          <w:sz w:val="24"/>
          <w:szCs w:val="24"/>
        </w:rPr>
        <w:t>of</w:t>
      </w:r>
      <w:r w:rsidRPr="00ED23BC">
        <w:rPr>
          <w:spacing w:val="-6"/>
          <w:sz w:val="24"/>
          <w:szCs w:val="24"/>
        </w:rPr>
        <w:t xml:space="preserve"> </w:t>
      </w:r>
      <w:del w:id="1973" w:author="Editor" w:date="2026-09-10T10:32:00Z">
        <w:r w:rsidRPr="00ED23BC" w:rsidDel="00540424">
          <w:rPr>
            <w:sz w:val="24"/>
            <w:szCs w:val="24"/>
          </w:rPr>
          <w:delText>conditional</w:delText>
        </w:r>
        <w:r w:rsidRPr="00ED23BC" w:rsidDel="00540424">
          <w:rPr>
            <w:spacing w:val="-6"/>
            <w:sz w:val="24"/>
            <w:szCs w:val="24"/>
          </w:rPr>
          <w:delText xml:space="preserve"> </w:delText>
        </w:r>
      </w:del>
      <w:ins w:id="1974" w:author="Editor" w:date="2026-09-10T10:32:00Z">
        <w:r w:rsidR="00540424" w:rsidRPr="00ED23BC">
          <w:rPr>
            <w:sz w:val="24"/>
            <w:szCs w:val="24"/>
          </w:rPr>
          <w:t>Conditional</w:t>
        </w:r>
        <w:r w:rsidR="00540424" w:rsidRPr="00ED23BC">
          <w:rPr>
            <w:spacing w:val="-6"/>
            <w:sz w:val="24"/>
            <w:szCs w:val="24"/>
          </w:rPr>
          <w:t xml:space="preserve"> </w:t>
        </w:r>
      </w:ins>
      <w:del w:id="1975" w:author="Editor" w:date="2026-09-10T10:32:00Z">
        <w:r w:rsidRPr="00ED23BC" w:rsidDel="003C22BD">
          <w:rPr>
            <w:sz w:val="24"/>
            <w:szCs w:val="24"/>
          </w:rPr>
          <w:delText>cash</w:delText>
        </w:r>
        <w:r w:rsidRPr="00ED23BC" w:rsidDel="003C22BD">
          <w:rPr>
            <w:spacing w:val="-6"/>
            <w:sz w:val="24"/>
            <w:szCs w:val="24"/>
          </w:rPr>
          <w:delText xml:space="preserve"> </w:delText>
        </w:r>
      </w:del>
      <w:ins w:id="1976" w:author="Editor" w:date="2026-09-10T10:32:00Z">
        <w:r w:rsidR="003C22BD" w:rsidRPr="00ED23BC">
          <w:rPr>
            <w:sz w:val="24"/>
            <w:szCs w:val="24"/>
          </w:rPr>
          <w:t>Cash</w:t>
        </w:r>
        <w:r w:rsidR="003C22BD" w:rsidRPr="00ED23BC">
          <w:rPr>
            <w:spacing w:val="-6"/>
            <w:sz w:val="24"/>
            <w:szCs w:val="24"/>
          </w:rPr>
          <w:t xml:space="preserve"> </w:t>
        </w:r>
      </w:ins>
      <w:del w:id="1977" w:author="Editor" w:date="2026-09-10T10:33:00Z">
        <w:r w:rsidRPr="00ED23BC" w:rsidDel="003C22BD">
          <w:rPr>
            <w:sz w:val="24"/>
            <w:szCs w:val="24"/>
          </w:rPr>
          <w:delText>transfers</w:delText>
        </w:r>
        <w:r w:rsidRPr="00ED23BC" w:rsidDel="003C22BD">
          <w:rPr>
            <w:spacing w:val="-6"/>
            <w:sz w:val="24"/>
            <w:szCs w:val="24"/>
          </w:rPr>
          <w:delText xml:space="preserve"> </w:delText>
        </w:r>
      </w:del>
      <w:ins w:id="1978" w:author="Editor" w:date="2026-09-10T10:33:00Z">
        <w:r w:rsidR="003C22BD" w:rsidRPr="00ED23BC">
          <w:rPr>
            <w:sz w:val="24"/>
            <w:szCs w:val="24"/>
          </w:rPr>
          <w:t>Transfers</w:t>
        </w:r>
        <w:r w:rsidR="003C22BD" w:rsidRPr="00ED23BC">
          <w:rPr>
            <w:spacing w:val="-6"/>
            <w:sz w:val="24"/>
            <w:szCs w:val="24"/>
          </w:rPr>
          <w:t xml:space="preserve"> </w:t>
        </w:r>
      </w:ins>
      <w:r w:rsidRPr="00ED23BC">
        <w:rPr>
          <w:sz w:val="24"/>
          <w:szCs w:val="24"/>
        </w:rPr>
        <w:t>on</w:t>
      </w:r>
      <w:r w:rsidRPr="00ED23BC">
        <w:rPr>
          <w:spacing w:val="-6"/>
          <w:sz w:val="24"/>
          <w:szCs w:val="24"/>
        </w:rPr>
        <w:t xml:space="preserve"> </w:t>
      </w:r>
      <w:del w:id="1979" w:author="Editor" w:date="2026-09-10T10:33:00Z">
        <w:r w:rsidRPr="00ED23BC" w:rsidDel="003C22BD">
          <w:rPr>
            <w:sz w:val="24"/>
            <w:szCs w:val="24"/>
          </w:rPr>
          <w:delText xml:space="preserve">health </w:delText>
        </w:r>
      </w:del>
      <w:ins w:id="1980" w:author="Editor" w:date="2026-09-10T10:33:00Z">
        <w:r w:rsidR="003C22BD" w:rsidRPr="00ED23BC">
          <w:rPr>
            <w:sz w:val="24"/>
            <w:szCs w:val="24"/>
          </w:rPr>
          <w:t xml:space="preserve">Health </w:t>
        </w:r>
      </w:ins>
      <w:del w:id="1981" w:author="Editor" w:date="2026-09-10T10:33:00Z">
        <w:r w:rsidRPr="00ED23BC" w:rsidDel="003C22BD">
          <w:rPr>
            <w:sz w:val="24"/>
            <w:szCs w:val="24"/>
          </w:rPr>
          <w:delText xml:space="preserve">outcomes </w:delText>
        </w:r>
      </w:del>
      <w:ins w:id="1982" w:author="Editor" w:date="2026-09-10T10:33:00Z">
        <w:r w:rsidR="003C22BD" w:rsidRPr="00ED23BC">
          <w:rPr>
            <w:sz w:val="24"/>
            <w:szCs w:val="24"/>
          </w:rPr>
          <w:t xml:space="preserve">Outcomes </w:t>
        </w:r>
      </w:ins>
      <w:r w:rsidRPr="00ED23BC">
        <w:rPr>
          <w:sz w:val="24"/>
          <w:szCs w:val="24"/>
        </w:rPr>
        <w:t xml:space="preserve">and </w:t>
      </w:r>
      <w:del w:id="1983" w:author="Editor" w:date="2026-09-10T10:33:00Z">
        <w:r w:rsidRPr="00ED23BC" w:rsidDel="003C22BD">
          <w:rPr>
            <w:sz w:val="24"/>
            <w:szCs w:val="24"/>
          </w:rPr>
          <w:delText xml:space="preserve">use </w:delText>
        </w:r>
      </w:del>
      <w:ins w:id="1984" w:author="Editor" w:date="2026-09-10T10:33:00Z">
        <w:r w:rsidR="003C22BD" w:rsidRPr="00ED23BC">
          <w:rPr>
            <w:sz w:val="24"/>
            <w:szCs w:val="24"/>
          </w:rPr>
          <w:t xml:space="preserve">Use </w:t>
        </w:r>
      </w:ins>
      <w:r w:rsidRPr="00ED23BC">
        <w:rPr>
          <w:sz w:val="24"/>
          <w:szCs w:val="24"/>
        </w:rPr>
        <w:t xml:space="preserve">of </w:t>
      </w:r>
      <w:del w:id="1985" w:author="Editor" w:date="2026-09-10T10:33:00Z">
        <w:r w:rsidRPr="00ED23BC" w:rsidDel="003C22BD">
          <w:rPr>
            <w:sz w:val="24"/>
            <w:szCs w:val="24"/>
          </w:rPr>
          <w:delText xml:space="preserve">health </w:delText>
        </w:r>
      </w:del>
      <w:ins w:id="1986" w:author="Editor" w:date="2026-09-10T10:33:00Z">
        <w:r w:rsidR="003C22BD" w:rsidRPr="00ED23BC">
          <w:rPr>
            <w:sz w:val="24"/>
            <w:szCs w:val="24"/>
          </w:rPr>
          <w:t xml:space="preserve">Health </w:t>
        </w:r>
      </w:ins>
      <w:del w:id="1987" w:author="Editor" w:date="2026-09-10T10:33:00Z">
        <w:r w:rsidRPr="00ED23BC" w:rsidDel="003C22BD">
          <w:rPr>
            <w:sz w:val="24"/>
            <w:szCs w:val="24"/>
          </w:rPr>
          <w:delText xml:space="preserve">services </w:delText>
        </w:r>
      </w:del>
      <w:ins w:id="1988" w:author="Editor" w:date="2026-09-10T10:33:00Z">
        <w:r w:rsidR="003C22BD" w:rsidRPr="00ED23BC">
          <w:rPr>
            <w:sz w:val="24"/>
            <w:szCs w:val="24"/>
          </w:rPr>
          <w:t xml:space="preserve">Services </w:t>
        </w:r>
      </w:ins>
      <w:r w:rsidRPr="00ED23BC">
        <w:rPr>
          <w:sz w:val="24"/>
          <w:szCs w:val="24"/>
        </w:rPr>
        <w:t xml:space="preserve">in </w:t>
      </w:r>
      <w:del w:id="1989" w:author="Editor" w:date="2026-09-10T10:33:00Z">
        <w:r w:rsidRPr="00ED23BC" w:rsidDel="003C22BD">
          <w:rPr>
            <w:sz w:val="24"/>
            <w:szCs w:val="24"/>
          </w:rPr>
          <w:delText xml:space="preserve">low </w:delText>
        </w:r>
      </w:del>
      <w:ins w:id="1990" w:author="Editor" w:date="2026-09-10T10:33:00Z">
        <w:r w:rsidR="003C22BD" w:rsidRPr="00ED23BC">
          <w:rPr>
            <w:sz w:val="24"/>
            <w:szCs w:val="24"/>
          </w:rPr>
          <w:t xml:space="preserve">Low </w:t>
        </w:r>
      </w:ins>
      <w:r w:rsidRPr="00ED23BC">
        <w:rPr>
          <w:sz w:val="24"/>
          <w:szCs w:val="24"/>
        </w:rPr>
        <w:t xml:space="preserve">and </w:t>
      </w:r>
      <w:del w:id="1991" w:author="Editor" w:date="2026-09-10T10:33:00Z">
        <w:r w:rsidRPr="00ED23BC" w:rsidDel="003C22BD">
          <w:rPr>
            <w:sz w:val="24"/>
            <w:szCs w:val="24"/>
          </w:rPr>
          <w:delText xml:space="preserve">middle </w:delText>
        </w:r>
      </w:del>
      <w:ins w:id="1992" w:author="Editor" w:date="2026-09-10T10:33:00Z">
        <w:r w:rsidR="003C22BD" w:rsidRPr="00ED23BC">
          <w:rPr>
            <w:sz w:val="24"/>
            <w:szCs w:val="24"/>
          </w:rPr>
          <w:t xml:space="preserve">Middle </w:t>
        </w:r>
      </w:ins>
      <w:del w:id="1993" w:author="Editor" w:date="2026-09-10T10:33:00Z">
        <w:r w:rsidRPr="00ED23BC" w:rsidDel="003C22BD">
          <w:rPr>
            <w:sz w:val="24"/>
            <w:szCs w:val="24"/>
          </w:rPr>
          <w:delText xml:space="preserve">income </w:delText>
        </w:r>
      </w:del>
      <w:ins w:id="1994" w:author="Editor" w:date="2026-09-10T10:33:00Z">
        <w:r w:rsidR="003C22BD" w:rsidRPr="00ED23BC">
          <w:rPr>
            <w:sz w:val="24"/>
            <w:szCs w:val="24"/>
          </w:rPr>
          <w:t xml:space="preserve">Income </w:t>
        </w:r>
      </w:ins>
      <w:del w:id="1995" w:author="Editor" w:date="2026-09-10T10:32:00Z">
        <w:r w:rsidRPr="00ED23BC" w:rsidDel="003C22BD">
          <w:rPr>
            <w:sz w:val="24"/>
            <w:szCs w:val="24"/>
          </w:rPr>
          <w:delText>countries</w:delText>
        </w:r>
      </w:del>
      <w:ins w:id="1996" w:author="Editor" w:date="2026-09-10T10:32:00Z">
        <w:r w:rsidR="003C22BD" w:rsidRPr="00ED23BC">
          <w:rPr>
            <w:sz w:val="24"/>
            <w:szCs w:val="24"/>
          </w:rPr>
          <w:t>Countries</w:t>
        </w:r>
      </w:ins>
      <w:r w:rsidRPr="00ED23BC">
        <w:rPr>
          <w:sz w:val="24"/>
          <w:szCs w:val="24"/>
        </w:rPr>
        <w:t>.</w:t>
      </w:r>
      <w:r w:rsidRPr="00ED23BC">
        <w:rPr>
          <w:spacing w:val="40"/>
          <w:sz w:val="24"/>
          <w:szCs w:val="24"/>
        </w:rPr>
        <w:t xml:space="preserve"> </w:t>
      </w:r>
      <w:r w:rsidRPr="00ED23BC">
        <w:rPr>
          <w:i/>
          <w:sz w:val="24"/>
          <w:szCs w:val="24"/>
        </w:rPr>
        <w:t xml:space="preserve">Cochrane Database of Systematic Reviews </w:t>
      </w:r>
      <w:r w:rsidRPr="00ED23BC">
        <w:rPr>
          <w:sz w:val="24"/>
          <w:szCs w:val="24"/>
        </w:rPr>
        <w:t>(</w:t>
      </w:r>
      <w:del w:id="1997" w:author="Editor" w:date="2026-09-10T10:48:00Z">
        <w:r w:rsidRPr="00ED23BC" w:rsidDel="004D054A">
          <w:rPr>
            <w:sz w:val="24"/>
            <w:szCs w:val="24"/>
          </w:rPr>
          <w:delText>4:CD008137</w:delText>
        </w:r>
      </w:del>
      <w:ins w:id="1998" w:author="Editor" w:date="2026-09-10T10:48:00Z">
        <w:r w:rsidR="004D054A">
          <w:rPr>
            <w:sz w:val="24"/>
            <w:szCs w:val="24"/>
          </w:rPr>
          <w:t>October 7)</w:t>
        </w:r>
      </w:ins>
      <w:del w:id="1999" w:author="Editor" w:date="2026-09-10T10:48:00Z">
        <w:r w:rsidRPr="00ED23BC" w:rsidDel="004D054A">
          <w:rPr>
            <w:sz w:val="24"/>
            <w:szCs w:val="24"/>
          </w:rPr>
          <w:delText>)</w:delText>
        </w:r>
      </w:del>
      <w:r w:rsidRPr="00ED23BC">
        <w:rPr>
          <w:sz w:val="24"/>
          <w:szCs w:val="24"/>
        </w:rPr>
        <w:t>.</w:t>
      </w:r>
      <w:ins w:id="2000" w:author="Editor" w:date="2026-09-10T10:47:00Z">
        <w:r w:rsidR="004D054A" w:rsidRPr="00ED23BC">
          <w:rPr>
            <w:sz w:val="24"/>
            <w:szCs w:val="24"/>
          </w:rPr>
          <w:t xml:space="preserve"> </w:t>
        </w:r>
      </w:ins>
      <w:r w:rsidR="00EF6AA1">
        <w:rPr>
          <w:rStyle w:val="identifier"/>
          <w:color w:val="212121"/>
          <w:sz w:val="24"/>
          <w:szCs w:val="24"/>
        </w:rPr>
        <w:fldChar w:fldCharType="begin"/>
      </w:r>
      <w:r w:rsidR="00EF6AA1">
        <w:rPr>
          <w:rStyle w:val="identifier"/>
          <w:color w:val="212121"/>
          <w:sz w:val="24"/>
          <w:szCs w:val="24"/>
        </w:rPr>
        <w:instrText xml:space="preserve"> HYPERLINK "</w:instrText>
      </w:r>
      <w:r w:rsidR="00EF6AA1" w:rsidRPr="00BC410E">
        <w:rPr>
          <w:rStyle w:val="identifier"/>
          <w:color w:val="212121"/>
        </w:rPr>
        <w:instrText>https://doi.org/10.1002/14651858.CD008137</w:instrText>
      </w:r>
      <w:r w:rsidR="00EF6AA1">
        <w:rPr>
          <w:rStyle w:val="identifier"/>
          <w:color w:val="212121"/>
          <w:sz w:val="24"/>
          <w:szCs w:val="24"/>
        </w:rPr>
        <w:instrText xml:space="preserve">" </w:instrText>
      </w:r>
      <w:r w:rsidR="00EF6AA1">
        <w:rPr>
          <w:rStyle w:val="identifier"/>
          <w:color w:val="212121"/>
          <w:sz w:val="24"/>
          <w:szCs w:val="24"/>
        </w:rPr>
      </w:r>
      <w:r w:rsidR="00EF6AA1">
        <w:rPr>
          <w:rStyle w:val="identifier"/>
          <w:color w:val="212121"/>
          <w:sz w:val="24"/>
          <w:szCs w:val="24"/>
        </w:rPr>
        <w:fldChar w:fldCharType="separate"/>
      </w:r>
      <w:ins w:id="2001" w:author="Editor" w:date="2026-09-12T16:43:00Z">
        <w:r w:rsidR="00EF6AA1" w:rsidRPr="00BC410E">
          <w:rPr>
            <w:rStyle w:val="Hyperlink"/>
            <w:sz w:val="24"/>
            <w:szCs w:val="24"/>
          </w:rPr>
          <w:t>https://doi.org/1</w:t>
        </w:r>
      </w:ins>
      <w:ins w:id="2002" w:author="Editor" w:date="2026-09-10T10:47:00Z">
        <w:r w:rsidR="00EF6AA1" w:rsidRPr="00BC410E">
          <w:rPr>
            <w:rStyle w:val="Hyperlink"/>
            <w:sz w:val="24"/>
            <w:szCs w:val="24"/>
          </w:rPr>
          <w:t>0.1002/14651858.CD008137</w:t>
        </w:r>
      </w:ins>
      <w:ins w:id="2003" w:author="Editor" w:date="2026-09-12T16:44:00Z">
        <w:r w:rsidR="00EF6AA1">
          <w:rPr>
            <w:rStyle w:val="identifier"/>
            <w:color w:val="212121"/>
            <w:sz w:val="24"/>
            <w:szCs w:val="24"/>
          </w:rPr>
          <w:fldChar w:fldCharType="end"/>
        </w:r>
      </w:ins>
    </w:p>
    <w:p w14:paraId="0EDAD2D8" w14:textId="77777777" w:rsidR="006F1B3D" w:rsidRPr="004D054A" w:rsidDel="004D054A" w:rsidRDefault="006F1B3D" w:rsidP="008C7539">
      <w:pPr>
        <w:pStyle w:val="BodyText"/>
        <w:suppressAutoHyphens/>
        <w:spacing w:before="182" w:line="252" w:lineRule="auto"/>
        <w:ind w:left="234" w:right="719" w:hanging="235"/>
        <w:jc w:val="both"/>
        <w:rPr>
          <w:del w:id="2004" w:author="Editor" w:date="2026-09-10T10:47:00Z"/>
        </w:rPr>
      </w:pPr>
    </w:p>
    <w:p w14:paraId="7BD76C5A" w14:textId="77777777" w:rsidR="006F1B3D" w:rsidRDefault="00191F14" w:rsidP="004A2FF4">
      <w:pPr>
        <w:suppressAutoHyphens/>
        <w:spacing w:before="187" w:line="250" w:lineRule="auto"/>
        <w:ind w:left="230" w:right="720" w:hanging="230"/>
        <w:jc w:val="both"/>
        <w:rPr>
          <w:sz w:val="24"/>
        </w:rPr>
      </w:pPr>
      <w:bookmarkStart w:id="2005" w:name="_bookmark56"/>
      <w:bookmarkEnd w:id="2005"/>
      <w:r>
        <w:rPr>
          <w:sz w:val="24"/>
        </w:rPr>
        <w:t>Lloyd-Sherlock,</w:t>
      </w:r>
      <w:r>
        <w:rPr>
          <w:spacing w:val="-10"/>
          <w:sz w:val="24"/>
        </w:rPr>
        <w:t xml:space="preserve"> </w:t>
      </w:r>
      <w:r>
        <w:rPr>
          <w:sz w:val="24"/>
        </w:rPr>
        <w:t>P.</w:t>
      </w:r>
      <w:ins w:id="2006" w:author="Editor" w:date="2026-09-10T10:24:00Z">
        <w:r w:rsidR="00540424">
          <w:rPr>
            <w:sz w:val="24"/>
          </w:rPr>
          <w:t>,</w:t>
        </w:r>
      </w:ins>
      <w:r>
        <w:rPr>
          <w:spacing w:val="-11"/>
          <w:sz w:val="24"/>
        </w:rPr>
        <w:t xml:space="preserve"> </w:t>
      </w:r>
      <w:r>
        <w:rPr>
          <w:sz w:val="24"/>
        </w:rPr>
        <w:t>and</w:t>
      </w:r>
      <w:r>
        <w:rPr>
          <w:spacing w:val="-11"/>
          <w:sz w:val="24"/>
        </w:rPr>
        <w:t xml:space="preserve"> </w:t>
      </w:r>
      <w:r>
        <w:rPr>
          <w:sz w:val="24"/>
        </w:rPr>
        <w:t>S.</w:t>
      </w:r>
      <w:r>
        <w:rPr>
          <w:spacing w:val="-11"/>
          <w:sz w:val="24"/>
        </w:rPr>
        <w:t xml:space="preserve"> </w:t>
      </w:r>
      <w:r>
        <w:rPr>
          <w:sz w:val="24"/>
        </w:rPr>
        <w:t>Agrawal</w:t>
      </w:r>
      <w:ins w:id="2007" w:author="Editor" w:date="2026-09-10T10:24:00Z">
        <w:r w:rsidR="00540424">
          <w:rPr>
            <w:sz w:val="24"/>
          </w:rPr>
          <w:t>.</w:t>
        </w:r>
      </w:ins>
      <w:r>
        <w:rPr>
          <w:spacing w:val="-11"/>
          <w:sz w:val="24"/>
        </w:rPr>
        <w:t xml:space="preserve"> </w:t>
      </w:r>
      <w:del w:id="2008" w:author="Editor" w:date="2026-09-10T10:24:00Z">
        <w:r w:rsidDel="00540424">
          <w:rPr>
            <w:sz w:val="24"/>
          </w:rPr>
          <w:delText>(</w:delText>
        </w:r>
      </w:del>
      <w:r>
        <w:rPr>
          <w:sz w:val="24"/>
        </w:rPr>
        <w:t>2014</w:t>
      </w:r>
      <w:del w:id="2009" w:author="Editor" w:date="2026-09-10T10:21:00Z">
        <w:r w:rsidDel="00734EB7">
          <w:rPr>
            <w:sz w:val="24"/>
          </w:rPr>
          <w:delText>).</w:delText>
        </w:r>
      </w:del>
      <w:ins w:id="2010" w:author="Editor" w:date="2026-09-10T10:21:00Z">
        <w:r w:rsidR="00734EB7">
          <w:rPr>
            <w:sz w:val="24"/>
          </w:rPr>
          <w:t>.</w:t>
        </w:r>
      </w:ins>
      <w:r>
        <w:rPr>
          <w:spacing w:val="9"/>
          <w:sz w:val="24"/>
        </w:rPr>
        <w:t xml:space="preserve"> </w:t>
      </w:r>
      <w:r>
        <w:rPr>
          <w:sz w:val="24"/>
        </w:rPr>
        <w:t>Pensions</w:t>
      </w:r>
      <w:r>
        <w:rPr>
          <w:spacing w:val="-11"/>
          <w:sz w:val="24"/>
        </w:rPr>
        <w:t xml:space="preserve"> </w:t>
      </w:r>
      <w:r>
        <w:rPr>
          <w:sz w:val="24"/>
        </w:rPr>
        <w:t>and</w:t>
      </w:r>
      <w:r>
        <w:rPr>
          <w:spacing w:val="-11"/>
          <w:sz w:val="24"/>
        </w:rPr>
        <w:t xml:space="preserve"> </w:t>
      </w:r>
      <w:r>
        <w:rPr>
          <w:sz w:val="24"/>
        </w:rPr>
        <w:t>the</w:t>
      </w:r>
      <w:r>
        <w:rPr>
          <w:spacing w:val="-11"/>
          <w:sz w:val="24"/>
        </w:rPr>
        <w:t xml:space="preserve"> </w:t>
      </w:r>
      <w:del w:id="2011" w:author="Editor" w:date="2026-09-10T10:32:00Z">
        <w:r w:rsidDel="00540424">
          <w:rPr>
            <w:sz w:val="24"/>
          </w:rPr>
          <w:delText>health</w:delText>
        </w:r>
        <w:r w:rsidDel="00540424">
          <w:rPr>
            <w:spacing w:val="-11"/>
            <w:sz w:val="24"/>
          </w:rPr>
          <w:delText xml:space="preserve"> </w:delText>
        </w:r>
      </w:del>
      <w:ins w:id="2012" w:author="Editor" w:date="2026-09-10T10:32:00Z">
        <w:r w:rsidR="00540424">
          <w:rPr>
            <w:sz w:val="24"/>
          </w:rPr>
          <w:t>Health</w:t>
        </w:r>
        <w:r w:rsidR="00540424">
          <w:rPr>
            <w:spacing w:val="-11"/>
            <w:sz w:val="24"/>
          </w:rPr>
          <w:t xml:space="preserve"> </w:t>
        </w:r>
      </w:ins>
      <w:r>
        <w:rPr>
          <w:sz w:val="24"/>
        </w:rPr>
        <w:t>of</w:t>
      </w:r>
      <w:r>
        <w:rPr>
          <w:spacing w:val="-11"/>
          <w:sz w:val="24"/>
        </w:rPr>
        <w:t xml:space="preserve"> </w:t>
      </w:r>
      <w:del w:id="2013" w:author="Editor" w:date="2026-09-10T10:32:00Z">
        <w:r w:rsidDel="00540424">
          <w:rPr>
            <w:sz w:val="24"/>
          </w:rPr>
          <w:delText>older</w:delText>
        </w:r>
        <w:r w:rsidDel="00540424">
          <w:rPr>
            <w:spacing w:val="-11"/>
            <w:sz w:val="24"/>
          </w:rPr>
          <w:delText xml:space="preserve"> </w:delText>
        </w:r>
      </w:del>
      <w:ins w:id="2014" w:author="Editor" w:date="2026-09-10T10:32:00Z">
        <w:r w:rsidR="00540424">
          <w:rPr>
            <w:sz w:val="24"/>
          </w:rPr>
          <w:t>Older</w:t>
        </w:r>
        <w:r w:rsidR="00540424">
          <w:rPr>
            <w:spacing w:val="-11"/>
            <w:sz w:val="24"/>
          </w:rPr>
          <w:t xml:space="preserve"> </w:t>
        </w:r>
      </w:ins>
      <w:del w:id="2015" w:author="Editor" w:date="2026-09-10T10:32:00Z">
        <w:r w:rsidDel="00540424">
          <w:rPr>
            <w:sz w:val="24"/>
          </w:rPr>
          <w:delText>people</w:delText>
        </w:r>
        <w:r w:rsidDel="00540424">
          <w:rPr>
            <w:spacing w:val="-11"/>
            <w:sz w:val="24"/>
          </w:rPr>
          <w:delText xml:space="preserve"> </w:delText>
        </w:r>
      </w:del>
      <w:ins w:id="2016" w:author="Editor" w:date="2026-09-10T10:32:00Z">
        <w:r w:rsidR="00540424">
          <w:rPr>
            <w:sz w:val="24"/>
          </w:rPr>
          <w:t>People</w:t>
        </w:r>
        <w:r w:rsidR="00540424">
          <w:rPr>
            <w:spacing w:val="-11"/>
            <w:sz w:val="24"/>
          </w:rPr>
          <w:t xml:space="preserve"> </w:t>
        </w:r>
      </w:ins>
      <w:r>
        <w:rPr>
          <w:sz w:val="24"/>
        </w:rPr>
        <w:t>in</w:t>
      </w:r>
      <w:r>
        <w:rPr>
          <w:spacing w:val="-11"/>
          <w:sz w:val="24"/>
        </w:rPr>
        <w:t xml:space="preserve"> </w:t>
      </w:r>
      <w:del w:id="2017" w:author="Editor" w:date="2026-09-10T10:32:00Z">
        <w:r w:rsidDel="00540424">
          <w:rPr>
            <w:sz w:val="24"/>
          </w:rPr>
          <w:delText>south</w:delText>
        </w:r>
        <w:r w:rsidDel="00540424">
          <w:rPr>
            <w:spacing w:val="-11"/>
            <w:sz w:val="24"/>
          </w:rPr>
          <w:delText xml:space="preserve"> </w:delText>
        </w:r>
      </w:del>
      <w:ins w:id="2018" w:author="Editor" w:date="2026-09-10T10:32:00Z">
        <w:r w:rsidR="00540424">
          <w:rPr>
            <w:sz w:val="24"/>
          </w:rPr>
          <w:t>South</w:t>
        </w:r>
        <w:r w:rsidR="00540424">
          <w:rPr>
            <w:spacing w:val="-11"/>
            <w:sz w:val="24"/>
          </w:rPr>
          <w:t xml:space="preserve"> </w:t>
        </w:r>
      </w:ins>
      <w:del w:id="2019" w:author="Editor" w:date="2026-09-10T08:57:00Z">
        <w:r w:rsidDel="00D261A8">
          <w:rPr>
            <w:sz w:val="24"/>
          </w:rPr>
          <w:delText>africa</w:delText>
        </w:r>
      </w:del>
      <w:ins w:id="2020" w:author="Editor" w:date="2026-09-10T08:57:00Z">
        <w:r w:rsidR="00D261A8">
          <w:rPr>
            <w:sz w:val="24"/>
          </w:rPr>
          <w:t>Africa</w:t>
        </w:r>
      </w:ins>
      <w:r>
        <w:rPr>
          <w:sz w:val="24"/>
        </w:rPr>
        <w:t xml:space="preserve">: </w:t>
      </w:r>
      <w:del w:id="2021" w:author="Editor" w:date="2026-09-10T10:32:00Z">
        <w:r w:rsidDel="00540424">
          <w:rPr>
            <w:sz w:val="24"/>
          </w:rPr>
          <w:delText xml:space="preserve">is </w:delText>
        </w:r>
      </w:del>
      <w:ins w:id="2022" w:author="Editor" w:date="2026-09-10T10:32:00Z">
        <w:r w:rsidR="00540424">
          <w:rPr>
            <w:sz w:val="24"/>
          </w:rPr>
          <w:t xml:space="preserve">Is </w:t>
        </w:r>
      </w:ins>
      <w:del w:id="2023" w:author="Editor" w:date="2026-09-10T10:32:00Z">
        <w:r w:rsidDel="00540424">
          <w:rPr>
            <w:sz w:val="24"/>
          </w:rPr>
          <w:delText xml:space="preserve">there </w:delText>
        </w:r>
      </w:del>
      <w:ins w:id="2024" w:author="Editor" w:date="2026-09-10T10:32:00Z">
        <w:r w:rsidR="00540424">
          <w:rPr>
            <w:sz w:val="24"/>
          </w:rPr>
          <w:t xml:space="preserve">There </w:t>
        </w:r>
      </w:ins>
      <w:r>
        <w:rPr>
          <w:sz w:val="24"/>
        </w:rPr>
        <w:t xml:space="preserve">an </w:t>
      </w:r>
      <w:del w:id="2025" w:author="Editor" w:date="2026-09-10T10:32:00Z">
        <w:r w:rsidDel="00540424">
          <w:rPr>
            <w:sz w:val="24"/>
          </w:rPr>
          <w:delText>e</w:delText>
        </w:r>
      </w:del>
      <w:ins w:id="2026" w:author="Editor" w:date="2026-09-10T10:32:00Z">
        <w:r w:rsidR="00540424">
          <w:rPr>
            <w:sz w:val="24"/>
          </w:rPr>
          <w:t>E</w:t>
        </w:r>
      </w:ins>
      <w:ins w:id="2027" w:author="Editor" w:date="2026-09-08T18:16:00Z">
        <w:r w:rsidR="00B50A25" w:rsidRPr="00DB5B07">
          <w:t>ff</w:t>
        </w:r>
      </w:ins>
      <w:del w:id="2028" w:author="Editor" w:date="2026-09-08T18:16:00Z">
        <w:r w:rsidDel="00B50A25">
          <w:rPr>
            <w:rFonts w:ascii="Arial MT" w:hAnsi="Arial MT"/>
            <w:sz w:val="24"/>
          </w:rPr>
          <w:delText>ff</w:delText>
        </w:r>
      </w:del>
      <w:r>
        <w:rPr>
          <w:sz w:val="24"/>
        </w:rPr>
        <w:t>ect?</w:t>
      </w:r>
      <w:r>
        <w:rPr>
          <w:spacing w:val="40"/>
          <w:sz w:val="24"/>
        </w:rPr>
        <w:t xml:space="preserve"> </w:t>
      </w:r>
      <w:r>
        <w:rPr>
          <w:i/>
          <w:sz w:val="24"/>
        </w:rPr>
        <w:t xml:space="preserve">The </w:t>
      </w:r>
      <w:ins w:id="2029" w:author="Editor" w:date="2026-09-10T10:32:00Z">
        <w:r w:rsidR="00540424">
          <w:rPr>
            <w:i/>
            <w:sz w:val="24"/>
          </w:rPr>
          <w:t>J</w:t>
        </w:r>
      </w:ins>
      <w:del w:id="2030" w:author="Editor" w:date="2026-09-10T10:32:00Z">
        <w:r w:rsidDel="00540424">
          <w:rPr>
            <w:i/>
            <w:sz w:val="24"/>
          </w:rPr>
          <w:delText>j</w:delText>
        </w:r>
      </w:del>
      <w:r>
        <w:rPr>
          <w:i/>
          <w:sz w:val="24"/>
        </w:rPr>
        <w:t xml:space="preserve">ournal of </w:t>
      </w:r>
      <w:del w:id="2031" w:author="Editor" w:date="2026-09-10T10:32:00Z">
        <w:r w:rsidDel="00540424">
          <w:rPr>
            <w:i/>
            <w:sz w:val="24"/>
          </w:rPr>
          <w:delText xml:space="preserve">development </w:delText>
        </w:r>
      </w:del>
      <w:ins w:id="2032" w:author="Editor" w:date="2026-09-10T10:32:00Z">
        <w:r w:rsidR="00540424">
          <w:rPr>
            <w:i/>
            <w:sz w:val="24"/>
          </w:rPr>
          <w:t xml:space="preserve">Development </w:t>
        </w:r>
      </w:ins>
      <w:del w:id="2033" w:author="Editor" w:date="2026-09-10T10:32:00Z">
        <w:r w:rsidDel="00540424">
          <w:rPr>
            <w:i/>
            <w:sz w:val="24"/>
          </w:rPr>
          <w:delText xml:space="preserve">studies </w:delText>
        </w:r>
      </w:del>
      <w:ins w:id="2034" w:author="Editor" w:date="2026-09-10T10:32:00Z">
        <w:r w:rsidR="00540424">
          <w:rPr>
            <w:i/>
            <w:sz w:val="24"/>
          </w:rPr>
          <w:t xml:space="preserve">Studies </w:t>
        </w:r>
      </w:ins>
      <w:r w:rsidRPr="004A2FF4">
        <w:rPr>
          <w:sz w:val="24"/>
        </w:rPr>
        <w:t>50</w:t>
      </w:r>
      <w:r>
        <w:rPr>
          <w:sz w:val="24"/>
        </w:rPr>
        <w:t>(11</w:t>
      </w:r>
      <w:del w:id="2035" w:author="Editor" w:date="2026-09-10T10:46:00Z">
        <w:r w:rsidDel="004D054A">
          <w:rPr>
            <w:sz w:val="24"/>
          </w:rPr>
          <w:delText xml:space="preserve">), </w:delText>
        </w:r>
      </w:del>
      <w:ins w:id="2036" w:author="Editor" w:date="2026-09-10T10:46:00Z">
        <w:r w:rsidR="004D054A">
          <w:rPr>
            <w:sz w:val="24"/>
          </w:rPr>
          <w:t xml:space="preserve">): </w:t>
        </w:r>
      </w:ins>
      <w:r>
        <w:rPr>
          <w:sz w:val="24"/>
        </w:rPr>
        <w:t>1570–1586.</w:t>
      </w:r>
    </w:p>
    <w:p w14:paraId="1264A844" w14:textId="77777777" w:rsidR="006F1B3D" w:rsidRDefault="00191F14" w:rsidP="008C7539">
      <w:pPr>
        <w:pStyle w:val="BodyText"/>
        <w:suppressAutoHyphens/>
        <w:spacing w:before="192" w:line="252" w:lineRule="auto"/>
        <w:ind w:left="234" w:right="719" w:hanging="235"/>
        <w:jc w:val="both"/>
      </w:pPr>
      <w:bookmarkStart w:id="2037" w:name="_bookmark57"/>
      <w:bookmarkEnd w:id="2037"/>
      <w:r>
        <w:t>Mahapatra, P., K. Shibuya, A.</w:t>
      </w:r>
      <w:del w:id="2038" w:author="Editor" w:date="2026-09-10T10:25:00Z">
        <w:r w:rsidDel="00540424">
          <w:delText xml:space="preserve"> </w:delText>
        </w:r>
      </w:del>
      <w:r>
        <w:t>D. Lopez, F. Coullare, F.</w:t>
      </w:r>
      <w:del w:id="2039" w:author="Editor" w:date="2026-09-10T10:25:00Z">
        <w:r w:rsidDel="00540424">
          <w:delText xml:space="preserve"> </w:delText>
        </w:r>
      </w:del>
      <w:r>
        <w:t>C. Notzon, C. Rao, and S. Szreter</w:t>
      </w:r>
      <w:ins w:id="2040" w:author="Editor" w:date="2026-09-10T10:25:00Z">
        <w:r w:rsidR="00540424">
          <w:t>.</w:t>
        </w:r>
      </w:ins>
      <w:del w:id="2041" w:author="Editor" w:date="2026-09-10T10:25:00Z">
        <w:r w:rsidDel="00540424">
          <w:delText xml:space="preserve"> (</w:delText>
        </w:r>
      </w:del>
      <w:ins w:id="2042" w:author="Editor" w:date="2026-09-10T10:25:00Z">
        <w:r w:rsidR="00540424">
          <w:t xml:space="preserve"> </w:t>
        </w:r>
      </w:ins>
      <w:r>
        <w:lastRenderedPageBreak/>
        <w:t>2007</w:t>
      </w:r>
      <w:del w:id="2043" w:author="Editor" w:date="2026-09-10T10:21:00Z">
        <w:r w:rsidDel="00734EB7">
          <w:delText>).</w:delText>
        </w:r>
      </w:del>
      <w:ins w:id="2044" w:author="Editor" w:date="2026-09-10T10:21:00Z">
        <w:r w:rsidR="00734EB7">
          <w:t>.</w:t>
        </w:r>
      </w:ins>
      <w:r>
        <w:rPr>
          <w:spacing w:val="39"/>
        </w:rPr>
        <w:t xml:space="preserve"> </w:t>
      </w:r>
      <w:r>
        <w:t xml:space="preserve">Civil </w:t>
      </w:r>
      <w:del w:id="2045" w:author="Editor" w:date="2026-09-10T10:31:00Z">
        <w:r w:rsidDel="00540424">
          <w:delText xml:space="preserve">registration </w:delText>
        </w:r>
      </w:del>
      <w:ins w:id="2046" w:author="Editor" w:date="2026-09-10T10:31:00Z">
        <w:r w:rsidR="00540424">
          <w:t xml:space="preserve">Registration </w:t>
        </w:r>
      </w:ins>
      <w:del w:id="2047" w:author="Editor" w:date="2026-09-10T10:31:00Z">
        <w:r w:rsidDel="00540424">
          <w:delText xml:space="preserve">systems </w:delText>
        </w:r>
      </w:del>
      <w:ins w:id="2048" w:author="Editor" w:date="2026-09-10T10:31:00Z">
        <w:r w:rsidR="00540424">
          <w:t xml:space="preserve">Systems </w:t>
        </w:r>
      </w:ins>
      <w:r>
        <w:t xml:space="preserve">and </w:t>
      </w:r>
      <w:del w:id="2049" w:author="Editor" w:date="2026-09-10T10:31:00Z">
        <w:r w:rsidDel="00540424">
          <w:delText xml:space="preserve">vital </w:delText>
        </w:r>
      </w:del>
      <w:ins w:id="2050" w:author="Editor" w:date="2026-09-10T10:31:00Z">
        <w:r w:rsidR="00540424">
          <w:t xml:space="preserve">Vital </w:t>
        </w:r>
      </w:ins>
      <w:del w:id="2051" w:author="Editor" w:date="2026-09-10T10:31:00Z">
        <w:r w:rsidDel="00540424">
          <w:delText>statistics</w:delText>
        </w:r>
      </w:del>
      <w:ins w:id="2052" w:author="Editor" w:date="2026-09-10T10:31:00Z">
        <w:r w:rsidR="00540424">
          <w:t>Statistics</w:t>
        </w:r>
      </w:ins>
      <w:r>
        <w:t xml:space="preserve">: </w:t>
      </w:r>
      <w:del w:id="2053" w:author="Editor" w:date="2026-09-10T10:31:00Z">
        <w:r w:rsidDel="00540424">
          <w:delText xml:space="preserve">successes </w:delText>
        </w:r>
      </w:del>
      <w:ins w:id="2054" w:author="Editor" w:date="2026-09-10T10:31:00Z">
        <w:r w:rsidR="00540424">
          <w:t xml:space="preserve">Successes </w:t>
        </w:r>
      </w:ins>
      <w:r>
        <w:t xml:space="preserve">and </w:t>
      </w:r>
      <w:del w:id="2055" w:author="Editor" w:date="2026-09-10T10:31:00Z">
        <w:r w:rsidDel="00540424">
          <w:delText xml:space="preserve">missed </w:delText>
        </w:r>
      </w:del>
      <w:ins w:id="2056" w:author="Editor" w:date="2026-09-10T10:31:00Z">
        <w:r w:rsidR="00540424">
          <w:t xml:space="preserve">Missed </w:t>
        </w:r>
      </w:ins>
      <w:del w:id="2057" w:author="Editor" w:date="2026-09-10T10:31:00Z">
        <w:r w:rsidDel="00540424">
          <w:delText>opportunities</w:delText>
        </w:r>
      </w:del>
      <w:ins w:id="2058" w:author="Editor" w:date="2026-09-10T10:31:00Z">
        <w:r w:rsidR="00540424">
          <w:t>Opportunities</w:t>
        </w:r>
      </w:ins>
      <w:r>
        <w:t>.</w:t>
      </w:r>
      <w:r>
        <w:rPr>
          <w:spacing w:val="39"/>
        </w:rPr>
        <w:t xml:space="preserve"> </w:t>
      </w:r>
      <w:r>
        <w:rPr>
          <w:i/>
        </w:rPr>
        <w:t xml:space="preserve">The Lancet </w:t>
      </w:r>
      <w:r w:rsidRPr="004A2FF4">
        <w:t>370</w:t>
      </w:r>
      <w:r>
        <w:t>(9599</w:t>
      </w:r>
      <w:del w:id="2059" w:author="Editor" w:date="2026-09-10T10:46:00Z">
        <w:r w:rsidDel="004D054A">
          <w:delText xml:space="preserve">), </w:delText>
        </w:r>
      </w:del>
      <w:ins w:id="2060" w:author="Editor" w:date="2026-09-10T10:46:00Z">
        <w:r w:rsidR="004D054A">
          <w:t xml:space="preserve">): </w:t>
        </w:r>
      </w:ins>
      <w:r>
        <w:t>1653–1663.</w:t>
      </w:r>
    </w:p>
    <w:p w14:paraId="3A97FE03" w14:textId="77777777" w:rsidR="004D054A" w:rsidRDefault="00191F14" w:rsidP="008C7539">
      <w:pPr>
        <w:pStyle w:val="BodyText"/>
        <w:suppressAutoHyphens/>
        <w:spacing w:before="186" w:line="252" w:lineRule="auto"/>
        <w:ind w:left="234" w:right="719" w:hanging="235"/>
        <w:jc w:val="both"/>
        <w:rPr>
          <w:ins w:id="2061" w:author="Editor" w:date="2026-09-10T10:46:00Z"/>
          <w:rStyle w:val="highwire-cite-metadata-doi"/>
          <w:color w:val="000000"/>
          <w:bdr w:val="none" w:sz="0" w:space="0" w:color="auto" w:frame="1"/>
          <w:shd w:val="clear" w:color="auto" w:fill="FFFFFF"/>
        </w:rPr>
      </w:pPr>
      <w:bookmarkStart w:id="2062" w:name="_bookmark58"/>
      <w:bookmarkEnd w:id="2062"/>
      <w:r>
        <w:t>Menares, F., W.</w:t>
      </w:r>
      <w:del w:id="2063" w:author="Editor" w:date="2026-09-10T10:25:00Z">
        <w:r w:rsidDel="00540424">
          <w:delText xml:space="preserve"> </w:delText>
        </w:r>
      </w:del>
      <w:r>
        <w:t>H. Dow, S.</w:t>
      </w:r>
      <w:del w:id="2064" w:author="Editor" w:date="2026-09-10T10:25:00Z">
        <w:r w:rsidDel="00540424">
          <w:delText xml:space="preserve"> </w:delText>
        </w:r>
      </w:del>
      <w:r>
        <w:t>W. Parker, E. Aguila, S. Ryu, and J. Peniche</w:t>
      </w:r>
      <w:ins w:id="2065" w:author="Editor" w:date="2026-09-10T10:25:00Z">
        <w:r w:rsidR="00540424">
          <w:t xml:space="preserve">. </w:t>
        </w:r>
      </w:ins>
      <w:del w:id="2066" w:author="Editor" w:date="2026-09-10T10:25:00Z">
        <w:r w:rsidDel="00540424">
          <w:delText xml:space="preserve"> (</w:delText>
        </w:r>
      </w:del>
      <w:r>
        <w:t>2026</w:t>
      </w:r>
      <w:del w:id="2067" w:author="Editor" w:date="2026-09-10T10:21:00Z">
        <w:r w:rsidDel="00734EB7">
          <w:delText>).</w:delText>
        </w:r>
      </w:del>
      <w:ins w:id="2068" w:author="Editor" w:date="2026-09-10T10:21:00Z">
        <w:r w:rsidR="00734EB7">
          <w:t>.</w:t>
        </w:r>
      </w:ins>
      <w:r>
        <w:rPr>
          <w:spacing w:val="40"/>
        </w:rPr>
        <w:t xml:space="preserve"> </w:t>
      </w:r>
      <w:r>
        <w:t>E</w:t>
      </w:r>
      <w:ins w:id="2069" w:author="Editor" w:date="2026-09-08T18:16:00Z">
        <w:r w:rsidR="00B50A25" w:rsidRPr="00DB5B07">
          <w:t>ff</w:t>
        </w:r>
      </w:ins>
      <w:del w:id="2070" w:author="Editor" w:date="2026-09-08T18:16:00Z">
        <w:r w:rsidDel="00B50A25">
          <w:rPr>
            <w:rFonts w:ascii="Arial MT"/>
          </w:rPr>
          <w:delText>ff</w:delText>
        </w:r>
      </w:del>
      <w:r>
        <w:t xml:space="preserve">ects of </w:t>
      </w:r>
      <w:del w:id="2071" w:author="Editor" w:date="2026-09-10T10:31:00Z">
        <w:r w:rsidDel="00540424">
          <w:delText>non</w:delText>
        </w:r>
      </w:del>
      <w:ins w:id="2072" w:author="Editor" w:date="2026-09-10T10:31:00Z">
        <w:r w:rsidR="00540424">
          <w:t>Non</w:t>
        </w:r>
      </w:ins>
      <w:r>
        <w:t xml:space="preserve">-contributory </w:t>
      </w:r>
      <w:del w:id="2073" w:author="Editor" w:date="2026-09-10T10:31:00Z">
        <w:r w:rsidDel="00540424">
          <w:delText xml:space="preserve">pensions </w:delText>
        </w:r>
      </w:del>
      <w:ins w:id="2074" w:author="Editor" w:date="2026-09-10T10:31:00Z">
        <w:r w:rsidR="00540424">
          <w:t xml:space="preserve">Pensions </w:t>
        </w:r>
      </w:ins>
      <w:r>
        <w:t xml:space="preserve">on </w:t>
      </w:r>
      <w:del w:id="2075" w:author="Editor" w:date="2026-09-10T10:31:00Z">
        <w:r w:rsidDel="00540424">
          <w:delText xml:space="preserve">older </w:delText>
        </w:r>
      </w:del>
      <w:ins w:id="2076" w:author="Editor" w:date="2026-09-10T10:31:00Z">
        <w:r w:rsidR="00540424">
          <w:t xml:space="preserve">Older </w:t>
        </w:r>
      </w:ins>
      <w:del w:id="2077" w:author="Editor" w:date="2026-09-10T10:31:00Z">
        <w:r w:rsidDel="00540424">
          <w:delText xml:space="preserve">adult </w:delText>
        </w:r>
      </w:del>
      <w:ins w:id="2078" w:author="Editor" w:date="2026-09-10T10:31:00Z">
        <w:r w:rsidR="00540424">
          <w:t xml:space="preserve">Adult </w:t>
        </w:r>
      </w:ins>
      <w:del w:id="2079" w:author="Editor" w:date="2026-09-10T10:31:00Z">
        <w:r w:rsidDel="00540424">
          <w:delText xml:space="preserve">mortality </w:delText>
        </w:r>
      </w:del>
      <w:ins w:id="2080" w:author="Editor" w:date="2026-09-10T10:31:00Z">
        <w:r w:rsidR="00540424">
          <w:t xml:space="preserve">Mortality </w:t>
        </w:r>
      </w:ins>
      <w:r>
        <w:t xml:space="preserve">in </w:t>
      </w:r>
      <w:del w:id="2081" w:author="Editor" w:date="2026-09-10T10:31:00Z">
        <w:r w:rsidDel="00540424">
          <w:delText xml:space="preserve">rural </w:delText>
        </w:r>
      </w:del>
      <w:ins w:id="2082" w:author="Editor" w:date="2026-09-10T10:31:00Z">
        <w:r w:rsidR="00540424">
          <w:t xml:space="preserve">Rural </w:t>
        </w:r>
      </w:ins>
      <w:del w:id="2083" w:author="Editor" w:date="2026-09-10T08:57:00Z">
        <w:r w:rsidDel="00D261A8">
          <w:delText>mexico</w:delText>
        </w:r>
      </w:del>
      <w:ins w:id="2084" w:author="Editor" w:date="2026-09-10T08:57:00Z">
        <w:r w:rsidR="00D261A8">
          <w:t>Mexico</w:t>
        </w:r>
      </w:ins>
      <w:r>
        <w:t>.</w:t>
      </w:r>
      <w:r>
        <w:rPr>
          <w:spacing w:val="40"/>
        </w:rPr>
        <w:t xml:space="preserve"> </w:t>
      </w:r>
      <w:r>
        <w:rPr>
          <w:i/>
        </w:rPr>
        <w:t>Journal of Human Resources</w:t>
      </w:r>
      <w:ins w:id="2085" w:author="Editor" w:date="2026-09-10T10:45:00Z">
        <w:r w:rsidR="004D054A">
          <w:rPr>
            <w:i/>
          </w:rPr>
          <w:t xml:space="preserve"> </w:t>
        </w:r>
        <w:r w:rsidR="004D054A" w:rsidRPr="004A2FF4">
          <w:rPr>
            <w:rStyle w:val="highwire-cite-metadata-volume"/>
            <w:color w:val="000000"/>
            <w:bdr w:val="none" w:sz="0" w:space="0" w:color="auto" w:frame="1"/>
            <w:shd w:val="clear" w:color="auto" w:fill="FFFFFF"/>
          </w:rPr>
          <w:t>61 </w:t>
        </w:r>
        <w:r w:rsidR="004D054A" w:rsidRPr="004A2FF4">
          <w:rPr>
            <w:rStyle w:val="highwire-cite-metadata-issue"/>
            <w:color w:val="000000"/>
            <w:bdr w:val="none" w:sz="0" w:space="0" w:color="auto" w:frame="1"/>
            <w:shd w:val="clear" w:color="auto" w:fill="FFFFFF"/>
          </w:rPr>
          <w:t>(Supplement)</w:t>
        </w:r>
        <w:r w:rsidR="004D054A">
          <w:rPr>
            <w:rStyle w:val="highwire-cite-metadata-issue"/>
            <w:color w:val="000000"/>
            <w:bdr w:val="none" w:sz="0" w:space="0" w:color="auto" w:frame="1"/>
            <w:shd w:val="clear" w:color="auto" w:fill="FFFFFF"/>
          </w:rPr>
          <w:t>:</w:t>
        </w:r>
        <w:r w:rsidR="004D054A" w:rsidRPr="004A2FF4">
          <w:rPr>
            <w:rStyle w:val="highwire-cite-metadata-issue"/>
            <w:color w:val="000000"/>
            <w:bdr w:val="none" w:sz="0" w:space="0" w:color="auto" w:frame="1"/>
            <w:shd w:val="clear" w:color="auto" w:fill="FFFFFF"/>
          </w:rPr>
          <w:t> </w:t>
        </w:r>
        <w:r w:rsidR="004D054A" w:rsidRPr="004A2FF4">
          <w:rPr>
            <w:rStyle w:val="highwire-cite-metadata-pages"/>
            <w:color w:val="000000"/>
            <w:bdr w:val="none" w:sz="0" w:space="0" w:color="auto" w:frame="1"/>
            <w:shd w:val="clear" w:color="auto" w:fill="FFFFFF"/>
          </w:rPr>
          <w:t>S131</w:t>
        </w:r>
        <w:r w:rsidR="004D054A">
          <w:rPr>
            <w:rStyle w:val="highwire-cite-metadata-pages"/>
            <w:color w:val="000000"/>
            <w:bdr w:val="none" w:sz="0" w:space="0" w:color="auto" w:frame="1"/>
            <w:shd w:val="clear" w:color="auto" w:fill="FFFFFF"/>
          </w:rPr>
          <w:t>–</w:t>
        </w:r>
        <w:r w:rsidR="004D054A" w:rsidRPr="004A2FF4">
          <w:rPr>
            <w:rStyle w:val="highwire-cite-metadata-pages"/>
            <w:color w:val="000000"/>
            <w:bdr w:val="none" w:sz="0" w:space="0" w:color="auto" w:frame="1"/>
            <w:shd w:val="clear" w:color="auto" w:fill="FFFFFF"/>
          </w:rPr>
          <w:t>S161</w:t>
        </w:r>
        <w:r w:rsidR="004D054A">
          <w:rPr>
            <w:rStyle w:val="highwire-cite-metadata-pages"/>
            <w:color w:val="000000"/>
            <w:bdr w:val="none" w:sz="0" w:space="0" w:color="auto" w:frame="1"/>
            <w:shd w:val="clear" w:color="auto" w:fill="FFFFFF"/>
          </w:rPr>
          <w:t>.</w:t>
        </w:r>
      </w:ins>
      <w:ins w:id="2086" w:author="Editor" w:date="2026-09-10T10:46:00Z">
        <w:r w:rsidR="004D054A">
          <w:rPr>
            <w:rStyle w:val="highwire-cite-metadata-pages"/>
            <w:color w:val="000000"/>
            <w:bdr w:val="none" w:sz="0" w:space="0" w:color="auto" w:frame="1"/>
            <w:shd w:val="clear" w:color="auto" w:fill="FFFFFF"/>
          </w:rPr>
          <w:t xml:space="preserve"> </w:t>
        </w:r>
      </w:ins>
      <w:r w:rsidR="004D054A">
        <w:rPr>
          <w:rStyle w:val="highwire-cite-metadata-pages"/>
          <w:color w:val="000000"/>
          <w:bdr w:val="none" w:sz="0" w:space="0" w:color="auto" w:frame="1"/>
          <w:shd w:val="clear" w:color="auto" w:fill="FFFFFF"/>
        </w:rPr>
        <w:fldChar w:fldCharType="begin"/>
      </w:r>
      <w:r w:rsidR="004D054A">
        <w:rPr>
          <w:rStyle w:val="highwire-cite-metadata-pages"/>
          <w:color w:val="000000"/>
          <w:bdr w:val="none" w:sz="0" w:space="0" w:color="auto" w:frame="1"/>
          <w:shd w:val="clear" w:color="auto" w:fill="FFFFFF"/>
        </w:rPr>
        <w:instrText xml:space="preserve"> HYPERLINK "h</w:instrText>
      </w:r>
      <w:r w:rsidR="004D054A" w:rsidRPr="004A2FF4">
        <w:rPr>
          <w:rStyle w:val="highwire-cite-metadata-doi"/>
          <w:color w:val="000000"/>
          <w:bdr w:val="none" w:sz="0" w:space="0" w:color="auto" w:frame="1"/>
          <w:shd w:val="clear" w:color="auto" w:fill="FFFFFF"/>
        </w:rPr>
        <w:instrText>ttps://doi.org/10.3368/jhr.0225-14128R1</w:instrText>
      </w:r>
      <w:r w:rsidR="004D054A">
        <w:rPr>
          <w:rStyle w:val="highwire-cite-metadata-pages"/>
          <w:color w:val="000000"/>
          <w:bdr w:val="none" w:sz="0" w:space="0" w:color="auto" w:frame="1"/>
          <w:shd w:val="clear" w:color="auto" w:fill="FFFFFF"/>
        </w:rPr>
        <w:instrText xml:space="preserve">" </w:instrText>
      </w:r>
      <w:r w:rsidR="004D054A">
        <w:rPr>
          <w:rStyle w:val="highwire-cite-metadata-pages"/>
          <w:color w:val="000000"/>
          <w:bdr w:val="none" w:sz="0" w:space="0" w:color="auto" w:frame="1"/>
          <w:shd w:val="clear" w:color="auto" w:fill="FFFFFF"/>
        </w:rPr>
      </w:r>
      <w:r w:rsidR="004D054A">
        <w:rPr>
          <w:rStyle w:val="highwire-cite-metadata-pages"/>
          <w:color w:val="000000"/>
          <w:bdr w:val="none" w:sz="0" w:space="0" w:color="auto" w:frame="1"/>
          <w:shd w:val="clear" w:color="auto" w:fill="FFFFFF"/>
        </w:rPr>
        <w:fldChar w:fldCharType="separate"/>
      </w:r>
      <w:ins w:id="2087" w:author="Editor" w:date="2026-09-10T10:46:00Z">
        <w:r w:rsidR="004D054A" w:rsidRPr="00EF3711">
          <w:rPr>
            <w:rStyle w:val="Hyperlink"/>
            <w:bdr w:val="none" w:sz="0" w:space="0" w:color="auto" w:frame="1"/>
            <w:shd w:val="clear" w:color="auto" w:fill="FFFFFF"/>
          </w:rPr>
          <w:t>h</w:t>
        </w:r>
      </w:ins>
      <w:ins w:id="2088" w:author="Editor" w:date="2026-09-10T10:45:00Z">
        <w:r w:rsidR="004D054A" w:rsidRPr="004A2FF4">
          <w:rPr>
            <w:rStyle w:val="Hyperlink"/>
          </w:rPr>
          <w:t>ttps://doi.org/10.3368/jhr.0225-14128R1</w:t>
        </w:r>
      </w:ins>
      <w:ins w:id="2089" w:author="Editor" w:date="2026-09-10T10:46:00Z">
        <w:r w:rsidR="004D054A">
          <w:rPr>
            <w:rStyle w:val="highwire-cite-metadata-pages"/>
            <w:color w:val="000000"/>
            <w:bdr w:val="none" w:sz="0" w:space="0" w:color="auto" w:frame="1"/>
            <w:shd w:val="clear" w:color="auto" w:fill="FFFFFF"/>
          </w:rPr>
          <w:fldChar w:fldCharType="end"/>
        </w:r>
      </w:ins>
    </w:p>
    <w:p w14:paraId="73F8939A" w14:textId="77777777" w:rsidR="006F1B3D" w:rsidRPr="004D054A" w:rsidDel="004D054A" w:rsidRDefault="00191F14" w:rsidP="008C7539">
      <w:pPr>
        <w:pStyle w:val="BodyText"/>
        <w:suppressAutoHyphens/>
        <w:spacing w:before="186" w:line="252" w:lineRule="auto"/>
        <w:ind w:left="234" w:right="719" w:hanging="235"/>
        <w:jc w:val="both"/>
        <w:rPr>
          <w:del w:id="2090" w:author="Editor" w:date="2026-09-10T10:46:00Z"/>
        </w:rPr>
      </w:pPr>
      <w:del w:id="2091" w:author="Editor" w:date="2026-09-10T10:46:00Z">
        <w:r w:rsidRPr="004D054A" w:rsidDel="004D054A">
          <w:delText>. Advance online publication.</w:delText>
        </w:r>
      </w:del>
    </w:p>
    <w:p w14:paraId="224364F9" w14:textId="77777777" w:rsidR="006F1B3D" w:rsidRDefault="00191F14" w:rsidP="004A2FF4">
      <w:pPr>
        <w:pStyle w:val="BodyText"/>
        <w:suppressAutoHyphens/>
        <w:spacing w:before="186" w:line="252" w:lineRule="auto"/>
        <w:ind w:left="234" w:right="719" w:hanging="235"/>
        <w:jc w:val="both"/>
      </w:pPr>
      <w:bookmarkStart w:id="2092" w:name="_bookmark59"/>
      <w:bookmarkEnd w:id="2092"/>
      <w:r>
        <w:t>Miglino,</w:t>
      </w:r>
      <w:r>
        <w:rPr>
          <w:spacing w:val="-11"/>
        </w:rPr>
        <w:t xml:space="preserve"> </w:t>
      </w:r>
      <w:r>
        <w:t>E.</w:t>
      </w:r>
      <w:ins w:id="2093" w:author="Editor" w:date="2026-09-10T10:25:00Z">
        <w:r w:rsidR="00540424">
          <w:t>,</w:t>
        </w:r>
      </w:ins>
      <w:r>
        <w:rPr>
          <w:spacing w:val="-12"/>
        </w:rPr>
        <w:t xml:space="preserve"> </w:t>
      </w:r>
      <w:r>
        <w:t>and</w:t>
      </w:r>
      <w:r>
        <w:rPr>
          <w:spacing w:val="-12"/>
        </w:rPr>
        <w:t xml:space="preserve"> </w:t>
      </w:r>
      <w:r>
        <w:t>N.</w:t>
      </w:r>
      <w:r>
        <w:rPr>
          <w:spacing w:val="-12"/>
        </w:rPr>
        <w:t xml:space="preserve"> </w:t>
      </w:r>
      <w:r>
        <w:t>Navarrete</w:t>
      </w:r>
      <w:ins w:id="2094" w:author="Editor" w:date="2026-09-10T10:25:00Z">
        <w:r w:rsidR="00540424">
          <w:t xml:space="preserve">. </w:t>
        </w:r>
      </w:ins>
      <w:del w:id="2095" w:author="Editor" w:date="2026-09-10T10:25:00Z">
        <w:r w:rsidDel="00540424">
          <w:rPr>
            <w:spacing w:val="-12"/>
          </w:rPr>
          <w:delText xml:space="preserve"> </w:delText>
        </w:r>
        <w:r w:rsidDel="00540424">
          <w:delText>(</w:delText>
        </w:r>
      </w:del>
      <w:r>
        <w:t>2023</w:t>
      </w:r>
      <w:del w:id="2096" w:author="Editor" w:date="2026-09-10T10:21:00Z">
        <w:r w:rsidDel="00734EB7">
          <w:delText>).</w:delText>
        </w:r>
      </w:del>
      <w:ins w:id="2097" w:author="Editor" w:date="2026-09-10T10:21:00Z">
        <w:r w:rsidR="00734EB7">
          <w:t>.</w:t>
        </w:r>
      </w:ins>
      <w:r>
        <w:t xml:space="preserve"> Health</w:t>
      </w:r>
      <w:r>
        <w:rPr>
          <w:spacing w:val="-12"/>
        </w:rPr>
        <w:t xml:space="preserve"> </w:t>
      </w:r>
      <w:del w:id="2098" w:author="Editor" w:date="2026-09-10T10:31:00Z">
        <w:r w:rsidDel="00540424">
          <w:delText>e</w:delText>
        </w:r>
      </w:del>
      <w:ins w:id="2099" w:author="Editor" w:date="2026-09-10T10:31:00Z">
        <w:r w:rsidR="00540424">
          <w:t>E</w:t>
        </w:r>
      </w:ins>
      <w:ins w:id="2100" w:author="Editor" w:date="2026-09-08T18:16:00Z">
        <w:r w:rsidR="00B50A25" w:rsidRPr="00DB5B07">
          <w:t>ff</w:t>
        </w:r>
      </w:ins>
      <w:del w:id="2101" w:author="Editor" w:date="2026-09-08T18:16:00Z">
        <w:r w:rsidDel="00B50A25">
          <w:rPr>
            <w:rFonts w:ascii="Arial MT" w:hAnsi="Arial MT"/>
          </w:rPr>
          <w:delText>ff</w:delText>
        </w:r>
      </w:del>
      <w:r>
        <w:t>ects</w:t>
      </w:r>
      <w:r>
        <w:rPr>
          <w:spacing w:val="-12"/>
        </w:rPr>
        <w:t xml:space="preserve"> </w:t>
      </w:r>
      <w:r>
        <w:t>of</w:t>
      </w:r>
      <w:r>
        <w:rPr>
          <w:spacing w:val="-12"/>
        </w:rPr>
        <w:t xml:space="preserve"> </w:t>
      </w:r>
      <w:del w:id="2102" w:author="Editor" w:date="2026-09-10T10:31:00Z">
        <w:r w:rsidDel="00540424">
          <w:delText>increasing</w:delText>
        </w:r>
        <w:r w:rsidDel="00540424">
          <w:rPr>
            <w:spacing w:val="-12"/>
          </w:rPr>
          <w:delText xml:space="preserve"> </w:delText>
        </w:r>
      </w:del>
      <w:ins w:id="2103" w:author="Editor" w:date="2026-09-10T10:31:00Z">
        <w:r w:rsidR="00540424">
          <w:t>Increasing</w:t>
        </w:r>
        <w:r w:rsidR="00540424">
          <w:rPr>
            <w:spacing w:val="-12"/>
          </w:rPr>
          <w:t xml:space="preserve"> </w:t>
        </w:r>
      </w:ins>
      <w:del w:id="2104" w:author="Editor" w:date="2026-09-10T10:31:00Z">
        <w:r w:rsidDel="00540424">
          <w:delText>income</w:delText>
        </w:r>
        <w:r w:rsidDel="00540424">
          <w:rPr>
            <w:spacing w:val="-12"/>
          </w:rPr>
          <w:delText xml:space="preserve"> </w:delText>
        </w:r>
      </w:del>
      <w:ins w:id="2105" w:author="Editor" w:date="2026-09-10T10:31:00Z">
        <w:r w:rsidR="00540424">
          <w:t>Income</w:t>
        </w:r>
        <w:r w:rsidR="00540424">
          <w:rPr>
            <w:spacing w:val="-12"/>
          </w:rPr>
          <w:t xml:space="preserve"> </w:t>
        </w:r>
      </w:ins>
      <w:r>
        <w:t>for</w:t>
      </w:r>
      <w:r>
        <w:rPr>
          <w:spacing w:val="-12"/>
        </w:rPr>
        <w:t xml:space="preserve"> </w:t>
      </w:r>
      <w:r>
        <w:t>the</w:t>
      </w:r>
      <w:r>
        <w:rPr>
          <w:spacing w:val="-12"/>
        </w:rPr>
        <w:t xml:space="preserve"> </w:t>
      </w:r>
      <w:del w:id="2106" w:author="Editor" w:date="2026-09-10T10:31:00Z">
        <w:r w:rsidDel="00540424">
          <w:delText>elderly</w:delText>
        </w:r>
      </w:del>
      <w:ins w:id="2107" w:author="Editor" w:date="2026-09-10T10:31:00Z">
        <w:r w:rsidR="00540424">
          <w:t>Elderly</w:t>
        </w:r>
      </w:ins>
      <w:r>
        <w:t xml:space="preserve">: Evidence from a Chilean </w:t>
      </w:r>
      <w:del w:id="2108" w:author="Editor" w:date="2026-09-10T10:31:00Z">
        <w:r w:rsidDel="00540424">
          <w:delText xml:space="preserve">pension </w:delText>
        </w:r>
      </w:del>
      <w:ins w:id="2109" w:author="Editor" w:date="2026-09-10T10:31:00Z">
        <w:r w:rsidR="00540424">
          <w:t xml:space="preserve">Pension </w:t>
        </w:r>
      </w:ins>
      <w:del w:id="2110" w:author="Editor" w:date="2026-09-10T10:31:00Z">
        <w:r w:rsidDel="00540424">
          <w:delText>program</w:delText>
        </w:r>
      </w:del>
      <w:ins w:id="2111" w:author="Editor" w:date="2026-09-10T10:31:00Z">
        <w:r w:rsidR="00540424">
          <w:t>Program</w:t>
        </w:r>
      </w:ins>
      <w:r>
        <w:t>.</w:t>
      </w:r>
      <w:r>
        <w:rPr>
          <w:spacing w:val="40"/>
        </w:rPr>
        <w:t xml:space="preserve"> </w:t>
      </w:r>
      <w:r>
        <w:rPr>
          <w:i/>
        </w:rPr>
        <w:t xml:space="preserve">American Economic Journal: Economic Policy </w:t>
      </w:r>
      <w:r w:rsidRPr="004A2FF4">
        <w:t>15</w:t>
      </w:r>
      <w:r>
        <w:t>(1)</w:t>
      </w:r>
      <w:ins w:id="2112" w:author="Editor" w:date="2026-09-10T10:44:00Z">
        <w:r w:rsidR="004D054A">
          <w:t>:</w:t>
        </w:r>
      </w:ins>
      <w:del w:id="2113" w:author="Editor" w:date="2026-09-10T10:44:00Z">
        <w:r w:rsidDel="004D054A">
          <w:delText>,</w:delText>
        </w:r>
      </w:del>
      <w:r>
        <w:t xml:space="preserve"> 370–</w:t>
      </w:r>
      <w:r>
        <w:rPr>
          <w:spacing w:val="-4"/>
        </w:rPr>
        <w:t>393.</w:t>
      </w:r>
    </w:p>
    <w:p w14:paraId="0E8558D6" w14:textId="77777777" w:rsidR="006F1B3D" w:rsidRDefault="00191F14" w:rsidP="004A2FF4">
      <w:pPr>
        <w:pStyle w:val="BodyText"/>
        <w:suppressAutoHyphens/>
        <w:spacing w:before="187" w:line="252" w:lineRule="auto"/>
        <w:ind w:left="230" w:right="720" w:hanging="230"/>
        <w:jc w:val="both"/>
      </w:pPr>
      <w:bookmarkStart w:id="2114" w:name="_bookmark60"/>
      <w:bookmarkEnd w:id="2114"/>
      <w:r>
        <w:t>Mikkelsen, L., D.</w:t>
      </w:r>
      <w:del w:id="2115" w:author="Editor" w:date="2026-09-10T10:25:00Z">
        <w:r w:rsidDel="00540424">
          <w:delText xml:space="preserve"> </w:delText>
        </w:r>
      </w:del>
      <w:r>
        <w:t>E. Phillips, C. AbouZahr, P.</w:t>
      </w:r>
      <w:del w:id="2116" w:author="Editor" w:date="2026-09-10T10:25:00Z">
        <w:r w:rsidDel="00540424">
          <w:delText xml:space="preserve"> </w:delText>
        </w:r>
      </w:del>
      <w:r>
        <w:t>W. Setel, D. De Savigny, R. Lozano, and A.</w:t>
      </w:r>
      <w:del w:id="2117" w:author="Editor" w:date="2026-09-10T10:25:00Z">
        <w:r w:rsidDel="00540424">
          <w:delText xml:space="preserve"> </w:delText>
        </w:r>
      </w:del>
      <w:r>
        <w:t>D. Lopez</w:t>
      </w:r>
      <w:ins w:id="2118" w:author="Editor" w:date="2026-09-10T10:25:00Z">
        <w:r w:rsidR="00540424">
          <w:t xml:space="preserve">. </w:t>
        </w:r>
      </w:ins>
      <w:del w:id="2119" w:author="Editor" w:date="2026-09-10T10:25:00Z">
        <w:r w:rsidDel="00540424">
          <w:rPr>
            <w:spacing w:val="-3"/>
          </w:rPr>
          <w:delText xml:space="preserve"> </w:delText>
        </w:r>
        <w:r w:rsidDel="00540424">
          <w:delText>(</w:delText>
        </w:r>
      </w:del>
      <w:r>
        <w:t>2015</w:t>
      </w:r>
      <w:del w:id="2120" w:author="Editor" w:date="2026-09-10T10:21:00Z">
        <w:r w:rsidDel="00734EB7">
          <w:delText>).</w:delText>
        </w:r>
      </w:del>
      <w:ins w:id="2121" w:author="Editor" w:date="2026-09-10T10:21:00Z">
        <w:r w:rsidR="00734EB7">
          <w:t>.</w:t>
        </w:r>
      </w:ins>
      <w:r>
        <w:rPr>
          <w:spacing w:val="28"/>
        </w:rPr>
        <w:t xml:space="preserve"> </w:t>
      </w:r>
      <w:r>
        <w:t>A</w:t>
      </w:r>
      <w:r>
        <w:rPr>
          <w:spacing w:val="-3"/>
        </w:rPr>
        <w:t xml:space="preserve"> </w:t>
      </w:r>
      <w:del w:id="2122" w:author="Editor" w:date="2026-09-10T10:30:00Z">
        <w:r w:rsidDel="00540424">
          <w:delText>global</w:delText>
        </w:r>
        <w:r w:rsidDel="00540424">
          <w:rPr>
            <w:spacing w:val="-3"/>
          </w:rPr>
          <w:delText xml:space="preserve"> </w:delText>
        </w:r>
      </w:del>
      <w:ins w:id="2123" w:author="Editor" w:date="2026-09-10T10:30:00Z">
        <w:r w:rsidR="00540424">
          <w:t>Global</w:t>
        </w:r>
        <w:r w:rsidR="00540424">
          <w:rPr>
            <w:spacing w:val="-3"/>
          </w:rPr>
          <w:t xml:space="preserve"> </w:t>
        </w:r>
      </w:ins>
      <w:del w:id="2124" w:author="Editor" w:date="2026-09-10T10:30:00Z">
        <w:r w:rsidDel="00540424">
          <w:delText>assessment</w:delText>
        </w:r>
        <w:r w:rsidDel="00540424">
          <w:rPr>
            <w:spacing w:val="-3"/>
          </w:rPr>
          <w:delText xml:space="preserve"> </w:delText>
        </w:r>
      </w:del>
      <w:ins w:id="2125" w:author="Editor" w:date="2026-09-10T10:30:00Z">
        <w:r w:rsidR="00540424">
          <w:t>Assessment</w:t>
        </w:r>
        <w:r w:rsidR="00540424">
          <w:rPr>
            <w:spacing w:val="-3"/>
          </w:rPr>
          <w:t xml:space="preserve"> </w:t>
        </w:r>
      </w:ins>
      <w:r>
        <w:t>of</w:t>
      </w:r>
      <w:r>
        <w:rPr>
          <w:spacing w:val="-3"/>
        </w:rPr>
        <w:t xml:space="preserve"> </w:t>
      </w:r>
      <w:del w:id="2126" w:author="Editor" w:date="2026-09-10T10:30:00Z">
        <w:r w:rsidDel="00540424">
          <w:delText>civil</w:delText>
        </w:r>
        <w:r w:rsidDel="00540424">
          <w:rPr>
            <w:spacing w:val="-3"/>
          </w:rPr>
          <w:delText xml:space="preserve"> </w:delText>
        </w:r>
      </w:del>
      <w:ins w:id="2127" w:author="Editor" w:date="2026-09-10T10:30:00Z">
        <w:r w:rsidR="00540424">
          <w:t>Civil</w:t>
        </w:r>
        <w:r w:rsidR="00540424">
          <w:rPr>
            <w:spacing w:val="-3"/>
          </w:rPr>
          <w:t xml:space="preserve"> </w:t>
        </w:r>
      </w:ins>
      <w:del w:id="2128" w:author="Editor" w:date="2026-09-10T10:30:00Z">
        <w:r w:rsidDel="00540424">
          <w:delText>registration</w:delText>
        </w:r>
        <w:r w:rsidDel="00540424">
          <w:rPr>
            <w:spacing w:val="-3"/>
          </w:rPr>
          <w:delText xml:space="preserve"> </w:delText>
        </w:r>
      </w:del>
      <w:ins w:id="2129" w:author="Editor" w:date="2026-09-10T10:30:00Z">
        <w:r w:rsidR="00540424">
          <w:t>Registration</w:t>
        </w:r>
        <w:r w:rsidR="00540424">
          <w:rPr>
            <w:spacing w:val="-3"/>
          </w:rPr>
          <w:t xml:space="preserve"> </w:t>
        </w:r>
      </w:ins>
      <w:r>
        <w:t>and</w:t>
      </w:r>
      <w:r>
        <w:rPr>
          <w:spacing w:val="-3"/>
        </w:rPr>
        <w:t xml:space="preserve"> </w:t>
      </w:r>
      <w:del w:id="2130" w:author="Editor" w:date="2026-09-10T10:30:00Z">
        <w:r w:rsidDel="00540424">
          <w:delText>vital</w:delText>
        </w:r>
        <w:r w:rsidDel="00540424">
          <w:rPr>
            <w:spacing w:val="-3"/>
          </w:rPr>
          <w:delText xml:space="preserve"> </w:delText>
        </w:r>
      </w:del>
      <w:ins w:id="2131" w:author="Editor" w:date="2026-09-10T10:30:00Z">
        <w:r w:rsidR="00540424">
          <w:t>Vital</w:t>
        </w:r>
        <w:r w:rsidR="00540424">
          <w:rPr>
            <w:spacing w:val="-3"/>
          </w:rPr>
          <w:t xml:space="preserve"> </w:t>
        </w:r>
      </w:ins>
      <w:del w:id="2132" w:author="Editor" w:date="2026-09-10T10:30:00Z">
        <w:r w:rsidDel="00540424">
          <w:delText>statistics</w:delText>
        </w:r>
        <w:r w:rsidDel="00540424">
          <w:rPr>
            <w:spacing w:val="-3"/>
          </w:rPr>
          <w:delText xml:space="preserve"> </w:delText>
        </w:r>
      </w:del>
      <w:ins w:id="2133" w:author="Editor" w:date="2026-09-10T10:30:00Z">
        <w:r w:rsidR="00540424">
          <w:t>Statistics</w:t>
        </w:r>
        <w:r w:rsidR="00540424">
          <w:rPr>
            <w:spacing w:val="-3"/>
          </w:rPr>
          <w:t xml:space="preserve"> </w:t>
        </w:r>
      </w:ins>
      <w:del w:id="2134" w:author="Editor" w:date="2026-09-10T10:30:00Z">
        <w:r w:rsidDel="00540424">
          <w:delText>systems</w:delText>
        </w:r>
      </w:del>
      <w:ins w:id="2135" w:author="Editor" w:date="2026-09-10T10:30:00Z">
        <w:r w:rsidR="00540424">
          <w:t>Systems</w:t>
        </w:r>
      </w:ins>
      <w:r>
        <w:t xml:space="preserve">: </w:t>
      </w:r>
      <w:del w:id="2136" w:author="Editor" w:date="2026-09-10T10:31:00Z">
        <w:r w:rsidDel="00540424">
          <w:delText xml:space="preserve">monitoring </w:delText>
        </w:r>
      </w:del>
      <w:ins w:id="2137" w:author="Editor" w:date="2026-09-10T10:31:00Z">
        <w:r w:rsidR="00540424">
          <w:t xml:space="preserve">Monitoring </w:t>
        </w:r>
      </w:ins>
      <w:del w:id="2138" w:author="Editor" w:date="2026-09-10T10:31:00Z">
        <w:r w:rsidDel="00540424">
          <w:delText xml:space="preserve">data </w:delText>
        </w:r>
      </w:del>
      <w:ins w:id="2139" w:author="Editor" w:date="2026-09-10T10:31:00Z">
        <w:r w:rsidR="00540424">
          <w:t xml:space="preserve">Data </w:t>
        </w:r>
      </w:ins>
      <w:del w:id="2140" w:author="Editor" w:date="2026-09-10T10:31:00Z">
        <w:r w:rsidDel="00540424">
          <w:delText xml:space="preserve">quality </w:delText>
        </w:r>
      </w:del>
      <w:ins w:id="2141" w:author="Editor" w:date="2026-09-10T10:31:00Z">
        <w:r w:rsidR="00540424">
          <w:t xml:space="preserve">Quality </w:t>
        </w:r>
      </w:ins>
      <w:r>
        <w:t xml:space="preserve">and </w:t>
      </w:r>
      <w:del w:id="2142" w:author="Editor" w:date="2026-09-10T10:31:00Z">
        <w:r w:rsidDel="00540424">
          <w:delText>progress</w:delText>
        </w:r>
      </w:del>
      <w:ins w:id="2143" w:author="Editor" w:date="2026-09-10T10:31:00Z">
        <w:r w:rsidR="00540424">
          <w:t>Progress</w:t>
        </w:r>
      </w:ins>
      <w:r>
        <w:t>.</w:t>
      </w:r>
      <w:r>
        <w:rPr>
          <w:spacing w:val="40"/>
        </w:rPr>
        <w:t xml:space="preserve"> </w:t>
      </w:r>
      <w:r>
        <w:rPr>
          <w:i/>
        </w:rPr>
        <w:t xml:space="preserve">The Lancet </w:t>
      </w:r>
      <w:r w:rsidRPr="00B34911">
        <w:t>386</w:t>
      </w:r>
      <w:r w:rsidRPr="004D054A">
        <w:t>(</w:t>
      </w:r>
      <w:r>
        <w:t>10001</w:t>
      </w:r>
      <w:del w:id="2144" w:author="Editor" w:date="2026-09-10T10:44:00Z">
        <w:r w:rsidDel="004D054A">
          <w:delText xml:space="preserve">), </w:delText>
        </w:r>
      </w:del>
      <w:ins w:id="2145" w:author="Editor" w:date="2026-09-10T10:44:00Z">
        <w:r w:rsidR="004D054A">
          <w:t xml:space="preserve">): </w:t>
        </w:r>
      </w:ins>
      <w:r>
        <w:t>1395–1406.</w:t>
      </w:r>
    </w:p>
    <w:p w14:paraId="2CADBBF2" w14:textId="77777777" w:rsidR="006F1B3D" w:rsidRDefault="00191F14" w:rsidP="004A2FF4">
      <w:pPr>
        <w:suppressAutoHyphens/>
        <w:spacing w:before="187" w:line="252" w:lineRule="auto"/>
        <w:ind w:left="230" w:hanging="230"/>
        <w:rPr>
          <w:sz w:val="24"/>
        </w:rPr>
      </w:pPr>
      <w:bookmarkStart w:id="2146" w:name="_bookmark61"/>
      <w:bookmarkEnd w:id="2146"/>
      <w:r>
        <w:rPr>
          <w:sz w:val="24"/>
        </w:rPr>
        <w:t>O</w:t>
      </w:r>
      <w:ins w:id="2147" w:author="Editor" w:date="2026-09-10T10:25:00Z">
        <w:r w:rsidR="00540424">
          <w:rPr>
            <w:sz w:val="24"/>
          </w:rPr>
          <w:t xml:space="preserve">rganisation for </w:t>
        </w:r>
      </w:ins>
      <w:ins w:id="2148" w:author="Editor" w:date="2026-09-10T10:26:00Z">
        <w:r w:rsidR="00540424">
          <w:rPr>
            <w:sz w:val="24"/>
          </w:rPr>
          <w:t>E</w:t>
        </w:r>
      </w:ins>
      <w:ins w:id="2149" w:author="Editor" w:date="2026-09-10T10:25:00Z">
        <w:r w:rsidR="00540424">
          <w:rPr>
            <w:sz w:val="24"/>
          </w:rPr>
          <w:t>conomic Co-operation and Development (</w:t>
        </w:r>
      </w:ins>
      <w:ins w:id="2150" w:author="Editor" w:date="2026-09-10T10:26:00Z">
        <w:r w:rsidR="00540424">
          <w:rPr>
            <w:sz w:val="24"/>
          </w:rPr>
          <w:t>O</w:t>
        </w:r>
      </w:ins>
      <w:r>
        <w:rPr>
          <w:sz w:val="24"/>
        </w:rPr>
        <w:t>ECD</w:t>
      </w:r>
      <w:ins w:id="2151" w:author="Editor" w:date="2026-09-10T10:26:00Z">
        <w:r w:rsidR="00540424">
          <w:rPr>
            <w:sz w:val="24"/>
          </w:rPr>
          <w:t xml:space="preserve">). </w:t>
        </w:r>
      </w:ins>
      <w:del w:id="2152" w:author="Editor" w:date="2026-09-10T10:26:00Z">
        <w:r w:rsidDel="00540424">
          <w:rPr>
            <w:spacing w:val="-7"/>
            <w:sz w:val="24"/>
          </w:rPr>
          <w:delText xml:space="preserve"> </w:delText>
        </w:r>
        <w:r w:rsidDel="00540424">
          <w:rPr>
            <w:sz w:val="24"/>
          </w:rPr>
          <w:delText>(</w:delText>
        </w:r>
      </w:del>
      <w:r>
        <w:rPr>
          <w:sz w:val="24"/>
        </w:rPr>
        <w:t>2024</w:t>
      </w:r>
      <w:del w:id="2153" w:author="Editor" w:date="2026-09-10T10:22:00Z">
        <w:r w:rsidDel="00734EB7">
          <w:rPr>
            <w:sz w:val="24"/>
          </w:rPr>
          <w:delText>).</w:delText>
        </w:r>
      </w:del>
      <w:ins w:id="2154" w:author="Editor" w:date="2026-09-10T10:22:00Z">
        <w:r w:rsidR="00734EB7">
          <w:rPr>
            <w:sz w:val="24"/>
          </w:rPr>
          <w:t>.</w:t>
        </w:r>
      </w:ins>
      <w:r>
        <w:rPr>
          <w:spacing w:val="18"/>
          <w:sz w:val="24"/>
        </w:rPr>
        <w:t xml:space="preserve"> </w:t>
      </w:r>
      <w:r w:rsidRPr="00B34911">
        <w:rPr>
          <w:sz w:val="24"/>
        </w:rPr>
        <w:t>Society</w:t>
      </w:r>
      <w:r w:rsidRPr="00B34911">
        <w:rPr>
          <w:spacing w:val="-7"/>
          <w:sz w:val="24"/>
        </w:rPr>
        <w:t xml:space="preserve"> </w:t>
      </w:r>
      <w:r w:rsidRPr="00B34911">
        <w:rPr>
          <w:sz w:val="24"/>
        </w:rPr>
        <w:t>at</w:t>
      </w:r>
      <w:r w:rsidRPr="00B34911">
        <w:rPr>
          <w:spacing w:val="-7"/>
          <w:sz w:val="24"/>
        </w:rPr>
        <w:t xml:space="preserve"> </w:t>
      </w:r>
      <w:r w:rsidRPr="00B34911">
        <w:rPr>
          <w:sz w:val="24"/>
        </w:rPr>
        <w:t>a</w:t>
      </w:r>
      <w:r w:rsidRPr="00B34911">
        <w:rPr>
          <w:spacing w:val="-6"/>
          <w:sz w:val="24"/>
        </w:rPr>
        <w:t xml:space="preserve"> </w:t>
      </w:r>
      <w:r w:rsidRPr="00B34911">
        <w:rPr>
          <w:sz w:val="24"/>
        </w:rPr>
        <w:t>Glance</w:t>
      </w:r>
      <w:r w:rsidRPr="00B34911">
        <w:rPr>
          <w:spacing w:val="-7"/>
          <w:sz w:val="24"/>
        </w:rPr>
        <w:t xml:space="preserve"> </w:t>
      </w:r>
      <w:r w:rsidRPr="00B34911">
        <w:rPr>
          <w:sz w:val="24"/>
        </w:rPr>
        <w:t>2024:</w:t>
      </w:r>
      <w:r w:rsidRPr="00B34911">
        <w:rPr>
          <w:spacing w:val="7"/>
          <w:sz w:val="24"/>
        </w:rPr>
        <w:t xml:space="preserve"> </w:t>
      </w:r>
      <w:r w:rsidRPr="00B34911">
        <w:rPr>
          <w:sz w:val="24"/>
        </w:rPr>
        <w:t>OECD</w:t>
      </w:r>
      <w:r w:rsidRPr="00B34911">
        <w:rPr>
          <w:spacing w:val="-7"/>
          <w:sz w:val="24"/>
        </w:rPr>
        <w:t xml:space="preserve"> </w:t>
      </w:r>
      <w:r w:rsidRPr="00B34911">
        <w:rPr>
          <w:sz w:val="24"/>
        </w:rPr>
        <w:t>Social</w:t>
      </w:r>
      <w:r w:rsidRPr="00B34911">
        <w:rPr>
          <w:spacing w:val="-6"/>
          <w:sz w:val="24"/>
        </w:rPr>
        <w:t xml:space="preserve"> </w:t>
      </w:r>
      <w:r w:rsidRPr="00B34911">
        <w:rPr>
          <w:sz w:val="24"/>
        </w:rPr>
        <w:t>Indicators</w:t>
      </w:r>
      <w:r w:rsidRPr="00540424">
        <w:rPr>
          <w:sz w:val="24"/>
        </w:rPr>
        <w:t>.</w:t>
      </w:r>
      <w:r>
        <w:rPr>
          <w:spacing w:val="18"/>
          <w:sz w:val="24"/>
        </w:rPr>
        <w:t xml:space="preserve"> </w:t>
      </w:r>
      <w:r>
        <w:rPr>
          <w:sz w:val="24"/>
        </w:rPr>
        <w:t>OECD</w:t>
      </w:r>
      <w:r>
        <w:rPr>
          <w:spacing w:val="-7"/>
          <w:sz w:val="24"/>
        </w:rPr>
        <w:t xml:space="preserve"> </w:t>
      </w:r>
      <w:r>
        <w:rPr>
          <w:spacing w:val="-2"/>
          <w:sz w:val="24"/>
        </w:rPr>
        <w:t>Publishing</w:t>
      </w:r>
      <w:ins w:id="2155" w:author="Editor" w:date="2026-09-10T10:26:00Z">
        <w:r w:rsidR="00540424">
          <w:rPr>
            <w:spacing w:val="-2"/>
            <w:sz w:val="24"/>
          </w:rPr>
          <w:t>, Paris</w:t>
        </w:r>
      </w:ins>
      <w:r>
        <w:rPr>
          <w:spacing w:val="-2"/>
          <w:sz w:val="24"/>
        </w:rPr>
        <w:t>.</w:t>
      </w:r>
    </w:p>
    <w:p w14:paraId="20100137" w14:textId="77777777" w:rsidR="006F1B3D" w:rsidDel="00C03E63" w:rsidRDefault="006F1B3D" w:rsidP="008C7539">
      <w:pPr>
        <w:suppressAutoHyphens/>
        <w:rPr>
          <w:del w:id="2156" w:author="Editor" w:date="2026-09-10T11:32:00Z"/>
          <w:sz w:val="24"/>
        </w:rPr>
        <w:sectPr w:rsidR="006F1B3D" w:rsidDel="00C03E63">
          <w:pgSz w:w="12240" w:h="15840"/>
          <w:pgMar w:top="1740" w:right="720" w:bottom="1420" w:left="1440" w:header="0" w:footer="1223" w:gutter="0"/>
          <w:cols w:space="720"/>
        </w:sectPr>
      </w:pPr>
    </w:p>
    <w:p w14:paraId="210B6DB4" w14:textId="77777777" w:rsidR="006F1B3D" w:rsidRDefault="00191F14" w:rsidP="008C7539">
      <w:pPr>
        <w:suppressAutoHyphens/>
        <w:spacing w:before="75" w:line="249" w:lineRule="auto"/>
        <w:ind w:left="234" w:right="718" w:hanging="235"/>
        <w:jc w:val="both"/>
        <w:rPr>
          <w:sz w:val="24"/>
        </w:rPr>
      </w:pPr>
      <w:bookmarkStart w:id="2157" w:name="_bookmark62"/>
      <w:bookmarkEnd w:id="2157"/>
      <w:r>
        <w:rPr>
          <w:sz w:val="24"/>
        </w:rPr>
        <w:lastRenderedPageBreak/>
        <w:t>Parker, S.</w:t>
      </w:r>
      <w:del w:id="2158" w:author="Editor" w:date="2026-09-10T10:26:00Z">
        <w:r w:rsidDel="00540424">
          <w:rPr>
            <w:sz w:val="24"/>
          </w:rPr>
          <w:delText xml:space="preserve"> </w:delText>
        </w:r>
      </w:del>
      <w:r>
        <w:rPr>
          <w:sz w:val="24"/>
        </w:rPr>
        <w:t>W.</w:t>
      </w:r>
      <w:ins w:id="2159" w:author="Editor" w:date="2026-09-10T10:26:00Z">
        <w:r w:rsidR="00540424">
          <w:rPr>
            <w:sz w:val="24"/>
          </w:rPr>
          <w:t>,</w:t>
        </w:r>
      </w:ins>
      <w:r>
        <w:rPr>
          <w:sz w:val="24"/>
        </w:rPr>
        <w:t xml:space="preserve"> and P.</w:t>
      </w:r>
      <w:del w:id="2160" w:author="Editor" w:date="2026-09-10T10:26:00Z">
        <w:r w:rsidDel="00540424">
          <w:rPr>
            <w:sz w:val="24"/>
          </w:rPr>
          <w:delText xml:space="preserve"> </w:delText>
        </w:r>
      </w:del>
      <w:r>
        <w:rPr>
          <w:sz w:val="24"/>
        </w:rPr>
        <w:t>E. Todd</w:t>
      </w:r>
      <w:ins w:id="2161" w:author="Editor" w:date="2026-09-10T10:26:00Z">
        <w:r w:rsidR="00540424">
          <w:rPr>
            <w:sz w:val="24"/>
          </w:rPr>
          <w:t xml:space="preserve">. </w:t>
        </w:r>
      </w:ins>
      <w:del w:id="2162" w:author="Editor" w:date="2026-09-10T10:26:00Z">
        <w:r w:rsidDel="00540424">
          <w:rPr>
            <w:sz w:val="24"/>
          </w:rPr>
          <w:delText xml:space="preserve"> (</w:delText>
        </w:r>
      </w:del>
      <w:r>
        <w:rPr>
          <w:sz w:val="24"/>
        </w:rPr>
        <w:t>2017</w:t>
      </w:r>
      <w:del w:id="2163" w:author="Editor" w:date="2026-09-10T10:22:00Z">
        <w:r w:rsidDel="00734EB7">
          <w:rPr>
            <w:sz w:val="24"/>
          </w:rPr>
          <w:delText>).</w:delText>
        </w:r>
      </w:del>
      <w:ins w:id="2164" w:author="Editor" w:date="2026-09-10T10:22:00Z">
        <w:r w:rsidR="00734EB7">
          <w:rPr>
            <w:sz w:val="24"/>
          </w:rPr>
          <w:t>.</w:t>
        </w:r>
      </w:ins>
      <w:r>
        <w:rPr>
          <w:spacing w:val="40"/>
          <w:sz w:val="24"/>
        </w:rPr>
        <w:t xml:space="preserve"> </w:t>
      </w:r>
      <w:r>
        <w:rPr>
          <w:sz w:val="24"/>
        </w:rPr>
        <w:t xml:space="preserve">Conditional </w:t>
      </w:r>
      <w:del w:id="2165" w:author="Editor" w:date="2026-09-10T10:28:00Z">
        <w:r w:rsidDel="00540424">
          <w:rPr>
            <w:sz w:val="24"/>
          </w:rPr>
          <w:delText xml:space="preserve">cash </w:delText>
        </w:r>
      </w:del>
      <w:ins w:id="2166" w:author="Editor" w:date="2026-09-10T10:28:00Z">
        <w:r w:rsidR="00540424">
          <w:rPr>
            <w:sz w:val="24"/>
          </w:rPr>
          <w:t xml:space="preserve">Cash </w:t>
        </w:r>
      </w:ins>
      <w:del w:id="2167" w:author="Editor" w:date="2026-09-10T10:28:00Z">
        <w:r w:rsidDel="00540424">
          <w:rPr>
            <w:sz w:val="24"/>
          </w:rPr>
          <w:delText>transfers</w:delText>
        </w:r>
      </w:del>
      <w:ins w:id="2168" w:author="Editor" w:date="2026-09-10T10:28:00Z">
        <w:r w:rsidR="00540424">
          <w:rPr>
            <w:sz w:val="24"/>
          </w:rPr>
          <w:t>Transfers</w:t>
        </w:r>
      </w:ins>
      <w:r>
        <w:rPr>
          <w:sz w:val="24"/>
        </w:rPr>
        <w:t>:</w:t>
      </w:r>
      <w:r>
        <w:rPr>
          <w:spacing w:val="40"/>
          <w:sz w:val="24"/>
        </w:rPr>
        <w:t xml:space="preserve"> </w:t>
      </w:r>
      <w:r>
        <w:rPr>
          <w:sz w:val="24"/>
        </w:rPr>
        <w:t xml:space="preserve">The </w:t>
      </w:r>
      <w:del w:id="2169" w:author="Editor" w:date="2026-09-10T10:28:00Z">
        <w:r w:rsidDel="00540424">
          <w:rPr>
            <w:sz w:val="24"/>
          </w:rPr>
          <w:delText xml:space="preserve">case </w:delText>
        </w:r>
      </w:del>
      <w:ins w:id="2170" w:author="Editor" w:date="2026-09-10T10:28:00Z">
        <w:r w:rsidR="00540424">
          <w:rPr>
            <w:sz w:val="24"/>
          </w:rPr>
          <w:t xml:space="preserve">Case </w:t>
        </w:r>
      </w:ins>
      <w:r>
        <w:rPr>
          <w:sz w:val="24"/>
        </w:rPr>
        <w:t xml:space="preserve">of </w:t>
      </w:r>
      <w:del w:id="2171" w:author="Editor" w:date="2026-09-10T10:28:00Z">
        <w:r w:rsidDel="00540424">
          <w:rPr>
            <w:sz w:val="24"/>
          </w:rPr>
          <w:delText>p</w:delText>
        </w:r>
      </w:del>
      <w:ins w:id="2172" w:author="Editor" w:date="2026-09-10T10:28:00Z">
        <w:r w:rsidR="00540424">
          <w:rPr>
            <w:sz w:val="24"/>
          </w:rPr>
          <w:t>P</w:t>
        </w:r>
      </w:ins>
      <w:r>
        <w:rPr>
          <w:sz w:val="24"/>
        </w:rPr>
        <w:t>ro</w:t>
      </w:r>
      <w:del w:id="2173" w:author="Editor" w:date="2026-09-10T08:58:00Z">
        <w:r w:rsidDel="00D261A8">
          <w:rPr>
            <w:sz w:val="24"/>
          </w:rPr>
          <w:delText>-</w:delText>
        </w:r>
      </w:del>
      <w:r>
        <w:rPr>
          <w:sz w:val="24"/>
        </w:rPr>
        <w:t>gresa</w:t>
      </w:r>
      <w:r>
        <w:rPr>
          <w:rFonts w:ascii="Arial MT" w:hAnsi="Arial MT"/>
          <w:sz w:val="24"/>
        </w:rPr>
        <w:t>/</w:t>
      </w:r>
      <w:del w:id="2174" w:author="Editor" w:date="2026-09-10T10:28:00Z">
        <w:r w:rsidDel="00540424">
          <w:rPr>
            <w:sz w:val="24"/>
          </w:rPr>
          <w:delText>oportunidades</w:delText>
        </w:r>
      </w:del>
      <w:ins w:id="2175" w:author="Editor" w:date="2026-09-10T10:28:00Z">
        <w:r w:rsidR="00540424">
          <w:rPr>
            <w:sz w:val="24"/>
          </w:rPr>
          <w:t>Oportunidades</w:t>
        </w:r>
      </w:ins>
      <w:r>
        <w:rPr>
          <w:sz w:val="24"/>
        </w:rPr>
        <w:t>.</w:t>
      </w:r>
      <w:r>
        <w:rPr>
          <w:spacing w:val="40"/>
          <w:sz w:val="24"/>
        </w:rPr>
        <w:t xml:space="preserve"> </w:t>
      </w:r>
      <w:r>
        <w:rPr>
          <w:i/>
          <w:sz w:val="24"/>
        </w:rPr>
        <w:t xml:space="preserve">Journal of Economic Literature </w:t>
      </w:r>
      <w:r w:rsidRPr="00B34911">
        <w:rPr>
          <w:sz w:val="24"/>
        </w:rPr>
        <w:t>55</w:t>
      </w:r>
      <w:r>
        <w:rPr>
          <w:sz w:val="24"/>
        </w:rPr>
        <w:t>(3</w:t>
      </w:r>
      <w:del w:id="2176" w:author="Editor" w:date="2026-09-10T10:28:00Z">
        <w:r w:rsidDel="00540424">
          <w:rPr>
            <w:sz w:val="24"/>
          </w:rPr>
          <w:delText xml:space="preserve">), </w:delText>
        </w:r>
      </w:del>
      <w:ins w:id="2177" w:author="Editor" w:date="2026-09-10T10:28:00Z">
        <w:r w:rsidR="00540424">
          <w:rPr>
            <w:sz w:val="24"/>
          </w:rPr>
          <w:t xml:space="preserve">): </w:t>
        </w:r>
      </w:ins>
      <w:r>
        <w:rPr>
          <w:sz w:val="24"/>
        </w:rPr>
        <w:t>866–915.</w:t>
      </w:r>
    </w:p>
    <w:p w14:paraId="4E7C5A3F" w14:textId="77777777" w:rsidR="006F1B3D" w:rsidRDefault="00191F14" w:rsidP="008C7539">
      <w:pPr>
        <w:pStyle w:val="BodyText"/>
        <w:suppressAutoHyphens/>
        <w:spacing w:before="202" w:line="252" w:lineRule="auto"/>
        <w:ind w:left="234" w:right="718" w:hanging="235"/>
        <w:jc w:val="both"/>
      </w:pPr>
      <w:bookmarkStart w:id="2178" w:name="_bookmark63"/>
      <w:bookmarkEnd w:id="2178"/>
      <w:r>
        <w:t>Parker,</w:t>
      </w:r>
      <w:r>
        <w:rPr>
          <w:spacing w:val="-15"/>
        </w:rPr>
        <w:t xml:space="preserve"> </w:t>
      </w:r>
      <w:r>
        <w:t>S.</w:t>
      </w:r>
      <w:del w:id="2179" w:author="Editor" w:date="2026-09-10T10:26:00Z">
        <w:r w:rsidDel="00540424">
          <w:rPr>
            <w:spacing w:val="-15"/>
          </w:rPr>
          <w:delText xml:space="preserve"> </w:delText>
        </w:r>
      </w:del>
      <w:r>
        <w:t>W.</w:t>
      </w:r>
      <w:ins w:id="2180" w:author="Editor" w:date="2026-09-10T10:26:00Z">
        <w:r w:rsidR="00540424">
          <w:t>,</w:t>
        </w:r>
      </w:ins>
      <w:r>
        <w:rPr>
          <w:spacing w:val="-15"/>
        </w:rPr>
        <w:t xml:space="preserve"> </w:t>
      </w:r>
      <w:r>
        <w:t>and</w:t>
      </w:r>
      <w:r>
        <w:rPr>
          <w:spacing w:val="-15"/>
        </w:rPr>
        <w:t xml:space="preserve"> </w:t>
      </w:r>
      <w:r>
        <w:t>T.</w:t>
      </w:r>
      <w:r>
        <w:rPr>
          <w:spacing w:val="-15"/>
        </w:rPr>
        <w:t xml:space="preserve"> </w:t>
      </w:r>
      <w:r>
        <w:t>Vogl</w:t>
      </w:r>
      <w:ins w:id="2181" w:author="Editor" w:date="2026-09-10T10:26:00Z">
        <w:r w:rsidR="00540424">
          <w:t xml:space="preserve">. </w:t>
        </w:r>
      </w:ins>
      <w:del w:id="2182" w:author="Editor" w:date="2026-09-10T10:26:00Z">
        <w:r w:rsidDel="00540424">
          <w:rPr>
            <w:spacing w:val="-15"/>
          </w:rPr>
          <w:delText xml:space="preserve"> </w:delText>
        </w:r>
        <w:r w:rsidDel="00540424">
          <w:delText>(</w:delText>
        </w:r>
      </w:del>
      <w:r>
        <w:t>2023</w:t>
      </w:r>
      <w:del w:id="2183" w:author="Editor" w:date="2026-09-10T10:22:00Z">
        <w:r w:rsidDel="00734EB7">
          <w:delText>).</w:delText>
        </w:r>
      </w:del>
      <w:ins w:id="2184" w:author="Editor" w:date="2026-09-10T10:22:00Z">
        <w:r w:rsidR="00734EB7">
          <w:t>.</w:t>
        </w:r>
      </w:ins>
      <w:r>
        <w:rPr>
          <w:spacing w:val="-15"/>
        </w:rPr>
        <w:t xml:space="preserve"> </w:t>
      </w:r>
      <w:r>
        <w:t>Do</w:t>
      </w:r>
      <w:r>
        <w:rPr>
          <w:spacing w:val="-15"/>
        </w:rPr>
        <w:t xml:space="preserve"> </w:t>
      </w:r>
      <w:del w:id="2185" w:author="Editor" w:date="2026-09-10T10:30:00Z">
        <w:r w:rsidDel="00540424">
          <w:delText>conditional</w:delText>
        </w:r>
        <w:r w:rsidDel="00540424">
          <w:rPr>
            <w:spacing w:val="-15"/>
          </w:rPr>
          <w:delText xml:space="preserve"> </w:delText>
        </w:r>
      </w:del>
      <w:ins w:id="2186" w:author="Editor" w:date="2026-09-10T10:30:00Z">
        <w:r w:rsidR="00540424">
          <w:t>Conditional</w:t>
        </w:r>
        <w:r w:rsidR="00540424">
          <w:rPr>
            <w:spacing w:val="-15"/>
          </w:rPr>
          <w:t xml:space="preserve"> </w:t>
        </w:r>
      </w:ins>
      <w:del w:id="2187" w:author="Editor" w:date="2026-09-10T10:30:00Z">
        <w:r w:rsidDel="00540424">
          <w:delText>cash</w:delText>
        </w:r>
        <w:r w:rsidDel="00540424">
          <w:rPr>
            <w:spacing w:val="-15"/>
          </w:rPr>
          <w:delText xml:space="preserve"> </w:delText>
        </w:r>
      </w:del>
      <w:ins w:id="2188" w:author="Editor" w:date="2026-09-10T10:30:00Z">
        <w:r w:rsidR="00540424">
          <w:t>Cash</w:t>
        </w:r>
        <w:r w:rsidR="00540424">
          <w:rPr>
            <w:spacing w:val="-15"/>
          </w:rPr>
          <w:t xml:space="preserve"> </w:t>
        </w:r>
      </w:ins>
      <w:del w:id="2189" w:author="Editor" w:date="2026-09-10T10:30:00Z">
        <w:r w:rsidDel="00540424">
          <w:delText>transfers</w:delText>
        </w:r>
        <w:r w:rsidDel="00540424">
          <w:rPr>
            <w:spacing w:val="-15"/>
          </w:rPr>
          <w:delText xml:space="preserve"> </w:delText>
        </w:r>
      </w:del>
      <w:ins w:id="2190" w:author="Editor" w:date="2026-09-10T10:30:00Z">
        <w:r w:rsidR="00540424">
          <w:t>Transfers</w:t>
        </w:r>
        <w:r w:rsidR="00540424">
          <w:rPr>
            <w:spacing w:val="-15"/>
          </w:rPr>
          <w:t xml:space="preserve"> </w:t>
        </w:r>
      </w:ins>
      <w:del w:id="2191" w:author="Editor" w:date="2026-09-10T10:30:00Z">
        <w:r w:rsidDel="00540424">
          <w:delText>improve</w:delText>
        </w:r>
        <w:r w:rsidDel="00540424">
          <w:rPr>
            <w:spacing w:val="-15"/>
          </w:rPr>
          <w:delText xml:space="preserve"> </w:delText>
        </w:r>
      </w:del>
      <w:ins w:id="2192" w:author="Editor" w:date="2026-09-10T10:30:00Z">
        <w:r w:rsidR="00540424">
          <w:t>Improve</w:t>
        </w:r>
        <w:r w:rsidR="00540424">
          <w:rPr>
            <w:spacing w:val="-15"/>
          </w:rPr>
          <w:t xml:space="preserve"> </w:t>
        </w:r>
      </w:ins>
      <w:del w:id="2193" w:author="Editor" w:date="2026-09-10T10:30:00Z">
        <w:r w:rsidDel="00540424">
          <w:delText>economic</w:delText>
        </w:r>
        <w:r w:rsidDel="00540424">
          <w:rPr>
            <w:spacing w:val="-15"/>
          </w:rPr>
          <w:delText xml:space="preserve"> </w:delText>
        </w:r>
      </w:del>
      <w:ins w:id="2194" w:author="Editor" w:date="2026-09-10T10:30:00Z">
        <w:r w:rsidR="00540424">
          <w:t>Economic</w:t>
        </w:r>
        <w:r w:rsidR="00540424">
          <w:rPr>
            <w:spacing w:val="-15"/>
          </w:rPr>
          <w:t xml:space="preserve"> </w:t>
        </w:r>
      </w:ins>
      <w:del w:id="2195" w:author="Editor" w:date="2026-09-10T10:30:00Z">
        <w:r w:rsidDel="00540424">
          <w:delText>outcomes</w:delText>
        </w:r>
        <w:r w:rsidDel="00540424">
          <w:rPr>
            <w:spacing w:val="-15"/>
          </w:rPr>
          <w:delText xml:space="preserve"> </w:delText>
        </w:r>
      </w:del>
      <w:ins w:id="2196" w:author="Editor" w:date="2026-09-10T10:30:00Z">
        <w:r w:rsidR="00540424">
          <w:t>Outcomes</w:t>
        </w:r>
        <w:r w:rsidR="00540424">
          <w:rPr>
            <w:spacing w:val="-15"/>
          </w:rPr>
          <w:t xml:space="preserve"> </w:t>
        </w:r>
      </w:ins>
      <w:r>
        <w:t>in</w:t>
      </w:r>
      <w:r>
        <w:rPr>
          <w:spacing w:val="-15"/>
        </w:rPr>
        <w:t xml:space="preserve"> </w:t>
      </w:r>
      <w:r>
        <w:t xml:space="preserve">the </w:t>
      </w:r>
      <w:del w:id="2197" w:author="Editor" w:date="2026-09-10T10:30:00Z">
        <w:r w:rsidDel="00540424">
          <w:delText xml:space="preserve">next </w:delText>
        </w:r>
      </w:del>
      <w:ins w:id="2198" w:author="Editor" w:date="2026-09-10T10:30:00Z">
        <w:r w:rsidR="00540424">
          <w:t xml:space="preserve">Next </w:t>
        </w:r>
      </w:ins>
      <w:del w:id="2199" w:author="Editor" w:date="2026-09-10T10:30:00Z">
        <w:r w:rsidDel="00540424">
          <w:delText>generation</w:delText>
        </w:r>
      </w:del>
      <w:ins w:id="2200" w:author="Editor" w:date="2026-09-10T10:30:00Z">
        <w:r w:rsidR="00540424">
          <w:t>Generation</w:t>
        </w:r>
      </w:ins>
      <w:r>
        <w:t xml:space="preserve">? </w:t>
      </w:r>
      <w:del w:id="2201" w:author="Editor" w:date="2026-09-10T10:30:00Z">
        <w:r w:rsidDel="00540424">
          <w:delText xml:space="preserve">evidence </w:delText>
        </w:r>
      </w:del>
      <w:ins w:id="2202" w:author="Editor" w:date="2026-09-10T10:30:00Z">
        <w:r w:rsidR="00540424">
          <w:t xml:space="preserve">Evidence </w:t>
        </w:r>
      </w:ins>
      <w:r>
        <w:t xml:space="preserve">from </w:t>
      </w:r>
      <w:del w:id="2203" w:author="Editor" w:date="2026-09-10T08:59:00Z">
        <w:r w:rsidDel="00D261A8">
          <w:delText>mexico</w:delText>
        </w:r>
      </w:del>
      <w:ins w:id="2204" w:author="Editor" w:date="2026-09-10T08:59:00Z">
        <w:r w:rsidR="00D261A8">
          <w:t>Mexico</w:t>
        </w:r>
      </w:ins>
      <w:r>
        <w:t>.</w:t>
      </w:r>
      <w:r>
        <w:rPr>
          <w:spacing w:val="40"/>
        </w:rPr>
        <w:t xml:space="preserve"> </w:t>
      </w:r>
      <w:r>
        <w:rPr>
          <w:i/>
        </w:rPr>
        <w:t xml:space="preserve">The Economic Journal </w:t>
      </w:r>
      <w:r w:rsidRPr="00B34911">
        <w:t>133</w:t>
      </w:r>
      <w:r>
        <w:t>(655</w:t>
      </w:r>
      <w:del w:id="2205" w:author="Editor" w:date="2026-09-10T10:28:00Z">
        <w:r w:rsidDel="00540424">
          <w:delText xml:space="preserve">), </w:delText>
        </w:r>
      </w:del>
      <w:ins w:id="2206" w:author="Editor" w:date="2026-09-10T10:28:00Z">
        <w:r w:rsidR="00540424">
          <w:t xml:space="preserve">): </w:t>
        </w:r>
      </w:ins>
      <w:r>
        <w:t>2775–2806.</w:t>
      </w:r>
    </w:p>
    <w:p w14:paraId="139F0426" w14:textId="77777777" w:rsidR="006F1B3D" w:rsidRDefault="00191F14" w:rsidP="008C7539">
      <w:pPr>
        <w:pStyle w:val="BodyText"/>
        <w:suppressAutoHyphens/>
        <w:spacing w:before="197" w:line="252" w:lineRule="auto"/>
        <w:ind w:left="234" w:right="719" w:hanging="235"/>
        <w:jc w:val="both"/>
      </w:pPr>
      <w:bookmarkStart w:id="2207" w:name="_bookmark64"/>
      <w:bookmarkEnd w:id="2207"/>
      <w:r>
        <w:t>Rivera-Hernandez,</w:t>
      </w:r>
      <w:r>
        <w:rPr>
          <w:spacing w:val="-10"/>
        </w:rPr>
        <w:t xml:space="preserve"> </w:t>
      </w:r>
      <w:r>
        <w:t>M.,</w:t>
      </w:r>
      <w:r>
        <w:rPr>
          <w:spacing w:val="-10"/>
        </w:rPr>
        <w:t xml:space="preserve"> </w:t>
      </w:r>
      <w:r>
        <w:t>M.</w:t>
      </w:r>
      <w:r>
        <w:rPr>
          <w:spacing w:val="-10"/>
        </w:rPr>
        <w:t xml:space="preserve"> </w:t>
      </w:r>
      <w:r>
        <w:t>Rahman,</w:t>
      </w:r>
      <w:r>
        <w:rPr>
          <w:spacing w:val="-10"/>
        </w:rPr>
        <w:t xml:space="preserve"> </w:t>
      </w:r>
      <w:r>
        <w:t>V.</w:t>
      </w:r>
      <w:r>
        <w:rPr>
          <w:spacing w:val="-10"/>
        </w:rPr>
        <w:t xml:space="preserve"> </w:t>
      </w:r>
      <w:r>
        <w:t>Mor,</w:t>
      </w:r>
      <w:r>
        <w:rPr>
          <w:spacing w:val="-10"/>
        </w:rPr>
        <w:t xml:space="preserve"> </w:t>
      </w:r>
      <w:r>
        <w:t>and</w:t>
      </w:r>
      <w:r>
        <w:rPr>
          <w:spacing w:val="-10"/>
        </w:rPr>
        <w:t xml:space="preserve"> </w:t>
      </w:r>
      <w:r>
        <w:t>O.</w:t>
      </w:r>
      <w:r>
        <w:rPr>
          <w:spacing w:val="-10"/>
        </w:rPr>
        <w:t xml:space="preserve"> </w:t>
      </w:r>
      <w:r>
        <w:t>Galarraga</w:t>
      </w:r>
      <w:ins w:id="2208" w:author="Editor" w:date="2026-09-10T10:26:00Z">
        <w:r w:rsidR="00540424">
          <w:t xml:space="preserve">. </w:t>
        </w:r>
      </w:ins>
      <w:del w:id="2209" w:author="Editor" w:date="2026-09-10T10:26:00Z">
        <w:r w:rsidDel="00540424">
          <w:rPr>
            <w:spacing w:val="-10"/>
          </w:rPr>
          <w:delText xml:space="preserve"> </w:delText>
        </w:r>
        <w:r w:rsidDel="00540424">
          <w:delText>(</w:delText>
        </w:r>
      </w:del>
      <w:r>
        <w:t>2016</w:t>
      </w:r>
      <w:del w:id="2210" w:author="Editor" w:date="2026-09-10T10:22:00Z">
        <w:r w:rsidDel="00734EB7">
          <w:delText>).</w:delText>
        </w:r>
      </w:del>
      <w:ins w:id="2211" w:author="Editor" w:date="2026-09-10T10:22:00Z">
        <w:r w:rsidR="00734EB7">
          <w:t>.</w:t>
        </w:r>
      </w:ins>
      <w:r>
        <w:rPr>
          <w:spacing w:val="12"/>
        </w:rPr>
        <w:t xml:space="preserve"> </w:t>
      </w:r>
      <w:r>
        <w:t>The</w:t>
      </w:r>
      <w:r>
        <w:rPr>
          <w:spacing w:val="-10"/>
        </w:rPr>
        <w:t xml:space="preserve"> </w:t>
      </w:r>
      <w:del w:id="2212" w:author="Editor" w:date="2026-09-10T10:29:00Z">
        <w:r w:rsidDel="00540424">
          <w:delText>impact</w:delText>
        </w:r>
        <w:r w:rsidDel="00540424">
          <w:rPr>
            <w:spacing w:val="-10"/>
          </w:rPr>
          <w:delText xml:space="preserve"> </w:delText>
        </w:r>
      </w:del>
      <w:ins w:id="2213" w:author="Editor" w:date="2026-09-10T10:29:00Z">
        <w:r w:rsidR="00540424">
          <w:t>Impact</w:t>
        </w:r>
        <w:r w:rsidR="00540424">
          <w:rPr>
            <w:spacing w:val="-10"/>
          </w:rPr>
          <w:t xml:space="preserve"> </w:t>
        </w:r>
      </w:ins>
      <w:r>
        <w:t>of</w:t>
      </w:r>
      <w:r>
        <w:rPr>
          <w:spacing w:val="-11"/>
        </w:rPr>
        <w:t xml:space="preserve"> </w:t>
      </w:r>
      <w:del w:id="2214" w:author="Editor" w:date="2026-09-10T10:29:00Z">
        <w:r w:rsidDel="00540424">
          <w:delText>social</w:delText>
        </w:r>
        <w:r w:rsidDel="00540424">
          <w:rPr>
            <w:spacing w:val="-10"/>
          </w:rPr>
          <w:delText xml:space="preserve"> </w:delText>
        </w:r>
      </w:del>
      <w:ins w:id="2215" w:author="Editor" w:date="2026-09-10T10:29:00Z">
        <w:r w:rsidR="00540424">
          <w:t>Social</w:t>
        </w:r>
        <w:r w:rsidR="00540424">
          <w:rPr>
            <w:spacing w:val="-10"/>
          </w:rPr>
          <w:t xml:space="preserve"> </w:t>
        </w:r>
      </w:ins>
      <w:del w:id="2216" w:author="Editor" w:date="2026-09-10T10:29:00Z">
        <w:r w:rsidDel="00540424">
          <w:delText xml:space="preserve">health </w:delText>
        </w:r>
      </w:del>
      <w:ins w:id="2217" w:author="Editor" w:date="2026-09-10T10:29:00Z">
        <w:r w:rsidR="00540424">
          <w:t xml:space="preserve">Health </w:t>
        </w:r>
      </w:ins>
      <w:del w:id="2218" w:author="Editor" w:date="2026-09-10T10:30:00Z">
        <w:r w:rsidDel="00540424">
          <w:delText>insurance</w:delText>
        </w:r>
        <w:r w:rsidDel="00540424">
          <w:rPr>
            <w:spacing w:val="-15"/>
          </w:rPr>
          <w:delText xml:space="preserve"> </w:delText>
        </w:r>
      </w:del>
      <w:ins w:id="2219" w:author="Editor" w:date="2026-09-10T10:30:00Z">
        <w:r w:rsidR="00540424">
          <w:t>Insurance</w:t>
        </w:r>
        <w:r w:rsidR="00540424">
          <w:rPr>
            <w:spacing w:val="-15"/>
          </w:rPr>
          <w:t xml:space="preserve"> </w:t>
        </w:r>
      </w:ins>
      <w:r>
        <w:t>on</w:t>
      </w:r>
      <w:r>
        <w:rPr>
          <w:spacing w:val="-15"/>
        </w:rPr>
        <w:t xml:space="preserve"> </w:t>
      </w:r>
      <w:del w:id="2220" w:author="Editor" w:date="2026-09-10T10:30:00Z">
        <w:r w:rsidDel="00540424">
          <w:delText>diabetes</w:delText>
        </w:r>
        <w:r w:rsidDel="00540424">
          <w:rPr>
            <w:spacing w:val="-15"/>
          </w:rPr>
          <w:delText xml:space="preserve"> </w:delText>
        </w:r>
      </w:del>
      <w:ins w:id="2221" w:author="Editor" w:date="2026-09-10T10:30:00Z">
        <w:r w:rsidR="00540424">
          <w:t>Diabetes</w:t>
        </w:r>
        <w:r w:rsidR="00540424">
          <w:rPr>
            <w:spacing w:val="-15"/>
          </w:rPr>
          <w:t xml:space="preserve"> </w:t>
        </w:r>
      </w:ins>
      <w:r>
        <w:t>and</w:t>
      </w:r>
      <w:r>
        <w:rPr>
          <w:spacing w:val="-15"/>
        </w:rPr>
        <w:t xml:space="preserve"> </w:t>
      </w:r>
      <w:del w:id="2222" w:author="Editor" w:date="2026-09-10T10:30:00Z">
        <w:r w:rsidDel="00540424">
          <w:delText>hypertension</w:delText>
        </w:r>
        <w:r w:rsidDel="00540424">
          <w:rPr>
            <w:spacing w:val="-15"/>
          </w:rPr>
          <w:delText xml:space="preserve"> </w:delText>
        </w:r>
      </w:del>
      <w:ins w:id="2223" w:author="Editor" w:date="2026-09-10T10:30:00Z">
        <w:r w:rsidR="00540424">
          <w:t>Hypertension</w:t>
        </w:r>
        <w:r w:rsidR="00540424">
          <w:rPr>
            <w:spacing w:val="-15"/>
          </w:rPr>
          <w:t xml:space="preserve"> </w:t>
        </w:r>
      </w:ins>
      <w:del w:id="2224" w:author="Editor" w:date="2026-09-10T10:30:00Z">
        <w:r w:rsidDel="00540424">
          <w:delText>process</w:delText>
        </w:r>
        <w:r w:rsidDel="00540424">
          <w:rPr>
            <w:spacing w:val="-15"/>
          </w:rPr>
          <w:delText xml:space="preserve"> </w:delText>
        </w:r>
      </w:del>
      <w:ins w:id="2225" w:author="Editor" w:date="2026-09-10T10:30:00Z">
        <w:r w:rsidR="00540424">
          <w:t>Process</w:t>
        </w:r>
        <w:r w:rsidR="00540424">
          <w:rPr>
            <w:spacing w:val="-15"/>
          </w:rPr>
          <w:t xml:space="preserve"> </w:t>
        </w:r>
      </w:ins>
      <w:del w:id="2226" w:author="Editor" w:date="2026-09-10T10:30:00Z">
        <w:r w:rsidDel="00540424">
          <w:delText>indicators</w:delText>
        </w:r>
        <w:r w:rsidDel="00540424">
          <w:rPr>
            <w:spacing w:val="-15"/>
          </w:rPr>
          <w:delText xml:space="preserve"> </w:delText>
        </w:r>
      </w:del>
      <w:ins w:id="2227" w:author="Editor" w:date="2026-09-10T10:30:00Z">
        <w:r w:rsidR="00540424">
          <w:t>Indicators</w:t>
        </w:r>
        <w:r w:rsidR="00540424">
          <w:rPr>
            <w:spacing w:val="-15"/>
          </w:rPr>
          <w:t xml:space="preserve"> </w:t>
        </w:r>
      </w:ins>
      <w:r>
        <w:t>among</w:t>
      </w:r>
      <w:r>
        <w:rPr>
          <w:spacing w:val="-15"/>
        </w:rPr>
        <w:t xml:space="preserve"> </w:t>
      </w:r>
      <w:del w:id="2228" w:author="Editor" w:date="2026-09-10T10:30:00Z">
        <w:r w:rsidDel="00540424">
          <w:delText>older</w:delText>
        </w:r>
        <w:r w:rsidDel="00540424">
          <w:rPr>
            <w:spacing w:val="-15"/>
          </w:rPr>
          <w:delText xml:space="preserve"> </w:delText>
        </w:r>
      </w:del>
      <w:ins w:id="2229" w:author="Editor" w:date="2026-09-10T10:30:00Z">
        <w:r w:rsidR="00540424">
          <w:t>Older</w:t>
        </w:r>
        <w:r w:rsidR="00540424">
          <w:rPr>
            <w:spacing w:val="-15"/>
          </w:rPr>
          <w:t xml:space="preserve"> </w:t>
        </w:r>
      </w:ins>
      <w:del w:id="2230" w:author="Editor" w:date="2026-09-10T10:30:00Z">
        <w:r w:rsidDel="00540424">
          <w:delText>adults</w:delText>
        </w:r>
        <w:r w:rsidDel="00540424">
          <w:rPr>
            <w:spacing w:val="-15"/>
          </w:rPr>
          <w:delText xml:space="preserve"> </w:delText>
        </w:r>
      </w:del>
      <w:ins w:id="2231" w:author="Editor" w:date="2026-09-10T10:30:00Z">
        <w:r w:rsidR="00540424">
          <w:t>Adults</w:t>
        </w:r>
        <w:r w:rsidR="00540424">
          <w:rPr>
            <w:spacing w:val="-15"/>
          </w:rPr>
          <w:t xml:space="preserve"> </w:t>
        </w:r>
      </w:ins>
      <w:r>
        <w:t>in</w:t>
      </w:r>
      <w:r>
        <w:rPr>
          <w:spacing w:val="-15"/>
        </w:rPr>
        <w:t xml:space="preserve"> </w:t>
      </w:r>
      <w:del w:id="2232" w:author="Editor" w:date="2026-09-10T08:59:00Z">
        <w:r w:rsidDel="00D261A8">
          <w:delText>mexico</w:delText>
        </w:r>
      </w:del>
      <w:ins w:id="2233" w:author="Editor" w:date="2026-09-10T08:59:00Z">
        <w:r w:rsidR="00D261A8">
          <w:t>Mexico</w:t>
        </w:r>
      </w:ins>
      <w:r>
        <w:t xml:space="preserve">. </w:t>
      </w:r>
      <w:r>
        <w:rPr>
          <w:i/>
        </w:rPr>
        <w:t xml:space="preserve">Health Services Research </w:t>
      </w:r>
      <w:r w:rsidRPr="00B34911">
        <w:t>51</w:t>
      </w:r>
      <w:r>
        <w:t>(4</w:t>
      </w:r>
      <w:del w:id="2234" w:author="Editor" w:date="2026-09-10T10:28:00Z">
        <w:r w:rsidDel="00540424">
          <w:delText xml:space="preserve">), </w:delText>
        </w:r>
      </w:del>
      <w:ins w:id="2235" w:author="Editor" w:date="2026-09-10T10:28:00Z">
        <w:r w:rsidR="00540424">
          <w:t xml:space="preserve">): </w:t>
        </w:r>
      </w:ins>
      <w:r>
        <w:t>1323–1346.</w:t>
      </w:r>
    </w:p>
    <w:p w14:paraId="566ED070" w14:textId="77777777" w:rsidR="006F1B3D" w:rsidRDefault="00191F14" w:rsidP="008C7539">
      <w:pPr>
        <w:pStyle w:val="BodyText"/>
        <w:suppressAutoHyphens/>
        <w:spacing w:before="197" w:line="252" w:lineRule="auto"/>
        <w:ind w:left="234" w:right="718" w:hanging="235"/>
        <w:jc w:val="both"/>
      </w:pPr>
      <w:bookmarkStart w:id="2236" w:name="_bookmark65"/>
      <w:bookmarkEnd w:id="2236"/>
      <w:r w:rsidRPr="001B672E">
        <w:rPr>
          <w:highlight w:val="yellow"/>
        </w:rPr>
        <w:t>Skoufias,</w:t>
      </w:r>
      <w:r w:rsidRPr="001B672E">
        <w:rPr>
          <w:spacing w:val="-1"/>
          <w:highlight w:val="yellow"/>
        </w:rPr>
        <w:t xml:space="preserve"> </w:t>
      </w:r>
      <w:r w:rsidRPr="001B672E">
        <w:rPr>
          <w:highlight w:val="yellow"/>
        </w:rPr>
        <w:t>E.,</w:t>
      </w:r>
      <w:r w:rsidRPr="001B672E">
        <w:rPr>
          <w:spacing w:val="-1"/>
          <w:highlight w:val="yellow"/>
        </w:rPr>
        <w:t xml:space="preserve"> </w:t>
      </w:r>
      <w:r w:rsidRPr="001B672E">
        <w:rPr>
          <w:highlight w:val="yellow"/>
        </w:rPr>
        <w:t>B.</w:t>
      </w:r>
      <w:r w:rsidRPr="001B672E">
        <w:rPr>
          <w:spacing w:val="-2"/>
          <w:highlight w:val="yellow"/>
        </w:rPr>
        <w:t xml:space="preserve"> </w:t>
      </w:r>
      <w:r w:rsidRPr="001B672E">
        <w:rPr>
          <w:highlight w:val="yellow"/>
        </w:rPr>
        <w:t>Davis,</w:t>
      </w:r>
      <w:r w:rsidRPr="001B672E">
        <w:rPr>
          <w:spacing w:val="-1"/>
          <w:highlight w:val="yellow"/>
        </w:rPr>
        <w:t xml:space="preserve"> </w:t>
      </w:r>
      <w:r w:rsidRPr="001B672E">
        <w:rPr>
          <w:highlight w:val="yellow"/>
        </w:rPr>
        <w:t>and</w:t>
      </w:r>
      <w:r w:rsidRPr="001B672E">
        <w:rPr>
          <w:spacing w:val="-3"/>
          <w:highlight w:val="yellow"/>
        </w:rPr>
        <w:t xml:space="preserve"> </w:t>
      </w:r>
      <w:r w:rsidRPr="001B672E">
        <w:rPr>
          <w:highlight w:val="yellow"/>
        </w:rPr>
        <w:t>S.</w:t>
      </w:r>
      <w:r w:rsidRPr="001B672E">
        <w:rPr>
          <w:spacing w:val="-2"/>
          <w:highlight w:val="yellow"/>
        </w:rPr>
        <w:t xml:space="preserve"> </w:t>
      </w:r>
      <w:r w:rsidRPr="001B672E">
        <w:rPr>
          <w:highlight w:val="yellow"/>
        </w:rPr>
        <w:t>de</w:t>
      </w:r>
      <w:r w:rsidRPr="001B672E">
        <w:rPr>
          <w:spacing w:val="-3"/>
          <w:highlight w:val="yellow"/>
        </w:rPr>
        <w:t xml:space="preserve"> </w:t>
      </w:r>
      <w:r w:rsidRPr="001B672E">
        <w:rPr>
          <w:highlight w:val="yellow"/>
        </w:rPr>
        <w:t>la</w:t>
      </w:r>
      <w:r w:rsidRPr="001B672E">
        <w:rPr>
          <w:spacing w:val="-2"/>
          <w:highlight w:val="yellow"/>
        </w:rPr>
        <w:t xml:space="preserve"> </w:t>
      </w:r>
      <w:r w:rsidRPr="001B672E">
        <w:rPr>
          <w:highlight w:val="yellow"/>
        </w:rPr>
        <w:t>Vega</w:t>
      </w:r>
      <w:ins w:id="2237" w:author="Editor" w:date="2026-09-10T10:27:00Z">
        <w:r w:rsidR="00540424" w:rsidRPr="001B672E">
          <w:rPr>
            <w:highlight w:val="yellow"/>
          </w:rPr>
          <w:t xml:space="preserve">. </w:t>
        </w:r>
      </w:ins>
      <w:del w:id="2238" w:author="Editor" w:date="2026-09-10T10:27:00Z">
        <w:r w:rsidRPr="001B672E" w:rsidDel="00540424">
          <w:rPr>
            <w:spacing w:val="-3"/>
            <w:highlight w:val="yellow"/>
          </w:rPr>
          <w:delText xml:space="preserve"> </w:delText>
        </w:r>
        <w:r w:rsidRPr="001B672E" w:rsidDel="00540424">
          <w:rPr>
            <w:highlight w:val="yellow"/>
          </w:rPr>
          <w:delText>(</w:delText>
        </w:r>
      </w:del>
      <w:r w:rsidRPr="001B672E">
        <w:rPr>
          <w:highlight w:val="yellow"/>
        </w:rPr>
        <w:t>2001</w:t>
      </w:r>
      <w:del w:id="2239" w:author="Editor" w:date="2026-09-10T10:22:00Z">
        <w:r w:rsidRPr="001B672E" w:rsidDel="00734EB7">
          <w:rPr>
            <w:highlight w:val="yellow"/>
          </w:rPr>
          <w:delText>).</w:delText>
        </w:r>
      </w:del>
      <w:ins w:id="2240" w:author="Editor" w:date="2026-09-10T10:22:00Z">
        <w:r w:rsidR="00734EB7" w:rsidRPr="001B672E">
          <w:rPr>
            <w:highlight w:val="yellow"/>
          </w:rPr>
          <w:t>.</w:t>
        </w:r>
      </w:ins>
      <w:r w:rsidRPr="001B672E">
        <w:rPr>
          <w:spacing w:val="35"/>
          <w:highlight w:val="yellow"/>
        </w:rPr>
        <w:t xml:space="preserve"> </w:t>
      </w:r>
      <w:r w:rsidRPr="001B672E">
        <w:rPr>
          <w:highlight w:val="yellow"/>
        </w:rPr>
        <w:t>Targeting</w:t>
      </w:r>
      <w:r w:rsidRPr="001B672E">
        <w:rPr>
          <w:spacing w:val="-3"/>
          <w:highlight w:val="yellow"/>
        </w:rPr>
        <w:t xml:space="preserve"> </w:t>
      </w:r>
      <w:r w:rsidRPr="001B672E">
        <w:rPr>
          <w:highlight w:val="yellow"/>
        </w:rPr>
        <w:t>the</w:t>
      </w:r>
      <w:r w:rsidRPr="001B672E">
        <w:rPr>
          <w:spacing w:val="-3"/>
          <w:highlight w:val="yellow"/>
        </w:rPr>
        <w:t xml:space="preserve"> </w:t>
      </w:r>
      <w:del w:id="2241" w:author="Editor" w:date="2026-09-10T10:29:00Z">
        <w:r w:rsidRPr="001B672E" w:rsidDel="00540424">
          <w:rPr>
            <w:highlight w:val="yellow"/>
          </w:rPr>
          <w:delText>poor</w:delText>
        </w:r>
        <w:r w:rsidRPr="001B672E" w:rsidDel="00540424">
          <w:rPr>
            <w:spacing w:val="-2"/>
            <w:highlight w:val="yellow"/>
          </w:rPr>
          <w:delText xml:space="preserve"> </w:delText>
        </w:r>
      </w:del>
      <w:ins w:id="2242" w:author="Editor" w:date="2026-09-10T10:29:00Z">
        <w:r w:rsidR="00540424" w:rsidRPr="001B672E">
          <w:rPr>
            <w:highlight w:val="yellow"/>
          </w:rPr>
          <w:t>Poor</w:t>
        </w:r>
        <w:r w:rsidR="00540424" w:rsidRPr="001B672E">
          <w:rPr>
            <w:spacing w:val="-2"/>
            <w:highlight w:val="yellow"/>
          </w:rPr>
          <w:t xml:space="preserve"> </w:t>
        </w:r>
      </w:ins>
      <w:r w:rsidRPr="001B672E">
        <w:rPr>
          <w:highlight w:val="yellow"/>
        </w:rPr>
        <w:t>in</w:t>
      </w:r>
      <w:r w:rsidRPr="001B672E">
        <w:rPr>
          <w:spacing w:val="-3"/>
          <w:highlight w:val="yellow"/>
        </w:rPr>
        <w:t xml:space="preserve"> </w:t>
      </w:r>
      <w:del w:id="2243" w:author="Editor" w:date="2026-09-10T08:59:00Z">
        <w:r w:rsidRPr="001B672E" w:rsidDel="00D261A8">
          <w:rPr>
            <w:highlight w:val="yellow"/>
          </w:rPr>
          <w:delText>mexico</w:delText>
        </w:r>
      </w:del>
      <w:ins w:id="2244" w:author="Editor" w:date="2026-09-10T08:59:00Z">
        <w:r w:rsidR="00D261A8" w:rsidRPr="001B672E">
          <w:rPr>
            <w:highlight w:val="yellow"/>
          </w:rPr>
          <w:t>Mexico</w:t>
        </w:r>
      </w:ins>
      <w:r w:rsidRPr="001B672E">
        <w:rPr>
          <w:highlight w:val="yellow"/>
        </w:rPr>
        <w:t>: An</w:t>
      </w:r>
      <w:r w:rsidRPr="001B672E">
        <w:rPr>
          <w:spacing w:val="-2"/>
          <w:highlight w:val="yellow"/>
        </w:rPr>
        <w:t xml:space="preserve"> </w:t>
      </w:r>
      <w:del w:id="2245" w:author="Editor" w:date="2026-09-10T10:29:00Z">
        <w:r w:rsidRPr="001B672E" w:rsidDel="00540424">
          <w:rPr>
            <w:highlight w:val="yellow"/>
          </w:rPr>
          <w:delText>evaluation</w:delText>
        </w:r>
        <w:r w:rsidRPr="001B672E" w:rsidDel="00540424">
          <w:rPr>
            <w:spacing w:val="-3"/>
            <w:highlight w:val="yellow"/>
          </w:rPr>
          <w:delText xml:space="preserve"> </w:delText>
        </w:r>
      </w:del>
      <w:ins w:id="2246" w:author="Editor" w:date="2026-09-10T10:29:00Z">
        <w:r w:rsidR="00540424" w:rsidRPr="001B672E">
          <w:rPr>
            <w:highlight w:val="yellow"/>
          </w:rPr>
          <w:t>Evaluation</w:t>
        </w:r>
        <w:r w:rsidR="00540424" w:rsidRPr="001B672E">
          <w:rPr>
            <w:spacing w:val="-3"/>
            <w:highlight w:val="yellow"/>
          </w:rPr>
          <w:t xml:space="preserve"> </w:t>
        </w:r>
      </w:ins>
      <w:r w:rsidRPr="001B672E">
        <w:rPr>
          <w:highlight w:val="yellow"/>
        </w:rPr>
        <w:t xml:space="preserve">of the </w:t>
      </w:r>
      <w:del w:id="2247" w:author="Editor" w:date="2026-09-10T10:29:00Z">
        <w:r w:rsidRPr="001B672E" w:rsidDel="00540424">
          <w:rPr>
            <w:highlight w:val="yellow"/>
          </w:rPr>
          <w:delText xml:space="preserve">selection </w:delText>
        </w:r>
      </w:del>
      <w:ins w:id="2248" w:author="Editor" w:date="2026-09-10T10:29:00Z">
        <w:r w:rsidR="00540424" w:rsidRPr="001B672E">
          <w:rPr>
            <w:highlight w:val="yellow"/>
          </w:rPr>
          <w:t xml:space="preserve">Selection </w:t>
        </w:r>
      </w:ins>
      <w:r w:rsidRPr="001B672E">
        <w:rPr>
          <w:highlight w:val="yellow"/>
        </w:rPr>
        <w:t xml:space="preserve">of </w:t>
      </w:r>
      <w:del w:id="2249" w:author="Editor" w:date="2026-09-10T10:29:00Z">
        <w:r w:rsidRPr="001B672E" w:rsidDel="00540424">
          <w:rPr>
            <w:highlight w:val="yellow"/>
          </w:rPr>
          <w:delText xml:space="preserve">households </w:delText>
        </w:r>
      </w:del>
      <w:ins w:id="2250" w:author="Editor" w:date="2026-09-10T10:29:00Z">
        <w:r w:rsidR="00540424" w:rsidRPr="001B672E">
          <w:rPr>
            <w:highlight w:val="yellow"/>
          </w:rPr>
          <w:t xml:space="preserve">Households </w:t>
        </w:r>
      </w:ins>
      <w:r w:rsidRPr="001B672E">
        <w:rPr>
          <w:highlight w:val="yellow"/>
        </w:rPr>
        <w:t>into PROGRESA.</w:t>
      </w:r>
      <w:r w:rsidRPr="001B672E">
        <w:rPr>
          <w:spacing w:val="40"/>
          <w:highlight w:val="yellow"/>
        </w:rPr>
        <w:t xml:space="preserve"> </w:t>
      </w:r>
      <w:r w:rsidRPr="001B672E">
        <w:rPr>
          <w:i/>
          <w:highlight w:val="yellow"/>
        </w:rPr>
        <w:t xml:space="preserve">World Development </w:t>
      </w:r>
      <w:r w:rsidRPr="001B672E">
        <w:rPr>
          <w:highlight w:val="yellow"/>
        </w:rPr>
        <w:t>29(10</w:t>
      </w:r>
      <w:del w:id="2251" w:author="Editor" w:date="2026-09-10T10:28:00Z">
        <w:r w:rsidRPr="001B672E" w:rsidDel="00540424">
          <w:rPr>
            <w:highlight w:val="yellow"/>
          </w:rPr>
          <w:delText xml:space="preserve">), </w:delText>
        </w:r>
      </w:del>
      <w:ins w:id="2252" w:author="Editor" w:date="2026-09-10T10:28:00Z">
        <w:r w:rsidR="00540424" w:rsidRPr="001B672E">
          <w:rPr>
            <w:highlight w:val="yellow"/>
          </w:rPr>
          <w:t xml:space="preserve">): </w:t>
        </w:r>
      </w:ins>
      <w:r w:rsidRPr="001B672E">
        <w:rPr>
          <w:highlight w:val="yellow"/>
        </w:rPr>
        <w:t>1769–</w:t>
      </w:r>
      <w:commentRangeStart w:id="2253"/>
      <w:r w:rsidRPr="001B672E">
        <w:rPr>
          <w:highlight w:val="yellow"/>
        </w:rPr>
        <w:t>1784</w:t>
      </w:r>
      <w:commentRangeEnd w:id="2253"/>
      <w:r w:rsidR="001B672E" w:rsidRPr="001B672E">
        <w:rPr>
          <w:rStyle w:val="CommentReference"/>
          <w:sz w:val="24"/>
          <w:szCs w:val="24"/>
          <w:highlight w:val="yellow"/>
        </w:rPr>
        <w:commentReference w:id="2253"/>
      </w:r>
      <w:r w:rsidRPr="001B672E">
        <w:rPr>
          <w:highlight w:val="yellow"/>
        </w:rPr>
        <w:t>.</w:t>
      </w:r>
    </w:p>
    <w:p w14:paraId="743F4016" w14:textId="77777777" w:rsidR="006F1B3D" w:rsidRDefault="00191F14" w:rsidP="008C7539">
      <w:pPr>
        <w:pStyle w:val="BodyText"/>
        <w:suppressAutoHyphens/>
        <w:spacing w:before="196" w:line="249" w:lineRule="auto"/>
        <w:ind w:left="234" w:right="718" w:hanging="235"/>
        <w:jc w:val="both"/>
      </w:pPr>
      <w:bookmarkStart w:id="2254" w:name="_bookmark66"/>
      <w:bookmarkEnd w:id="2254"/>
      <w:r>
        <w:t>Sun, L.</w:t>
      </w:r>
      <w:ins w:id="2255" w:author="Editor" w:date="2026-09-10T10:27:00Z">
        <w:r w:rsidR="00540424">
          <w:t>,</w:t>
        </w:r>
      </w:ins>
      <w:r>
        <w:t xml:space="preserve"> and S. Abraham</w:t>
      </w:r>
      <w:ins w:id="2256" w:author="Editor" w:date="2026-09-10T10:27:00Z">
        <w:r w:rsidR="00540424">
          <w:t>.</w:t>
        </w:r>
      </w:ins>
      <w:r>
        <w:t xml:space="preserve"> </w:t>
      </w:r>
      <w:del w:id="2257" w:author="Editor" w:date="2026-09-10T10:27:00Z">
        <w:r w:rsidDel="00540424">
          <w:delText>(</w:delText>
        </w:r>
      </w:del>
      <w:r>
        <w:t>2021</w:t>
      </w:r>
      <w:del w:id="2258" w:author="Editor" w:date="2026-09-10T10:22:00Z">
        <w:r w:rsidDel="00734EB7">
          <w:delText>).</w:delText>
        </w:r>
      </w:del>
      <w:ins w:id="2259" w:author="Editor" w:date="2026-09-10T10:22:00Z">
        <w:r w:rsidR="00734EB7">
          <w:t>.</w:t>
        </w:r>
      </w:ins>
      <w:r>
        <w:rPr>
          <w:spacing w:val="40"/>
        </w:rPr>
        <w:t xml:space="preserve"> </w:t>
      </w:r>
      <w:r>
        <w:t xml:space="preserve">Estimating </w:t>
      </w:r>
      <w:del w:id="2260" w:author="Editor" w:date="2026-09-10T10:29:00Z">
        <w:r w:rsidDel="00540424">
          <w:delText xml:space="preserve">dynamic </w:delText>
        </w:r>
      </w:del>
      <w:ins w:id="2261" w:author="Editor" w:date="2026-09-10T10:29:00Z">
        <w:r w:rsidR="00540424">
          <w:t xml:space="preserve">Dynamic </w:t>
        </w:r>
      </w:ins>
      <w:del w:id="2262" w:author="Editor" w:date="2026-09-10T10:29:00Z">
        <w:r w:rsidDel="00540424">
          <w:delText xml:space="preserve">treatment </w:delText>
        </w:r>
      </w:del>
      <w:ins w:id="2263" w:author="Editor" w:date="2026-09-10T10:29:00Z">
        <w:r w:rsidR="00540424">
          <w:t xml:space="preserve">Treatment </w:t>
        </w:r>
      </w:ins>
      <w:del w:id="2264" w:author="Editor" w:date="2026-09-10T10:29:00Z">
        <w:r w:rsidDel="00540424">
          <w:delText>e</w:delText>
        </w:r>
      </w:del>
      <w:ins w:id="2265" w:author="Editor" w:date="2026-09-10T10:29:00Z">
        <w:r w:rsidR="00540424">
          <w:t>E</w:t>
        </w:r>
      </w:ins>
      <w:ins w:id="2266" w:author="Editor" w:date="2026-09-08T18:16:00Z">
        <w:r w:rsidR="00B50A25" w:rsidRPr="00DB5B07">
          <w:t>ff</w:t>
        </w:r>
      </w:ins>
      <w:del w:id="2267" w:author="Editor" w:date="2026-09-08T18:16:00Z">
        <w:r w:rsidDel="00B50A25">
          <w:rPr>
            <w:rFonts w:ascii="Arial MT" w:hAnsi="Arial MT"/>
          </w:rPr>
          <w:delText>ff</w:delText>
        </w:r>
      </w:del>
      <w:r>
        <w:t xml:space="preserve">ects in </w:t>
      </w:r>
      <w:del w:id="2268" w:author="Editor" w:date="2026-09-10T10:29:00Z">
        <w:r w:rsidDel="00540424">
          <w:delText xml:space="preserve">event </w:delText>
        </w:r>
      </w:del>
      <w:ins w:id="2269" w:author="Editor" w:date="2026-09-10T10:29:00Z">
        <w:r w:rsidR="00540424">
          <w:t xml:space="preserve">Event </w:t>
        </w:r>
      </w:ins>
      <w:del w:id="2270" w:author="Editor" w:date="2026-09-10T10:29:00Z">
        <w:r w:rsidDel="00540424">
          <w:delText xml:space="preserve">studies </w:delText>
        </w:r>
      </w:del>
      <w:ins w:id="2271" w:author="Editor" w:date="2026-09-10T10:29:00Z">
        <w:r w:rsidR="00540424">
          <w:t xml:space="preserve">Studies </w:t>
        </w:r>
      </w:ins>
      <w:r>
        <w:t xml:space="preserve">with </w:t>
      </w:r>
      <w:del w:id="2272" w:author="Editor" w:date="2026-09-10T10:29:00Z">
        <w:r w:rsidDel="00540424">
          <w:delText>h</w:delText>
        </w:r>
      </w:del>
      <w:ins w:id="2273" w:author="Editor" w:date="2026-09-10T10:29:00Z">
        <w:r w:rsidR="00540424">
          <w:t>H</w:t>
        </w:r>
      </w:ins>
      <w:r>
        <w:t>et</w:t>
      </w:r>
      <w:del w:id="2274" w:author="Editor" w:date="2026-09-10T08:58:00Z">
        <w:r w:rsidDel="00D261A8">
          <w:delText>-</w:delText>
        </w:r>
      </w:del>
      <w:r>
        <w:t xml:space="preserve">erogeneous </w:t>
      </w:r>
      <w:del w:id="2275" w:author="Editor" w:date="2026-09-10T10:29:00Z">
        <w:r w:rsidDel="00540424">
          <w:delText xml:space="preserve">treatment </w:delText>
        </w:r>
      </w:del>
      <w:ins w:id="2276" w:author="Editor" w:date="2026-09-10T10:29:00Z">
        <w:r w:rsidR="00540424">
          <w:t xml:space="preserve">Treatment </w:t>
        </w:r>
      </w:ins>
      <w:del w:id="2277" w:author="Editor" w:date="2026-09-10T10:29:00Z">
        <w:r w:rsidDel="00540424">
          <w:delText>e</w:delText>
        </w:r>
      </w:del>
      <w:ins w:id="2278" w:author="Editor" w:date="2026-09-10T10:29:00Z">
        <w:r w:rsidR="00540424">
          <w:t>E</w:t>
        </w:r>
      </w:ins>
      <w:ins w:id="2279" w:author="Editor" w:date="2026-09-08T18:16:00Z">
        <w:r w:rsidR="00B50A25" w:rsidRPr="00DB5B07">
          <w:t>ff</w:t>
        </w:r>
      </w:ins>
      <w:del w:id="2280" w:author="Editor" w:date="2026-09-08T18:16:00Z">
        <w:r w:rsidDel="00B50A25">
          <w:rPr>
            <w:rFonts w:ascii="Arial MT" w:hAnsi="Arial MT"/>
          </w:rPr>
          <w:delText>ff</w:delText>
        </w:r>
      </w:del>
      <w:r>
        <w:t>ects.</w:t>
      </w:r>
      <w:r>
        <w:rPr>
          <w:spacing w:val="40"/>
        </w:rPr>
        <w:t xml:space="preserve"> </w:t>
      </w:r>
      <w:r>
        <w:rPr>
          <w:i/>
        </w:rPr>
        <w:t xml:space="preserve">Journal of Econometrics </w:t>
      </w:r>
      <w:r w:rsidRPr="001B672E">
        <w:t>225</w:t>
      </w:r>
      <w:r>
        <w:t>(2</w:t>
      </w:r>
      <w:del w:id="2281" w:author="Editor" w:date="2026-09-10T10:29:00Z">
        <w:r w:rsidDel="00540424">
          <w:delText xml:space="preserve">), </w:delText>
        </w:r>
      </w:del>
      <w:ins w:id="2282" w:author="Editor" w:date="2026-09-10T10:29:00Z">
        <w:r w:rsidR="00540424">
          <w:t xml:space="preserve">): </w:t>
        </w:r>
      </w:ins>
      <w:r>
        <w:t>175–199.</w:t>
      </w:r>
    </w:p>
    <w:p w14:paraId="398A7F4F" w14:textId="77777777" w:rsidR="00540424" w:rsidRDefault="00540424" w:rsidP="001B672E">
      <w:pPr>
        <w:pStyle w:val="BodyText"/>
        <w:suppressAutoHyphens/>
        <w:spacing w:before="202"/>
        <w:ind w:left="230" w:right="965" w:hanging="230"/>
        <w:rPr>
          <w:ins w:id="2283" w:author="Editor" w:date="2026-09-10T10:27:00Z"/>
        </w:rPr>
      </w:pPr>
      <w:bookmarkStart w:id="2284" w:name="_bookmark67"/>
      <w:bookmarkEnd w:id="2284"/>
      <w:ins w:id="2285" w:author="Editor" w:date="2026-09-10T10:27:00Z">
        <w:r>
          <w:t>United Nations.</w:t>
        </w:r>
      </w:ins>
      <w:del w:id="2286" w:author="Editor" w:date="2026-09-10T10:27:00Z">
        <w:r w:rsidR="00191F14" w:rsidDel="00540424">
          <w:delText>UN</w:delText>
        </w:r>
        <w:r w:rsidR="00191F14" w:rsidDel="00540424">
          <w:rPr>
            <w:spacing w:val="-9"/>
          </w:rPr>
          <w:delText xml:space="preserve"> </w:delText>
        </w:r>
        <w:r w:rsidR="00191F14" w:rsidDel="00540424">
          <w:delText>(</w:delText>
        </w:r>
      </w:del>
      <w:ins w:id="2287" w:author="Editor" w:date="2026-09-10T10:27:00Z">
        <w:r>
          <w:t xml:space="preserve"> </w:t>
        </w:r>
      </w:ins>
      <w:r w:rsidR="00191F14">
        <w:t>2024</w:t>
      </w:r>
      <w:del w:id="2288" w:author="Editor" w:date="2026-09-10T10:22:00Z">
        <w:r w:rsidR="00191F14" w:rsidDel="00734EB7">
          <w:delText>).</w:delText>
        </w:r>
      </w:del>
      <w:ins w:id="2289" w:author="Editor" w:date="2026-09-10T10:22:00Z">
        <w:r w:rsidR="00734EB7">
          <w:t>.</w:t>
        </w:r>
      </w:ins>
      <w:r w:rsidR="00191F14">
        <w:rPr>
          <w:spacing w:val="14"/>
        </w:rPr>
        <w:t xml:space="preserve"> </w:t>
      </w:r>
      <w:r w:rsidR="00191F14">
        <w:t>World</w:t>
      </w:r>
      <w:r w:rsidR="00191F14">
        <w:rPr>
          <w:spacing w:val="-9"/>
        </w:rPr>
        <w:t xml:space="preserve"> </w:t>
      </w:r>
      <w:del w:id="2290" w:author="Editor" w:date="2026-09-10T11:32:00Z">
        <w:r w:rsidR="00191F14" w:rsidDel="00C03E63">
          <w:delText>population</w:delText>
        </w:r>
        <w:r w:rsidR="00191F14" w:rsidDel="00C03E63">
          <w:rPr>
            <w:spacing w:val="-9"/>
          </w:rPr>
          <w:delText xml:space="preserve"> </w:delText>
        </w:r>
      </w:del>
      <w:ins w:id="2291" w:author="Editor" w:date="2026-09-10T11:32:00Z">
        <w:r w:rsidR="00C03E63">
          <w:t>Population</w:t>
        </w:r>
        <w:r w:rsidR="00C03E63">
          <w:rPr>
            <w:spacing w:val="-9"/>
          </w:rPr>
          <w:t xml:space="preserve"> </w:t>
        </w:r>
      </w:ins>
      <w:del w:id="2292" w:author="Editor" w:date="2026-09-10T11:52:00Z">
        <w:r w:rsidR="00191F14" w:rsidDel="00ED23BC">
          <w:delText>prospects</w:delText>
        </w:r>
        <w:r w:rsidR="00191F14" w:rsidDel="00ED23BC">
          <w:rPr>
            <w:spacing w:val="-9"/>
          </w:rPr>
          <w:delText xml:space="preserve"> </w:delText>
        </w:r>
      </w:del>
      <w:ins w:id="2293" w:author="Editor" w:date="2026-09-10T11:52:00Z">
        <w:r w:rsidR="00ED23BC">
          <w:t>Prospects</w:t>
        </w:r>
        <w:r w:rsidR="00ED23BC">
          <w:rPr>
            <w:spacing w:val="-9"/>
          </w:rPr>
          <w:t xml:space="preserve"> </w:t>
        </w:r>
      </w:ins>
      <w:r w:rsidR="00191F14">
        <w:t>2024: Summary</w:t>
      </w:r>
      <w:r w:rsidR="00191F14">
        <w:rPr>
          <w:spacing w:val="-9"/>
        </w:rPr>
        <w:t xml:space="preserve"> </w:t>
      </w:r>
      <w:r w:rsidR="00191F14">
        <w:t>of</w:t>
      </w:r>
      <w:r w:rsidR="00191F14">
        <w:rPr>
          <w:spacing w:val="-9"/>
        </w:rPr>
        <w:t xml:space="preserve"> </w:t>
      </w:r>
      <w:del w:id="2294" w:author="Editor" w:date="2026-09-10T10:29:00Z">
        <w:r w:rsidR="00191F14" w:rsidDel="00540424">
          <w:delText>results</w:delText>
        </w:r>
      </w:del>
      <w:ins w:id="2295" w:author="Editor" w:date="2026-09-10T10:29:00Z">
        <w:r>
          <w:t>Results</w:t>
        </w:r>
      </w:ins>
      <w:r w:rsidR="00191F14">
        <w:t>.</w:t>
      </w:r>
      <w:r w:rsidR="00191F14">
        <w:rPr>
          <w:spacing w:val="14"/>
        </w:rPr>
        <w:t xml:space="preserve"> </w:t>
      </w:r>
      <w:del w:id="2296" w:author="Editor" w:date="2026-09-12T16:47:00Z">
        <w:r w:rsidR="00191F14" w:rsidDel="00EF6AA1">
          <w:delText>Technical</w:delText>
        </w:r>
      </w:del>
      <w:del w:id="2297" w:author="Editor" w:date="2026-09-10T10:27:00Z">
        <w:r w:rsidR="00191F14" w:rsidDel="00540424">
          <w:rPr>
            <w:spacing w:val="-9"/>
          </w:rPr>
          <w:delText xml:space="preserve"> </w:delText>
        </w:r>
        <w:r w:rsidR="00191F14" w:rsidDel="00540424">
          <w:delText>report,</w:delText>
        </w:r>
        <w:r w:rsidR="00191F14" w:rsidDel="00540424">
          <w:rPr>
            <w:spacing w:val="-9"/>
          </w:rPr>
          <w:delText xml:space="preserve"> </w:delText>
        </w:r>
        <w:r w:rsidR="00191F14" w:rsidDel="00540424">
          <w:delText>UN</w:delText>
        </w:r>
      </w:del>
      <w:del w:id="2298" w:author="Editor" w:date="2026-09-12T16:47:00Z">
        <w:r w:rsidR="00191F14" w:rsidDel="00EF6AA1">
          <w:delText xml:space="preserve">. </w:delText>
        </w:r>
      </w:del>
      <w:bookmarkStart w:id="2299" w:name="_bookmark68"/>
      <w:bookmarkEnd w:id="2299"/>
      <w:ins w:id="2300" w:author="Editor" w:date="2026-09-12T16:46:00Z">
        <w:r w:rsidR="00EF6AA1">
          <w:t xml:space="preserve">UN DESA/POP/2024/TR/NO. </w:t>
        </w:r>
      </w:ins>
      <w:ins w:id="2301" w:author="Editor" w:date="2026-09-12T16:47:00Z">
        <w:r w:rsidR="00052587">
          <w:t xml:space="preserve">9, </w:t>
        </w:r>
      </w:ins>
      <w:ins w:id="2302" w:author="Editor" w:date="2026-09-12T16:46:00Z">
        <w:r w:rsidR="00EF6AA1">
          <w:t>United Nations New York.</w:t>
        </w:r>
      </w:ins>
      <w:ins w:id="2303" w:author="Editor" w:date="2026-09-12T16:47:00Z">
        <w:r w:rsidR="00EF6AA1">
          <w:t xml:space="preserve"> Available at </w:t>
        </w:r>
        <w:r w:rsidR="00EF6AA1">
          <w:fldChar w:fldCharType="begin"/>
        </w:r>
        <w:r w:rsidR="00EF6AA1">
          <w:instrText xml:space="preserve"> HYPERLINK "</w:instrText>
        </w:r>
        <w:r w:rsidR="00EF6AA1" w:rsidRPr="00EF6AA1">
          <w:instrText>https://population.un.org/wpp/assets/Files/WPP2024_Summary-of-Results.pdf</w:instrText>
        </w:r>
        <w:r w:rsidR="00EF6AA1">
          <w:instrText xml:space="preserve">" </w:instrText>
        </w:r>
        <w:r w:rsidR="00EF6AA1">
          <w:fldChar w:fldCharType="separate"/>
        </w:r>
        <w:r w:rsidR="00EF6AA1" w:rsidRPr="00CF446E">
          <w:rPr>
            <w:rStyle w:val="Hyperlink"/>
          </w:rPr>
          <w:t>https://population.un.org/wpp/assets/Files/WPP2024_Summary-of-Results.pdf</w:t>
        </w:r>
        <w:r w:rsidR="00EF6AA1">
          <w:fldChar w:fldCharType="end"/>
        </w:r>
        <w:r w:rsidR="00EF6AA1">
          <w:t xml:space="preserve"> </w:t>
        </w:r>
      </w:ins>
    </w:p>
    <w:p w14:paraId="1142C228" w14:textId="77777777" w:rsidR="006F1B3D" w:rsidRDefault="00540424" w:rsidP="00B34911">
      <w:pPr>
        <w:pStyle w:val="BodyText"/>
        <w:suppressAutoHyphens/>
        <w:spacing w:before="202"/>
        <w:ind w:left="230" w:right="965" w:hanging="230"/>
      </w:pPr>
      <w:ins w:id="2304" w:author="Editor" w:date="2026-09-10T10:27:00Z">
        <w:r>
          <w:t>World Health Organization (</w:t>
        </w:r>
      </w:ins>
      <w:r w:rsidR="00191F14">
        <w:t>WHO</w:t>
      </w:r>
      <w:ins w:id="2305" w:author="Editor" w:date="2026-09-10T10:27:00Z">
        <w:r>
          <w:t>).</w:t>
        </w:r>
      </w:ins>
      <w:del w:id="2306" w:author="Editor" w:date="2026-09-10T10:27:00Z">
        <w:r w:rsidR="00191F14" w:rsidDel="00540424">
          <w:delText xml:space="preserve"> (</w:delText>
        </w:r>
      </w:del>
      <w:ins w:id="2307" w:author="Editor" w:date="2026-09-10T10:27:00Z">
        <w:r>
          <w:t xml:space="preserve"> </w:t>
        </w:r>
      </w:ins>
      <w:r w:rsidR="00191F14">
        <w:t>2024</w:t>
      </w:r>
      <w:del w:id="2308" w:author="Editor" w:date="2026-09-10T10:22:00Z">
        <w:r w:rsidR="00191F14" w:rsidDel="00734EB7">
          <w:delText>).</w:delText>
        </w:r>
      </w:del>
      <w:ins w:id="2309" w:author="Editor" w:date="2026-09-10T10:22:00Z">
        <w:r w:rsidR="00734EB7">
          <w:t>.</w:t>
        </w:r>
      </w:ins>
      <w:r w:rsidR="00191F14">
        <w:rPr>
          <w:spacing w:val="40"/>
        </w:rPr>
        <w:t xml:space="preserve"> </w:t>
      </w:r>
      <w:r w:rsidR="00191F14">
        <w:t xml:space="preserve">Ageing and </w:t>
      </w:r>
      <w:del w:id="2310" w:author="Editor" w:date="2026-09-10T10:29:00Z">
        <w:r w:rsidR="00191F14" w:rsidDel="00540424">
          <w:delText>health</w:delText>
        </w:r>
      </w:del>
      <w:ins w:id="2311" w:author="Editor" w:date="2026-09-10T10:29:00Z">
        <w:r>
          <w:t>Health</w:t>
        </w:r>
      </w:ins>
      <w:r w:rsidR="00191F14">
        <w:t>.</w:t>
      </w:r>
      <w:r w:rsidR="00191F14">
        <w:rPr>
          <w:spacing w:val="40"/>
        </w:rPr>
        <w:t xml:space="preserve"> </w:t>
      </w:r>
      <w:r w:rsidR="00191F14">
        <w:t>Fact Sheet</w:t>
      </w:r>
      <w:ins w:id="2312" w:author="Editor" w:date="2026-09-10T14:33:00Z">
        <w:r w:rsidR="001B672E">
          <w:t xml:space="preserve"> (October 1). </w:t>
        </w:r>
      </w:ins>
      <w:del w:id="2313" w:author="Editor" w:date="2026-09-10T14:43:00Z">
        <w:r w:rsidR="00191F14" w:rsidDel="002D6DAC">
          <w:delText>.</w:delText>
        </w:r>
      </w:del>
      <w:ins w:id="2314" w:author="Editor" w:date="2026-09-10T14:43:00Z">
        <w:r w:rsidR="002D6DAC">
          <w:t xml:space="preserve">Available at </w:t>
        </w:r>
      </w:ins>
      <w:ins w:id="2315" w:author="Editor" w:date="2026-09-10T14:44:00Z">
        <w:r w:rsidR="002D6DAC">
          <w:fldChar w:fldCharType="begin"/>
        </w:r>
        <w:r w:rsidR="002D6DAC">
          <w:instrText xml:space="preserve"> HYPERLINK "</w:instrText>
        </w:r>
      </w:ins>
      <w:ins w:id="2316" w:author="Editor" w:date="2026-09-10T14:43:00Z">
        <w:r w:rsidR="002D6DAC" w:rsidRPr="002D6DAC">
          <w:instrText>https://www.who.int/news-room/fact-sheets/detail/ageing-and-health</w:instrText>
        </w:r>
      </w:ins>
      <w:ins w:id="2317" w:author="Editor" w:date="2026-09-10T14:44:00Z">
        <w:r w:rsidR="002D6DAC">
          <w:instrText xml:space="preserve">" </w:instrText>
        </w:r>
        <w:r w:rsidR="002D6DAC">
          <w:fldChar w:fldCharType="separate"/>
        </w:r>
      </w:ins>
      <w:ins w:id="2318" w:author="Editor" w:date="2026-09-10T14:43:00Z">
        <w:r w:rsidR="002D6DAC" w:rsidRPr="00450077">
          <w:rPr>
            <w:rStyle w:val="Hyperlink"/>
          </w:rPr>
          <w:t>https://www.who.int/news-room/fact-sheets/detail/ageing-and-health</w:t>
        </w:r>
      </w:ins>
      <w:ins w:id="2319" w:author="Editor" w:date="2026-09-10T14:44:00Z">
        <w:r w:rsidR="002D6DAC">
          <w:fldChar w:fldCharType="end"/>
        </w:r>
        <w:r w:rsidR="002D6DAC">
          <w:t xml:space="preserve"> </w:t>
        </w:r>
      </w:ins>
    </w:p>
    <w:p w14:paraId="491F44CF" w14:textId="77777777" w:rsidR="006F1B3D" w:rsidRDefault="006F1B3D" w:rsidP="008C7539">
      <w:pPr>
        <w:pStyle w:val="BodyText"/>
        <w:suppressAutoHyphens/>
        <w:spacing w:line="424" w:lineRule="auto"/>
        <w:sectPr w:rsidR="006F1B3D">
          <w:pgSz w:w="12240" w:h="15840"/>
          <w:pgMar w:top="1740" w:right="720" w:bottom="1420" w:left="1440" w:header="0" w:footer="1223" w:gutter="0"/>
          <w:cols w:space="720"/>
        </w:sectPr>
      </w:pPr>
    </w:p>
    <w:p w14:paraId="4F9F8F97" w14:textId="77777777" w:rsidR="006F1B3D" w:rsidRDefault="00191F14" w:rsidP="008C7539">
      <w:pPr>
        <w:pStyle w:val="BodyText"/>
        <w:suppressAutoHyphens/>
        <w:spacing w:before="78"/>
        <w:ind w:left="1451"/>
      </w:pPr>
      <w:r>
        <w:rPr>
          <w:b/>
        </w:rPr>
        <w:lastRenderedPageBreak/>
        <w:t>Figure</w:t>
      </w:r>
      <w:r>
        <w:rPr>
          <w:b/>
          <w:spacing w:val="-9"/>
        </w:rPr>
        <w:t xml:space="preserve"> </w:t>
      </w:r>
      <w:r>
        <w:rPr>
          <w:b/>
        </w:rPr>
        <w:t>1</w:t>
      </w:r>
      <w:r w:rsidR="0007505F">
        <w:rPr>
          <w:b/>
        </w:rPr>
        <w:t>.</w:t>
      </w:r>
      <w:r>
        <w:rPr>
          <w:b/>
          <w:spacing w:val="6"/>
        </w:rPr>
        <w:t xml:space="preserve"> </w:t>
      </w:r>
      <w:r w:rsidRPr="000724F4">
        <w:rPr>
          <w:b/>
        </w:rPr>
        <w:t>Progresa</w:t>
      </w:r>
      <w:r w:rsidRPr="0007505F">
        <w:rPr>
          <w:b/>
          <w:spacing w:val="-8"/>
        </w:rPr>
        <w:t xml:space="preserve"> </w:t>
      </w:r>
      <w:r w:rsidRPr="0007505F">
        <w:rPr>
          <w:b/>
        </w:rPr>
        <w:t>Enrollment</w:t>
      </w:r>
      <w:r w:rsidRPr="0007505F">
        <w:rPr>
          <w:b/>
          <w:spacing w:val="-9"/>
        </w:rPr>
        <w:t xml:space="preserve"> </w:t>
      </w:r>
      <w:r w:rsidRPr="0007505F">
        <w:rPr>
          <w:b/>
        </w:rPr>
        <w:t>Intensity</w:t>
      </w:r>
      <w:r w:rsidRPr="0007505F">
        <w:rPr>
          <w:b/>
          <w:spacing w:val="-8"/>
        </w:rPr>
        <w:t xml:space="preserve"> </w:t>
      </w:r>
      <w:r w:rsidRPr="0007505F">
        <w:rPr>
          <w:b/>
        </w:rPr>
        <w:t>and</w:t>
      </w:r>
      <w:r w:rsidRPr="0007505F">
        <w:rPr>
          <w:b/>
          <w:spacing w:val="-8"/>
        </w:rPr>
        <w:t xml:space="preserve"> </w:t>
      </w:r>
      <w:r w:rsidRPr="0007505F">
        <w:rPr>
          <w:b/>
        </w:rPr>
        <w:t>Mortality</w:t>
      </w:r>
      <w:r w:rsidRPr="0007505F">
        <w:rPr>
          <w:b/>
          <w:spacing w:val="-8"/>
        </w:rPr>
        <w:t xml:space="preserve"> </w:t>
      </w:r>
      <w:r w:rsidRPr="0007505F">
        <w:rPr>
          <w:b/>
        </w:rPr>
        <w:t>Rate</w:t>
      </w:r>
      <w:r w:rsidRPr="0007505F">
        <w:rPr>
          <w:b/>
          <w:spacing w:val="-8"/>
        </w:rPr>
        <w:t xml:space="preserve"> </w:t>
      </w:r>
      <w:r w:rsidRPr="0007505F">
        <w:rPr>
          <w:b/>
          <w:spacing w:val="-2"/>
        </w:rPr>
        <w:t>Trends</w:t>
      </w:r>
    </w:p>
    <w:p w14:paraId="37547E41" w14:textId="77777777" w:rsidR="006F1B3D" w:rsidRDefault="006F1B3D" w:rsidP="008C7539">
      <w:pPr>
        <w:pStyle w:val="BodyText"/>
        <w:suppressAutoHyphens/>
        <w:rPr>
          <w:sz w:val="17"/>
        </w:rPr>
      </w:pPr>
    </w:p>
    <w:p w14:paraId="3F7C5AC1" w14:textId="77777777" w:rsidR="006F1B3D" w:rsidRDefault="00EC25F2" w:rsidP="008C7539">
      <w:pPr>
        <w:pStyle w:val="BodyText"/>
        <w:suppressAutoHyphens/>
        <w:spacing w:before="27"/>
        <w:rPr>
          <w:sz w:val="17"/>
        </w:rPr>
      </w:pPr>
      <w:r>
        <w:rPr>
          <w:rFonts w:ascii="Arial MT"/>
          <w:noProof/>
          <w:sz w:val="17"/>
        </w:rPr>
        <mc:AlternateContent>
          <mc:Choice Requires="wps">
            <w:drawing>
              <wp:anchor distT="0" distB="0" distL="0" distR="0" simplePos="0" relativeHeight="15737344" behindDoc="0" locked="0" layoutInCell="1" allowOverlap="1" wp14:anchorId="6C20A63C" wp14:editId="3B9645DB">
                <wp:simplePos x="0" y="0"/>
                <wp:positionH relativeFrom="page">
                  <wp:posOffset>1339850</wp:posOffset>
                </wp:positionH>
                <wp:positionV relativeFrom="paragraph">
                  <wp:posOffset>133985</wp:posOffset>
                </wp:positionV>
                <wp:extent cx="149225" cy="1894205"/>
                <wp:effectExtent l="0" t="0" r="0" b="0"/>
                <wp:wrapNone/>
                <wp:docPr id="12"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894205"/>
                        </a:xfrm>
                        <a:prstGeom prst="rect">
                          <a:avLst/>
                        </a:prstGeom>
                      </wps:spPr>
                      <wps:txbx>
                        <w:txbxContent>
                          <w:p w14:paraId="22CE8E0F" w14:textId="77777777" w:rsidR="00B74441" w:rsidRDefault="00B74441">
                            <w:pPr>
                              <w:spacing w:before="17"/>
                              <w:ind w:left="20"/>
                              <w:rPr>
                                <w:rFonts w:ascii="Arial MT"/>
                                <w:sz w:val="17"/>
                              </w:rPr>
                            </w:pPr>
                            <w:r>
                              <w:rPr>
                                <w:rFonts w:ascii="Arial MT"/>
                                <w:sz w:val="17"/>
                              </w:rPr>
                              <w:t>Mortality</w:t>
                            </w:r>
                            <w:r>
                              <w:rPr>
                                <w:rFonts w:ascii="Arial MT"/>
                                <w:spacing w:val="6"/>
                                <w:sz w:val="17"/>
                              </w:rPr>
                              <w:t xml:space="preserve"> </w:t>
                            </w:r>
                            <w:r>
                              <w:rPr>
                                <w:rFonts w:ascii="Arial MT"/>
                                <w:sz w:val="17"/>
                              </w:rPr>
                              <w:t>rate</w:t>
                            </w:r>
                            <w:r>
                              <w:rPr>
                                <w:rFonts w:ascii="Arial MT"/>
                                <w:spacing w:val="6"/>
                                <w:sz w:val="17"/>
                              </w:rPr>
                              <w:t xml:space="preserve"> </w:t>
                            </w:r>
                            <w:r>
                              <w:rPr>
                                <w:rFonts w:ascii="Arial MT"/>
                                <w:sz w:val="17"/>
                              </w:rPr>
                              <w:t>(65+</w:t>
                            </w:r>
                            <w:r>
                              <w:rPr>
                                <w:rFonts w:ascii="Arial MT"/>
                                <w:spacing w:val="7"/>
                                <w:sz w:val="17"/>
                              </w:rPr>
                              <w:t xml:space="preserve"> </w:t>
                            </w:r>
                            <w:r>
                              <w:rPr>
                                <w:rFonts w:ascii="Arial MT"/>
                                <w:sz w:val="17"/>
                              </w:rPr>
                              <w:t>per</w:t>
                            </w:r>
                            <w:r>
                              <w:rPr>
                                <w:rFonts w:ascii="Arial MT"/>
                                <w:spacing w:val="6"/>
                                <w:sz w:val="17"/>
                              </w:rPr>
                              <w:t xml:space="preserve"> </w:t>
                            </w:r>
                            <w:r>
                              <w:rPr>
                                <w:rFonts w:ascii="Arial MT"/>
                                <w:spacing w:val="-2"/>
                                <w:sz w:val="17"/>
                              </w:rPr>
                              <w:t>1,000</w:t>
                            </w:r>
                            <w:ins w:id="2320" w:author="Editor" w:date="2026-09-13T17:09:00Z">
                              <w:r>
                                <w:rPr>
                                  <w:rFonts w:ascii="Arial MT"/>
                                  <w:spacing w:val="-2"/>
                                  <w:sz w:val="17"/>
                                </w:rPr>
                                <w:t xml:space="preserve"> persons</w:t>
                              </w:r>
                            </w:ins>
                            <w:r>
                              <w:rPr>
                                <w:rFonts w:ascii="Arial MT"/>
                                <w:spacing w:val="-2"/>
                                <w:sz w:val="17"/>
                              </w:rPr>
                              <w:t>)</w:t>
                            </w:r>
                          </w:p>
                        </w:txbxContent>
                      </wps:txbx>
                      <wps:bodyPr vert="vert270" wrap="square" lIns="0" tIns="0" rIns="0" bIns="0" rtlCol="0">
                        <a:noAutofit/>
                      </wps:bodyPr>
                    </wps:wsp>
                  </a:graphicData>
                </a:graphic>
                <wp14:sizeRelV relativeFrom="margin">
                  <wp14:pctHeight>0</wp14:pctHeight>
                </wp14:sizeRelV>
              </wp:anchor>
            </w:drawing>
          </mc:Choice>
          <mc:Fallback>
            <w:pict>
              <v:shapetype w14:anchorId="6C20A63C" id="_x0000_t202" coordsize="21600,21600" o:spt="202" path="m,l,21600r21600,l21600,xe">
                <v:stroke joinstyle="miter"/>
                <v:path gradientshapeok="t" o:connecttype="rect"/>
              </v:shapetype>
              <v:shape id="Textbox 27" o:spid="_x0000_s1026" type="#_x0000_t202" style="position:absolute;margin-left:105.5pt;margin-top:10.55pt;width:11.75pt;height:149.15pt;z-index:157373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" filled="f" stroked="f">
                <v:textbox style="layout-flow:vertical;mso-layout-flow-alt:bottom-to-top" inset="0,0,0,0">
                  <w:txbxContent>
                    <w:p w14:paraId="22CE8E0F" w14:textId="77777777" w:rsidR="00B74441" w:rsidRDefault="00B74441">
                      <w:pPr>
                        <w:spacing w:before="17"/>
                        <w:ind w:left="20"/>
                        <w:rPr>
                          <w:rFonts w:ascii="Arial MT"/>
                          <w:sz w:val="17"/>
                        </w:rPr>
                      </w:pPr>
                      <w:r>
                        <w:rPr>
                          <w:rFonts w:ascii="Arial MT"/>
                          <w:sz w:val="17"/>
                        </w:rPr>
                        <w:t>Mortality</w:t>
                      </w:r>
                      <w:r>
                        <w:rPr>
                          <w:rFonts w:ascii="Arial MT"/>
                          <w:spacing w:val="6"/>
                          <w:sz w:val="17"/>
                        </w:rPr>
                        <w:t xml:space="preserve"> </w:t>
                      </w:r>
                      <w:r>
                        <w:rPr>
                          <w:rFonts w:ascii="Arial MT"/>
                          <w:sz w:val="17"/>
                        </w:rPr>
                        <w:t>rate</w:t>
                      </w:r>
                      <w:r>
                        <w:rPr>
                          <w:rFonts w:ascii="Arial MT"/>
                          <w:spacing w:val="6"/>
                          <w:sz w:val="17"/>
                        </w:rPr>
                        <w:t xml:space="preserve"> </w:t>
                      </w:r>
                      <w:r>
                        <w:rPr>
                          <w:rFonts w:ascii="Arial MT"/>
                          <w:sz w:val="17"/>
                        </w:rPr>
                        <w:t>(65+</w:t>
                      </w:r>
                      <w:r>
                        <w:rPr>
                          <w:rFonts w:ascii="Arial MT"/>
                          <w:spacing w:val="7"/>
                          <w:sz w:val="17"/>
                        </w:rPr>
                        <w:t xml:space="preserve"> </w:t>
                      </w:r>
                      <w:r>
                        <w:rPr>
                          <w:rFonts w:ascii="Arial MT"/>
                          <w:sz w:val="17"/>
                        </w:rPr>
                        <w:t>per</w:t>
                      </w:r>
                      <w:r>
                        <w:rPr>
                          <w:rFonts w:ascii="Arial MT"/>
                          <w:spacing w:val="6"/>
                          <w:sz w:val="17"/>
                        </w:rPr>
                        <w:t xml:space="preserve"> </w:t>
                      </w:r>
                      <w:r>
                        <w:rPr>
                          <w:rFonts w:ascii="Arial MT"/>
                          <w:spacing w:val="-2"/>
                          <w:sz w:val="17"/>
                        </w:rPr>
                        <w:t>1,000</w:t>
                      </w:r>
                      <w:ins w:id="2321" w:author="Editor" w:date="2026-09-13T17:09:00Z">
                        <w:r>
                          <w:rPr>
                            <w:rFonts w:ascii="Arial MT"/>
                            <w:spacing w:val="-2"/>
                            <w:sz w:val="17"/>
                          </w:rPr>
                          <w:t xml:space="preserve"> persons</w:t>
                        </w:r>
                      </w:ins>
                      <w:r>
                        <w:rPr>
                          <w:rFonts w:ascii="Arial MT"/>
                          <w:spacing w:val="-2"/>
                          <w:sz w:val="17"/>
                        </w:rPr>
                        <w:t>)</w:t>
                      </w:r>
                    </w:p>
                  </w:txbxContent>
                </v:textbox>
                <w10:wrap anchorx="page"/>
              </v:shape>
            </w:pict>
          </mc:Fallback>
        </mc:AlternateContent>
      </w:r>
    </w:p>
    <w:p w14:paraId="20B28178" w14:textId="77777777" w:rsidR="006F1B3D" w:rsidRDefault="00191F14" w:rsidP="008C7539">
      <w:pPr>
        <w:suppressAutoHyphens/>
        <w:spacing w:before="1" w:line="163" w:lineRule="exact"/>
        <w:ind w:left="8141"/>
        <w:rPr>
          <w:rFonts w:ascii="Arial MT"/>
          <w:sz w:val="17"/>
        </w:rPr>
      </w:pPr>
      <w:r>
        <w:rPr>
          <w:rFonts w:ascii="Arial MT"/>
          <w:noProof/>
          <w:sz w:val="17"/>
        </w:rPr>
        <mc:AlternateContent>
          <mc:Choice Requires="wpg">
            <w:drawing>
              <wp:anchor distT="0" distB="0" distL="0" distR="0" simplePos="0" relativeHeight="483798528" behindDoc="1" locked="0" layoutInCell="1" allowOverlap="1" wp14:anchorId="042F0FAD" wp14:editId="1C7914D3">
                <wp:simplePos x="0" y="0"/>
                <wp:positionH relativeFrom="page">
                  <wp:posOffset>1711584</wp:posOffset>
                </wp:positionH>
                <wp:positionV relativeFrom="paragraph">
                  <wp:posOffset>-6515</wp:posOffset>
                </wp:positionV>
                <wp:extent cx="4351020" cy="236283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1020" cy="2362835"/>
                          <a:chOff x="0" y="0"/>
                          <a:chExt cx="4351020" cy="2362835"/>
                        </a:xfrm>
                      </wpg:grpSpPr>
                      <wps:wsp>
                        <wps:cNvPr id="19" name="Graphic 18"/>
                        <wps:cNvSpPr/>
                        <wps:spPr>
                          <a:xfrm>
                            <a:off x="44151" y="2248414"/>
                            <a:ext cx="4254500" cy="1270"/>
                          </a:xfrm>
                          <a:custGeom>
                            <a:avLst/>
                            <a:gdLst/>
                            <a:ahLst/>
                            <a:cxnLst/>
                            <a:rect l="l" t="t" r="r" b="b"/>
                            <a:pathLst>
                              <a:path w="4254500">
                                <a:moveTo>
                                  <a:pt x="0" y="0"/>
                                </a:moveTo>
                                <a:lnTo>
                                  <a:pt x="4254409" y="0"/>
                                </a:lnTo>
                              </a:path>
                            </a:pathLst>
                          </a:custGeom>
                          <a:ln w="9524">
                            <a:solidFill>
                              <a:srgbClr val="F0F0F0"/>
                            </a:solidFill>
                            <a:prstDash val="sysDash"/>
                          </a:ln>
                        </wps:spPr>
                        <wps:bodyPr wrap="square" lIns="0" tIns="0" rIns="0" bIns="0" rtlCol="0">
                          <a:prstTxWarp prst="textNoShape">
                            <a:avLst/>
                          </a:prstTxWarp>
                          <a:noAutofit/>
                        </wps:bodyPr>
                      </wps:wsp>
                      <wps:wsp>
                        <wps:cNvPr id="20" name="Graphic 19"/>
                        <wps:cNvSpPr/>
                        <wps:spPr>
                          <a:xfrm>
                            <a:off x="44151" y="153124"/>
                            <a:ext cx="4254500" cy="1047750"/>
                          </a:xfrm>
                          <a:custGeom>
                            <a:avLst/>
                            <a:gdLst/>
                            <a:ahLst/>
                            <a:cxnLst/>
                            <a:rect l="l" t="t" r="r" b="b"/>
                            <a:pathLst>
                              <a:path w="4254500" h="1047750">
                                <a:moveTo>
                                  <a:pt x="0" y="1047562"/>
                                </a:moveTo>
                                <a:lnTo>
                                  <a:pt x="4254409" y="1047562"/>
                                </a:lnTo>
                              </a:path>
                              <a:path w="4254500" h="1047750">
                                <a:moveTo>
                                  <a:pt x="0" y="0"/>
                                </a:moveTo>
                                <a:lnTo>
                                  <a:pt x="4254409" y="0"/>
                                </a:lnTo>
                              </a:path>
                            </a:pathLst>
                          </a:custGeom>
                          <a:ln w="9524">
                            <a:solidFill>
                              <a:srgbClr val="F0F0F0"/>
                            </a:solidFill>
                            <a:prstDash val="sysDash"/>
                          </a:ln>
                        </wps:spPr>
                        <wps:bodyPr wrap="square" lIns="0" tIns="0" rIns="0" bIns="0" rtlCol="0">
                          <a:prstTxWarp prst="textNoShape">
                            <a:avLst/>
                          </a:prstTxWarp>
                          <a:noAutofit/>
                        </wps:bodyPr>
                      </wps:wsp>
                      <wps:wsp>
                        <wps:cNvPr id="21" name="Graphic 20"/>
                        <wps:cNvSpPr/>
                        <wps:spPr>
                          <a:xfrm>
                            <a:off x="113933" y="0"/>
                            <a:ext cx="3865879" cy="2318385"/>
                          </a:xfrm>
                          <a:custGeom>
                            <a:avLst/>
                            <a:gdLst/>
                            <a:ahLst/>
                            <a:cxnLst/>
                            <a:rect l="l" t="t" r="r" b="b"/>
                            <a:pathLst>
                              <a:path w="3865879" h="2318385">
                                <a:moveTo>
                                  <a:pt x="0" y="0"/>
                                </a:moveTo>
                                <a:lnTo>
                                  <a:pt x="0" y="2318196"/>
                                </a:lnTo>
                              </a:path>
                              <a:path w="3865879" h="2318385">
                                <a:moveTo>
                                  <a:pt x="1288493" y="0"/>
                                </a:moveTo>
                                <a:lnTo>
                                  <a:pt x="1288493" y="2318196"/>
                                </a:lnTo>
                              </a:path>
                              <a:path w="3865879" h="2318385">
                                <a:moveTo>
                                  <a:pt x="2576986" y="0"/>
                                </a:moveTo>
                                <a:lnTo>
                                  <a:pt x="2576986" y="2318196"/>
                                </a:lnTo>
                              </a:path>
                              <a:path w="3865879" h="2318385">
                                <a:moveTo>
                                  <a:pt x="3865314" y="0"/>
                                </a:moveTo>
                                <a:lnTo>
                                  <a:pt x="3865314" y="2318196"/>
                                </a:lnTo>
                              </a:path>
                            </a:pathLst>
                          </a:custGeom>
                          <a:ln w="9524">
                            <a:solidFill>
                              <a:srgbClr val="F0F0F0"/>
                            </a:solidFill>
                            <a:prstDash val="sysDash"/>
                          </a:ln>
                        </wps:spPr>
                        <wps:bodyPr wrap="square" lIns="0" tIns="0" rIns="0" bIns="0" rtlCol="0">
                          <a:prstTxWarp prst="textNoShape">
                            <a:avLst/>
                          </a:prstTxWarp>
                          <a:noAutofit/>
                        </wps:bodyPr>
                      </wps:wsp>
                      <wps:wsp>
                        <wps:cNvPr id="22" name="Graphic 21"/>
                        <wps:cNvSpPr/>
                        <wps:spPr>
                          <a:xfrm>
                            <a:off x="1917857" y="0"/>
                            <a:ext cx="1270" cy="2318385"/>
                          </a:xfrm>
                          <a:custGeom>
                            <a:avLst/>
                            <a:gdLst/>
                            <a:ahLst/>
                            <a:cxnLst/>
                            <a:rect l="l" t="t" r="r" b="b"/>
                            <a:pathLst>
                              <a:path h="2318385">
                                <a:moveTo>
                                  <a:pt x="0" y="0"/>
                                </a:moveTo>
                                <a:lnTo>
                                  <a:pt x="0" y="2318196"/>
                                </a:lnTo>
                              </a:path>
                            </a:pathLst>
                          </a:custGeom>
                          <a:ln w="9524">
                            <a:solidFill>
                              <a:srgbClr val="9F9F9F"/>
                            </a:solidFill>
                            <a:prstDash val="sysDash"/>
                          </a:ln>
                        </wps:spPr>
                        <wps:bodyPr wrap="square" lIns="0" tIns="0" rIns="0" bIns="0" rtlCol="0">
                          <a:prstTxWarp prst="textNoShape">
                            <a:avLst/>
                          </a:prstTxWarp>
                          <a:noAutofit/>
                        </wps:bodyPr>
                      </wps:wsp>
                      <wps:wsp>
                        <wps:cNvPr id="23" name="Graphic 22"/>
                        <wps:cNvSpPr/>
                        <wps:spPr>
                          <a:xfrm>
                            <a:off x="371566" y="357345"/>
                            <a:ext cx="3865879" cy="1414780"/>
                          </a:xfrm>
                          <a:custGeom>
                            <a:avLst/>
                            <a:gdLst/>
                            <a:ahLst/>
                            <a:cxnLst/>
                            <a:rect l="l" t="t" r="r" b="b"/>
                            <a:pathLst>
                              <a:path w="3865879" h="1414780">
                                <a:moveTo>
                                  <a:pt x="0" y="304099"/>
                                </a:moveTo>
                                <a:lnTo>
                                  <a:pt x="257632" y="304099"/>
                                </a:lnTo>
                                <a:lnTo>
                                  <a:pt x="515430" y="297980"/>
                                </a:lnTo>
                                <a:lnTo>
                                  <a:pt x="773062" y="570661"/>
                                </a:lnTo>
                                <a:lnTo>
                                  <a:pt x="1030695" y="222079"/>
                                </a:lnTo>
                                <a:lnTo>
                                  <a:pt x="1288493" y="0"/>
                                </a:lnTo>
                                <a:lnTo>
                                  <a:pt x="1546125" y="339651"/>
                                </a:lnTo>
                                <a:lnTo>
                                  <a:pt x="1803758" y="416709"/>
                                </a:lnTo>
                                <a:lnTo>
                                  <a:pt x="2061556" y="626056"/>
                                </a:lnTo>
                                <a:lnTo>
                                  <a:pt x="2319188" y="1414498"/>
                                </a:lnTo>
                                <a:lnTo>
                                  <a:pt x="2576986" y="1389859"/>
                                </a:lnTo>
                                <a:lnTo>
                                  <a:pt x="2834619" y="1158354"/>
                                </a:lnTo>
                                <a:lnTo>
                                  <a:pt x="3092251" y="974472"/>
                                </a:lnTo>
                                <a:lnTo>
                                  <a:pt x="3350049" y="1066248"/>
                                </a:lnTo>
                                <a:lnTo>
                                  <a:pt x="3607682" y="858389"/>
                                </a:lnTo>
                                <a:lnTo>
                                  <a:pt x="3865314" y="1156369"/>
                                </a:lnTo>
                              </a:path>
                            </a:pathLst>
                          </a:custGeom>
                          <a:ln w="9524">
                            <a:solidFill>
                              <a:srgbClr val="000000"/>
                            </a:solidFill>
                            <a:prstDash val="solid"/>
                          </a:ln>
                        </wps:spPr>
                        <wps:bodyPr wrap="square" lIns="0" tIns="0" rIns="0" bIns="0" rtlCol="0">
                          <a:prstTxWarp prst="textNoShape">
                            <a:avLst/>
                          </a:prstTxWarp>
                          <a:noAutofit/>
                        </wps:bodyPr>
                      </wps:wsp>
                      <wps:wsp>
                        <wps:cNvPr id="24" name="Graphic 23"/>
                        <wps:cNvSpPr/>
                        <wps:spPr>
                          <a:xfrm>
                            <a:off x="371566" y="611174"/>
                            <a:ext cx="3865879" cy="1619250"/>
                          </a:xfrm>
                          <a:custGeom>
                            <a:avLst/>
                            <a:gdLst/>
                            <a:ahLst/>
                            <a:cxnLst/>
                            <a:rect l="l" t="t" r="r" b="b"/>
                            <a:pathLst>
                              <a:path w="3865879" h="1619250">
                                <a:moveTo>
                                  <a:pt x="0" y="371731"/>
                                </a:moveTo>
                                <a:lnTo>
                                  <a:pt x="63498" y="373219"/>
                                </a:lnTo>
                              </a:path>
                              <a:path w="3865879" h="1619250">
                                <a:moveTo>
                                  <a:pt x="95247" y="374046"/>
                                </a:moveTo>
                                <a:lnTo>
                                  <a:pt x="158746" y="375534"/>
                                </a:lnTo>
                              </a:path>
                              <a:path w="3865879" h="1619250">
                                <a:moveTo>
                                  <a:pt x="190495" y="376361"/>
                                </a:moveTo>
                                <a:lnTo>
                                  <a:pt x="253994" y="378015"/>
                                </a:lnTo>
                              </a:path>
                              <a:path w="3865879" h="1619250">
                                <a:moveTo>
                                  <a:pt x="281775" y="363794"/>
                                </a:moveTo>
                                <a:lnTo>
                                  <a:pt x="336509" y="331548"/>
                                </a:lnTo>
                              </a:path>
                              <a:path w="3865879" h="1619250">
                                <a:moveTo>
                                  <a:pt x="363959" y="315343"/>
                                </a:moveTo>
                                <a:lnTo>
                                  <a:pt x="418528" y="283098"/>
                                </a:lnTo>
                              </a:path>
                              <a:path w="3865879" h="1619250">
                                <a:moveTo>
                                  <a:pt x="445978" y="267058"/>
                                </a:moveTo>
                                <a:lnTo>
                                  <a:pt x="500713" y="234978"/>
                                </a:lnTo>
                              </a:path>
                              <a:path w="3865879" h="1619250">
                                <a:moveTo>
                                  <a:pt x="525848" y="236466"/>
                                </a:moveTo>
                                <a:lnTo>
                                  <a:pt x="570991" y="281113"/>
                                </a:lnTo>
                              </a:path>
                              <a:path w="3865879" h="1619250">
                                <a:moveTo>
                                  <a:pt x="593480" y="303437"/>
                                </a:moveTo>
                                <a:lnTo>
                                  <a:pt x="638624" y="348085"/>
                                </a:lnTo>
                              </a:path>
                              <a:path w="3865879" h="1619250">
                                <a:moveTo>
                                  <a:pt x="661113" y="370408"/>
                                </a:moveTo>
                                <a:lnTo>
                                  <a:pt x="706257" y="415056"/>
                                </a:lnTo>
                              </a:path>
                              <a:path w="3865879" h="1619250">
                                <a:moveTo>
                                  <a:pt x="728911" y="437214"/>
                                </a:moveTo>
                                <a:lnTo>
                                  <a:pt x="773062" y="481035"/>
                                </a:lnTo>
                              </a:path>
                              <a:path w="3865879" h="1619250">
                                <a:moveTo>
                                  <a:pt x="773062" y="481035"/>
                                </a:moveTo>
                                <a:lnTo>
                                  <a:pt x="774055" y="480208"/>
                                </a:lnTo>
                              </a:path>
                              <a:path w="3865879" h="1619250">
                                <a:moveTo>
                                  <a:pt x="798032" y="459373"/>
                                </a:moveTo>
                                <a:lnTo>
                                  <a:pt x="845987" y="417702"/>
                                </a:lnTo>
                              </a:path>
                              <a:path w="3865879" h="1619250">
                                <a:moveTo>
                                  <a:pt x="869799" y="396866"/>
                                </a:moveTo>
                                <a:lnTo>
                                  <a:pt x="917753" y="355195"/>
                                </a:lnTo>
                              </a:path>
                              <a:path w="3865879" h="1619250">
                                <a:moveTo>
                                  <a:pt x="941731" y="334360"/>
                                </a:moveTo>
                                <a:lnTo>
                                  <a:pt x="989685" y="292689"/>
                                </a:lnTo>
                              </a:path>
                              <a:path w="3865879" h="1619250">
                                <a:moveTo>
                                  <a:pt x="1013663" y="271853"/>
                                </a:moveTo>
                                <a:lnTo>
                                  <a:pt x="1030695" y="256971"/>
                                </a:lnTo>
                              </a:path>
                              <a:path w="3865879" h="1619250">
                                <a:moveTo>
                                  <a:pt x="1030695" y="256971"/>
                                </a:moveTo>
                                <a:lnTo>
                                  <a:pt x="1059633" y="228198"/>
                                </a:lnTo>
                              </a:path>
                              <a:path w="3865879" h="1619250">
                                <a:moveTo>
                                  <a:pt x="1082122" y="205709"/>
                                </a:moveTo>
                                <a:lnTo>
                                  <a:pt x="1127101" y="160896"/>
                                </a:lnTo>
                              </a:path>
                              <a:path w="3865879" h="1619250">
                                <a:moveTo>
                                  <a:pt x="1149590" y="138572"/>
                                </a:moveTo>
                                <a:lnTo>
                                  <a:pt x="1194568" y="93594"/>
                                </a:lnTo>
                              </a:path>
                              <a:path w="3865879" h="1619250">
                                <a:moveTo>
                                  <a:pt x="1216892" y="71270"/>
                                </a:moveTo>
                                <a:lnTo>
                                  <a:pt x="1261870" y="26457"/>
                                </a:lnTo>
                              </a:path>
                              <a:path w="3865879" h="1619250">
                                <a:moveTo>
                                  <a:pt x="1284524" y="3968"/>
                                </a:moveTo>
                                <a:lnTo>
                                  <a:pt x="1288493" y="0"/>
                                </a:lnTo>
                              </a:path>
                              <a:path w="3865879" h="1619250">
                                <a:moveTo>
                                  <a:pt x="1288493" y="0"/>
                                </a:moveTo>
                                <a:lnTo>
                                  <a:pt x="1319746" y="48616"/>
                                </a:lnTo>
                              </a:path>
                              <a:path w="3865879" h="1619250">
                                <a:moveTo>
                                  <a:pt x="1336944" y="75239"/>
                                </a:moveTo>
                                <a:lnTo>
                                  <a:pt x="1371173" y="128816"/>
                                </a:lnTo>
                              </a:path>
                              <a:path w="3865879" h="1619250">
                                <a:moveTo>
                                  <a:pt x="1388206" y="155439"/>
                                </a:moveTo>
                                <a:lnTo>
                                  <a:pt x="1422601" y="209016"/>
                                </a:lnTo>
                              </a:path>
                              <a:path w="3865879" h="1619250">
                                <a:moveTo>
                                  <a:pt x="1439633" y="235639"/>
                                </a:moveTo>
                                <a:lnTo>
                                  <a:pt x="1474028" y="289051"/>
                                </a:lnTo>
                              </a:path>
                              <a:path w="3865879" h="1619250">
                                <a:moveTo>
                                  <a:pt x="1491060" y="315839"/>
                                </a:moveTo>
                                <a:lnTo>
                                  <a:pt x="1525290" y="369251"/>
                                </a:lnTo>
                              </a:path>
                              <a:path w="3865879" h="1619250">
                                <a:moveTo>
                                  <a:pt x="1542488" y="396039"/>
                                </a:moveTo>
                                <a:lnTo>
                                  <a:pt x="1546125" y="401662"/>
                                </a:lnTo>
                              </a:path>
                              <a:path w="3865879" h="1619250">
                                <a:moveTo>
                                  <a:pt x="1546125" y="401662"/>
                                </a:moveTo>
                                <a:lnTo>
                                  <a:pt x="1595403" y="429938"/>
                                </a:lnTo>
                              </a:path>
                              <a:path w="3865879" h="1619250">
                                <a:moveTo>
                                  <a:pt x="1622853" y="445648"/>
                                </a:moveTo>
                                <a:lnTo>
                                  <a:pt x="1677918" y="477232"/>
                                </a:lnTo>
                              </a:path>
                              <a:path w="3865879" h="1619250">
                                <a:moveTo>
                                  <a:pt x="1705368" y="493106"/>
                                </a:moveTo>
                                <a:lnTo>
                                  <a:pt x="1760433" y="524690"/>
                                </a:lnTo>
                              </a:path>
                              <a:path w="3865879" h="1619250">
                                <a:moveTo>
                                  <a:pt x="1788049" y="540399"/>
                                </a:moveTo>
                                <a:lnTo>
                                  <a:pt x="1803758" y="549494"/>
                                </a:lnTo>
                              </a:path>
                              <a:path w="3865879" h="1619250">
                                <a:moveTo>
                                  <a:pt x="1803758" y="549494"/>
                                </a:moveTo>
                                <a:lnTo>
                                  <a:pt x="1839145" y="577771"/>
                                </a:lnTo>
                              </a:path>
                              <a:path w="3865879" h="1619250">
                                <a:moveTo>
                                  <a:pt x="1863949" y="597449"/>
                                </a:moveTo>
                                <a:lnTo>
                                  <a:pt x="1913558" y="637136"/>
                                </a:lnTo>
                              </a:path>
                              <a:path w="3865879" h="1619250">
                                <a:moveTo>
                                  <a:pt x="1938362" y="656979"/>
                                </a:moveTo>
                                <a:lnTo>
                                  <a:pt x="1987970" y="696500"/>
                                </a:lnTo>
                              </a:path>
                              <a:path w="3865879" h="1619250">
                                <a:moveTo>
                                  <a:pt x="2012774" y="716509"/>
                                </a:moveTo>
                                <a:lnTo>
                                  <a:pt x="2061556" y="755534"/>
                                </a:lnTo>
                              </a:path>
                              <a:path w="3865879" h="1619250">
                                <a:moveTo>
                                  <a:pt x="2061556" y="755534"/>
                                </a:moveTo>
                                <a:lnTo>
                                  <a:pt x="2061887" y="756361"/>
                                </a:lnTo>
                              </a:path>
                              <a:path w="3865879" h="1619250">
                                <a:moveTo>
                                  <a:pt x="2070981" y="786787"/>
                                </a:moveTo>
                                <a:lnTo>
                                  <a:pt x="2089171" y="847640"/>
                                </a:lnTo>
                              </a:path>
                              <a:path w="3865879" h="1619250">
                                <a:moveTo>
                                  <a:pt x="2098266" y="878067"/>
                                </a:moveTo>
                                <a:lnTo>
                                  <a:pt x="2116290" y="938920"/>
                                </a:lnTo>
                              </a:path>
                              <a:path w="3865879" h="1619250">
                                <a:moveTo>
                                  <a:pt x="2125385" y="969346"/>
                                </a:moveTo>
                                <a:lnTo>
                                  <a:pt x="2143575" y="1030199"/>
                                </a:lnTo>
                              </a:path>
                              <a:path w="3865879" h="1619250">
                                <a:moveTo>
                                  <a:pt x="2152670" y="1060625"/>
                                </a:moveTo>
                                <a:lnTo>
                                  <a:pt x="2170860" y="1121478"/>
                                </a:lnTo>
                              </a:path>
                              <a:path w="3865879" h="1619250">
                                <a:moveTo>
                                  <a:pt x="2179789" y="1151905"/>
                                </a:moveTo>
                                <a:lnTo>
                                  <a:pt x="2197979" y="1212758"/>
                                </a:lnTo>
                              </a:path>
                              <a:path w="3865879" h="1619250">
                                <a:moveTo>
                                  <a:pt x="2207074" y="1243184"/>
                                </a:moveTo>
                                <a:lnTo>
                                  <a:pt x="2225263" y="1304037"/>
                                </a:lnTo>
                              </a:path>
                              <a:path w="3865879" h="1619250">
                                <a:moveTo>
                                  <a:pt x="2234358" y="1334463"/>
                                </a:moveTo>
                                <a:lnTo>
                                  <a:pt x="2252548" y="1395151"/>
                                </a:lnTo>
                              </a:path>
                              <a:path w="3865879" h="1619250">
                                <a:moveTo>
                                  <a:pt x="2261477" y="1425743"/>
                                </a:moveTo>
                                <a:lnTo>
                                  <a:pt x="2279667" y="1486595"/>
                                </a:lnTo>
                              </a:path>
                              <a:path w="3865879" h="1619250">
                                <a:moveTo>
                                  <a:pt x="2288762" y="1517022"/>
                                </a:moveTo>
                                <a:lnTo>
                                  <a:pt x="2306952" y="1577875"/>
                                </a:lnTo>
                              </a:path>
                              <a:path w="3865879" h="1619250">
                                <a:moveTo>
                                  <a:pt x="2316047" y="1608301"/>
                                </a:moveTo>
                                <a:lnTo>
                                  <a:pt x="2319188" y="1618719"/>
                                </a:lnTo>
                              </a:path>
                              <a:path w="3865879" h="1619250">
                                <a:moveTo>
                                  <a:pt x="2319188" y="1618719"/>
                                </a:moveTo>
                                <a:lnTo>
                                  <a:pt x="2370120" y="1605490"/>
                                </a:lnTo>
                              </a:path>
                              <a:path w="3865879" h="1619250">
                                <a:moveTo>
                                  <a:pt x="2400711" y="1597387"/>
                                </a:moveTo>
                                <a:lnTo>
                                  <a:pt x="2462226" y="1581347"/>
                                </a:lnTo>
                              </a:path>
                              <a:path w="3865879" h="1619250">
                                <a:moveTo>
                                  <a:pt x="2492818" y="1573245"/>
                                </a:moveTo>
                                <a:lnTo>
                                  <a:pt x="2554332" y="1557205"/>
                                </a:lnTo>
                              </a:path>
                              <a:path w="3865879" h="1619250">
                                <a:moveTo>
                                  <a:pt x="2583601" y="1546291"/>
                                </a:moveTo>
                                <a:lnTo>
                                  <a:pt x="2634532" y="1508423"/>
                                </a:lnTo>
                              </a:path>
                              <a:path w="3865879" h="1619250">
                                <a:moveTo>
                                  <a:pt x="2659998" y="1489407"/>
                                </a:moveTo>
                                <a:lnTo>
                                  <a:pt x="2710929" y="1451539"/>
                                </a:lnTo>
                              </a:path>
                              <a:path w="3865879" h="1619250">
                                <a:moveTo>
                                  <a:pt x="2736394" y="1432522"/>
                                </a:moveTo>
                                <a:lnTo>
                                  <a:pt x="2787326" y="1394489"/>
                                </a:lnTo>
                              </a:path>
                              <a:path w="3865879" h="1619250">
                                <a:moveTo>
                                  <a:pt x="2812791" y="1375638"/>
                                </a:moveTo>
                                <a:lnTo>
                                  <a:pt x="2834619" y="1359267"/>
                                </a:lnTo>
                              </a:path>
                              <a:path w="3865879" h="1619250">
                                <a:moveTo>
                                  <a:pt x="2834619" y="1359267"/>
                                </a:moveTo>
                                <a:lnTo>
                                  <a:pt x="2863722" y="1337771"/>
                                </a:lnTo>
                              </a:path>
                              <a:path w="3865879" h="1619250">
                                <a:moveTo>
                                  <a:pt x="2889353" y="1319085"/>
                                </a:moveTo>
                                <a:lnTo>
                                  <a:pt x="2940615" y="1281548"/>
                                </a:lnTo>
                              </a:path>
                              <a:path w="3865879" h="1619250">
                                <a:moveTo>
                                  <a:pt x="2966246" y="1262697"/>
                                </a:moveTo>
                                <a:lnTo>
                                  <a:pt x="3017343" y="1225160"/>
                                </a:lnTo>
                              </a:path>
                              <a:path w="3865879" h="1619250">
                                <a:moveTo>
                                  <a:pt x="3042974" y="1206308"/>
                                </a:moveTo>
                                <a:lnTo>
                                  <a:pt x="3092251" y="1170260"/>
                                </a:lnTo>
                              </a:path>
                              <a:path w="3865879" h="1619250">
                                <a:moveTo>
                                  <a:pt x="3092251" y="1170260"/>
                                </a:moveTo>
                                <a:lnTo>
                                  <a:pt x="3094566" y="1171087"/>
                                </a:lnTo>
                              </a:path>
                              <a:path w="3865879" h="1619250">
                                <a:moveTo>
                                  <a:pt x="3124828" y="1180678"/>
                                </a:moveTo>
                                <a:lnTo>
                                  <a:pt x="3185350" y="1199859"/>
                                </a:lnTo>
                              </a:path>
                              <a:path w="3865879" h="1619250">
                                <a:moveTo>
                                  <a:pt x="3215776" y="1209450"/>
                                </a:moveTo>
                                <a:lnTo>
                                  <a:pt x="3276298" y="1228632"/>
                                </a:lnTo>
                              </a:path>
                              <a:path w="3865879" h="1619250">
                                <a:moveTo>
                                  <a:pt x="3306559" y="1238223"/>
                                </a:moveTo>
                                <a:lnTo>
                                  <a:pt x="3350049" y="1251948"/>
                                </a:lnTo>
                              </a:path>
                              <a:path w="3865879" h="1619250">
                                <a:moveTo>
                                  <a:pt x="3350049" y="1251948"/>
                                </a:moveTo>
                                <a:lnTo>
                                  <a:pt x="3363940" y="1240538"/>
                                </a:lnTo>
                              </a:path>
                              <a:path w="3865879" h="1619250">
                                <a:moveTo>
                                  <a:pt x="3388413" y="1220364"/>
                                </a:moveTo>
                                <a:lnTo>
                                  <a:pt x="3437360" y="1179851"/>
                                </a:lnTo>
                              </a:path>
                              <a:path w="3865879" h="1619250">
                                <a:moveTo>
                                  <a:pt x="3461833" y="1159677"/>
                                </a:moveTo>
                                <a:lnTo>
                                  <a:pt x="3510780" y="1119163"/>
                                </a:lnTo>
                              </a:path>
                              <a:path w="3865879" h="1619250">
                                <a:moveTo>
                                  <a:pt x="3535254" y="1098989"/>
                                </a:moveTo>
                                <a:lnTo>
                                  <a:pt x="3584201" y="1058641"/>
                                </a:lnTo>
                              </a:path>
                              <a:path w="3865879" h="1619250">
                                <a:moveTo>
                                  <a:pt x="3608343" y="1040121"/>
                                </a:moveTo>
                                <a:lnTo>
                                  <a:pt x="3648691" y="1089233"/>
                                </a:lnTo>
                              </a:path>
                              <a:path w="3865879" h="1619250">
                                <a:moveTo>
                                  <a:pt x="3668700" y="1113872"/>
                                </a:moveTo>
                                <a:lnTo>
                                  <a:pt x="3708883" y="1162984"/>
                                </a:lnTo>
                              </a:path>
                              <a:path w="3865879" h="1619250">
                                <a:moveTo>
                                  <a:pt x="3729057" y="1187623"/>
                                </a:moveTo>
                                <a:lnTo>
                                  <a:pt x="3769240" y="1236735"/>
                                </a:lnTo>
                              </a:path>
                              <a:path w="3865879" h="1619250">
                                <a:moveTo>
                                  <a:pt x="3789414" y="1261374"/>
                                </a:moveTo>
                                <a:lnTo>
                                  <a:pt x="3829596" y="1310486"/>
                                </a:lnTo>
                              </a:path>
                              <a:path w="3865879" h="1619250">
                                <a:moveTo>
                                  <a:pt x="3849770" y="1335125"/>
                                </a:moveTo>
                                <a:lnTo>
                                  <a:pt x="3865314" y="1354307"/>
                                </a:lnTo>
                              </a:path>
                            </a:pathLst>
                          </a:custGeom>
                          <a:ln w="9524">
                            <a:solidFill>
                              <a:srgbClr val="FF0000"/>
                            </a:solidFill>
                            <a:prstDash val="solid"/>
                          </a:ln>
                        </wps:spPr>
                        <wps:bodyPr wrap="square" lIns="0" tIns="0" rIns="0" bIns="0" rtlCol="0">
                          <a:prstTxWarp prst="textNoShape">
                            <a:avLst/>
                          </a:prstTxWarp>
                          <a:noAutofit/>
                        </wps:bodyPr>
                      </wps:wsp>
                      <wps:wsp>
                        <wps:cNvPr id="25" name="Graphic 24"/>
                        <wps:cNvSpPr/>
                        <wps:spPr>
                          <a:xfrm>
                            <a:off x="371566" y="73585"/>
                            <a:ext cx="3849370" cy="1210945"/>
                          </a:xfrm>
                          <a:custGeom>
                            <a:avLst/>
                            <a:gdLst/>
                            <a:ahLst/>
                            <a:cxnLst/>
                            <a:rect l="l" t="t" r="r" b="b"/>
                            <a:pathLst>
                              <a:path w="3849370" h="1210945">
                                <a:moveTo>
                                  <a:pt x="0" y="234647"/>
                                </a:moveTo>
                                <a:lnTo>
                                  <a:pt x="25300" y="233159"/>
                                </a:lnTo>
                              </a:path>
                              <a:path w="3849370" h="1210945">
                                <a:moveTo>
                                  <a:pt x="50600" y="231505"/>
                                </a:moveTo>
                                <a:lnTo>
                                  <a:pt x="53742" y="231340"/>
                                </a:lnTo>
                              </a:path>
                              <a:path w="3849370" h="1210945">
                                <a:moveTo>
                                  <a:pt x="79042" y="229851"/>
                                </a:moveTo>
                                <a:lnTo>
                                  <a:pt x="104508" y="228198"/>
                                </a:lnTo>
                              </a:path>
                              <a:path w="3849370" h="1210945">
                                <a:moveTo>
                                  <a:pt x="129808" y="226710"/>
                                </a:moveTo>
                                <a:lnTo>
                                  <a:pt x="132950" y="226544"/>
                                </a:lnTo>
                              </a:path>
                              <a:path w="3849370" h="1210945">
                                <a:moveTo>
                                  <a:pt x="158250" y="225056"/>
                                </a:moveTo>
                                <a:lnTo>
                                  <a:pt x="183550" y="223402"/>
                                </a:lnTo>
                              </a:path>
                              <a:path w="3849370" h="1210945">
                                <a:moveTo>
                                  <a:pt x="208851" y="221914"/>
                                </a:moveTo>
                                <a:lnTo>
                                  <a:pt x="211992" y="221749"/>
                                </a:lnTo>
                              </a:path>
                              <a:path w="3849370" h="1210945">
                                <a:moveTo>
                                  <a:pt x="237458" y="220260"/>
                                </a:moveTo>
                                <a:lnTo>
                                  <a:pt x="257632" y="218938"/>
                                </a:lnTo>
                              </a:path>
                              <a:path w="3849370" h="1210945">
                                <a:moveTo>
                                  <a:pt x="257632" y="218938"/>
                                </a:moveTo>
                                <a:lnTo>
                                  <a:pt x="262097" y="221253"/>
                                </a:lnTo>
                              </a:path>
                              <a:path w="3849370" h="1210945">
                                <a:moveTo>
                                  <a:pt x="284586" y="233324"/>
                                </a:moveTo>
                                <a:lnTo>
                                  <a:pt x="287232" y="234812"/>
                                </a:lnTo>
                              </a:path>
                              <a:path w="3849370" h="1210945">
                                <a:moveTo>
                                  <a:pt x="309721" y="246884"/>
                                </a:moveTo>
                                <a:lnTo>
                                  <a:pt x="332045" y="258955"/>
                                </a:lnTo>
                              </a:path>
                              <a:path w="3849370" h="1210945">
                                <a:moveTo>
                                  <a:pt x="354368" y="270861"/>
                                </a:moveTo>
                                <a:lnTo>
                                  <a:pt x="357179" y="272349"/>
                                </a:lnTo>
                              </a:path>
                              <a:path w="3849370" h="1210945">
                                <a:moveTo>
                                  <a:pt x="379669" y="284421"/>
                                </a:moveTo>
                                <a:lnTo>
                                  <a:pt x="401992" y="296492"/>
                                </a:lnTo>
                              </a:path>
                              <a:path w="3849370" h="1210945">
                                <a:moveTo>
                                  <a:pt x="424316" y="308563"/>
                                </a:moveTo>
                                <a:lnTo>
                                  <a:pt x="427127" y="310051"/>
                                </a:lnTo>
                              </a:path>
                              <a:path w="3849370" h="1210945">
                                <a:moveTo>
                                  <a:pt x="449451" y="322123"/>
                                </a:moveTo>
                                <a:lnTo>
                                  <a:pt x="471940" y="334029"/>
                                </a:lnTo>
                              </a:path>
                              <a:path w="3849370" h="1210945">
                                <a:moveTo>
                                  <a:pt x="494264" y="346100"/>
                                </a:moveTo>
                                <a:lnTo>
                                  <a:pt x="497075" y="347588"/>
                                </a:lnTo>
                              </a:path>
                              <a:path w="3849370" h="1210945">
                                <a:moveTo>
                                  <a:pt x="518406" y="360817"/>
                                </a:moveTo>
                                <a:lnTo>
                                  <a:pt x="535439" y="379834"/>
                                </a:lnTo>
                              </a:path>
                              <a:path w="3849370" h="1210945">
                                <a:moveTo>
                                  <a:pt x="552305" y="398685"/>
                                </a:moveTo>
                                <a:lnTo>
                                  <a:pt x="554455" y="401000"/>
                                </a:lnTo>
                              </a:path>
                              <a:path w="3849370" h="1210945">
                                <a:moveTo>
                                  <a:pt x="571322" y="419851"/>
                                </a:moveTo>
                                <a:lnTo>
                                  <a:pt x="588354" y="438868"/>
                                </a:lnTo>
                              </a:path>
                              <a:path w="3849370" h="1210945">
                                <a:moveTo>
                                  <a:pt x="605221" y="457719"/>
                                </a:moveTo>
                                <a:lnTo>
                                  <a:pt x="607371" y="460034"/>
                                </a:lnTo>
                              </a:path>
                              <a:path w="3849370" h="1210945">
                                <a:moveTo>
                                  <a:pt x="624238" y="478885"/>
                                </a:moveTo>
                                <a:lnTo>
                                  <a:pt x="641270" y="497902"/>
                                </a:lnTo>
                              </a:path>
                              <a:path w="3849370" h="1210945">
                                <a:moveTo>
                                  <a:pt x="658137" y="516753"/>
                                </a:moveTo>
                                <a:lnTo>
                                  <a:pt x="660286" y="519068"/>
                                </a:lnTo>
                              </a:path>
                              <a:path w="3849370" h="1210945">
                                <a:moveTo>
                                  <a:pt x="677153" y="537919"/>
                                </a:moveTo>
                                <a:lnTo>
                                  <a:pt x="694185" y="556770"/>
                                </a:lnTo>
                              </a:path>
                              <a:path w="3849370" h="1210945">
                                <a:moveTo>
                                  <a:pt x="711052" y="575787"/>
                                </a:moveTo>
                                <a:lnTo>
                                  <a:pt x="713202" y="578102"/>
                                </a:lnTo>
                              </a:path>
                              <a:path w="3849370" h="1210945">
                                <a:moveTo>
                                  <a:pt x="730069" y="596953"/>
                                </a:moveTo>
                                <a:lnTo>
                                  <a:pt x="747101" y="615969"/>
                                </a:lnTo>
                              </a:path>
                              <a:path w="3849370" h="1210945">
                                <a:moveTo>
                                  <a:pt x="763968" y="634821"/>
                                </a:moveTo>
                                <a:lnTo>
                                  <a:pt x="766117" y="637136"/>
                                </a:lnTo>
                              </a:path>
                              <a:path w="3849370" h="1210945">
                                <a:moveTo>
                                  <a:pt x="780173" y="631679"/>
                                </a:moveTo>
                                <a:lnTo>
                                  <a:pt x="792079" y="609190"/>
                                </a:lnTo>
                              </a:path>
                              <a:path w="3849370" h="1210945">
                                <a:moveTo>
                                  <a:pt x="803985" y="586866"/>
                                </a:moveTo>
                                <a:lnTo>
                                  <a:pt x="805473" y="584055"/>
                                </a:lnTo>
                              </a:path>
                              <a:path w="3849370" h="1210945">
                                <a:moveTo>
                                  <a:pt x="817545" y="561731"/>
                                </a:moveTo>
                                <a:lnTo>
                                  <a:pt x="829451" y="539407"/>
                                </a:lnTo>
                              </a:path>
                              <a:path w="3849370" h="1210945">
                                <a:moveTo>
                                  <a:pt x="841357" y="516918"/>
                                </a:moveTo>
                                <a:lnTo>
                                  <a:pt x="842845" y="514107"/>
                                </a:lnTo>
                              </a:path>
                              <a:path w="3849370" h="1210945">
                                <a:moveTo>
                                  <a:pt x="854916" y="491783"/>
                                </a:moveTo>
                                <a:lnTo>
                                  <a:pt x="866822" y="469460"/>
                                </a:lnTo>
                              </a:path>
                              <a:path w="3849370" h="1210945">
                                <a:moveTo>
                                  <a:pt x="878728" y="446970"/>
                                </a:moveTo>
                                <a:lnTo>
                                  <a:pt x="880216" y="444325"/>
                                </a:lnTo>
                              </a:path>
                              <a:path w="3849370" h="1210945">
                                <a:moveTo>
                                  <a:pt x="892122" y="421836"/>
                                </a:moveTo>
                                <a:lnTo>
                                  <a:pt x="904194" y="399512"/>
                                </a:lnTo>
                              </a:path>
                              <a:path w="3849370" h="1210945">
                                <a:moveTo>
                                  <a:pt x="915934" y="377023"/>
                                </a:moveTo>
                                <a:lnTo>
                                  <a:pt x="917423" y="374377"/>
                                </a:lnTo>
                              </a:path>
                              <a:path w="3849370" h="1210945">
                                <a:moveTo>
                                  <a:pt x="929329" y="351888"/>
                                </a:moveTo>
                                <a:lnTo>
                                  <a:pt x="941400" y="329399"/>
                                </a:lnTo>
                              </a:path>
                              <a:path w="3849370" h="1210945">
                                <a:moveTo>
                                  <a:pt x="953141" y="307075"/>
                                </a:moveTo>
                                <a:lnTo>
                                  <a:pt x="954629" y="304264"/>
                                </a:lnTo>
                              </a:path>
                              <a:path w="3849370" h="1210945">
                                <a:moveTo>
                                  <a:pt x="966700" y="281940"/>
                                </a:moveTo>
                                <a:lnTo>
                                  <a:pt x="978441" y="259451"/>
                                </a:lnTo>
                              </a:path>
                              <a:path w="3849370" h="1210945">
                                <a:moveTo>
                                  <a:pt x="990512" y="237127"/>
                                </a:moveTo>
                                <a:lnTo>
                                  <a:pt x="992001" y="234316"/>
                                </a:lnTo>
                              </a:path>
                              <a:path w="3849370" h="1210945">
                                <a:moveTo>
                                  <a:pt x="1003907" y="211992"/>
                                </a:moveTo>
                                <a:lnTo>
                                  <a:pt x="1015647" y="189503"/>
                                </a:lnTo>
                              </a:path>
                              <a:path w="3849370" h="1210945">
                                <a:moveTo>
                                  <a:pt x="1027719" y="167014"/>
                                </a:moveTo>
                                <a:lnTo>
                                  <a:pt x="1029207" y="164203"/>
                                </a:lnTo>
                              </a:path>
                              <a:path w="3849370" h="1210945">
                                <a:moveTo>
                                  <a:pt x="1049381" y="149321"/>
                                </a:moveTo>
                                <a:lnTo>
                                  <a:pt x="1070712" y="135761"/>
                                </a:lnTo>
                              </a:path>
                              <a:path w="3849370" h="1210945">
                                <a:moveTo>
                                  <a:pt x="1092209" y="122036"/>
                                </a:moveTo>
                                <a:lnTo>
                                  <a:pt x="1094855" y="120382"/>
                                </a:lnTo>
                              </a:path>
                              <a:path w="3849370" h="1210945">
                                <a:moveTo>
                                  <a:pt x="1116187" y="106657"/>
                                </a:moveTo>
                                <a:lnTo>
                                  <a:pt x="1137684" y="92932"/>
                                </a:lnTo>
                              </a:path>
                              <a:path w="3849370" h="1210945">
                                <a:moveTo>
                                  <a:pt x="1159015" y="79373"/>
                                </a:moveTo>
                                <a:lnTo>
                                  <a:pt x="1161826" y="77554"/>
                                </a:lnTo>
                              </a:path>
                              <a:path w="3849370" h="1210945">
                                <a:moveTo>
                                  <a:pt x="1183158" y="63994"/>
                                </a:moveTo>
                                <a:lnTo>
                                  <a:pt x="1204655" y="50269"/>
                                </a:lnTo>
                              </a:path>
                              <a:path w="3849370" h="1210945">
                                <a:moveTo>
                                  <a:pt x="1225986" y="36544"/>
                                </a:moveTo>
                                <a:lnTo>
                                  <a:pt x="1228632" y="34725"/>
                                </a:lnTo>
                              </a:path>
                              <a:path w="3849370" h="1210945">
                                <a:moveTo>
                                  <a:pt x="1249964" y="21166"/>
                                </a:moveTo>
                                <a:lnTo>
                                  <a:pt x="1271461" y="7275"/>
                                </a:lnTo>
                              </a:path>
                              <a:path w="3849370" h="1210945">
                                <a:moveTo>
                                  <a:pt x="1291966" y="0"/>
                                </a:moveTo>
                                <a:lnTo>
                                  <a:pt x="1294281" y="2315"/>
                                </a:lnTo>
                              </a:path>
                              <a:path w="3849370" h="1210945">
                                <a:moveTo>
                                  <a:pt x="1311809" y="20670"/>
                                </a:moveTo>
                                <a:lnTo>
                                  <a:pt x="1329337" y="38859"/>
                                </a:lnTo>
                              </a:path>
                              <a:path w="3849370" h="1210945">
                                <a:moveTo>
                                  <a:pt x="1347031" y="57214"/>
                                </a:moveTo>
                                <a:lnTo>
                                  <a:pt x="1349180" y="59529"/>
                                </a:lnTo>
                              </a:path>
                              <a:path w="3849370" h="1210945">
                                <a:moveTo>
                                  <a:pt x="1366709" y="77885"/>
                                </a:moveTo>
                                <a:lnTo>
                                  <a:pt x="1384402" y="96074"/>
                                </a:lnTo>
                              </a:path>
                              <a:path w="3849370" h="1210945">
                                <a:moveTo>
                                  <a:pt x="1401931" y="114429"/>
                                </a:moveTo>
                                <a:lnTo>
                                  <a:pt x="1404080" y="116744"/>
                                </a:lnTo>
                              </a:path>
                              <a:path w="3849370" h="1210945">
                                <a:moveTo>
                                  <a:pt x="1421774" y="135099"/>
                                </a:moveTo>
                                <a:lnTo>
                                  <a:pt x="1439302" y="153455"/>
                                </a:lnTo>
                              </a:path>
                              <a:path w="3849370" h="1210945">
                                <a:moveTo>
                                  <a:pt x="1456830" y="171644"/>
                                </a:moveTo>
                                <a:lnTo>
                                  <a:pt x="1459146" y="173959"/>
                                </a:lnTo>
                              </a:path>
                              <a:path w="3849370" h="1210945">
                                <a:moveTo>
                                  <a:pt x="1476674" y="192314"/>
                                </a:moveTo>
                                <a:lnTo>
                                  <a:pt x="1494202" y="210669"/>
                                </a:lnTo>
                              </a:path>
                              <a:path w="3849370" h="1210945">
                                <a:moveTo>
                                  <a:pt x="1511896" y="228859"/>
                                </a:moveTo>
                                <a:lnTo>
                                  <a:pt x="1514045" y="231174"/>
                                </a:lnTo>
                              </a:path>
                              <a:path w="3849370" h="1210945">
                                <a:moveTo>
                                  <a:pt x="1531574" y="249529"/>
                                </a:moveTo>
                                <a:lnTo>
                                  <a:pt x="1546125" y="264743"/>
                                </a:lnTo>
                              </a:path>
                              <a:path w="3849370" h="1210945">
                                <a:moveTo>
                                  <a:pt x="1546125" y="264743"/>
                                </a:moveTo>
                                <a:lnTo>
                                  <a:pt x="1550590" y="265073"/>
                                </a:lnTo>
                              </a:path>
                              <a:path w="3849370" h="1210945">
                                <a:moveTo>
                                  <a:pt x="1576056" y="266231"/>
                                </a:moveTo>
                                <a:lnTo>
                                  <a:pt x="1579198" y="266396"/>
                                </a:lnTo>
                              </a:path>
                              <a:path w="3849370" h="1210945">
                                <a:moveTo>
                                  <a:pt x="1604498" y="267719"/>
                                </a:moveTo>
                                <a:lnTo>
                                  <a:pt x="1629964" y="269042"/>
                                </a:lnTo>
                              </a:path>
                              <a:path w="3849370" h="1210945">
                                <a:moveTo>
                                  <a:pt x="1655429" y="270365"/>
                                </a:moveTo>
                                <a:lnTo>
                                  <a:pt x="1658571" y="270530"/>
                                </a:lnTo>
                              </a:path>
                              <a:path w="3849370" h="1210945">
                                <a:moveTo>
                                  <a:pt x="1683871" y="271853"/>
                                </a:moveTo>
                                <a:lnTo>
                                  <a:pt x="1709337" y="273176"/>
                                </a:lnTo>
                              </a:path>
                              <a:path w="3849370" h="1210945">
                                <a:moveTo>
                                  <a:pt x="1734802" y="274499"/>
                                </a:moveTo>
                                <a:lnTo>
                                  <a:pt x="1737944" y="274664"/>
                                </a:lnTo>
                              </a:path>
                              <a:path w="3849370" h="1210945">
                                <a:moveTo>
                                  <a:pt x="1763245" y="275822"/>
                                </a:moveTo>
                                <a:lnTo>
                                  <a:pt x="1788545" y="277145"/>
                                </a:lnTo>
                              </a:path>
                              <a:path w="3849370" h="1210945">
                                <a:moveTo>
                                  <a:pt x="1812026" y="284090"/>
                                </a:moveTo>
                                <a:lnTo>
                                  <a:pt x="1814506" y="285909"/>
                                </a:lnTo>
                              </a:path>
                              <a:path w="3849370" h="1210945">
                                <a:moveTo>
                                  <a:pt x="1835011" y="301122"/>
                                </a:moveTo>
                                <a:lnTo>
                                  <a:pt x="1855351" y="316170"/>
                                </a:lnTo>
                              </a:path>
                              <a:path w="3849370" h="1210945">
                                <a:moveTo>
                                  <a:pt x="1875855" y="331383"/>
                                </a:moveTo>
                                <a:lnTo>
                                  <a:pt x="1878336" y="333202"/>
                                </a:lnTo>
                              </a:path>
                              <a:path w="3849370" h="1210945">
                                <a:moveTo>
                                  <a:pt x="1898841" y="348415"/>
                                </a:moveTo>
                                <a:lnTo>
                                  <a:pt x="1919180" y="363463"/>
                                </a:lnTo>
                              </a:path>
                              <a:path w="3849370" h="1210945">
                                <a:moveTo>
                                  <a:pt x="1939685" y="378511"/>
                                </a:moveTo>
                                <a:lnTo>
                                  <a:pt x="1942165" y="380495"/>
                                </a:lnTo>
                              </a:path>
                              <a:path w="3849370" h="1210945">
                                <a:moveTo>
                                  <a:pt x="1962670" y="395543"/>
                                </a:moveTo>
                                <a:lnTo>
                                  <a:pt x="1983009" y="410591"/>
                                </a:lnTo>
                              </a:path>
                              <a:path w="3849370" h="1210945">
                                <a:moveTo>
                                  <a:pt x="2003514" y="425804"/>
                                </a:moveTo>
                                <a:lnTo>
                                  <a:pt x="2005995" y="427623"/>
                                </a:lnTo>
                              </a:path>
                              <a:path w="3849370" h="1210945">
                                <a:moveTo>
                                  <a:pt x="2026334" y="442836"/>
                                </a:moveTo>
                                <a:lnTo>
                                  <a:pt x="2046839" y="457884"/>
                                </a:lnTo>
                              </a:path>
                              <a:path w="3849370" h="1210945">
                                <a:moveTo>
                                  <a:pt x="2063871" y="475413"/>
                                </a:moveTo>
                                <a:lnTo>
                                  <a:pt x="2065028" y="478389"/>
                                </a:lnTo>
                              </a:path>
                              <a:path w="3849370" h="1210945">
                                <a:moveTo>
                                  <a:pt x="2073627" y="502366"/>
                                </a:moveTo>
                                <a:lnTo>
                                  <a:pt x="2082061" y="526344"/>
                                </a:lnTo>
                              </a:path>
                              <a:path w="3849370" h="1210945">
                                <a:moveTo>
                                  <a:pt x="2090659" y="550321"/>
                                </a:moveTo>
                                <a:lnTo>
                                  <a:pt x="2091652" y="553298"/>
                                </a:lnTo>
                              </a:path>
                              <a:path w="3849370" h="1210945">
                                <a:moveTo>
                                  <a:pt x="2100250" y="577275"/>
                                </a:moveTo>
                                <a:lnTo>
                                  <a:pt x="2108684" y="601087"/>
                                </a:lnTo>
                              </a:path>
                              <a:path w="3849370" h="1210945">
                                <a:moveTo>
                                  <a:pt x="2117283" y="625064"/>
                                </a:moveTo>
                                <a:lnTo>
                                  <a:pt x="2118275" y="628041"/>
                                </a:lnTo>
                              </a:path>
                              <a:path w="3849370" h="1210945">
                                <a:moveTo>
                                  <a:pt x="2126874" y="652018"/>
                                </a:moveTo>
                                <a:lnTo>
                                  <a:pt x="2135307" y="675996"/>
                                </a:lnTo>
                              </a:path>
                              <a:path w="3849370" h="1210945">
                                <a:moveTo>
                                  <a:pt x="2143906" y="699808"/>
                                </a:moveTo>
                                <a:lnTo>
                                  <a:pt x="2144898" y="702949"/>
                                </a:lnTo>
                              </a:path>
                              <a:path w="3849370" h="1210945">
                                <a:moveTo>
                                  <a:pt x="2153331" y="726761"/>
                                </a:moveTo>
                                <a:lnTo>
                                  <a:pt x="2161930" y="750739"/>
                                </a:lnTo>
                              </a:path>
                              <a:path w="3849370" h="1210945">
                                <a:moveTo>
                                  <a:pt x="2170363" y="774716"/>
                                </a:moveTo>
                                <a:lnTo>
                                  <a:pt x="2171521" y="777693"/>
                                </a:lnTo>
                              </a:path>
                              <a:path w="3849370" h="1210945">
                                <a:moveTo>
                                  <a:pt x="2179954" y="801670"/>
                                </a:moveTo>
                                <a:lnTo>
                                  <a:pt x="2188553" y="825647"/>
                                </a:lnTo>
                              </a:path>
                              <a:path w="3849370" h="1210945">
                                <a:moveTo>
                                  <a:pt x="2196987" y="849459"/>
                                </a:moveTo>
                                <a:lnTo>
                                  <a:pt x="2198144" y="852436"/>
                                </a:lnTo>
                              </a:path>
                              <a:path w="3849370" h="1210945">
                                <a:moveTo>
                                  <a:pt x="2206578" y="876413"/>
                                </a:moveTo>
                                <a:lnTo>
                                  <a:pt x="2215176" y="900391"/>
                                </a:lnTo>
                              </a:path>
                              <a:path w="3849370" h="1210945">
                                <a:moveTo>
                                  <a:pt x="2223610" y="924368"/>
                                </a:moveTo>
                                <a:lnTo>
                                  <a:pt x="2224767" y="927344"/>
                                </a:lnTo>
                              </a:path>
                              <a:path w="3849370" h="1210945">
                                <a:moveTo>
                                  <a:pt x="2233201" y="951322"/>
                                </a:moveTo>
                                <a:lnTo>
                                  <a:pt x="2241799" y="975134"/>
                                </a:lnTo>
                              </a:path>
                              <a:path w="3849370" h="1210945">
                                <a:moveTo>
                                  <a:pt x="2250233" y="999111"/>
                                </a:moveTo>
                                <a:lnTo>
                                  <a:pt x="2251225" y="1002088"/>
                                </a:lnTo>
                              </a:path>
                              <a:path w="3849370" h="1210945">
                                <a:moveTo>
                                  <a:pt x="2259824" y="1026065"/>
                                </a:moveTo>
                                <a:lnTo>
                                  <a:pt x="2268257" y="1050042"/>
                                </a:lnTo>
                              </a:path>
                              <a:path w="3849370" h="1210945">
                                <a:moveTo>
                                  <a:pt x="2276856" y="1074020"/>
                                </a:moveTo>
                                <a:lnTo>
                                  <a:pt x="2277848" y="1076996"/>
                                </a:lnTo>
                              </a:path>
                              <a:path w="3849370" h="1210945">
                                <a:moveTo>
                                  <a:pt x="2286447" y="1100973"/>
                                </a:moveTo>
                                <a:lnTo>
                                  <a:pt x="2294880" y="1124785"/>
                                </a:lnTo>
                              </a:path>
                              <a:path w="3849370" h="1210945">
                                <a:moveTo>
                                  <a:pt x="2303479" y="1148763"/>
                                </a:moveTo>
                                <a:lnTo>
                                  <a:pt x="2304471" y="1151739"/>
                                </a:lnTo>
                              </a:path>
                              <a:path w="3849370" h="1210945">
                                <a:moveTo>
                                  <a:pt x="2312905" y="1175717"/>
                                </a:moveTo>
                                <a:lnTo>
                                  <a:pt x="2319188" y="1193080"/>
                                </a:lnTo>
                              </a:path>
                              <a:path w="3849370" h="1210945">
                                <a:moveTo>
                                  <a:pt x="2319188" y="1193080"/>
                                </a:moveTo>
                                <a:lnTo>
                                  <a:pt x="2326134" y="1193576"/>
                                </a:lnTo>
                              </a:path>
                              <a:path w="3849370" h="1210945">
                                <a:moveTo>
                                  <a:pt x="2351434" y="1195395"/>
                                </a:moveTo>
                                <a:lnTo>
                                  <a:pt x="2354576" y="1195560"/>
                                </a:lnTo>
                              </a:path>
                              <a:path w="3849370" h="1210945">
                                <a:moveTo>
                                  <a:pt x="2380041" y="1197379"/>
                                </a:moveTo>
                                <a:lnTo>
                                  <a:pt x="2405342" y="1199198"/>
                                </a:lnTo>
                              </a:path>
                              <a:path w="3849370" h="1210945">
                                <a:moveTo>
                                  <a:pt x="2430642" y="1201017"/>
                                </a:moveTo>
                                <a:lnTo>
                                  <a:pt x="2433784" y="1201182"/>
                                </a:lnTo>
                              </a:path>
                              <a:path w="3849370" h="1210945">
                                <a:moveTo>
                                  <a:pt x="2459084" y="1203001"/>
                                </a:moveTo>
                                <a:lnTo>
                                  <a:pt x="2484384" y="1204820"/>
                                </a:lnTo>
                              </a:path>
                              <a:path w="3849370" h="1210945">
                                <a:moveTo>
                                  <a:pt x="2509684" y="1206639"/>
                                </a:moveTo>
                                <a:lnTo>
                                  <a:pt x="2512992" y="1206805"/>
                                </a:lnTo>
                              </a:path>
                              <a:path w="3849370" h="1210945">
                                <a:moveTo>
                                  <a:pt x="2538292" y="1208624"/>
                                </a:moveTo>
                                <a:lnTo>
                                  <a:pt x="2563592" y="1210443"/>
                                </a:lnTo>
                              </a:path>
                              <a:path w="3849370" h="1210945">
                                <a:moveTo>
                                  <a:pt x="2585254" y="1202836"/>
                                </a:moveTo>
                                <a:lnTo>
                                  <a:pt x="2587404" y="1200521"/>
                                </a:lnTo>
                              </a:path>
                              <a:path w="3849370" h="1210945">
                                <a:moveTo>
                                  <a:pt x="2605098" y="1182166"/>
                                </a:moveTo>
                                <a:lnTo>
                                  <a:pt x="2622626" y="1163976"/>
                                </a:lnTo>
                              </a:path>
                              <a:path w="3849370" h="1210945">
                                <a:moveTo>
                                  <a:pt x="2640154" y="1145621"/>
                                </a:moveTo>
                                <a:lnTo>
                                  <a:pt x="2642469" y="1143306"/>
                                </a:lnTo>
                              </a:path>
                              <a:path w="3849370" h="1210945">
                                <a:moveTo>
                                  <a:pt x="2659998" y="1124951"/>
                                </a:moveTo>
                                <a:lnTo>
                                  <a:pt x="2677526" y="1106596"/>
                                </a:lnTo>
                              </a:path>
                              <a:path w="3849370" h="1210945">
                                <a:moveTo>
                                  <a:pt x="2695220" y="1088406"/>
                                </a:moveTo>
                                <a:lnTo>
                                  <a:pt x="2697369" y="1086091"/>
                                </a:lnTo>
                              </a:path>
                              <a:path w="3849370" h="1210945">
                                <a:moveTo>
                                  <a:pt x="2714897" y="1067736"/>
                                </a:moveTo>
                                <a:lnTo>
                                  <a:pt x="2732591" y="1049381"/>
                                </a:lnTo>
                              </a:path>
                              <a:path w="3849370" h="1210945">
                                <a:moveTo>
                                  <a:pt x="2750119" y="1031191"/>
                                </a:moveTo>
                                <a:lnTo>
                                  <a:pt x="2752269" y="1028876"/>
                                </a:lnTo>
                              </a:path>
                              <a:path w="3849370" h="1210945">
                                <a:moveTo>
                                  <a:pt x="2769963" y="1010521"/>
                                </a:moveTo>
                                <a:lnTo>
                                  <a:pt x="2787491" y="992001"/>
                                </a:lnTo>
                              </a:path>
                              <a:path w="3849370" h="1210945">
                                <a:moveTo>
                                  <a:pt x="2805019" y="973811"/>
                                </a:moveTo>
                                <a:lnTo>
                                  <a:pt x="2807169" y="971496"/>
                                </a:lnTo>
                              </a:path>
                              <a:path w="3849370" h="1210945">
                                <a:moveTo>
                                  <a:pt x="2824697" y="952975"/>
                                </a:moveTo>
                                <a:lnTo>
                                  <a:pt x="2834619" y="942723"/>
                                </a:lnTo>
                              </a:path>
                              <a:path w="3849370" h="1210945">
                                <a:moveTo>
                                  <a:pt x="2834619" y="942723"/>
                                </a:moveTo>
                                <a:lnTo>
                                  <a:pt x="2843714" y="936439"/>
                                </a:lnTo>
                              </a:path>
                              <a:path w="3849370" h="1210945">
                                <a:moveTo>
                                  <a:pt x="2864549" y="921887"/>
                                </a:moveTo>
                                <a:lnTo>
                                  <a:pt x="2867195" y="920068"/>
                                </a:lnTo>
                              </a:path>
                              <a:path w="3849370" h="1210945">
                                <a:moveTo>
                                  <a:pt x="2888031" y="905517"/>
                                </a:moveTo>
                                <a:lnTo>
                                  <a:pt x="2908866" y="891130"/>
                                </a:lnTo>
                              </a:path>
                              <a:path w="3849370" h="1210945">
                                <a:moveTo>
                                  <a:pt x="2929702" y="876579"/>
                                </a:moveTo>
                                <a:lnTo>
                                  <a:pt x="2932347" y="874760"/>
                                </a:lnTo>
                              </a:path>
                              <a:path w="3849370" h="1210945">
                                <a:moveTo>
                                  <a:pt x="2953183" y="860373"/>
                                </a:moveTo>
                                <a:lnTo>
                                  <a:pt x="2974018" y="845821"/>
                                </a:lnTo>
                              </a:path>
                              <a:path w="3849370" h="1210945">
                                <a:moveTo>
                                  <a:pt x="2994854" y="831270"/>
                                </a:moveTo>
                                <a:lnTo>
                                  <a:pt x="2997500" y="829616"/>
                                </a:lnTo>
                              </a:path>
                              <a:path w="3849370" h="1210945">
                                <a:moveTo>
                                  <a:pt x="3018335" y="815064"/>
                                </a:moveTo>
                                <a:lnTo>
                                  <a:pt x="3039336" y="800512"/>
                                </a:lnTo>
                              </a:path>
                              <a:path w="3849370" h="1210945">
                                <a:moveTo>
                                  <a:pt x="3060171" y="786126"/>
                                </a:moveTo>
                                <a:lnTo>
                                  <a:pt x="3062817" y="784307"/>
                                </a:lnTo>
                              </a:path>
                              <a:path w="3849370" h="1210945">
                                <a:moveTo>
                                  <a:pt x="3083653" y="769921"/>
                                </a:moveTo>
                                <a:lnTo>
                                  <a:pt x="3092251" y="763968"/>
                                </a:lnTo>
                              </a:path>
                              <a:path w="3849370" h="1210945">
                                <a:moveTo>
                                  <a:pt x="3092251" y="763968"/>
                                </a:moveTo>
                                <a:lnTo>
                                  <a:pt x="3106307" y="768432"/>
                                </a:lnTo>
                              </a:path>
                              <a:path w="3849370" h="1210945">
                                <a:moveTo>
                                  <a:pt x="3130615" y="776370"/>
                                </a:moveTo>
                                <a:lnTo>
                                  <a:pt x="3133592" y="777362"/>
                                </a:lnTo>
                              </a:path>
                              <a:path w="3849370" h="1210945">
                                <a:moveTo>
                                  <a:pt x="3157734" y="785134"/>
                                </a:moveTo>
                                <a:lnTo>
                                  <a:pt x="3181877" y="792906"/>
                                </a:lnTo>
                              </a:path>
                              <a:path w="3849370" h="1210945">
                                <a:moveTo>
                                  <a:pt x="3206185" y="800678"/>
                                </a:moveTo>
                                <a:lnTo>
                                  <a:pt x="3209162" y="801670"/>
                                </a:lnTo>
                              </a:path>
                              <a:path w="3849370" h="1210945">
                                <a:moveTo>
                                  <a:pt x="3233304" y="809607"/>
                                </a:moveTo>
                                <a:lnTo>
                                  <a:pt x="3257447" y="817379"/>
                                </a:lnTo>
                              </a:path>
                              <a:path w="3849370" h="1210945">
                                <a:moveTo>
                                  <a:pt x="3281590" y="825317"/>
                                </a:moveTo>
                                <a:lnTo>
                                  <a:pt x="3284732" y="826143"/>
                                </a:lnTo>
                              </a:path>
                              <a:path w="3849370" h="1210945">
                                <a:moveTo>
                                  <a:pt x="3308874" y="834081"/>
                                </a:moveTo>
                                <a:lnTo>
                                  <a:pt x="3333017" y="841853"/>
                                </a:lnTo>
                              </a:path>
                              <a:path w="3849370" h="1210945">
                                <a:moveTo>
                                  <a:pt x="3355837" y="842679"/>
                                </a:moveTo>
                                <a:lnTo>
                                  <a:pt x="3358317" y="840695"/>
                                </a:lnTo>
                              </a:path>
                              <a:path w="3849370" h="1210945">
                                <a:moveTo>
                                  <a:pt x="3377995" y="824655"/>
                                </a:moveTo>
                                <a:lnTo>
                                  <a:pt x="3397673" y="808615"/>
                                </a:lnTo>
                              </a:path>
                              <a:path w="3849370" h="1210945">
                                <a:moveTo>
                                  <a:pt x="3417351" y="792575"/>
                                </a:moveTo>
                                <a:lnTo>
                                  <a:pt x="3419832" y="790591"/>
                                </a:lnTo>
                              </a:path>
                              <a:path w="3849370" h="1210945">
                                <a:moveTo>
                                  <a:pt x="3439510" y="774551"/>
                                </a:moveTo>
                                <a:lnTo>
                                  <a:pt x="3459188" y="758511"/>
                                </a:lnTo>
                              </a:path>
                              <a:path w="3849370" h="1210945">
                                <a:moveTo>
                                  <a:pt x="3478866" y="742471"/>
                                </a:moveTo>
                                <a:lnTo>
                                  <a:pt x="3481346" y="740486"/>
                                </a:lnTo>
                              </a:path>
                              <a:path w="3849370" h="1210945">
                                <a:moveTo>
                                  <a:pt x="3501024" y="724446"/>
                                </a:moveTo>
                                <a:lnTo>
                                  <a:pt x="3520702" y="708406"/>
                                </a:lnTo>
                              </a:path>
                              <a:path w="3849370" h="1210945">
                                <a:moveTo>
                                  <a:pt x="3540380" y="692366"/>
                                </a:moveTo>
                                <a:lnTo>
                                  <a:pt x="3542860" y="690217"/>
                                </a:lnTo>
                              </a:path>
                              <a:path w="3849370" h="1210945">
                                <a:moveTo>
                                  <a:pt x="3562538" y="674342"/>
                                </a:moveTo>
                                <a:lnTo>
                                  <a:pt x="3582216" y="658302"/>
                                </a:lnTo>
                              </a:path>
                              <a:path w="3849370" h="1210945">
                                <a:moveTo>
                                  <a:pt x="3602060" y="642427"/>
                                </a:moveTo>
                                <a:lnTo>
                                  <a:pt x="3604375" y="640443"/>
                                </a:lnTo>
                              </a:path>
                              <a:path w="3849370" h="1210945">
                                <a:moveTo>
                                  <a:pt x="3621738" y="653672"/>
                                </a:moveTo>
                                <a:lnTo>
                                  <a:pt x="3638604" y="672523"/>
                                </a:lnTo>
                              </a:path>
                              <a:path w="3849370" h="1210945">
                                <a:moveTo>
                                  <a:pt x="3655471" y="691539"/>
                                </a:moveTo>
                                <a:lnTo>
                                  <a:pt x="3657621" y="693855"/>
                                </a:lnTo>
                              </a:path>
                              <a:path w="3849370" h="1210945">
                                <a:moveTo>
                                  <a:pt x="3674488" y="712871"/>
                                </a:moveTo>
                                <a:lnTo>
                                  <a:pt x="3691355" y="731888"/>
                                </a:lnTo>
                              </a:path>
                              <a:path w="3849370" h="1210945">
                                <a:moveTo>
                                  <a:pt x="3708221" y="750904"/>
                                </a:moveTo>
                                <a:lnTo>
                                  <a:pt x="3710206" y="753219"/>
                                </a:lnTo>
                              </a:path>
                              <a:path w="3849370" h="1210945">
                                <a:moveTo>
                                  <a:pt x="3727073" y="772236"/>
                                </a:moveTo>
                                <a:lnTo>
                                  <a:pt x="3743939" y="791087"/>
                                </a:lnTo>
                              </a:path>
                              <a:path w="3849370" h="1210945">
                                <a:moveTo>
                                  <a:pt x="3760806" y="810103"/>
                                </a:moveTo>
                                <a:lnTo>
                                  <a:pt x="3762956" y="812418"/>
                                </a:lnTo>
                              </a:path>
                              <a:path w="3849370" h="1210945">
                                <a:moveTo>
                                  <a:pt x="3779823" y="831435"/>
                                </a:moveTo>
                                <a:lnTo>
                                  <a:pt x="3796690" y="850451"/>
                                </a:lnTo>
                              </a:path>
                              <a:path w="3849370" h="1210945">
                                <a:moveTo>
                                  <a:pt x="3813556" y="869468"/>
                                </a:moveTo>
                                <a:lnTo>
                                  <a:pt x="3815541" y="871948"/>
                                </a:lnTo>
                              </a:path>
                              <a:path w="3849370" h="1210945">
                                <a:moveTo>
                                  <a:pt x="3832408" y="890800"/>
                                </a:moveTo>
                                <a:lnTo>
                                  <a:pt x="3849274" y="909981"/>
                                </a:lnTo>
                              </a:path>
                            </a:pathLst>
                          </a:custGeom>
                          <a:ln w="9524">
                            <a:solidFill>
                              <a:srgbClr val="0000FF"/>
                            </a:solidFill>
                            <a:prstDash val="solid"/>
                          </a:ln>
                        </wps:spPr>
                        <wps:bodyPr wrap="square" lIns="0" tIns="0" rIns="0" bIns="0" rtlCol="0">
                          <a:prstTxWarp prst="textNoShape">
                            <a:avLst/>
                          </a:prstTxWarp>
                          <a:noAutofit/>
                        </wps:bodyPr>
                      </wps:wsp>
                      <wps:wsp>
                        <wps:cNvPr id="26" name="Graphic 25"/>
                        <wps:cNvSpPr/>
                        <wps:spPr>
                          <a:xfrm>
                            <a:off x="371566" y="408441"/>
                            <a:ext cx="3865879" cy="1840230"/>
                          </a:xfrm>
                          <a:custGeom>
                            <a:avLst/>
                            <a:gdLst/>
                            <a:ahLst/>
                            <a:cxnLst/>
                            <a:rect l="l" t="t" r="r" b="b"/>
                            <a:pathLst>
                              <a:path w="3865879" h="1840230">
                                <a:moveTo>
                                  <a:pt x="0" y="1839972"/>
                                </a:moveTo>
                                <a:lnTo>
                                  <a:pt x="126997" y="1839972"/>
                                </a:lnTo>
                              </a:path>
                              <a:path w="3865879" h="1840230">
                                <a:moveTo>
                                  <a:pt x="158746" y="1839972"/>
                                </a:moveTo>
                                <a:lnTo>
                                  <a:pt x="257632" y="1839972"/>
                                </a:lnTo>
                              </a:path>
                              <a:path w="3865879" h="1840230">
                                <a:moveTo>
                                  <a:pt x="257632" y="1839972"/>
                                </a:moveTo>
                                <a:lnTo>
                                  <a:pt x="285743" y="1839972"/>
                                </a:lnTo>
                              </a:path>
                              <a:path w="3865879" h="1840230">
                                <a:moveTo>
                                  <a:pt x="317493" y="1839972"/>
                                </a:moveTo>
                                <a:lnTo>
                                  <a:pt x="444490" y="1839972"/>
                                </a:lnTo>
                              </a:path>
                              <a:path w="3865879" h="1840230">
                                <a:moveTo>
                                  <a:pt x="476239" y="1839972"/>
                                </a:moveTo>
                                <a:lnTo>
                                  <a:pt x="515430" y="1839972"/>
                                </a:lnTo>
                              </a:path>
                              <a:path w="3865879" h="1840230">
                                <a:moveTo>
                                  <a:pt x="515430" y="1839972"/>
                                </a:moveTo>
                                <a:lnTo>
                                  <a:pt x="603237" y="1839972"/>
                                </a:lnTo>
                              </a:path>
                              <a:path w="3865879" h="1840230">
                                <a:moveTo>
                                  <a:pt x="634986" y="1839972"/>
                                </a:moveTo>
                                <a:lnTo>
                                  <a:pt x="761983" y="1839972"/>
                                </a:lnTo>
                              </a:path>
                              <a:path w="3865879" h="1840230">
                                <a:moveTo>
                                  <a:pt x="793733" y="1839972"/>
                                </a:moveTo>
                                <a:lnTo>
                                  <a:pt x="920730" y="1839972"/>
                                </a:lnTo>
                              </a:path>
                              <a:path w="3865879" h="1840230">
                                <a:moveTo>
                                  <a:pt x="952479" y="1839972"/>
                                </a:moveTo>
                                <a:lnTo>
                                  <a:pt x="1030695" y="1839972"/>
                                </a:lnTo>
                              </a:path>
                              <a:path w="3865879" h="1840230">
                                <a:moveTo>
                                  <a:pt x="1030695" y="1839972"/>
                                </a:moveTo>
                                <a:lnTo>
                                  <a:pt x="1079477" y="1839972"/>
                                </a:lnTo>
                              </a:path>
                              <a:path w="3865879" h="1840230">
                                <a:moveTo>
                                  <a:pt x="1111226" y="1839972"/>
                                </a:moveTo>
                                <a:lnTo>
                                  <a:pt x="1238223" y="1839972"/>
                                </a:lnTo>
                              </a:path>
                              <a:path w="3865879" h="1840230">
                                <a:moveTo>
                                  <a:pt x="1269972" y="1839972"/>
                                </a:moveTo>
                                <a:lnTo>
                                  <a:pt x="1288493" y="1839972"/>
                                </a:lnTo>
                              </a:path>
                              <a:path w="3865879" h="1840230">
                                <a:moveTo>
                                  <a:pt x="1288493" y="1839972"/>
                                </a:moveTo>
                                <a:lnTo>
                                  <a:pt x="1382749" y="1786230"/>
                                </a:lnTo>
                              </a:path>
                              <a:path w="3865879" h="1840230">
                                <a:moveTo>
                                  <a:pt x="1410364" y="1770520"/>
                                </a:moveTo>
                                <a:lnTo>
                                  <a:pt x="1520660" y="1707683"/>
                                </a:lnTo>
                              </a:path>
                              <a:path w="3865879" h="1840230">
                                <a:moveTo>
                                  <a:pt x="1546787" y="1690816"/>
                                </a:moveTo>
                                <a:lnTo>
                                  <a:pt x="1586143" y="1569937"/>
                                </a:lnTo>
                              </a:path>
                              <a:path w="3865879" h="1840230">
                                <a:moveTo>
                                  <a:pt x="1595899" y="1539676"/>
                                </a:moveTo>
                                <a:lnTo>
                                  <a:pt x="1635090" y="1418963"/>
                                </a:lnTo>
                              </a:path>
                              <a:path w="3865879" h="1840230">
                                <a:moveTo>
                                  <a:pt x="1645011" y="1388702"/>
                                </a:moveTo>
                                <a:lnTo>
                                  <a:pt x="1684202" y="1267988"/>
                                </a:lnTo>
                              </a:path>
                              <a:path w="3865879" h="1840230">
                                <a:moveTo>
                                  <a:pt x="1693958" y="1237727"/>
                                </a:moveTo>
                                <a:lnTo>
                                  <a:pt x="1733314" y="1116848"/>
                                </a:lnTo>
                              </a:path>
                              <a:path w="3865879" h="1840230">
                                <a:moveTo>
                                  <a:pt x="1743071" y="1086752"/>
                                </a:moveTo>
                                <a:lnTo>
                                  <a:pt x="1782261" y="965873"/>
                                </a:lnTo>
                              </a:path>
                              <a:path w="3865879" h="1840230">
                                <a:moveTo>
                                  <a:pt x="1792183" y="935612"/>
                                </a:moveTo>
                                <a:lnTo>
                                  <a:pt x="1803758" y="899894"/>
                                </a:lnTo>
                              </a:path>
                              <a:path w="3865879" h="1840230">
                                <a:moveTo>
                                  <a:pt x="1803758" y="899894"/>
                                </a:moveTo>
                                <a:lnTo>
                                  <a:pt x="1866595" y="836396"/>
                                </a:lnTo>
                              </a:path>
                              <a:path w="3865879" h="1840230">
                                <a:moveTo>
                                  <a:pt x="1888919" y="813907"/>
                                </a:moveTo>
                                <a:lnTo>
                                  <a:pt x="1978379" y="723620"/>
                                </a:lnTo>
                              </a:path>
                              <a:path w="3865879" h="1840230">
                                <a:moveTo>
                                  <a:pt x="2000538" y="700965"/>
                                </a:moveTo>
                                <a:lnTo>
                                  <a:pt x="2061556" y="639451"/>
                                </a:lnTo>
                              </a:path>
                              <a:path w="3865879" h="1840230">
                                <a:moveTo>
                                  <a:pt x="2061556" y="639451"/>
                                </a:moveTo>
                                <a:lnTo>
                                  <a:pt x="2101243" y="632009"/>
                                </a:lnTo>
                              </a:path>
                              <a:path w="3865879" h="1840230">
                                <a:moveTo>
                                  <a:pt x="2132330" y="626056"/>
                                </a:moveTo>
                                <a:lnTo>
                                  <a:pt x="2257178" y="602410"/>
                                </a:lnTo>
                              </a:path>
                              <a:path w="3865879" h="1840230">
                                <a:moveTo>
                                  <a:pt x="2288431" y="596622"/>
                                </a:moveTo>
                                <a:lnTo>
                                  <a:pt x="2319188" y="590669"/>
                                </a:lnTo>
                              </a:path>
                              <a:path w="3865879" h="1840230">
                                <a:moveTo>
                                  <a:pt x="2319188" y="590669"/>
                                </a:moveTo>
                                <a:lnTo>
                                  <a:pt x="2395089" y="532462"/>
                                </a:lnTo>
                              </a:path>
                              <a:path w="3865879" h="1840230">
                                <a:moveTo>
                                  <a:pt x="2420389" y="513115"/>
                                </a:moveTo>
                                <a:lnTo>
                                  <a:pt x="2521094" y="435891"/>
                                </a:lnTo>
                              </a:path>
                              <a:path w="3865879" h="1840230">
                                <a:moveTo>
                                  <a:pt x="2546395" y="416709"/>
                                </a:moveTo>
                                <a:lnTo>
                                  <a:pt x="2576986" y="393228"/>
                                </a:lnTo>
                              </a:path>
                              <a:path w="3865879" h="1840230">
                                <a:moveTo>
                                  <a:pt x="2576986" y="393228"/>
                                </a:moveTo>
                                <a:lnTo>
                                  <a:pt x="2639327" y="330556"/>
                                </a:lnTo>
                              </a:path>
                              <a:path w="3865879" h="1840230">
                                <a:moveTo>
                                  <a:pt x="2661651" y="307902"/>
                                </a:moveTo>
                                <a:lnTo>
                                  <a:pt x="2751277" y="217945"/>
                                </a:lnTo>
                              </a:path>
                              <a:path w="3865879" h="1840230">
                                <a:moveTo>
                                  <a:pt x="2773601" y="195456"/>
                                </a:moveTo>
                                <a:lnTo>
                                  <a:pt x="2834619" y="134107"/>
                                </a:lnTo>
                              </a:path>
                              <a:path w="3865879" h="1840230">
                                <a:moveTo>
                                  <a:pt x="2834619" y="134107"/>
                                </a:moveTo>
                                <a:lnTo>
                                  <a:pt x="2875132" y="136257"/>
                                </a:lnTo>
                              </a:path>
                              <a:path w="3865879" h="1840230">
                                <a:moveTo>
                                  <a:pt x="2906716" y="137911"/>
                                </a:moveTo>
                                <a:lnTo>
                                  <a:pt x="3033548" y="144525"/>
                                </a:lnTo>
                              </a:path>
                              <a:path w="3865879" h="1840230">
                                <a:moveTo>
                                  <a:pt x="3065298" y="146179"/>
                                </a:moveTo>
                                <a:lnTo>
                                  <a:pt x="3092251" y="147502"/>
                                </a:lnTo>
                              </a:path>
                              <a:path w="3865879" h="1840230">
                                <a:moveTo>
                                  <a:pt x="3092251" y="147502"/>
                                </a:moveTo>
                                <a:lnTo>
                                  <a:pt x="3179066" y="97893"/>
                                </a:lnTo>
                              </a:path>
                              <a:path w="3865879" h="1840230">
                                <a:moveTo>
                                  <a:pt x="3206516" y="82019"/>
                                </a:moveTo>
                                <a:lnTo>
                                  <a:pt x="3316812" y="19016"/>
                                </a:lnTo>
                              </a:path>
                              <a:path w="3865879" h="1840230">
                                <a:moveTo>
                                  <a:pt x="3344427" y="3307"/>
                                </a:moveTo>
                                <a:lnTo>
                                  <a:pt x="3350049" y="0"/>
                                </a:lnTo>
                              </a:path>
                              <a:path w="3865879" h="1840230">
                                <a:moveTo>
                                  <a:pt x="3350049" y="0"/>
                                </a:moveTo>
                                <a:lnTo>
                                  <a:pt x="3469605" y="15047"/>
                                </a:lnTo>
                              </a:path>
                              <a:path w="3865879" h="1840230">
                                <a:moveTo>
                                  <a:pt x="3501024" y="19181"/>
                                </a:moveTo>
                                <a:lnTo>
                                  <a:pt x="3607682" y="32576"/>
                                </a:lnTo>
                              </a:path>
                              <a:path w="3865879" h="1840230">
                                <a:moveTo>
                                  <a:pt x="3607682" y="32576"/>
                                </a:moveTo>
                                <a:lnTo>
                                  <a:pt x="3627029" y="35387"/>
                                </a:lnTo>
                              </a:path>
                              <a:path w="3865879" h="1840230">
                                <a:moveTo>
                                  <a:pt x="3658448" y="40017"/>
                                </a:moveTo>
                                <a:lnTo>
                                  <a:pt x="3784122" y="58372"/>
                                </a:lnTo>
                              </a:path>
                              <a:path w="3865879" h="1840230">
                                <a:moveTo>
                                  <a:pt x="3815541" y="62837"/>
                                </a:moveTo>
                                <a:lnTo>
                                  <a:pt x="3865314" y="70278"/>
                                </a:lnTo>
                              </a:path>
                            </a:pathLst>
                          </a:custGeom>
                          <a:ln w="9524">
                            <a:solidFill>
                              <a:srgbClr val="FF7F00"/>
                            </a:solidFill>
                            <a:prstDash val="solid"/>
                          </a:ln>
                        </wps:spPr>
                        <wps:bodyPr wrap="square" lIns="0" tIns="0" rIns="0" bIns="0" rtlCol="0">
                          <a:prstTxWarp prst="textNoShape">
                            <a:avLst/>
                          </a:prstTxWarp>
                          <a:noAutofit/>
                        </wps:bodyPr>
                      </wps:wsp>
                      <wps:wsp>
                        <wps:cNvPr id="27" name="Graphic 26"/>
                        <wps:cNvSpPr/>
                        <wps:spPr>
                          <a:xfrm>
                            <a:off x="0" y="0"/>
                            <a:ext cx="4351020" cy="2362835"/>
                          </a:xfrm>
                          <a:custGeom>
                            <a:avLst/>
                            <a:gdLst/>
                            <a:ahLst/>
                            <a:cxnLst/>
                            <a:rect l="l" t="t" r="r" b="b"/>
                            <a:pathLst>
                              <a:path w="4351020" h="2362835">
                                <a:moveTo>
                                  <a:pt x="4306828" y="2318196"/>
                                </a:moveTo>
                                <a:lnTo>
                                  <a:pt x="4306828" y="0"/>
                                </a:lnTo>
                              </a:path>
                              <a:path w="4351020" h="2362835">
                                <a:moveTo>
                                  <a:pt x="4306828" y="2248414"/>
                                </a:moveTo>
                                <a:lnTo>
                                  <a:pt x="4350980" y="2248414"/>
                                </a:lnTo>
                              </a:path>
                              <a:path w="4351020" h="2362835">
                                <a:moveTo>
                                  <a:pt x="4306828" y="1703715"/>
                                </a:moveTo>
                                <a:lnTo>
                                  <a:pt x="4350980" y="1703715"/>
                                </a:lnTo>
                              </a:path>
                              <a:path w="4351020" h="2362835">
                                <a:moveTo>
                                  <a:pt x="4306828" y="1159181"/>
                                </a:moveTo>
                                <a:lnTo>
                                  <a:pt x="4350980" y="1159181"/>
                                </a:lnTo>
                              </a:path>
                              <a:path w="4351020" h="2362835">
                                <a:moveTo>
                                  <a:pt x="4306828" y="614481"/>
                                </a:moveTo>
                                <a:lnTo>
                                  <a:pt x="4350980" y="614481"/>
                                </a:lnTo>
                              </a:path>
                              <a:path w="4351020" h="2362835">
                                <a:moveTo>
                                  <a:pt x="4306828" y="69782"/>
                                </a:moveTo>
                                <a:lnTo>
                                  <a:pt x="4350980" y="69782"/>
                                </a:lnTo>
                              </a:path>
                              <a:path w="4351020" h="2362835">
                                <a:moveTo>
                                  <a:pt x="44151" y="2318196"/>
                                </a:moveTo>
                                <a:lnTo>
                                  <a:pt x="44151" y="0"/>
                                </a:lnTo>
                              </a:path>
                              <a:path w="4351020" h="2362835">
                                <a:moveTo>
                                  <a:pt x="44151" y="2248414"/>
                                </a:moveTo>
                                <a:lnTo>
                                  <a:pt x="0" y="2248414"/>
                                </a:lnTo>
                              </a:path>
                              <a:path w="4351020" h="2362835">
                                <a:moveTo>
                                  <a:pt x="44151" y="1200686"/>
                                </a:moveTo>
                                <a:lnTo>
                                  <a:pt x="0" y="1200686"/>
                                </a:lnTo>
                              </a:path>
                              <a:path w="4351020" h="2362835">
                                <a:moveTo>
                                  <a:pt x="44151" y="153124"/>
                                </a:moveTo>
                                <a:lnTo>
                                  <a:pt x="0" y="153124"/>
                                </a:lnTo>
                              </a:path>
                              <a:path w="4351020" h="2362835">
                                <a:moveTo>
                                  <a:pt x="44151" y="2318196"/>
                                </a:moveTo>
                                <a:lnTo>
                                  <a:pt x="4306828" y="2318196"/>
                                </a:lnTo>
                              </a:path>
                              <a:path w="4351020" h="2362835">
                                <a:moveTo>
                                  <a:pt x="113933" y="2318196"/>
                                </a:moveTo>
                                <a:lnTo>
                                  <a:pt x="113933" y="2362348"/>
                                </a:lnTo>
                              </a:path>
                              <a:path w="4351020" h="2362835">
                                <a:moveTo>
                                  <a:pt x="1402427" y="2318196"/>
                                </a:moveTo>
                                <a:lnTo>
                                  <a:pt x="1402427" y="2362348"/>
                                </a:lnTo>
                              </a:path>
                              <a:path w="4351020" h="2362835">
                                <a:moveTo>
                                  <a:pt x="2690920" y="2318196"/>
                                </a:moveTo>
                                <a:lnTo>
                                  <a:pt x="2690920" y="2362348"/>
                                </a:lnTo>
                              </a:path>
                              <a:path w="4351020" h="2362835">
                                <a:moveTo>
                                  <a:pt x="3979248" y="2318196"/>
                                </a:moveTo>
                                <a:lnTo>
                                  <a:pt x="3979248" y="2362348"/>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C2CD87" id="Group 17" o:spid="_x0000_s1026" style="position:absolute;margin-left:134.75pt;margin-top:-.5pt;width:342.6pt;height:186.05pt;z-index:-19517952;mso-wrap-distance-left:0;mso-wrap-distance-right:0;mso-position-horizontal-relative:page" coordsize="43510,2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">
                <v:shape id="Graphic 18" o:spid="_x0000_s1027" style="position:absolute;left:441;top:22484;width:42545;height:12;visibility:visible;mso-wrap-style:square;v-text-anchor:top" coordsize="4254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" path="m,l4254409,e" filled="f" strokecolor="#f0f0f0" strokeweight=".26456mm">
                  <v:stroke dashstyle="3 1"/>
                  <v:path arrowok="t"/>
                </v:shape>
                <v:shape id="Graphic 19" o:spid="_x0000_s1028" style="position:absolute;left:441;top:1531;width:42545;height:10477;visibility:visible;mso-wrap-style:square;v-text-anchor:top" coordsize="425450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" path="m,1047562r4254409,em,l4254409,e" filled="f" strokecolor="#f0f0f0" strokeweight=".26456mm">
                  <v:stroke dashstyle="3 1"/>
                  <v:path arrowok="t"/>
                </v:shape>
                <v:shape id="Graphic 20" o:spid="_x0000_s1029" style="position:absolute;left:1139;width:38659;height:23183;visibility:visible;mso-wrap-style:square;v-text-anchor:top" coordsize="3865879,231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" path="m,l,2318196em1288493,r,2318196em2576986,r,2318196em3865314,r,2318196e" filled="f" strokecolor="#f0f0f0" strokeweight=".26456mm">
                  <v:stroke dashstyle="3 1"/>
                  <v:path arrowok="t"/>
                </v:shape>
                <v:shape id="Graphic 21" o:spid="_x0000_s1030" style="position:absolute;left:19178;width:13;height:23183;visibility:visible;mso-wrap-style:square;v-text-anchor:top" coordsize="1270,231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" path="m,l,2318196e" filled="f" strokecolor="#9f9f9f" strokeweight=".26456mm">
                  <v:stroke dashstyle="3 1"/>
                  <v:path arrowok="t"/>
                </v:shape>
                <v:shape id="Graphic 22" o:spid="_x0000_s1031" style="position:absolute;left:3715;top:3573;width:38659;height:14148;visibility:visible;mso-wrap-style:square;v-text-anchor:top" coordsize="3865879,14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" path="m,304099r257632,l515430,297980,773062,570661,1030695,222079,1288493,r257632,339651l1803758,416709r257798,209347l2319188,1414498r257798,-24639l2834619,1158354,3092251,974472r257798,91776l3607682,858389r257632,297980e" filled="f" strokeweight=".26456mm">
                  <v:path arrowok="t"/>
                </v:shape>
                <v:shape id="Graphic 23" o:spid="_x0000_s1032" style="position:absolute;left:3715;top:6111;width:38659;height:16193;visibility:visible;mso-wrap-style:square;v-text-anchor:top" coordsize="3865879,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" path="m,371731r63498,1488em95247,374046r63499,1488em190495,376361r63499,1654em281775,363794r54734,-32246em363959,315343r54569,-32245em445978,267058r54735,-32080em525848,236466r45143,44647em593480,303437r45144,44648em661113,370408r45144,44648em728911,437214r44151,43821em773062,481035r993,-827em798032,459373r47955,-41671em869799,396866r47954,-41671em941731,334360r47954,-41671em1013663,271853r17032,-14882em1030695,256971r28938,-28773em1082122,205709r44979,-44813em1149590,138572r44978,-44978em1216892,71270r44978,-44813em1284524,3968l1288493,em1288493,r31253,48616em1336944,75239r34229,53577em1388206,155439r34395,53577em1439633,235639r34395,53412em1491060,315839r34230,53412em1542488,396039r3637,5623em1546125,401662r49278,28276em1622853,445648r55065,31584em1705368,493106r55065,31584em1788049,540399r15709,9095em1803758,549494r35387,28277em1863949,597449r49609,39687em1938362,656979r49608,39521em2012774,716509r48782,39025em2061556,755534r331,827em2070981,786787r18190,60853em2098266,878067r18024,60853em2125385,969346r18190,60853em2152670,1060625r18190,60853em2179789,1151905r18190,60853em2207074,1243184r18189,60853em2234358,1334463r18190,60688em2261477,1425743r18190,60852em2288762,1517022r18190,60853em2316047,1608301r3141,10418em2319188,1618719r50932,-13229em2400711,1597387r61515,-16040em2492818,1573245r61514,-16040em2583601,1546291r50931,-37868em2659998,1489407r50931,-37868em2736394,1432522r50932,-38033em2812791,1375638r21828,-16371em2834619,1359267r29103,-21496em2889353,1319085r51262,-37537em2966246,1262697r51097,-37537em3042974,1206308r49277,-36048em3092251,1170260r2315,827em3124828,1180678r60522,19181em3215776,1209450r60522,19182em3306559,1238223r43490,13725em3350049,1251948r13891,-11410em3388413,1220364r48947,-40513em3461833,1159677r48947,-40514em3535254,1098989r48947,-40348em3608343,1040121r40348,49112em3668700,1113872r40183,49112em3729057,1187623r40183,49112em3789414,1261374r40182,49112em3849770,1335125r15544,19182e" filled="f" strokecolor="red" strokeweight=".26456mm">
                  <v:path arrowok="t"/>
                </v:shape>
                <v:shape id="Graphic 24" o:spid="_x0000_s1033" style="position:absolute;left:3715;top:735;width:38494;height:12110;visibility:visible;mso-wrap-style:square;v-text-anchor:top" coordsize="3849370,121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" path="m,234647r25300,-1488em50600,231505r3142,-165em79042,229851r25466,-1653em129808,226710r3142,-166em158250,225056r25300,-1654em208851,221914r3141,-165em237458,220260r20174,-1322em257632,218938r4465,2315em284586,233324r2646,1488em309721,246884r22324,12071em354368,270861r2811,1488em379669,284421r22323,12071em424316,308563r2811,1488em449451,322123r22489,11906em494264,346100r2811,1488em518406,360817r17033,19017em552305,398685r2150,2315em571322,419851r17032,19017em605221,457719r2150,2315em624238,478885r17032,19017em658137,516753r2149,2315em677153,537919r17032,18851em711052,575787r2150,2315em730069,596953r17032,19016em763968,634821r2149,2315em780173,631679r11906,-22489em803985,586866r1488,-2811em817545,561731r11906,-22324em841357,516918r1488,-2811em854916,491783r11906,-22323em878728,446970r1488,-2645em892122,421836r12072,-22324em915934,377023r1489,-2646em929329,351888r12071,-22489em953141,307075r1488,-2811em966700,281940r11741,-22489em990512,237127r1489,-2811em1003907,211992r11740,-22489em1027719,167014r1488,-2811em1049381,149321r21331,-13560em1092209,122036r2646,-1654em1116187,106657r21497,-13725em1159015,79373r2811,-1819em1183158,63994r21497,-13725em1225986,36544r2646,-1819em1249964,21166l1271461,7275em1291966,r2315,2315em1311809,20670r17528,18189em1347031,57214r2149,2315em1366709,77885r17693,18189em1401931,114429r2149,2315em1421774,135099r17528,18356em1456830,171644r2316,2315em1476674,192314r17528,18355em1511896,228859r2149,2315em1531574,249529r14551,15214em1546125,264743r4465,330em1576056,266231r3142,165em1604498,267719r25466,1323em1655429,270365r3142,165em1683871,271853r25466,1323em1734802,274499r3142,165em1763245,275822r25300,1323em1812026,284090r2480,1819em1835011,301122r20340,15048em1875855,331383r2481,1819em1898841,348415r20339,15048em1939685,378511r2480,1984em1962670,395543r20339,15048em2003514,425804r2481,1819em2026334,442836r20505,15048em2063871,475413r1157,2976em2073627,502366r8434,23978em2090659,550321r993,2977em2100250,577275r8434,23812em2117283,625064r992,2977em2126874,652018r8433,23978em2143906,699808r992,3141em2153331,726761r8599,23978em2170363,774716r1158,2977em2179954,801670r8599,23977em2196987,849459r1157,2977em2206578,876413r8598,23978em2223610,924368r1157,2976em2233201,951322r8598,23812em2250233,999111r992,2977em2259824,1026065r8433,23977em2276856,1074020r992,2976em2286447,1100973r8433,23812em2303479,1148763r992,2976em2312905,1175717r6283,17363em2319188,1193080r6946,496em2351434,1195395r3142,165em2380041,1197379r25301,1819em2430642,1201017r3142,165em2459084,1203001r25300,1819em2509684,1206639r3308,166em2538292,1208624r25300,1819em2585254,1202836r2150,-2315em2605098,1182166r17528,-18190em2640154,1145621r2315,-2315em2659998,1124951r17528,-18355em2695220,1088406r2149,-2315em2714897,1067736r17694,-18355em2750119,1031191r2150,-2315em2769963,1010521r17528,-18520em2805019,973811r2150,-2315em2824697,952975r9922,-10252em2834619,942723r9095,-6284em2864549,921887r2646,-1819em2888031,905517r20835,-14387em2929702,876579r2645,-1819em2953183,860373r20835,-14552em2994854,831270r2646,-1654em3018335,815064r21001,-14552em3060171,786126r2646,-1819em3083653,769921r8598,-5953em3092251,763968r14056,4464em3130615,776370r2977,992em3157734,785134r24143,7772em3206185,800678r2977,992em3233304,809607r24143,7772em3281590,825317r3142,826em3308874,834081r24143,7772em3355837,842679r2480,-1984em3377995,824655r19678,-16040em3417351,792575r2481,-1984em3439510,774551r19678,-16040em3478866,742471r2480,-1985em3501024,724446r19678,-16040em3540380,692366r2480,-2149em3562538,674342r19678,-16040em3602060,642427r2315,-1984em3621738,653672r16866,18851em3655471,691539r2150,2316em3674488,712871r16867,19017em3708221,750904r1985,2315em3727073,772236r16866,18851em3760806,810103r2150,2315em3779823,831435r16867,19016em3813556,869468r1985,2480em3832408,890800r16866,19181e" filled="f" strokecolor="blue" strokeweight=".26456mm">
                  <v:path arrowok="t"/>
                </v:shape>
                <v:shape id="Graphic 25" o:spid="_x0000_s1034" style="position:absolute;left:3715;top:4084;width:38659;height:18402;visibility:visible;mso-wrap-style:square;v-text-anchor:top" coordsize="3865879,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" path="m,1839972r126997,em158746,1839972r98886,em257632,1839972r28111,em317493,1839972r126997,em476239,1839972r39191,em515430,1839972r87807,em634986,1839972r126997,em793733,1839972r126997,em952479,1839972r78216,em1030695,1839972r48782,em1111226,1839972r126997,em1269972,1839972r18521,em1288493,1839972r94256,-53742em1410364,1770520r110296,-62837em1546787,1690816r39356,-120879em1595899,1539676r39191,-120713em1645011,1388702r39191,-120714em1693958,1237727r39356,-120879em1743071,1086752r39190,-120879em1792183,935612r11575,-35718em1803758,899894r62837,-63498em1888919,813907r89460,-90287em2000538,700965r61018,-61514em2061556,639451r39687,-7442em2132330,626056r124848,-23646em2288431,596622r30757,-5953em2319188,590669r75901,-58207em2420389,513115r100705,-77224em2546395,416709r30591,-23481em2576986,393228r62341,-62672em2661651,307902r89626,-89957em2773601,195456r61018,-61349em2834619,134107r40513,2150em2906716,137911r126832,6614em3065298,146179r26953,1323em3092251,147502r86815,-49609em3206516,82019l3316812,19016em3344427,3307l3350049,em3350049,r119556,15047em3501024,19181r106658,13395em3607682,32576r19347,2811em3658448,40017r125674,18355em3815541,62837r49773,7441e" filled="f" strokecolor="#ff7f00" strokeweight=".26456mm">
                  <v:path arrowok="t"/>
                </v:shape>
                <v:shape id="Graphic 26" o:spid="_x0000_s1035" style="position:absolute;width:43510;height:23628;visibility:visible;mso-wrap-style:square;v-text-anchor:top" coordsize="4351020,236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" path="m4306828,2318196l4306828,em4306828,2248414r44152,em4306828,1703715r44152,em4306828,1159181r44152,em4306828,614481r44152,em4306828,69782r44152,em44151,2318196l44151,em44151,2248414r-44151,em44151,1200686r-44151,em44151,153124l,153124em44151,2318196r4262677,em113933,2318196r,44152em1402427,2318196r,44152em2690920,2318196r,44152em3979248,2318196r,44152e" filled="f" strokeweight=".17636mm">
                  <v:path arrowok="t"/>
                </v:shape>
                <w10:wrap anchorx="page"/>
              </v:group>
            </w:pict>
          </mc:Fallback>
        </mc:AlternateContent>
      </w:r>
      <w:bookmarkStart w:id="2322" w:name="_bookmark69"/>
      <w:bookmarkEnd w:id="2322"/>
      <w:r>
        <w:rPr>
          <w:rFonts w:ascii="Arial MT"/>
          <w:spacing w:val="-5"/>
          <w:sz w:val="17"/>
        </w:rPr>
        <w:t>80</w:t>
      </w:r>
    </w:p>
    <w:p w14:paraId="7B1DACE3" w14:textId="77777777" w:rsidR="006F1B3D" w:rsidRDefault="00191F14" w:rsidP="008C7539">
      <w:pPr>
        <w:suppressAutoHyphens/>
        <w:spacing w:line="163" w:lineRule="exact"/>
        <w:ind w:left="1027"/>
        <w:rPr>
          <w:rFonts w:ascii="Arial MT"/>
          <w:sz w:val="17"/>
        </w:rPr>
      </w:pPr>
      <w:r>
        <w:rPr>
          <w:rFonts w:ascii="Arial MT"/>
          <w:spacing w:val="-5"/>
          <w:sz w:val="17"/>
        </w:rPr>
        <w:t>45</w:t>
      </w:r>
    </w:p>
    <w:p w14:paraId="3C7E6791" w14:textId="77777777" w:rsidR="006F1B3D" w:rsidRDefault="00EC25F2" w:rsidP="008C7539">
      <w:pPr>
        <w:pStyle w:val="BodyText"/>
        <w:suppressAutoHyphens/>
        <w:rPr>
          <w:rFonts w:ascii="Arial MT"/>
          <w:sz w:val="17"/>
        </w:rPr>
      </w:pPr>
      <w:r>
        <w:rPr>
          <w:rFonts w:ascii="Arial MT"/>
          <w:noProof/>
          <w:sz w:val="17"/>
        </w:rPr>
        <mc:AlternateContent>
          <mc:Choice Requires="wps">
            <w:drawing>
              <wp:anchor distT="0" distB="0" distL="0" distR="0" simplePos="0" relativeHeight="15737856" behindDoc="0" locked="0" layoutInCell="1" allowOverlap="1" wp14:anchorId="6D5662CD" wp14:editId="26194856">
                <wp:simplePos x="0" y="0"/>
                <wp:positionH relativeFrom="page">
                  <wp:posOffset>6254750</wp:posOffset>
                </wp:positionH>
                <wp:positionV relativeFrom="paragraph">
                  <wp:posOffset>32385</wp:posOffset>
                </wp:positionV>
                <wp:extent cx="149225" cy="14693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469390"/>
                        </a:xfrm>
                        <a:prstGeom prst="rect">
                          <a:avLst/>
                        </a:prstGeom>
                      </wps:spPr>
                      <wps:txbx>
                        <w:txbxContent>
                          <w:p w14:paraId="6FA43A34" w14:textId="77777777" w:rsidR="00B74441" w:rsidRDefault="00B74441">
                            <w:pPr>
                              <w:spacing w:before="17"/>
                              <w:ind w:left="20"/>
                              <w:rPr>
                                <w:rFonts w:ascii="Arial MT"/>
                                <w:sz w:val="17"/>
                              </w:rPr>
                            </w:pPr>
                            <w:r w:rsidRPr="000724F4">
                              <w:rPr>
                                <w:rFonts w:ascii="Arial MT"/>
                                <w:sz w:val="17"/>
                              </w:rPr>
                              <w:t>Progresa</w:t>
                            </w:r>
                            <w:r>
                              <w:rPr>
                                <w:rFonts w:ascii="Arial MT"/>
                                <w:spacing w:val="9"/>
                                <w:sz w:val="17"/>
                              </w:rPr>
                              <w:t xml:space="preserve"> </w:t>
                            </w:r>
                            <w:r>
                              <w:rPr>
                                <w:rFonts w:ascii="Arial MT"/>
                                <w:sz w:val="17"/>
                              </w:rPr>
                              <w:t>intensity</w:t>
                            </w:r>
                            <w:r>
                              <w:rPr>
                                <w:rFonts w:ascii="Arial MT"/>
                                <w:spacing w:val="10"/>
                                <w:sz w:val="17"/>
                              </w:rPr>
                              <w:t xml:space="preserve"> </w:t>
                            </w:r>
                            <w:r>
                              <w:rPr>
                                <w:rFonts w:ascii="Arial MT"/>
                                <w:spacing w:val="-5"/>
                                <w:sz w:val="17"/>
                              </w:rPr>
                              <w:t>(</w:t>
                            </w:r>
                            <w:ins w:id="2323" w:author="Editor" w:date="2026-09-13T17:10:00Z">
                              <w:r>
                                <w:rPr>
                                  <w:rFonts w:ascii="Arial MT"/>
                                  <w:spacing w:val="-5"/>
                                  <w:sz w:val="17"/>
                                </w:rPr>
                                <w:t>percent</w:t>
                              </w:r>
                            </w:ins>
                            <w:del w:id="2324" w:author="Editor" w:date="2026-09-13T17:10:00Z">
                              <w:r w:rsidDel="00EC25F2">
                                <w:rPr>
                                  <w:rFonts w:ascii="Arial MT"/>
                                  <w:spacing w:val="-5"/>
                                  <w:sz w:val="17"/>
                                </w:rPr>
                                <w:delText>%</w:delText>
                              </w:r>
                            </w:del>
                            <w:r>
                              <w:rPr>
                                <w:rFonts w:ascii="Arial MT"/>
                                <w:spacing w:val="-5"/>
                                <w:sz w:val="17"/>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6D5662CD" id="Textbox 28" o:spid="_x0000_s1027" type="#_x0000_t202" style="position:absolute;margin-left:492.5pt;margin-top:2.55pt;width:11.75pt;height:115.7pt;z-index:157378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" filled="f" stroked="f">
                <v:textbox style="layout-flow:vertical;mso-layout-flow-alt:bottom-to-top" inset="0,0,0,0">
                  <w:txbxContent>
                    <w:p w14:paraId="6FA43A34" w14:textId="77777777" w:rsidR="00B74441" w:rsidRDefault="00B74441">
                      <w:pPr>
                        <w:spacing w:before="17"/>
                        <w:ind w:left="20"/>
                        <w:rPr>
                          <w:rFonts w:ascii="Arial MT"/>
                          <w:sz w:val="17"/>
                        </w:rPr>
                      </w:pPr>
                      <w:r w:rsidRPr="000724F4">
                        <w:rPr>
                          <w:rFonts w:ascii="Arial MT"/>
                          <w:sz w:val="17"/>
                        </w:rPr>
                        <w:t>Progresa</w:t>
                      </w:r>
                      <w:r>
                        <w:rPr>
                          <w:rFonts w:ascii="Arial MT"/>
                          <w:spacing w:val="9"/>
                          <w:sz w:val="17"/>
                        </w:rPr>
                        <w:t xml:space="preserve"> </w:t>
                      </w:r>
                      <w:r>
                        <w:rPr>
                          <w:rFonts w:ascii="Arial MT"/>
                          <w:sz w:val="17"/>
                        </w:rPr>
                        <w:t>intensity</w:t>
                      </w:r>
                      <w:r>
                        <w:rPr>
                          <w:rFonts w:ascii="Arial MT"/>
                          <w:spacing w:val="10"/>
                          <w:sz w:val="17"/>
                        </w:rPr>
                        <w:t xml:space="preserve"> </w:t>
                      </w:r>
                      <w:r>
                        <w:rPr>
                          <w:rFonts w:ascii="Arial MT"/>
                          <w:spacing w:val="-5"/>
                          <w:sz w:val="17"/>
                        </w:rPr>
                        <w:t>(</w:t>
                      </w:r>
                      <w:ins w:id="2325" w:author="Editor" w:date="2026-09-13T17:10:00Z">
                        <w:r>
                          <w:rPr>
                            <w:rFonts w:ascii="Arial MT"/>
                            <w:spacing w:val="-5"/>
                            <w:sz w:val="17"/>
                          </w:rPr>
                          <w:t>percent</w:t>
                        </w:r>
                      </w:ins>
                      <w:del w:id="2326" w:author="Editor" w:date="2026-09-13T17:10:00Z">
                        <w:r w:rsidDel="00EC25F2">
                          <w:rPr>
                            <w:rFonts w:ascii="Arial MT"/>
                            <w:spacing w:val="-5"/>
                            <w:sz w:val="17"/>
                          </w:rPr>
                          <w:delText>%</w:delText>
                        </w:r>
                      </w:del>
                      <w:r>
                        <w:rPr>
                          <w:rFonts w:ascii="Arial MT"/>
                          <w:spacing w:val="-5"/>
                          <w:sz w:val="17"/>
                        </w:rPr>
                        <w:t>)</w:t>
                      </w:r>
                    </w:p>
                  </w:txbxContent>
                </v:textbox>
                <w10:wrap anchorx="page"/>
              </v:shape>
            </w:pict>
          </mc:Fallback>
        </mc:AlternateContent>
      </w:r>
    </w:p>
    <w:p w14:paraId="5857FD1E" w14:textId="77777777" w:rsidR="006F1B3D" w:rsidRDefault="006F1B3D" w:rsidP="008C7539">
      <w:pPr>
        <w:pStyle w:val="BodyText"/>
        <w:suppressAutoHyphens/>
        <w:spacing w:before="139"/>
        <w:rPr>
          <w:rFonts w:ascii="Arial MT"/>
          <w:sz w:val="17"/>
        </w:rPr>
      </w:pPr>
    </w:p>
    <w:p w14:paraId="429640C3" w14:textId="77777777" w:rsidR="006F1B3D" w:rsidRDefault="00191F14" w:rsidP="008C7539">
      <w:pPr>
        <w:suppressAutoHyphens/>
        <w:spacing w:before="1"/>
        <w:ind w:right="1742"/>
        <w:jc w:val="right"/>
        <w:rPr>
          <w:rFonts w:ascii="Arial MT"/>
          <w:sz w:val="17"/>
        </w:rPr>
      </w:pPr>
      <w:r>
        <w:rPr>
          <w:rFonts w:ascii="Arial MT"/>
          <w:spacing w:val="-5"/>
          <w:sz w:val="17"/>
        </w:rPr>
        <w:t>60</w:t>
      </w:r>
    </w:p>
    <w:p w14:paraId="193F6304" w14:textId="77777777" w:rsidR="006F1B3D" w:rsidRDefault="006F1B3D" w:rsidP="008C7539">
      <w:pPr>
        <w:pStyle w:val="BodyText"/>
        <w:suppressAutoHyphens/>
        <w:rPr>
          <w:rFonts w:ascii="Arial MT"/>
          <w:sz w:val="17"/>
        </w:rPr>
      </w:pPr>
    </w:p>
    <w:p w14:paraId="2FC652B1" w14:textId="77777777" w:rsidR="006F1B3D" w:rsidRDefault="006F1B3D" w:rsidP="008C7539">
      <w:pPr>
        <w:pStyle w:val="BodyText"/>
        <w:suppressAutoHyphens/>
        <w:rPr>
          <w:rFonts w:ascii="Arial MT"/>
          <w:sz w:val="17"/>
        </w:rPr>
      </w:pPr>
    </w:p>
    <w:p w14:paraId="665F19A7" w14:textId="77777777" w:rsidR="006F1B3D" w:rsidRDefault="006F1B3D" w:rsidP="008C7539">
      <w:pPr>
        <w:pStyle w:val="BodyText"/>
        <w:suppressAutoHyphens/>
        <w:spacing w:before="75"/>
        <w:rPr>
          <w:rFonts w:ascii="Arial MT"/>
          <w:sz w:val="17"/>
        </w:rPr>
      </w:pPr>
    </w:p>
    <w:p w14:paraId="69681533" w14:textId="77777777" w:rsidR="006F1B3D" w:rsidRDefault="00191F14" w:rsidP="008C7539">
      <w:pPr>
        <w:tabs>
          <w:tab w:val="left" w:pos="8141"/>
        </w:tabs>
        <w:suppressAutoHyphens/>
        <w:spacing w:before="1"/>
        <w:ind w:left="1027"/>
        <w:rPr>
          <w:rFonts w:ascii="Arial MT"/>
          <w:sz w:val="17"/>
        </w:rPr>
      </w:pPr>
      <w:r>
        <w:rPr>
          <w:rFonts w:ascii="Arial MT"/>
          <w:spacing w:val="-5"/>
          <w:position w:val="-6"/>
          <w:sz w:val="17"/>
        </w:rPr>
        <w:t>40</w:t>
      </w:r>
      <w:r>
        <w:rPr>
          <w:rFonts w:ascii="Arial MT"/>
          <w:position w:val="-6"/>
          <w:sz w:val="17"/>
        </w:rPr>
        <w:tab/>
      </w:r>
      <w:r>
        <w:rPr>
          <w:rFonts w:ascii="Arial MT"/>
          <w:spacing w:val="-5"/>
          <w:sz w:val="17"/>
        </w:rPr>
        <w:t>40</w:t>
      </w:r>
    </w:p>
    <w:p w14:paraId="59023731" w14:textId="77777777" w:rsidR="006F1B3D" w:rsidRDefault="006F1B3D" w:rsidP="008C7539">
      <w:pPr>
        <w:pStyle w:val="BodyText"/>
        <w:suppressAutoHyphens/>
        <w:rPr>
          <w:rFonts w:ascii="Arial MT"/>
          <w:sz w:val="17"/>
        </w:rPr>
      </w:pPr>
    </w:p>
    <w:p w14:paraId="450C41B2" w14:textId="77777777" w:rsidR="006F1B3D" w:rsidRDefault="006F1B3D" w:rsidP="008C7539">
      <w:pPr>
        <w:pStyle w:val="BodyText"/>
        <w:suppressAutoHyphens/>
        <w:rPr>
          <w:rFonts w:ascii="Arial MT"/>
          <w:sz w:val="17"/>
        </w:rPr>
      </w:pPr>
    </w:p>
    <w:p w14:paraId="02411CEA" w14:textId="77777777" w:rsidR="006F1B3D" w:rsidRDefault="006F1B3D" w:rsidP="008C7539">
      <w:pPr>
        <w:pStyle w:val="BodyText"/>
        <w:suppressAutoHyphens/>
        <w:spacing w:before="5"/>
        <w:rPr>
          <w:rFonts w:ascii="Arial MT"/>
          <w:sz w:val="17"/>
        </w:rPr>
      </w:pPr>
    </w:p>
    <w:p w14:paraId="16FEE8EB" w14:textId="77777777" w:rsidR="006F1B3D" w:rsidRDefault="00191F14" w:rsidP="008C7539">
      <w:pPr>
        <w:suppressAutoHyphens/>
        <w:ind w:right="1742"/>
        <w:jc w:val="right"/>
        <w:rPr>
          <w:rFonts w:ascii="Arial MT"/>
          <w:sz w:val="17"/>
        </w:rPr>
      </w:pPr>
      <w:r>
        <w:rPr>
          <w:rFonts w:ascii="Arial MT"/>
          <w:spacing w:val="-5"/>
          <w:sz w:val="17"/>
        </w:rPr>
        <w:t>20</w:t>
      </w:r>
    </w:p>
    <w:p w14:paraId="4C3A43C8" w14:textId="77777777" w:rsidR="006F1B3D" w:rsidRDefault="006F1B3D" w:rsidP="008C7539">
      <w:pPr>
        <w:pStyle w:val="BodyText"/>
        <w:suppressAutoHyphens/>
        <w:rPr>
          <w:rFonts w:ascii="Arial MT"/>
          <w:sz w:val="17"/>
        </w:rPr>
      </w:pPr>
    </w:p>
    <w:p w14:paraId="72473A47" w14:textId="77777777" w:rsidR="006F1B3D" w:rsidRDefault="006F1B3D" w:rsidP="008C7539">
      <w:pPr>
        <w:pStyle w:val="BodyText"/>
        <w:suppressAutoHyphens/>
        <w:rPr>
          <w:rFonts w:ascii="Arial MT"/>
          <w:sz w:val="17"/>
        </w:rPr>
      </w:pPr>
    </w:p>
    <w:p w14:paraId="3193A1D7" w14:textId="77777777" w:rsidR="006F1B3D" w:rsidRDefault="006F1B3D" w:rsidP="008C7539">
      <w:pPr>
        <w:pStyle w:val="BodyText"/>
        <w:suppressAutoHyphens/>
        <w:spacing w:before="76"/>
        <w:rPr>
          <w:rFonts w:ascii="Arial MT"/>
          <w:sz w:val="17"/>
        </w:rPr>
      </w:pPr>
    </w:p>
    <w:p w14:paraId="07B48C40" w14:textId="77777777" w:rsidR="006F1B3D" w:rsidRDefault="00191F14" w:rsidP="008C7539">
      <w:pPr>
        <w:tabs>
          <w:tab w:val="left" w:pos="8141"/>
        </w:tabs>
        <w:suppressAutoHyphens/>
        <w:ind w:left="1027"/>
        <w:rPr>
          <w:rFonts w:ascii="Arial MT"/>
          <w:sz w:val="17"/>
        </w:rPr>
      </w:pPr>
      <w:r>
        <w:rPr>
          <w:rFonts w:ascii="Arial MT"/>
          <w:spacing w:val="-5"/>
          <w:sz w:val="17"/>
        </w:rPr>
        <w:t>35</w:t>
      </w:r>
      <w:r>
        <w:rPr>
          <w:rFonts w:ascii="Arial MT"/>
          <w:sz w:val="17"/>
        </w:rPr>
        <w:tab/>
      </w:r>
      <w:r>
        <w:rPr>
          <w:rFonts w:ascii="Arial MT"/>
          <w:spacing w:val="-10"/>
          <w:sz w:val="17"/>
        </w:rPr>
        <w:t>0</w:t>
      </w:r>
    </w:p>
    <w:p w14:paraId="3475303E" w14:textId="77777777" w:rsidR="006F1B3D" w:rsidRDefault="00191F14" w:rsidP="008C7539">
      <w:pPr>
        <w:tabs>
          <w:tab w:val="left" w:pos="3270"/>
          <w:tab w:val="left" w:pos="5299"/>
          <w:tab w:val="left" w:pos="7328"/>
        </w:tabs>
        <w:suppressAutoHyphens/>
        <w:spacing w:before="79"/>
        <w:ind w:left="1241"/>
        <w:rPr>
          <w:rFonts w:ascii="Arial MT"/>
          <w:sz w:val="17"/>
        </w:rPr>
      </w:pPr>
      <w:r>
        <w:rPr>
          <w:rFonts w:ascii="Arial MT"/>
          <w:spacing w:val="-4"/>
          <w:sz w:val="17"/>
        </w:rPr>
        <w:t>1990</w:t>
      </w:r>
      <w:r>
        <w:rPr>
          <w:rFonts w:ascii="Arial MT"/>
          <w:sz w:val="17"/>
        </w:rPr>
        <w:tab/>
      </w:r>
      <w:r>
        <w:rPr>
          <w:rFonts w:ascii="Arial MT"/>
          <w:spacing w:val="-4"/>
          <w:sz w:val="17"/>
        </w:rPr>
        <w:t>1995</w:t>
      </w:r>
      <w:r>
        <w:rPr>
          <w:rFonts w:ascii="Arial MT"/>
          <w:sz w:val="17"/>
        </w:rPr>
        <w:tab/>
      </w:r>
      <w:r>
        <w:rPr>
          <w:rFonts w:ascii="Arial MT"/>
          <w:spacing w:val="-4"/>
          <w:sz w:val="17"/>
        </w:rPr>
        <w:t>2000</w:t>
      </w:r>
      <w:r>
        <w:rPr>
          <w:rFonts w:ascii="Arial MT"/>
          <w:sz w:val="17"/>
        </w:rPr>
        <w:tab/>
      </w:r>
      <w:r>
        <w:rPr>
          <w:rFonts w:ascii="Arial MT"/>
          <w:spacing w:val="-4"/>
          <w:sz w:val="17"/>
        </w:rPr>
        <w:t>2005</w:t>
      </w:r>
    </w:p>
    <w:p w14:paraId="0EC88ED2" w14:textId="77777777" w:rsidR="006F1B3D" w:rsidRDefault="00191F14" w:rsidP="008C7539">
      <w:pPr>
        <w:suppressAutoHyphens/>
        <w:spacing w:before="48"/>
        <w:ind w:left="4498"/>
        <w:rPr>
          <w:rFonts w:ascii="Arial MT"/>
          <w:sz w:val="17"/>
        </w:rPr>
      </w:pPr>
      <w:del w:id="2327" w:author="Editor" w:date="2026-09-13T17:10:00Z">
        <w:r w:rsidDel="00EC25F2">
          <w:rPr>
            <w:rFonts w:ascii="Arial MT"/>
            <w:spacing w:val="-4"/>
            <w:sz w:val="17"/>
          </w:rPr>
          <w:delText>Year</w:delText>
        </w:r>
      </w:del>
    </w:p>
    <w:p w14:paraId="3F1BCF07" w14:textId="77777777" w:rsidR="006F1B3D" w:rsidRDefault="00191F14" w:rsidP="008C7539">
      <w:pPr>
        <w:tabs>
          <w:tab w:val="left" w:pos="430"/>
          <w:tab w:val="left" w:pos="1785"/>
          <w:tab w:val="left" w:pos="2917"/>
        </w:tabs>
        <w:suppressAutoHyphens/>
        <w:spacing w:before="174"/>
        <w:ind w:right="235"/>
        <w:jc w:val="center"/>
        <w:rPr>
          <w:rFonts w:ascii="Arial MT"/>
          <w:sz w:val="17"/>
        </w:rPr>
      </w:pPr>
      <w:r>
        <w:rPr>
          <w:rFonts w:ascii="Arial MT"/>
          <w:noProof/>
          <w:sz w:val="17"/>
        </w:rPr>
        <mc:AlternateContent>
          <mc:Choice Requires="wps">
            <w:drawing>
              <wp:anchor distT="0" distB="0" distL="0" distR="0" simplePos="0" relativeHeight="15736832" behindDoc="0" locked="0" layoutInCell="1" allowOverlap="1" wp14:anchorId="41FEA4B0" wp14:editId="6100C442">
                <wp:simplePos x="0" y="0"/>
                <wp:positionH relativeFrom="page">
                  <wp:posOffset>2155248</wp:posOffset>
                </wp:positionH>
                <wp:positionV relativeFrom="paragraph">
                  <wp:posOffset>173242</wp:posOffset>
                </wp:positionV>
                <wp:extent cx="2540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 cy="1270"/>
                        </a:xfrm>
                        <a:custGeom>
                          <a:avLst/>
                          <a:gdLst/>
                          <a:ahLst/>
                          <a:cxnLst/>
                          <a:rect l="l" t="t" r="r" b="b"/>
                          <a:pathLst>
                            <a:path w="254000">
                              <a:moveTo>
                                <a:pt x="0" y="0"/>
                              </a:moveTo>
                              <a:lnTo>
                                <a:pt x="25399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E4070" id="Graphic 29" o:spid="_x0000_s1026" style="position:absolute;margin-left:169.7pt;margin-top:13.65pt;width:20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5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" path="m,l253994,e" filled="f" strokeweight=".26456mm">
                <v:path arrowok="t"/>
                <w10:wrap anchorx="page"/>
              </v:shape>
            </w:pict>
          </mc:Fallback>
        </mc:AlternateContent>
      </w:r>
      <w:r>
        <w:rPr>
          <w:rFonts w:ascii="Arial MT"/>
          <w:spacing w:val="-5"/>
          <w:sz w:val="17"/>
        </w:rPr>
        <w:t>All</w:t>
      </w:r>
      <w:r>
        <w:rPr>
          <w:rFonts w:ascii="Arial MT"/>
          <w:sz w:val="17"/>
        </w:rPr>
        <w:tab/>
      </w:r>
      <w:r>
        <w:rPr>
          <w:rFonts w:ascii="Arial MT"/>
          <w:noProof/>
          <w:position w:val="5"/>
          <w:sz w:val="17"/>
        </w:rPr>
        <w:drawing>
          <wp:inline distT="0" distB="0" distL="0" distR="0" wp14:anchorId="75760D63" wp14:editId="4CEC8101">
            <wp:extent cx="253994" cy="95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253994" cy="9524"/>
                    </a:xfrm>
                    <a:prstGeom prst="rect">
                      <a:avLst/>
                    </a:prstGeom>
                  </pic:spPr>
                </pic:pic>
              </a:graphicData>
            </a:graphic>
          </wp:inline>
        </w:drawing>
      </w:r>
      <w:r>
        <w:rPr>
          <w:spacing w:val="40"/>
          <w:sz w:val="17"/>
        </w:rPr>
        <w:t xml:space="preserve"> </w:t>
      </w:r>
      <w:r>
        <w:rPr>
          <w:rFonts w:ascii="Arial MT"/>
          <w:sz w:val="17"/>
        </w:rPr>
        <w:t>Female</w:t>
      </w:r>
      <w:r>
        <w:rPr>
          <w:rFonts w:ascii="Arial MT"/>
          <w:sz w:val="17"/>
        </w:rPr>
        <w:tab/>
      </w:r>
      <w:r>
        <w:rPr>
          <w:rFonts w:ascii="Arial MT"/>
          <w:noProof/>
          <w:position w:val="5"/>
          <w:sz w:val="17"/>
        </w:rPr>
        <w:drawing>
          <wp:inline distT="0" distB="0" distL="0" distR="0" wp14:anchorId="281DEEE3" wp14:editId="1F62470B">
            <wp:extent cx="253994" cy="952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253994" cy="9524"/>
                    </a:xfrm>
                    <a:prstGeom prst="rect">
                      <a:avLst/>
                    </a:prstGeom>
                  </pic:spPr>
                </pic:pic>
              </a:graphicData>
            </a:graphic>
          </wp:inline>
        </w:drawing>
      </w:r>
      <w:r>
        <w:rPr>
          <w:spacing w:val="40"/>
          <w:sz w:val="17"/>
        </w:rPr>
        <w:t xml:space="preserve"> </w:t>
      </w:r>
      <w:r>
        <w:rPr>
          <w:rFonts w:ascii="Arial MT"/>
          <w:sz w:val="17"/>
        </w:rPr>
        <w:t>Male</w:t>
      </w:r>
      <w:r>
        <w:rPr>
          <w:rFonts w:ascii="Arial MT"/>
          <w:sz w:val="17"/>
        </w:rPr>
        <w:tab/>
      </w:r>
      <w:r>
        <w:rPr>
          <w:rFonts w:ascii="Arial MT"/>
          <w:noProof/>
          <w:position w:val="5"/>
          <w:sz w:val="17"/>
        </w:rPr>
        <w:drawing>
          <wp:inline distT="0" distB="0" distL="0" distR="0" wp14:anchorId="184C3CE7" wp14:editId="3FC91D78">
            <wp:extent cx="253994" cy="95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253994" cy="9524"/>
                    </a:xfrm>
                    <a:prstGeom prst="rect">
                      <a:avLst/>
                    </a:prstGeom>
                  </pic:spPr>
                </pic:pic>
              </a:graphicData>
            </a:graphic>
          </wp:inline>
        </w:drawing>
      </w:r>
      <w:r>
        <w:rPr>
          <w:spacing w:val="80"/>
          <w:sz w:val="17"/>
        </w:rPr>
        <w:t xml:space="preserve"> </w:t>
      </w:r>
      <w:r>
        <w:rPr>
          <w:rFonts w:ascii="Arial MT"/>
          <w:sz w:val="17"/>
        </w:rPr>
        <w:t>Intensity (right axis)</w:t>
      </w:r>
    </w:p>
    <w:p w14:paraId="28E216FC" w14:textId="77777777" w:rsidR="006F1B3D" w:rsidDel="0006469C" w:rsidRDefault="006F1B3D" w:rsidP="008C7539">
      <w:pPr>
        <w:pStyle w:val="BodyText"/>
        <w:suppressAutoHyphens/>
        <w:rPr>
          <w:del w:id="2328" w:author="Editor" w:date="2026-09-12T15:13:00Z"/>
          <w:rFonts w:ascii="Arial MT"/>
          <w:sz w:val="17"/>
        </w:rPr>
      </w:pPr>
    </w:p>
    <w:p w14:paraId="04989A6A" w14:textId="77777777" w:rsidR="006F1B3D" w:rsidRDefault="006F1B3D" w:rsidP="008C7539">
      <w:pPr>
        <w:pStyle w:val="BodyText"/>
        <w:suppressAutoHyphens/>
        <w:spacing w:before="11"/>
        <w:rPr>
          <w:rFonts w:ascii="Arial MT"/>
          <w:sz w:val="17"/>
        </w:rPr>
      </w:pPr>
    </w:p>
    <w:p w14:paraId="6D689851" w14:textId="77777777" w:rsidR="006F1B3D" w:rsidRPr="0007505F" w:rsidRDefault="00191F14" w:rsidP="0007505F">
      <w:pPr>
        <w:pStyle w:val="ListParagraph"/>
        <w:numPr>
          <w:ilvl w:val="0"/>
          <w:numId w:val="8"/>
        </w:numPr>
        <w:tabs>
          <w:tab w:val="left" w:pos="3536"/>
        </w:tabs>
        <w:suppressAutoHyphens/>
        <w:rPr>
          <w:b/>
          <w:sz w:val="20"/>
        </w:rPr>
      </w:pPr>
      <w:r w:rsidRPr="0007505F">
        <w:rPr>
          <w:b/>
          <w:sz w:val="20"/>
        </w:rPr>
        <w:t>Mortality</w:t>
      </w:r>
      <w:r w:rsidRPr="0007505F">
        <w:rPr>
          <w:b/>
          <w:spacing w:val="-7"/>
          <w:sz w:val="20"/>
        </w:rPr>
        <w:t xml:space="preserve"> </w:t>
      </w:r>
      <w:r w:rsidRPr="0007505F">
        <w:rPr>
          <w:b/>
          <w:sz w:val="20"/>
        </w:rPr>
        <w:t>and</w:t>
      </w:r>
      <w:r w:rsidRPr="0007505F">
        <w:rPr>
          <w:b/>
          <w:spacing w:val="-7"/>
          <w:sz w:val="20"/>
        </w:rPr>
        <w:t xml:space="preserve"> </w:t>
      </w:r>
      <w:r w:rsidRPr="003503A6">
        <w:rPr>
          <w:b/>
          <w:sz w:val="20"/>
        </w:rPr>
        <w:t>Progresa</w:t>
      </w:r>
      <w:r w:rsidRPr="0007505F">
        <w:rPr>
          <w:b/>
          <w:spacing w:val="-7"/>
          <w:sz w:val="20"/>
        </w:rPr>
        <w:t xml:space="preserve"> </w:t>
      </w:r>
      <w:r w:rsidRPr="0007505F">
        <w:rPr>
          <w:b/>
          <w:spacing w:val="-2"/>
          <w:sz w:val="20"/>
        </w:rPr>
        <w:t>Intensity</w:t>
      </w:r>
    </w:p>
    <w:p w14:paraId="60A84406" w14:textId="77777777" w:rsidR="0006469C" w:rsidRDefault="0006469C" w:rsidP="008C7539">
      <w:pPr>
        <w:pStyle w:val="BodyText"/>
        <w:suppressAutoHyphens/>
        <w:spacing w:before="3"/>
        <w:rPr>
          <w:ins w:id="2329" w:author="Editor" w:date="2026-09-12T15:13:00Z"/>
          <w:sz w:val="19"/>
        </w:rPr>
      </w:pPr>
    </w:p>
    <w:p w14:paraId="324689E6" w14:textId="77777777" w:rsidR="006F1B3D" w:rsidRDefault="00191F14" w:rsidP="008C7539">
      <w:pPr>
        <w:pStyle w:val="BodyText"/>
        <w:suppressAutoHyphens/>
        <w:spacing w:before="3"/>
        <w:rPr>
          <w:sz w:val="19"/>
        </w:rPr>
      </w:pPr>
      <w:r>
        <w:rPr>
          <w:noProof/>
          <w:sz w:val="19"/>
        </w:rPr>
        <w:drawing>
          <wp:anchor distT="0" distB="0" distL="0" distR="0" simplePos="0" relativeHeight="487594496" behindDoc="1" locked="0" layoutInCell="1" allowOverlap="1" wp14:anchorId="217C5D3C" wp14:editId="3B119C11">
            <wp:simplePos x="0" y="0"/>
            <wp:positionH relativeFrom="page">
              <wp:posOffset>981520</wp:posOffset>
            </wp:positionH>
            <wp:positionV relativeFrom="paragraph">
              <wp:posOffset>156498</wp:posOffset>
            </wp:positionV>
            <wp:extent cx="2805112" cy="189071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 cstate="print"/>
                    <a:stretch>
                      <a:fillRect/>
                    </a:stretch>
                  </pic:blipFill>
                  <pic:spPr>
                    <a:xfrm>
                      <a:off x="0" y="0"/>
                      <a:ext cx="2805112" cy="1890712"/>
                    </a:xfrm>
                    <a:prstGeom prst="rect">
                      <a:avLst/>
                    </a:prstGeom>
                  </pic:spPr>
                </pic:pic>
              </a:graphicData>
            </a:graphic>
          </wp:anchor>
        </w:drawing>
      </w:r>
      <w:r>
        <w:rPr>
          <w:noProof/>
          <w:sz w:val="19"/>
        </w:rPr>
        <w:drawing>
          <wp:anchor distT="0" distB="0" distL="0" distR="0" simplePos="0" relativeHeight="487595008" behindDoc="1" locked="0" layoutInCell="1" allowOverlap="1" wp14:anchorId="2D9D06C7" wp14:editId="7C19C885">
            <wp:simplePos x="0" y="0"/>
            <wp:positionH relativeFrom="page">
              <wp:posOffset>3931870</wp:posOffset>
            </wp:positionH>
            <wp:positionV relativeFrom="paragraph">
              <wp:posOffset>156498</wp:posOffset>
            </wp:positionV>
            <wp:extent cx="2805112" cy="189071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8" cstate="print"/>
                    <a:stretch>
                      <a:fillRect/>
                    </a:stretch>
                  </pic:blipFill>
                  <pic:spPr>
                    <a:xfrm>
                      <a:off x="0" y="0"/>
                      <a:ext cx="2805112" cy="1890712"/>
                    </a:xfrm>
                    <a:prstGeom prst="rect">
                      <a:avLst/>
                    </a:prstGeom>
                  </pic:spPr>
                </pic:pic>
              </a:graphicData>
            </a:graphic>
          </wp:anchor>
        </w:drawing>
      </w:r>
    </w:p>
    <w:p w14:paraId="57250FB9" w14:textId="77777777" w:rsidR="006F1B3D" w:rsidRPr="0007505F" w:rsidRDefault="00191F14" w:rsidP="0007505F">
      <w:pPr>
        <w:pStyle w:val="ListParagraph"/>
        <w:numPr>
          <w:ilvl w:val="0"/>
          <w:numId w:val="8"/>
        </w:numPr>
        <w:tabs>
          <w:tab w:val="left" w:pos="1835"/>
          <w:tab w:val="left" w:pos="6178"/>
        </w:tabs>
        <w:suppressAutoHyphens/>
        <w:spacing w:before="190"/>
        <w:ind w:left="1944"/>
        <w:rPr>
          <w:b/>
          <w:sz w:val="20"/>
        </w:rPr>
      </w:pPr>
      <w:r w:rsidRPr="0007505F">
        <w:rPr>
          <w:b/>
          <w:sz w:val="20"/>
        </w:rPr>
        <w:t>Intensity</w:t>
      </w:r>
      <w:r w:rsidRPr="0007505F">
        <w:rPr>
          <w:b/>
          <w:spacing w:val="-6"/>
          <w:sz w:val="20"/>
        </w:rPr>
        <w:t xml:space="preserve"> </w:t>
      </w:r>
      <w:r w:rsidRPr="0007505F">
        <w:rPr>
          <w:b/>
          <w:sz w:val="20"/>
        </w:rPr>
        <w:t>in</w:t>
      </w:r>
      <w:r w:rsidRPr="0007505F">
        <w:rPr>
          <w:b/>
          <w:spacing w:val="-5"/>
          <w:sz w:val="20"/>
        </w:rPr>
        <w:t xml:space="preserve"> </w:t>
      </w:r>
      <w:r w:rsidRPr="0007505F">
        <w:rPr>
          <w:b/>
          <w:spacing w:val="-4"/>
          <w:sz w:val="20"/>
        </w:rPr>
        <w:t>1999</w:t>
      </w:r>
      <w:r w:rsidRPr="0007505F">
        <w:rPr>
          <w:b/>
          <w:sz w:val="20"/>
        </w:rPr>
        <w:tab/>
        <w:t>c</w:t>
      </w:r>
      <w:r w:rsidR="0007505F" w:rsidRPr="0007505F">
        <w:rPr>
          <w:b/>
          <w:sz w:val="20"/>
        </w:rPr>
        <w:t>.</w:t>
      </w:r>
      <w:r w:rsidRPr="0007505F">
        <w:rPr>
          <w:b/>
          <w:spacing w:val="22"/>
          <w:sz w:val="20"/>
        </w:rPr>
        <w:t xml:space="preserve"> </w:t>
      </w:r>
      <w:r w:rsidRPr="0007505F">
        <w:rPr>
          <w:b/>
          <w:sz w:val="20"/>
        </w:rPr>
        <w:t>Intensity</w:t>
      </w:r>
      <w:r w:rsidRPr="0007505F">
        <w:rPr>
          <w:b/>
          <w:spacing w:val="-4"/>
          <w:sz w:val="20"/>
        </w:rPr>
        <w:t xml:space="preserve"> </w:t>
      </w:r>
      <w:r w:rsidRPr="0007505F">
        <w:rPr>
          <w:b/>
          <w:sz w:val="20"/>
        </w:rPr>
        <w:t>in</w:t>
      </w:r>
      <w:r w:rsidRPr="0007505F">
        <w:rPr>
          <w:b/>
          <w:spacing w:val="-4"/>
          <w:sz w:val="20"/>
        </w:rPr>
        <w:t xml:space="preserve"> 2005</w:t>
      </w:r>
    </w:p>
    <w:p w14:paraId="43D91DE0" w14:textId="77777777" w:rsidR="006F1B3D" w:rsidRDefault="006F1B3D" w:rsidP="008C7539">
      <w:pPr>
        <w:pStyle w:val="BodyText"/>
        <w:suppressAutoHyphens/>
        <w:spacing w:before="100"/>
        <w:rPr>
          <w:sz w:val="20"/>
        </w:rPr>
      </w:pPr>
    </w:p>
    <w:p w14:paraId="7B5BE2E7" w14:textId="77777777" w:rsidR="00235695" w:rsidRDefault="00235695" w:rsidP="008C7539">
      <w:pPr>
        <w:suppressAutoHyphens/>
        <w:spacing w:line="249" w:lineRule="auto"/>
        <w:ind w:right="717"/>
        <w:jc w:val="both"/>
        <w:rPr>
          <w:ins w:id="2330" w:author="Editor" w:date="2026-09-11T11:21:00Z"/>
          <w:sz w:val="20"/>
        </w:rPr>
      </w:pPr>
      <w:ins w:id="2331" w:author="Editor" w:date="2026-09-11T11:21:00Z">
        <w:r>
          <w:rPr>
            <w:sz w:val="20"/>
          </w:rPr>
          <w:t>S</w:t>
        </w:r>
      </w:ins>
      <w:ins w:id="2332" w:author="Editor" w:date="2026-09-11T11:22:00Z">
        <w:r>
          <w:rPr>
            <w:sz w:val="20"/>
          </w:rPr>
          <w:t>o</w:t>
        </w:r>
      </w:ins>
      <w:ins w:id="2333" w:author="Editor" w:date="2026-09-11T11:21:00Z">
        <w:r>
          <w:rPr>
            <w:sz w:val="20"/>
          </w:rPr>
          <w:t>urce: Prepared by the authors.</w:t>
        </w:r>
      </w:ins>
    </w:p>
    <w:p w14:paraId="0F1CB188" w14:textId="77777777" w:rsidR="006F1B3D" w:rsidRPr="00BE0057" w:rsidRDefault="00191F14" w:rsidP="008C7539">
      <w:pPr>
        <w:suppressAutoHyphens/>
        <w:spacing w:line="249" w:lineRule="auto"/>
        <w:ind w:right="717"/>
        <w:jc w:val="both"/>
        <w:rPr>
          <w:sz w:val="20"/>
          <w:szCs w:val="20"/>
        </w:rPr>
      </w:pPr>
      <w:r>
        <w:rPr>
          <w:sz w:val="20"/>
        </w:rPr>
        <w:t xml:space="preserve">Note: Panel a plots the mortality rate for adults aged 65 and older—shown separately for all, male, and female—alongside </w:t>
      </w:r>
      <w:r w:rsidRPr="003503A6">
        <w:rPr>
          <w:sz w:val="20"/>
        </w:rPr>
        <w:t>Progresa</w:t>
      </w:r>
      <w:r>
        <w:rPr>
          <w:sz w:val="20"/>
        </w:rPr>
        <w:t xml:space="preserve"> intensity for highly marginalized municipalities over 1991–2006.</w:t>
      </w:r>
      <w:r>
        <w:rPr>
          <w:spacing w:val="25"/>
          <w:sz w:val="20"/>
        </w:rPr>
        <w:t xml:space="preserve"> </w:t>
      </w:r>
      <w:r>
        <w:rPr>
          <w:sz w:val="20"/>
        </w:rPr>
        <w:t>The vertical dashed line marks 1997, the year of initial program roll-out.</w:t>
      </w:r>
      <w:r>
        <w:rPr>
          <w:spacing w:val="26"/>
          <w:sz w:val="20"/>
        </w:rPr>
        <w:t xml:space="preserve"> </w:t>
      </w:r>
      <w:r>
        <w:rPr>
          <w:sz w:val="20"/>
        </w:rPr>
        <w:t xml:space="preserve">The left axis measures deaths per 1,000 </w:t>
      </w:r>
      <w:del w:id="2334" w:author="Editor" w:date="2026-09-13T17:10:00Z">
        <w:r w:rsidDel="00EC25F2">
          <w:rPr>
            <w:sz w:val="20"/>
          </w:rPr>
          <w:delText xml:space="preserve">population </w:delText>
        </w:r>
      </w:del>
      <w:ins w:id="2335" w:author="Editor" w:date="2026-09-13T17:10:00Z">
        <w:r w:rsidR="00EC25F2">
          <w:rPr>
            <w:sz w:val="20"/>
          </w:rPr>
          <w:t xml:space="preserve">persons </w:t>
        </w:r>
      </w:ins>
      <w:r>
        <w:rPr>
          <w:sz w:val="20"/>
        </w:rPr>
        <w:t>aged 65 and older; the right</w:t>
      </w:r>
      <w:r>
        <w:rPr>
          <w:spacing w:val="-9"/>
          <w:sz w:val="20"/>
        </w:rPr>
        <w:t xml:space="preserve"> </w:t>
      </w:r>
      <w:r>
        <w:rPr>
          <w:sz w:val="20"/>
        </w:rPr>
        <w:t>axis</w:t>
      </w:r>
      <w:r>
        <w:rPr>
          <w:spacing w:val="-9"/>
          <w:sz w:val="20"/>
        </w:rPr>
        <w:t xml:space="preserve"> </w:t>
      </w:r>
      <w:r>
        <w:rPr>
          <w:sz w:val="20"/>
        </w:rPr>
        <w:t>measures</w:t>
      </w:r>
      <w:r>
        <w:rPr>
          <w:spacing w:val="-9"/>
          <w:sz w:val="20"/>
        </w:rPr>
        <w:t xml:space="preserve"> </w:t>
      </w:r>
      <w:r w:rsidRPr="000724F4">
        <w:rPr>
          <w:sz w:val="20"/>
        </w:rPr>
        <w:t>Progresa</w:t>
      </w:r>
      <w:r>
        <w:rPr>
          <w:spacing w:val="-9"/>
          <w:sz w:val="20"/>
        </w:rPr>
        <w:t xml:space="preserve"> </w:t>
      </w:r>
      <w:r>
        <w:rPr>
          <w:sz w:val="20"/>
        </w:rPr>
        <w:t>intensity</w:t>
      </w:r>
      <w:r>
        <w:rPr>
          <w:spacing w:val="-9"/>
          <w:sz w:val="20"/>
        </w:rPr>
        <w:t xml:space="preserve"> </w:t>
      </w:r>
      <w:r>
        <w:rPr>
          <w:sz w:val="20"/>
        </w:rPr>
        <w:t>as</w:t>
      </w:r>
      <w:r>
        <w:rPr>
          <w:spacing w:val="-9"/>
          <w:sz w:val="20"/>
        </w:rPr>
        <w:t xml:space="preserve"> </w:t>
      </w:r>
      <w:r>
        <w:rPr>
          <w:sz w:val="20"/>
        </w:rPr>
        <w:t>the</w:t>
      </w:r>
      <w:r>
        <w:rPr>
          <w:spacing w:val="-9"/>
          <w:sz w:val="20"/>
        </w:rPr>
        <w:t xml:space="preserve"> </w:t>
      </w:r>
      <w:r>
        <w:rPr>
          <w:sz w:val="20"/>
        </w:rPr>
        <w:t>share</w:t>
      </w:r>
      <w:r>
        <w:rPr>
          <w:spacing w:val="-9"/>
          <w:sz w:val="20"/>
        </w:rPr>
        <w:t xml:space="preserve"> </w:t>
      </w:r>
      <w:r>
        <w:rPr>
          <w:sz w:val="20"/>
        </w:rPr>
        <w:t>of</w:t>
      </w:r>
      <w:r>
        <w:rPr>
          <w:spacing w:val="-9"/>
          <w:sz w:val="20"/>
        </w:rPr>
        <w:t xml:space="preserve"> </w:t>
      </w:r>
      <w:r>
        <w:rPr>
          <w:sz w:val="20"/>
        </w:rPr>
        <w:t>beneficiary</w:t>
      </w:r>
      <w:r>
        <w:rPr>
          <w:spacing w:val="-9"/>
          <w:sz w:val="20"/>
        </w:rPr>
        <w:t xml:space="preserve"> </w:t>
      </w:r>
      <w:r>
        <w:rPr>
          <w:sz w:val="20"/>
        </w:rPr>
        <w:t>households</w:t>
      </w:r>
      <w:r>
        <w:rPr>
          <w:spacing w:val="-9"/>
          <w:sz w:val="20"/>
        </w:rPr>
        <w:t xml:space="preserve"> </w:t>
      </w:r>
      <w:r>
        <w:rPr>
          <w:sz w:val="20"/>
        </w:rPr>
        <w:t>in</w:t>
      </w:r>
      <w:r>
        <w:rPr>
          <w:spacing w:val="-9"/>
          <w:sz w:val="20"/>
        </w:rPr>
        <w:t xml:space="preserve"> </w:t>
      </w:r>
      <w:r>
        <w:rPr>
          <w:sz w:val="20"/>
        </w:rPr>
        <w:t>total</w:t>
      </w:r>
      <w:r>
        <w:rPr>
          <w:spacing w:val="-9"/>
          <w:sz w:val="20"/>
        </w:rPr>
        <w:t xml:space="preserve"> </w:t>
      </w:r>
      <w:r>
        <w:rPr>
          <w:sz w:val="20"/>
        </w:rPr>
        <w:t>municipal</w:t>
      </w:r>
      <w:r>
        <w:rPr>
          <w:spacing w:val="-9"/>
          <w:sz w:val="20"/>
        </w:rPr>
        <w:t xml:space="preserve"> </w:t>
      </w:r>
      <w:r>
        <w:rPr>
          <w:sz w:val="20"/>
        </w:rPr>
        <w:t>households. Panels</w:t>
      </w:r>
      <w:r>
        <w:rPr>
          <w:spacing w:val="-9"/>
          <w:sz w:val="20"/>
        </w:rPr>
        <w:t xml:space="preserve"> </w:t>
      </w:r>
      <w:del w:id="2336" w:author="Editor" w:date="2026-09-10T11:31:00Z">
        <w:r w:rsidDel="00C03E63">
          <w:rPr>
            <w:sz w:val="20"/>
          </w:rPr>
          <w:delText>(</w:delText>
        </w:r>
      </w:del>
      <w:r>
        <w:rPr>
          <w:sz w:val="20"/>
        </w:rPr>
        <w:t>b</w:t>
      </w:r>
      <w:del w:id="2337" w:author="Editor" w:date="2026-09-10T11:31:00Z">
        <w:r w:rsidDel="00C03E63">
          <w:rPr>
            <w:sz w:val="20"/>
          </w:rPr>
          <w:delText>)</w:delText>
        </w:r>
      </w:del>
      <w:r>
        <w:rPr>
          <w:sz w:val="20"/>
        </w:rPr>
        <w:t xml:space="preserve"> and </w:t>
      </w:r>
      <w:del w:id="2338" w:author="Editor" w:date="2026-09-10T11:31:00Z">
        <w:r w:rsidDel="00C03E63">
          <w:rPr>
            <w:sz w:val="20"/>
          </w:rPr>
          <w:delText>(</w:delText>
        </w:r>
      </w:del>
      <w:r>
        <w:rPr>
          <w:sz w:val="20"/>
        </w:rPr>
        <w:t>c</w:t>
      </w:r>
      <w:del w:id="2339" w:author="Editor" w:date="2026-09-10T11:31:00Z">
        <w:r w:rsidDel="00C03E63">
          <w:rPr>
            <w:sz w:val="20"/>
          </w:rPr>
          <w:delText>)</w:delText>
        </w:r>
      </w:del>
      <w:r>
        <w:rPr>
          <w:sz w:val="20"/>
        </w:rPr>
        <w:t xml:space="preserve"> display the cumulative municipality-level </w:t>
      </w:r>
      <w:r w:rsidRPr="000724F4">
        <w:rPr>
          <w:sz w:val="20"/>
        </w:rPr>
        <w:t>Progres</w:t>
      </w:r>
      <w:r w:rsidRPr="009D0EF3">
        <w:rPr>
          <w:sz w:val="20"/>
        </w:rPr>
        <w:t>a</w:t>
      </w:r>
      <w:r>
        <w:rPr>
          <w:sz w:val="20"/>
        </w:rPr>
        <w:t xml:space="preserve"> intensity for 1999 and 2005, respectively, among highly marginalized municipalities.</w:t>
      </w:r>
      <w:r>
        <w:rPr>
          <w:spacing w:val="31"/>
          <w:sz w:val="20"/>
        </w:rPr>
        <w:t xml:space="preserve"> </w:t>
      </w:r>
      <w:r>
        <w:rPr>
          <w:sz w:val="20"/>
        </w:rPr>
        <w:t xml:space="preserve">Darker shading indicates </w:t>
      </w:r>
      <w:r w:rsidRPr="00BE0057">
        <w:rPr>
          <w:sz w:val="20"/>
          <w:szCs w:val="20"/>
        </w:rPr>
        <w:t>higher program intensity.</w:t>
      </w:r>
      <w:r w:rsidRPr="00BE0057">
        <w:rPr>
          <w:spacing w:val="31"/>
          <w:sz w:val="20"/>
          <w:szCs w:val="20"/>
        </w:rPr>
        <w:t xml:space="preserve"> </w:t>
      </w:r>
      <w:r w:rsidRPr="00BE0057">
        <w:rPr>
          <w:sz w:val="20"/>
          <w:szCs w:val="20"/>
        </w:rPr>
        <w:t xml:space="preserve">The sample is restricted to </w:t>
      </w:r>
      <w:del w:id="2340" w:author="Editor" w:date="2026-09-10T08:58:00Z">
        <w:r w:rsidRPr="00BE0057" w:rsidDel="00D261A8">
          <w:rPr>
            <w:sz w:val="20"/>
            <w:szCs w:val="20"/>
          </w:rPr>
          <w:delText>munici-palities</w:delText>
        </w:r>
      </w:del>
      <w:ins w:id="2341" w:author="Editor" w:date="2026-09-10T08:58:00Z">
        <w:r w:rsidR="00D261A8" w:rsidRPr="00BE0057">
          <w:rPr>
            <w:sz w:val="20"/>
            <w:szCs w:val="20"/>
          </w:rPr>
          <w:t>municipalities</w:t>
        </w:r>
      </w:ins>
      <w:r w:rsidRPr="00BE0057">
        <w:rPr>
          <w:sz w:val="20"/>
          <w:szCs w:val="20"/>
        </w:rPr>
        <w:t xml:space="preserve"> classified as high or very high on the 1990 </w:t>
      </w:r>
      <w:del w:id="2342" w:author="Editor" w:date="2026-09-10T13:36:00Z">
        <w:r w:rsidRPr="00BE0057" w:rsidDel="00BE0057">
          <w:rPr>
            <w:sz w:val="20"/>
            <w:szCs w:val="20"/>
          </w:rPr>
          <w:delText xml:space="preserve">CONAPO </w:delText>
        </w:r>
      </w:del>
      <w:r w:rsidRPr="00BE0057">
        <w:rPr>
          <w:sz w:val="20"/>
          <w:szCs w:val="20"/>
        </w:rPr>
        <w:t>Marginalization Index</w:t>
      </w:r>
      <w:ins w:id="2343" w:author="Editor" w:date="2026-09-10T13:35:00Z">
        <w:r w:rsidR="00BE0057" w:rsidRPr="00BE0057">
          <w:rPr>
            <w:sz w:val="20"/>
            <w:szCs w:val="20"/>
          </w:rPr>
          <w:t xml:space="preserve"> of the </w:t>
        </w:r>
        <w:r w:rsidR="00BE0057" w:rsidRPr="00181B91">
          <w:rPr>
            <w:i/>
            <w:sz w:val="20"/>
            <w:szCs w:val="20"/>
          </w:rPr>
          <w:t>Consejo</w:t>
        </w:r>
        <w:r w:rsidR="00BE0057" w:rsidRPr="00181B91">
          <w:rPr>
            <w:i/>
            <w:spacing w:val="-8"/>
            <w:sz w:val="20"/>
            <w:szCs w:val="20"/>
          </w:rPr>
          <w:t xml:space="preserve"> </w:t>
        </w:r>
        <w:r w:rsidR="00BE0057" w:rsidRPr="00181B91">
          <w:rPr>
            <w:i/>
            <w:sz w:val="20"/>
            <w:szCs w:val="20"/>
          </w:rPr>
          <w:t>Nacional</w:t>
        </w:r>
        <w:r w:rsidR="00BE0057" w:rsidRPr="00181B91">
          <w:rPr>
            <w:i/>
            <w:spacing w:val="-8"/>
            <w:sz w:val="20"/>
            <w:szCs w:val="20"/>
          </w:rPr>
          <w:t xml:space="preserve"> </w:t>
        </w:r>
        <w:r w:rsidR="00BE0057" w:rsidRPr="00181B91">
          <w:rPr>
            <w:i/>
            <w:sz w:val="20"/>
            <w:szCs w:val="20"/>
          </w:rPr>
          <w:t>de</w:t>
        </w:r>
        <w:r w:rsidR="00BE0057" w:rsidRPr="00181B91">
          <w:rPr>
            <w:i/>
            <w:spacing w:val="-8"/>
            <w:sz w:val="20"/>
            <w:szCs w:val="20"/>
          </w:rPr>
          <w:t xml:space="preserve"> </w:t>
        </w:r>
        <w:r w:rsidR="00BE0057" w:rsidRPr="00181B91">
          <w:rPr>
            <w:i/>
            <w:spacing w:val="8"/>
            <w:sz w:val="20"/>
            <w:szCs w:val="20"/>
          </w:rPr>
          <w:t>Poblac</w:t>
        </w:r>
        <w:r w:rsidR="00BE0057" w:rsidRPr="00181B91">
          <w:rPr>
            <w:i/>
            <w:spacing w:val="7"/>
            <w:sz w:val="20"/>
            <w:szCs w:val="20"/>
          </w:rPr>
          <w:t>i</w:t>
        </w:r>
        <w:r w:rsidR="00BE0057" w:rsidRPr="00181B91">
          <w:rPr>
            <w:i/>
            <w:spacing w:val="-92"/>
            <w:sz w:val="20"/>
            <w:szCs w:val="20"/>
          </w:rPr>
          <w:t>o</w:t>
        </w:r>
        <w:r w:rsidR="00BE0057" w:rsidRPr="00181B91">
          <w:rPr>
            <w:i/>
            <w:spacing w:val="27"/>
            <w:sz w:val="20"/>
            <w:szCs w:val="20"/>
          </w:rPr>
          <w:t>´</w:t>
        </w:r>
        <w:r w:rsidR="00BE0057" w:rsidRPr="00181B91">
          <w:rPr>
            <w:i/>
            <w:sz w:val="20"/>
            <w:szCs w:val="20"/>
          </w:rPr>
          <w:t>n</w:t>
        </w:r>
      </w:ins>
      <w:ins w:id="2344" w:author="Editor" w:date="2026-09-10T13:36:00Z">
        <w:r w:rsidR="00BE0057">
          <w:rPr>
            <w:sz w:val="20"/>
            <w:szCs w:val="20"/>
          </w:rPr>
          <w:t xml:space="preserve"> (</w:t>
        </w:r>
        <w:r w:rsidR="00BE0057" w:rsidRPr="00BE0057">
          <w:rPr>
            <w:sz w:val="20"/>
            <w:szCs w:val="20"/>
          </w:rPr>
          <w:t>CONAPO</w:t>
        </w:r>
        <w:r w:rsidR="00BE0057">
          <w:rPr>
            <w:sz w:val="20"/>
            <w:szCs w:val="20"/>
          </w:rPr>
          <w:t>)</w:t>
        </w:r>
      </w:ins>
      <w:r w:rsidRPr="00BE0057">
        <w:rPr>
          <w:sz w:val="20"/>
          <w:szCs w:val="20"/>
        </w:rPr>
        <w:t>.</w:t>
      </w:r>
    </w:p>
    <w:p w14:paraId="5AD35A63" w14:textId="77777777" w:rsidR="006F1B3D" w:rsidRDefault="006F1B3D" w:rsidP="008C7539">
      <w:pPr>
        <w:suppressAutoHyphens/>
        <w:spacing w:line="249" w:lineRule="auto"/>
        <w:jc w:val="both"/>
        <w:rPr>
          <w:sz w:val="20"/>
        </w:rPr>
        <w:sectPr w:rsidR="006F1B3D">
          <w:pgSz w:w="12240" w:h="15840"/>
          <w:pgMar w:top="1700" w:right="720" w:bottom="1420" w:left="1440" w:header="0" w:footer="1223" w:gutter="0"/>
          <w:cols w:space="720"/>
        </w:sectPr>
      </w:pPr>
    </w:p>
    <w:p w14:paraId="793F79B4" w14:textId="77777777" w:rsidR="006F1B3D" w:rsidRDefault="00191F14" w:rsidP="008C7539">
      <w:pPr>
        <w:pStyle w:val="BodyText"/>
        <w:suppressAutoHyphens/>
        <w:spacing w:before="77"/>
        <w:ind w:left="405"/>
      </w:pPr>
      <w:r>
        <w:rPr>
          <w:b/>
        </w:rPr>
        <w:lastRenderedPageBreak/>
        <w:t>Figure</w:t>
      </w:r>
      <w:r>
        <w:rPr>
          <w:b/>
          <w:spacing w:val="-7"/>
        </w:rPr>
        <w:t xml:space="preserve"> </w:t>
      </w:r>
      <w:r>
        <w:rPr>
          <w:b/>
        </w:rPr>
        <w:t>2</w:t>
      </w:r>
      <w:r w:rsidR="0007505F">
        <w:rPr>
          <w:b/>
        </w:rPr>
        <w:t>.</w:t>
      </w:r>
      <w:r>
        <w:rPr>
          <w:b/>
          <w:spacing w:val="7"/>
        </w:rPr>
        <w:t xml:space="preserve"> </w:t>
      </w:r>
      <w:r w:rsidRPr="0007505F">
        <w:rPr>
          <w:b/>
        </w:rPr>
        <w:t>Event</w:t>
      </w:r>
      <w:r w:rsidRPr="0007505F">
        <w:rPr>
          <w:b/>
          <w:spacing w:val="-6"/>
        </w:rPr>
        <w:t xml:space="preserve"> </w:t>
      </w:r>
      <w:r w:rsidRPr="0007505F">
        <w:rPr>
          <w:b/>
        </w:rPr>
        <w:t>Study:</w:t>
      </w:r>
      <w:r w:rsidRPr="0007505F">
        <w:rPr>
          <w:b/>
          <w:spacing w:val="7"/>
        </w:rPr>
        <w:t xml:space="preserve"> </w:t>
      </w:r>
      <w:r w:rsidRPr="0007505F">
        <w:rPr>
          <w:b/>
        </w:rPr>
        <w:t>E</w:t>
      </w:r>
      <w:ins w:id="2345" w:author="Editor" w:date="2026-09-08T18:16:00Z">
        <w:r w:rsidR="00B50A25" w:rsidRPr="0007505F">
          <w:rPr>
            <w:b/>
          </w:rPr>
          <w:t>ff</w:t>
        </w:r>
      </w:ins>
      <w:del w:id="2346" w:author="Editor" w:date="2026-09-08T18:16:00Z">
        <w:r w:rsidRPr="0007505F" w:rsidDel="00B50A25">
          <w:rPr>
            <w:rFonts w:ascii="Arial MT"/>
            <w:b/>
          </w:rPr>
          <w:delText>ff</w:delText>
        </w:r>
      </w:del>
      <w:r w:rsidRPr="0007505F">
        <w:rPr>
          <w:b/>
        </w:rPr>
        <w:t>ect</w:t>
      </w:r>
      <w:r w:rsidRPr="0007505F">
        <w:rPr>
          <w:b/>
          <w:spacing w:val="-6"/>
        </w:rPr>
        <w:t xml:space="preserve"> </w:t>
      </w:r>
      <w:r w:rsidRPr="0007505F">
        <w:rPr>
          <w:b/>
        </w:rPr>
        <w:t>of</w:t>
      </w:r>
      <w:r w:rsidRPr="0007505F">
        <w:rPr>
          <w:b/>
          <w:spacing w:val="-6"/>
        </w:rPr>
        <w:t xml:space="preserve"> </w:t>
      </w:r>
      <w:r w:rsidRPr="003503A6">
        <w:rPr>
          <w:b/>
        </w:rPr>
        <w:t>Progresa</w:t>
      </w:r>
      <w:r w:rsidRPr="0007505F">
        <w:rPr>
          <w:b/>
          <w:spacing w:val="-7"/>
        </w:rPr>
        <w:t xml:space="preserve"> </w:t>
      </w:r>
      <w:r w:rsidRPr="0007505F">
        <w:rPr>
          <w:b/>
        </w:rPr>
        <w:t>Enrollment</w:t>
      </w:r>
      <w:r w:rsidRPr="0007505F">
        <w:rPr>
          <w:b/>
          <w:spacing w:val="-6"/>
        </w:rPr>
        <w:t xml:space="preserve"> </w:t>
      </w:r>
      <w:r w:rsidRPr="0007505F">
        <w:rPr>
          <w:b/>
        </w:rPr>
        <w:t>Intensity</w:t>
      </w:r>
      <w:r w:rsidRPr="0007505F">
        <w:rPr>
          <w:b/>
          <w:spacing w:val="-6"/>
        </w:rPr>
        <w:t xml:space="preserve"> </w:t>
      </w:r>
      <w:r w:rsidRPr="0007505F">
        <w:rPr>
          <w:b/>
        </w:rPr>
        <w:t>on</w:t>
      </w:r>
      <w:r w:rsidRPr="0007505F">
        <w:rPr>
          <w:b/>
          <w:spacing w:val="-7"/>
        </w:rPr>
        <w:t xml:space="preserve"> </w:t>
      </w:r>
      <w:r w:rsidRPr="0007505F">
        <w:rPr>
          <w:b/>
        </w:rPr>
        <w:t>Mortality</w:t>
      </w:r>
      <w:r w:rsidRPr="0007505F">
        <w:rPr>
          <w:b/>
          <w:spacing w:val="-6"/>
        </w:rPr>
        <w:t xml:space="preserve"> </w:t>
      </w:r>
      <w:r w:rsidRPr="0007505F">
        <w:rPr>
          <w:b/>
        </w:rPr>
        <w:t>Rate</w:t>
      </w:r>
      <w:r w:rsidRPr="0007505F">
        <w:rPr>
          <w:b/>
          <w:spacing w:val="-7"/>
        </w:rPr>
        <w:t xml:space="preserve"> </w:t>
      </w:r>
      <w:r w:rsidRPr="0007505F">
        <w:rPr>
          <w:b/>
        </w:rPr>
        <w:t>by</w:t>
      </w:r>
      <w:r w:rsidRPr="0007505F">
        <w:rPr>
          <w:b/>
          <w:spacing w:val="-6"/>
        </w:rPr>
        <w:t xml:space="preserve"> </w:t>
      </w:r>
      <w:r w:rsidRPr="0007505F">
        <w:rPr>
          <w:b/>
          <w:spacing w:val="-5"/>
        </w:rPr>
        <w:t>Sex</w:t>
      </w:r>
    </w:p>
    <w:p w14:paraId="132CE442" w14:textId="77777777" w:rsidR="006F1B3D" w:rsidRDefault="006F1B3D" w:rsidP="008C7539">
      <w:pPr>
        <w:pStyle w:val="BodyText"/>
        <w:suppressAutoHyphens/>
        <w:rPr>
          <w:sz w:val="9"/>
        </w:rPr>
      </w:pPr>
    </w:p>
    <w:p w14:paraId="3C3D60D0" w14:textId="77777777" w:rsidR="006F1B3D" w:rsidRDefault="006F1B3D" w:rsidP="008C7539">
      <w:pPr>
        <w:pStyle w:val="BodyText"/>
        <w:suppressAutoHyphens/>
        <w:rPr>
          <w:sz w:val="9"/>
        </w:rPr>
      </w:pPr>
    </w:p>
    <w:p w14:paraId="19B7E52E" w14:textId="77777777" w:rsidR="006F1B3D" w:rsidRDefault="006F1B3D" w:rsidP="008C7539">
      <w:pPr>
        <w:pStyle w:val="BodyText"/>
        <w:suppressAutoHyphens/>
        <w:spacing w:before="62"/>
        <w:rPr>
          <w:sz w:val="9"/>
        </w:rPr>
      </w:pPr>
    </w:p>
    <w:p w14:paraId="3EDFD27A" w14:textId="77777777" w:rsidR="006F1B3D" w:rsidRDefault="00191F14" w:rsidP="008C7539">
      <w:pPr>
        <w:suppressAutoHyphens/>
        <w:spacing w:before="1"/>
        <w:ind w:left="2242"/>
        <w:rPr>
          <w:rFonts w:ascii="Arial MT"/>
          <w:sz w:val="9"/>
        </w:rPr>
      </w:pPr>
      <w:r>
        <w:rPr>
          <w:rFonts w:ascii="Arial MT"/>
          <w:noProof/>
          <w:sz w:val="9"/>
        </w:rPr>
        <mc:AlternateContent>
          <mc:Choice Requires="wpg">
            <w:drawing>
              <wp:anchor distT="0" distB="0" distL="0" distR="0" simplePos="0" relativeHeight="15738368" behindDoc="0" locked="0" layoutInCell="1" allowOverlap="1" wp14:anchorId="042E9A6B" wp14:editId="0AE6B757">
                <wp:simplePos x="0" y="0"/>
                <wp:positionH relativeFrom="page">
                  <wp:posOffset>2419263</wp:posOffset>
                </wp:positionH>
                <wp:positionV relativeFrom="paragraph">
                  <wp:posOffset>-13574</wp:posOffset>
                </wp:positionV>
                <wp:extent cx="3180080" cy="180022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0080" cy="1800225"/>
                          <a:chOff x="0" y="0"/>
                          <a:chExt cx="3180080" cy="1800225"/>
                        </a:xfrm>
                      </wpg:grpSpPr>
                      <wps:wsp>
                        <wps:cNvPr id="36" name="Graphic 36"/>
                        <wps:cNvSpPr/>
                        <wps:spPr>
                          <a:xfrm>
                            <a:off x="29765" y="1722920"/>
                            <a:ext cx="3125470" cy="1270"/>
                          </a:xfrm>
                          <a:custGeom>
                            <a:avLst/>
                            <a:gdLst/>
                            <a:ahLst/>
                            <a:cxnLst/>
                            <a:rect l="l" t="t" r="r" b="b"/>
                            <a:pathLst>
                              <a:path w="3125470">
                                <a:moveTo>
                                  <a:pt x="0" y="0"/>
                                </a:moveTo>
                                <a:lnTo>
                                  <a:pt x="3125002" y="0"/>
                                </a:lnTo>
                              </a:path>
                            </a:pathLst>
                          </a:custGeom>
                          <a:ln w="6421">
                            <a:solidFill>
                              <a:srgbClr val="F0F0F0"/>
                            </a:solidFill>
                            <a:prstDash val="sysDash"/>
                          </a:ln>
                        </wps:spPr>
                        <wps:bodyPr wrap="square" lIns="0" tIns="0" rIns="0" bIns="0" rtlCol="0">
                          <a:prstTxWarp prst="textNoShape">
                            <a:avLst/>
                          </a:prstTxWarp>
                          <a:noAutofit/>
                        </wps:bodyPr>
                      </wps:wsp>
                      <wps:wsp>
                        <wps:cNvPr id="37" name="Graphic 37"/>
                        <wps:cNvSpPr/>
                        <wps:spPr>
                          <a:xfrm>
                            <a:off x="29765" y="1483573"/>
                            <a:ext cx="3147060" cy="239395"/>
                          </a:xfrm>
                          <a:custGeom>
                            <a:avLst/>
                            <a:gdLst/>
                            <a:ahLst/>
                            <a:cxnLst/>
                            <a:rect l="l" t="t" r="r" b="b"/>
                            <a:pathLst>
                              <a:path w="3147060" h="239395">
                                <a:moveTo>
                                  <a:pt x="3146406" y="239347"/>
                                </a:moveTo>
                                <a:lnTo>
                                  <a:pt x="3146517" y="239347"/>
                                </a:lnTo>
                              </a:path>
                              <a:path w="3147060" h="239395">
                                <a:moveTo>
                                  <a:pt x="0" y="0"/>
                                </a:moveTo>
                                <a:lnTo>
                                  <a:pt x="42808" y="0"/>
                                </a:lnTo>
                              </a:path>
                            </a:pathLst>
                          </a:custGeom>
                          <a:ln w="6421">
                            <a:solidFill>
                              <a:srgbClr val="F0F0F0"/>
                            </a:solidFill>
                            <a:prstDash val="solid"/>
                          </a:ln>
                        </wps:spPr>
                        <wps:bodyPr wrap="square" lIns="0" tIns="0" rIns="0" bIns="0" rtlCol="0">
                          <a:prstTxWarp prst="textNoShape">
                            <a:avLst/>
                          </a:prstTxWarp>
                          <a:noAutofit/>
                        </wps:bodyPr>
                      </wps:wsp>
                      <wps:wsp>
                        <wps:cNvPr id="38" name="Graphic 38"/>
                        <wps:cNvSpPr/>
                        <wps:spPr>
                          <a:xfrm>
                            <a:off x="93977" y="1483573"/>
                            <a:ext cx="3061335" cy="1270"/>
                          </a:xfrm>
                          <a:custGeom>
                            <a:avLst/>
                            <a:gdLst/>
                            <a:ahLst/>
                            <a:cxnLst/>
                            <a:rect l="l" t="t" r="r" b="b"/>
                            <a:pathLst>
                              <a:path w="3061335">
                                <a:moveTo>
                                  <a:pt x="0" y="0"/>
                                </a:moveTo>
                                <a:lnTo>
                                  <a:pt x="3060789" y="0"/>
                                </a:lnTo>
                              </a:path>
                            </a:pathLst>
                          </a:custGeom>
                          <a:ln w="6421">
                            <a:solidFill>
                              <a:srgbClr val="F0F0F0"/>
                            </a:solidFill>
                            <a:prstDash val="sysDash"/>
                          </a:ln>
                        </wps:spPr>
                        <wps:bodyPr wrap="square" lIns="0" tIns="0" rIns="0" bIns="0" rtlCol="0">
                          <a:prstTxWarp prst="textNoShape">
                            <a:avLst/>
                          </a:prstTxWarp>
                          <a:noAutofit/>
                        </wps:bodyPr>
                      </wps:wsp>
                      <wps:wsp>
                        <wps:cNvPr id="39" name="Graphic 39"/>
                        <wps:cNvSpPr/>
                        <wps:spPr>
                          <a:xfrm>
                            <a:off x="29765" y="1244114"/>
                            <a:ext cx="3147060" cy="240029"/>
                          </a:xfrm>
                          <a:custGeom>
                            <a:avLst/>
                            <a:gdLst/>
                            <a:ahLst/>
                            <a:cxnLst/>
                            <a:rect l="l" t="t" r="r" b="b"/>
                            <a:pathLst>
                              <a:path w="3147060" h="240029">
                                <a:moveTo>
                                  <a:pt x="3146406" y="239458"/>
                                </a:moveTo>
                                <a:lnTo>
                                  <a:pt x="3146517" y="239458"/>
                                </a:lnTo>
                              </a:path>
                              <a:path w="3147060" h="240029">
                                <a:moveTo>
                                  <a:pt x="0" y="0"/>
                                </a:moveTo>
                                <a:lnTo>
                                  <a:pt x="42808" y="0"/>
                                </a:lnTo>
                              </a:path>
                            </a:pathLst>
                          </a:custGeom>
                          <a:ln w="6421">
                            <a:solidFill>
                              <a:srgbClr val="F0F0F0"/>
                            </a:solidFill>
                            <a:prstDash val="solid"/>
                          </a:ln>
                        </wps:spPr>
                        <wps:bodyPr wrap="square" lIns="0" tIns="0" rIns="0" bIns="0" rtlCol="0">
                          <a:prstTxWarp prst="textNoShape">
                            <a:avLst/>
                          </a:prstTxWarp>
                          <a:noAutofit/>
                        </wps:bodyPr>
                      </wps:wsp>
                      <wps:wsp>
                        <wps:cNvPr id="40" name="Graphic 40"/>
                        <wps:cNvSpPr/>
                        <wps:spPr>
                          <a:xfrm>
                            <a:off x="93977" y="1244114"/>
                            <a:ext cx="3061335" cy="1270"/>
                          </a:xfrm>
                          <a:custGeom>
                            <a:avLst/>
                            <a:gdLst/>
                            <a:ahLst/>
                            <a:cxnLst/>
                            <a:rect l="l" t="t" r="r" b="b"/>
                            <a:pathLst>
                              <a:path w="3061335">
                                <a:moveTo>
                                  <a:pt x="0" y="0"/>
                                </a:moveTo>
                                <a:lnTo>
                                  <a:pt x="3060789" y="0"/>
                                </a:lnTo>
                              </a:path>
                            </a:pathLst>
                          </a:custGeom>
                          <a:ln w="6421">
                            <a:solidFill>
                              <a:srgbClr val="F0F0F0"/>
                            </a:solidFill>
                            <a:prstDash val="sysDash"/>
                          </a:ln>
                        </wps:spPr>
                        <wps:bodyPr wrap="square" lIns="0" tIns="0" rIns="0" bIns="0" rtlCol="0">
                          <a:prstTxWarp prst="textNoShape">
                            <a:avLst/>
                          </a:prstTxWarp>
                          <a:noAutofit/>
                        </wps:bodyPr>
                      </wps:wsp>
                      <wps:wsp>
                        <wps:cNvPr id="41" name="Graphic 41"/>
                        <wps:cNvSpPr/>
                        <wps:spPr>
                          <a:xfrm>
                            <a:off x="29765" y="1004767"/>
                            <a:ext cx="3147060" cy="239395"/>
                          </a:xfrm>
                          <a:custGeom>
                            <a:avLst/>
                            <a:gdLst/>
                            <a:ahLst/>
                            <a:cxnLst/>
                            <a:rect l="l" t="t" r="r" b="b"/>
                            <a:pathLst>
                              <a:path w="3147060" h="239395">
                                <a:moveTo>
                                  <a:pt x="3146406" y="239347"/>
                                </a:moveTo>
                                <a:lnTo>
                                  <a:pt x="3146517" y="239347"/>
                                </a:lnTo>
                              </a:path>
                              <a:path w="3147060" h="239395">
                                <a:moveTo>
                                  <a:pt x="0" y="0"/>
                                </a:moveTo>
                                <a:lnTo>
                                  <a:pt x="42808" y="0"/>
                                </a:lnTo>
                              </a:path>
                            </a:pathLst>
                          </a:custGeom>
                          <a:ln w="6421">
                            <a:solidFill>
                              <a:srgbClr val="F0F0F0"/>
                            </a:solidFill>
                            <a:prstDash val="solid"/>
                          </a:ln>
                        </wps:spPr>
                        <wps:bodyPr wrap="square" lIns="0" tIns="0" rIns="0" bIns="0" rtlCol="0">
                          <a:prstTxWarp prst="textNoShape">
                            <a:avLst/>
                          </a:prstTxWarp>
                          <a:noAutofit/>
                        </wps:bodyPr>
                      </wps:wsp>
                      <wps:wsp>
                        <wps:cNvPr id="42" name="Graphic 42"/>
                        <wps:cNvSpPr/>
                        <wps:spPr>
                          <a:xfrm>
                            <a:off x="93977" y="1004767"/>
                            <a:ext cx="3061335" cy="1270"/>
                          </a:xfrm>
                          <a:custGeom>
                            <a:avLst/>
                            <a:gdLst/>
                            <a:ahLst/>
                            <a:cxnLst/>
                            <a:rect l="l" t="t" r="r" b="b"/>
                            <a:pathLst>
                              <a:path w="3061335">
                                <a:moveTo>
                                  <a:pt x="0" y="0"/>
                                </a:moveTo>
                                <a:lnTo>
                                  <a:pt x="3060789" y="0"/>
                                </a:lnTo>
                              </a:path>
                            </a:pathLst>
                          </a:custGeom>
                          <a:ln w="6421">
                            <a:solidFill>
                              <a:srgbClr val="F0F0F0"/>
                            </a:solidFill>
                            <a:prstDash val="sysDash"/>
                          </a:ln>
                        </wps:spPr>
                        <wps:bodyPr wrap="square" lIns="0" tIns="0" rIns="0" bIns="0" rtlCol="0">
                          <a:prstTxWarp prst="textNoShape">
                            <a:avLst/>
                          </a:prstTxWarp>
                          <a:noAutofit/>
                        </wps:bodyPr>
                      </wps:wsp>
                      <wps:wsp>
                        <wps:cNvPr id="43" name="Graphic 43"/>
                        <wps:cNvSpPr/>
                        <wps:spPr>
                          <a:xfrm>
                            <a:off x="29765" y="765308"/>
                            <a:ext cx="3147060" cy="240029"/>
                          </a:xfrm>
                          <a:custGeom>
                            <a:avLst/>
                            <a:gdLst/>
                            <a:ahLst/>
                            <a:cxnLst/>
                            <a:rect l="l" t="t" r="r" b="b"/>
                            <a:pathLst>
                              <a:path w="3147060" h="240029">
                                <a:moveTo>
                                  <a:pt x="3146406" y="239458"/>
                                </a:moveTo>
                                <a:lnTo>
                                  <a:pt x="3146517" y="239458"/>
                                </a:lnTo>
                              </a:path>
                              <a:path w="3147060" h="240029">
                                <a:moveTo>
                                  <a:pt x="0" y="0"/>
                                </a:moveTo>
                                <a:lnTo>
                                  <a:pt x="42808" y="0"/>
                                </a:lnTo>
                              </a:path>
                            </a:pathLst>
                          </a:custGeom>
                          <a:ln w="6421">
                            <a:solidFill>
                              <a:srgbClr val="F0F0F0"/>
                            </a:solidFill>
                            <a:prstDash val="solid"/>
                          </a:ln>
                        </wps:spPr>
                        <wps:bodyPr wrap="square" lIns="0" tIns="0" rIns="0" bIns="0" rtlCol="0">
                          <a:prstTxWarp prst="textNoShape">
                            <a:avLst/>
                          </a:prstTxWarp>
                          <a:noAutofit/>
                        </wps:bodyPr>
                      </wps:wsp>
                      <wps:wsp>
                        <wps:cNvPr id="44" name="Graphic 44"/>
                        <wps:cNvSpPr/>
                        <wps:spPr>
                          <a:xfrm>
                            <a:off x="93977" y="765308"/>
                            <a:ext cx="3061335" cy="1270"/>
                          </a:xfrm>
                          <a:custGeom>
                            <a:avLst/>
                            <a:gdLst/>
                            <a:ahLst/>
                            <a:cxnLst/>
                            <a:rect l="l" t="t" r="r" b="b"/>
                            <a:pathLst>
                              <a:path w="3061335">
                                <a:moveTo>
                                  <a:pt x="0" y="0"/>
                                </a:moveTo>
                                <a:lnTo>
                                  <a:pt x="3060789" y="0"/>
                                </a:lnTo>
                              </a:path>
                            </a:pathLst>
                          </a:custGeom>
                          <a:ln w="6421">
                            <a:solidFill>
                              <a:srgbClr val="F0F0F0"/>
                            </a:solidFill>
                            <a:prstDash val="sysDash"/>
                          </a:ln>
                        </wps:spPr>
                        <wps:bodyPr wrap="square" lIns="0" tIns="0" rIns="0" bIns="0" rtlCol="0">
                          <a:prstTxWarp prst="textNoShape">
                            <a:avLst/>
                          </a:prstTxWarp>
                          <a:noAutofit/>
                        </wps:bodyPr>
                      </wps:wsp>
                      <wps:wsp>
                        <wps:cNvPr id="45" name="Graphic 45"/>
                        <wps:cNvSpPr/>
                        <wps:spPr>
                          <a:xfrm>
                            <a:off x="29765" y="525961"/>
                            <a:ext cx="3147060" cy="239395"/>
                          </a:xfrm>
                          <a:custGeom>
                            <a:avLst/>
                            <a:gdLst/>
                            <a:ahLst/>
                            <a:cxnLst/>
                            <a:rect l="l" t="t" r="r" b="b"/>
                            <a:pathLst>
                              <a:path w="3147060" h="239395">
                                <a:moveTo>
                                  <a:pt x="3146406" y="239347"/>
                                </a:moveTo>
                                <a:lnTo>
                                  <a:pt x="3146517" y="239347"/>
                                </a:lnTo>
                              </a:path>
                              <a:path w="3147060" h="239395">
                                <a:moveTo>
                                  <a:pt x="0" y="0"/>
                                </a:moveTo>
                                <a:lnTo>
                                  <a:pt x="42808" y="0"/>
                                </a:lnTo>
                              </a:path>
                            </a:pathLst>
                          </a:custGeom>
                          <a:ln w="6421">
                            <a:solidFill>
                              <a:srgbClr val="F0F0F0"/>
                            </a:solidFill>
                            <a:prstDash val="solid"/>
                          </a:ln>
                        </wps:spPr>
                        <wps:bodyPr wrap="square" lIns="0" tIns="0" rIns="0" bIns="0" rtlCol="0">
                          <a:prstTxWarp prst="textNoShape">
                            <a:avLst/>
                          </a:prstTxWarp>
                          <a:noAutofit/>
                        </wps:bodyPr>
                      </wps:wsp>
                      <wps:wsp>
                        <wps:cNvPr id="46" name="Graphic 46"/>
                        <wps:cNvSpPr/>
                        <wps:spPr>
                          <a:xfrm>
                            <a:off x="93977" y="525961"/>
                            <a:ext cx="3061335" cy="1270"/>
                          </a:xfrm>
                          <a:custGeom>
                            <a:avLst/>
                            <a:gdLst/>
                            <a:ahLst/>
                            <a:cxnLst/>
                            <a:rect l="l" t="t" r="r" b="b"/>
                            <a:pathLst>
                              <a:path w="3061335">
                                <a:moveTo>
                                  <a:pt x="0" y="0"/>
                                </a:moveTo>
                                <a:lnTo>
                                  <a:pt x="3060789" y="0"/>
                                </a:lnTo>
                              </a:path>
                            </a:pathLst>
                          </a:custGeom>
                          <a:ln w="6421">
                            <a:solidFill>
                              <a:srgbClr val="F0F0F0"/>
                            </a:solidFill>
                            <a:prstDash val="sysDash"/>
                          </a:ln>
                        </wps:spPr>
                        <wps:bodyPr wrap="square" lIns="0" tIns="0" rIns="0" bIns="0" rtlCol="0">
                          <a:prstTxWarp prst="textNoShape">
                            <a:avLst/>
                          </a:prstTxWarp>
                          <a:noAutofit/>
                        </wps:bodyPr>
                      </wps:wsp>
                      <wps:wsp>
                        <wps:cNvPr id="47" name="Graphic 47"/>
                        <wps:cNvSpPr/>
                        <wps:spPr>
                          <a:xfrm>
                            <a:off x="29765" y="286503"/>
                            <a:ext cx="3147060" cy="240029"/>
                          </a:xfrm>
                          <a:custGeom>
                            <a:avLst/>
                            <a:gdLst/>
                            <a:ahLst/>
                            <a:cxnLst/>
                            <a:rect l="l" t="t" r="r" b="b"/>
                            <a:pathLst>
                              <a:path w="3147060" h="240029">
                                <a:moveTo>
                                  <a:pt x="3146406" y="239458"/>
                                </a:moveTo>
                                <a:lnTo>
                                  <a:pt x="3146517" y="239458"/>
                                </a:lnTo>
                              </a:path>
                              <a:path w="3147060" h="240029">
                                <a:moveTo>
                                  <a:pt x="0" y="0"/>
                                </a:moveTo>
                                <a:lnTo>
                                  <a:pt x="42808" y="0"/>
                                </a:lnTo>
                              </a:path>
                            </a:pathLst>
                          </a:custGeom>
                          <a:ln w="6421">
                            <a:solidFill>
                              <a:srgbClr val="F0F0F0"/>
                            </a:solidFill>
                            <a:prstDash val="solid"/>
                          </a:ln>
                        </wps:spPr>
                        <wps:bodyPr wrap="square" lIns="0" tIns="0" rIns="0" bIns="0" rtlCol="0">
                          <a:prstTxWarp prst="textNoShape">
                            <a:avLst/>
                          </a:prstTxWarp>
                          <a:noAutofit/>
                        </wps:bodyPr>
                      </wps:wsp>
                      <wps:wsp>
                        <wps:cNvPr id="48" name="Graphic 48"/>
                        <wps:cNvSpPr/>
                        <wps:spPr>
                          <a:xfrm>
                            <a:off x="93977" y="286503"/>
                            <a:ext cx="3061335" cy="1270"/>
                          </a:xfrm>
                          <a:custGeom>
                            <a:avLst/>
                            <a:gdLst/>
                            <a:ahLst/>
                            <a:cxnLst/>
                            <a:rect l="l" t="t" r="r" b="b"/>
                            <a:pathLst>
                              <a:path w="3061335">
                                <a:moveTo>
                                  <a:pt x="0" y="0"/>
                                </a:moveTo>
                                <a:lnTo>
                                  <a:pt x="3060789" y="0"/>
                                </a:lnTo>
                              </a:path>
                            </a:pathLst>
                          </a:custGeom>
                          <a:ln w="6421">
                            <a:solidFill>
                              <a:srgbClr val="F0F0F0"/>
                            </a:solidFill>
                            <a:prstDash val="sysDash"/>
                          </a:ln>
                        </wps:spPr>
                        <wps:bodyPr wrap="square" lIns="0" tIns="0" rIns="0" bIns="0" rtlCol="0">
                          <a:prstTxWarp prst="textNoShape">
                            <a:avLst/>
                          </a:prstTxWarp>
                          <a:noAutofit/>
                        </wps:bodyPr>
                      </wps:wsp>
                      <wps:wsp>
                        <wps:cNvPr id="49" name="Graphic 49"/>
                        <wps:cNvSpPr/>
                        <wps:spPr>
                          <a:xfrm>
                            <a:off x="29765" y="47044"/>
                            <a:ext cx="3147060" cy="240029"/>
                          </a:xfrm>
                          <a:custGeom>
                            <a:avLst/>
                            <a:gdLst/>
                            <a:ahLst/>
                            <a:cxnLst/>
                            <a:rect l="l" t="t" r="r" b="b"/>
                            <a:pathLst>
                              <a:path w="3147060" h="240029">
                                <a:moveTo>
                                  <a:pt x="3146406" y="239458"/>
                                </a:moveTo>
                                <a:lnTo>
                                  <a:pt x="3146517" y="239458"/>
                                </a:lnTo>
                              </a:path>
                              <a:path w="3147060" h="240029">
                                <a:moveTo>
                                  <a:pt x="0" y="0"/>
                                </a:moveTo>
                                <a:lnTo>
                                  <a:pt x="42808" y="0"/>
                                </a:lnTo>
                              </a:path>
                            </a:pathLst>
                          </a:custGeom>
                          <a:ln w="6421">
                            <a:solidFill>
                              <a:srgbClr val="F0F0F0"/>
                            </a:solidFill>
                            <a:prstDash val="solid"/>
                          </a:ln>
                        </wps:spPr>
                        <wps:bodyPr wrap="square" lIns="0" tIns="0" rIns="0" bIns="0" rtlCol="0">
                          <a:prstTxWarp prst="textNoShape">
                            <a:avLst/>
                          </a:prstTxWarp>
                          <a:noAutofit/>
                        </wps:bodyPr>
                      </wps:wsp>
                      <wps:wsp>
                        <wps:cNvPr id="50" name="Graphic 50"/>
                        <wps:cNvSpPr/>
                        <wps:spPr>
                          <a:xfrm>
                            <a:off x="93977" y="47044"/>
                            <a:ext cx="3061335" cy="1270"/>
                          </a:xfrm>
                          <a:custGeom>
                            <a:avLst/>
                            <a:gdLst/>
                            <a:ahLst/>
                            <a:cxnLst/>
                            <a:rect l="l" t="t" r="r" b="b"/>
                            <a:pathLst>
                              <a:path w="3061335">
                                <a:moveTo>
                                  <a:pt x="0" y="0"/>
                                </a:moveTo>
                                <a:lnTo>
                                  <a:pt x="3060789" y="0"/>
                                </a:lnTo>
                              </a:path>
                            </a:pathLst>
                          </a:custGeom>
                          <a:ln w="6421">
                            <a:solidFill>
                              <a:srgbClr val="F0F0F0"/>
                            </a:solidFill>
                            <a:prstDash val="sysDash"/>
                          </a:ln>
                        </wps:spPr>
                        <wps:bodyPr wrap="square" lIns="0" tIns="0" rIns="0" bIns="0" rtlCol="0">
                          <a:prstTxWarp prst="textNoShape">
                            <a:avLst/>
                          </a:prstTxWarp>
                          <a:noAutofit/>
                        </wps:bodyPr>
                      </wps:wsp>
                      <wps:wsp>
                        <wps:cNvPr id="51" name="Graphic 51"/>
                        <wps:cNvSpPr/>
                        <wps:spPr>
                          <a:xfrm>
                            <a:off x="148156" y="47044"/>
                            <a:ext cx="3028315" cy="1723389"/>
                          </a:xfrm>
                          <a:custGeom>
                            <a:avLst/>
                            <a:gdLst/>
                            <a:ahLst/>
                            <a:cxnLst/>
                            <a:rect l="l" t="t" r="r" b="b"/>
                            <a:pathLst>
                              <a:path w="3028315" h="1723389">
                                <a:moveTo>
                                  <a:pt x="3028014" y="0"/>
                                </a:moveTo>
                                <a:lnTo>
                                  <a:pt x="3028126" y="0"/>
                                </a:lnTo>
                              </a:path>
                              <a:path w="3028315" h="1723389">
                                <a:moveTo>
                                  <a:pt x="0" y="1723031"/>
                                </a:moveTo>
                                <a:lnTo>
                                  <a:pt x="0" y="1680223"/>
                                </a:lnTo>
                              </a:path>
                            </a:pathLst>
                          </a:custGeom>
                          <a:ln w="6421">
                            <a:solidFill>
                              <a:srgbClr val="F0F0F0"/>
                            </a:solidFill>
                            <a:prstDash val="solid"/>
                          </a:ln>
                        </wps:spPr>
                        <wps:bodyPr wrap="square" lIns="0" tIns="0" rIns="0" bIns="0" rtlCol="0">
                          <a:prstTxWarp prst="textNoShape">
                            <a:avLst/>
                          </a:prstTxWarp>
                          <a:noAutofit/>
                        </wps:bodyPr>
                      </wps:wsp>
                      <wps:wsp>
                        <wps:cNvPr id="52" name="Graphic 52"/>
                        <wps:cNvSpPr/>
                        <wps:spPr>
                          <a:xfrm>
                            <a:off x="148156" y="0"/>
                            <a:ext cx="2910205" cy="1770380"/>
                          </a:xfrm>
                          <a:custGeom>
                            <a:avLst/>
                            <a:gdLst/>
                            <a:ahLst/>
                            <a:cxnLst/>
                            <a:rect l="l" t="t" r="r" b="b"/>
                            <a:pathLst>
                              <a:path w="2910205" h="1770380">
                                <a:moveTo>
                                  <a:pt x="0" y="0"/>
                                </a:moveTo>
                                <a:lnTo>
                                  <a:pt x="0" y="1705864"/>
                                </a:lnTo>
                              </a:path>
                              <a:path w="2910205" h="1770380">
                                <a:moveTo>
                                  <a:pt x="193974" y="0"/>
                                </a:moveTo>
                                <a:lnTo>
                                  <a:pt x="193974" y="1770076"/>
                                </a:lnTo>
                              </a:path>
                              <a:path w="2910205" h="1770380">
                                <a:moveTo>
                                  <a:pt x="387949" y="0"/>
                                </a:moveTo>
                                <a:lnTo>
                                  <a:pt x="387949" y="1770076"/>
                                </a:lnTo>
                              </a:path>
                              <a:path w="2910205" h="1770380">
                                <a:moveTo>
                                  <a:pt x="581924" y="0"/>
                                </a:moveTo>
                                <a:lnTo>
                                  <a:pt x="581924" y="1770076"/>
                                </a:lnTo>
                              </a:path>
                              <a:path w="2910205" h="1770380">
                                <a:moveTo>
                                  <a:pt x="775899" y="0"/>
                                </a:moveTo>
                                <a:lnTo>
                                  <a:pt x="775899" y="1770076"/>
                                </a:lnTo>
                              </a:path>
                              <a:path w="2910205" h="1770380">
                                <a:moveTo>
                                  <a:pt x="969874" y="0"/>
                                </a:moveTo>
                                <a:lnTo>
                                  <a:pt x="969874" y="1770076"/>
                                </a:lnTo>
                              </a:path>
                              <a:path w="2910205" h="1770380">
                                <a:moveTo>
                                  <a:pt x="1163849" y="0"/>
                                </a:moveTo>
                                <a:lnTo>
                                  <a:pt x="1163849" y="1770076"/>
                                </a:lnTo>
                              </a:path>
                              <a:path w="2910205" h="1770380">
                                <a:moveTo>
                                  <a:pt x="1357824" y="0"/>
                                </a:moveTo>
                                <a:lnTo>
                                  <a:pt x="1357824" y="1770076"/>
                                </a:lnTo>
                              </a:path>
                              <a:path w="2910205" h="1770380">
                                <a:moveTo>
                                  <a:pt x="1551798" y="0"/>
                                </a:moveTo>
                                <a:lnTo>
                                  <a:pt x="1551798" y="1770076"/>
                                </a:lnTo>
                              </a:path>
                              <a:path w="2910205" h="1770380">
                                <a:moveTo>
                                  <a:pt x="1745885" y="0"/>
                                </a:moveTo>
                                <a:lnTo>
                                  <a:pt x="1745885" y="1770076"/>
                                </a:lnTo>
                              </a:path>
                              <a:path w="2910205" h="1770380">
                                <a:moveTo>
                                  <a:pt x="1939860" y="0"/>
                                </a:moveTo>
                                <a:lnTo>
                                  <a:pt x="1939860" y="1770076"/>
                                </a:lnTo>
                              </a:path>
                              <a:path w="2910205" h="1770380">
                                <a:moveTo>
                                  <a:pt x="2133835" y="0"/>
                                </a:moveTo>
                                <a:lnTo>
                                  <a:pt x="2133835" y="1770076"/>
                                </a:lnTo>
                              </a:path>
                              <a:path w="2910205" h="1770380">
                                <a:moveTo>
                                  <a:pt x="2327809" y="0"/>
                                </a:moveTo>
                                <a:lnTo>
                                  <a:pt x="2327809" y="1770076"/>
                                </a:lnTo>
                              </a:path>
                              <a:path w="2910205" h="1770380">
                                <a:moveTo>
                                  <a:pt x="2521784" y="0"/>
                                </a:moveTo>
                                <a:lnTo>
                                  <a:pt x="2521784" y="1770076"/>
                                </a:lnTo>
                              </a:path>
                              <a:path w="2910205" h="1770380">
                                <a:moveTo>
                                  <a:pt x="2715759" y="0"/>
                                </a:moveTo>
                                <a:lnTo>
                                  <a:pt x="2715759" y="1770076"/>
                                </a:lnTo>
                              </a:path>
                              <a:path w="2910205" h="1770380">
                                <a:moveTo>
                                  <a:pt x="2909734" y="0"/>
                                </a:moveTo>
                                <a:lnTo>
                                  <a:pt x="2909734" y="1770076"/>
                                </a:lnTo>
                              </a:path>
                            </a:pathLst>
                          </a:custGeom>
                          <a:ln w="6421">
                            <a:solidFill>
                              <a:srgbClr val="F0F0F0"/>
                            </a:solidFill>
                            <a:prstDash val="sysDash"/>
                          </a:ln>
                        </wps:spPr>
                        <wps:bodyPr wrap="square" lIns="0" tIns="0" rIns="0" bIns="0" rtlCol="0">
                          <a:prstTxWarp prst="textNoShape">
                            <a:avLst/>
                          </a:prstTxWarp>
                          <a:noAutofit/>
                        </wps:bodyPr>
                      </wps:wsp>
                      <wps:wsp>
                        <wps:cNvPr id="53" name="Graphic 53"/>
                        <wps:cNvSpPr/>
                        <wps:spPr>
                          <a:xfrm>
                            <a:off x="1215018" y="0"/>
                            <a:ext cx="1270" cy="1770380"/>
                          </a:xfrm>
                          <a:custGeom>
                            <a:avLst/>
                            <a:gdLst/>
                            <a:ahLst/>
                            <a:cxnLst/>
                            <a:rect l="l" t="t" r="r" b="b"/>
                            <a:pathLst>
                              <a:path h="1770380">
                                <a:moveTo>
                                  <a:pt x="0" y="0"/>
                                </a:moveTo>
                                <a:lnTo>
                                  <a:pt x="0" y="1770076"/>
                                </a:lnTo>
                              </a:path>
                            </a:pathLst>
                          </a:custGeom>
                          <a:ln w="3210">
                            <a:solidFill>
                              <a:srgbClr val="FFFF00"/>
                            </a:solidFill>
                            <a:prstDash val="lgDash"/>
                          </a:ln>
                        </wps:spPr>
                        <wps:bodyPr wrap="square" lIns="0" tIns="0" rIns="0" bIns="0" rtlCol="0">
                          <a:prstTxWarp prst="textNoShape">
                            <a:avLst/>
                          </a:prstTxWarp>
                          <a:noAutofit/>
                        </wps:bodyPr>
                      </wps:wsp>
                      <wps:wsp>
                        <wps:cNvPr id="54" name="Graphic 54"/>
                        <wps:cNvSpPr/>
                        <wps:spPr>
                          <a:xfrm>
                            <a:off x="29765" y="765308"/>
                            <a:ext cx="3147060" cy="1270"/>
                          </a:xfrm>
                          <a:custGeom>
                            <a:avLst/>
                            <a:gdLst/>
                            <a:ahLst/>
                            <a:cxnLst/>
                            <a:rect l="l" t="t" r="r" b="b"/>
                            <a:pathLst>
                              <a:path w="3147060">
                                <a:moveTo>
                                  <a:pt x="0" y="0"/>
                                </a:moveTo>
                                <a:lnTo>
                                  <a:pt x="3146517" y="0"/>
                                </a:lnTo>
                              </a:path>
                            </a:pathLst>
                          </a:custGeom>
                          <a:ln w="3210">
                            <a:solidFill>
                              <a:srgbClr val="7F7F7F"/>
                            </a:solidFill>
                            <a:prstDash val="solid"/>
                          </a:ln>
                        </wps:spPr>
                        <wps:bodyPr wrap="square" lIns="0" tIns="0" rIns="0" bIns="0" rtlCol="0">
                          <a:prstTxWarp prst="textNoShape">
                            <a:avLst/>
                          </a:prstTxWarp>
                          <a:noAutofit/>
                        </wps:bodyPr>
                      </wps:wsp>
                      <wps:wsp>
                        <wps:cNvPr id="55" name="Graphic 55"/>
                        <wps:cNvSpPr/>
                        <wps:spPr>
                          <a:xfrm>
                            <a:off x="148156" y="260862"/>
                            <a:ext cx="1270" cy="594995"/>
                          </a:xfrm>
                          <a:custGeom>
                            <a:avLst/>
                            <a:gdLst/>
                            <a:ahLst/>
                            <a:cxnLst/>
                            <a:rect l="l" t="t" r="r" b="b"/>
                            <a:pathLst>
                              <a:path h="594995">
                                <a:moveTo>
                                  <a:pt x="0" y="0"/>
                                </a:moveTo>
                                <a:lnTo>
                                  <a:pt x="0" y="594744"/>
                                </a:lnTo>
                              </a:path>
                            </a:pathLst>
                          </a:custGeom>
                          <a:ln w="3210">
                            <a:solidFill>
                              <a:srgbClr val="000000"/>
                            </a:solidFill>
                            <a:prstDash val="solid"/>
                          </a:ln>
                        </wps:spPr>
                        <wps:bodyPr wrap="square" lIns="0" tIns="0" rIns="0" bIns="0" rtlCol="0">
                          <a:prstTxWarp prst="textNoShape">
                            <a:avLst/>
                          </a:prstTxWarp>
                          <a:noAutofit/>
                        </wps:bodyPr>
                      </wps:wsp>
                      <wps:wsp>
                        <wps:cNvPr id="56" name="Graphic 56"/>
                        <wps:cNvSpPr/>
                        <wps:spPr>
                          <a:xfrm>
                            <a:off x="137008" y="260862"/>
                            <a:ext cx="22860" cy="594995"/>
                          </a:xfrm>
                          <a:custGeom>
                            <a:avLst/>
                            <a:gdLst/>
                            <a:ahLst/>
                            <a:cxnLst/>
                            <a:rect l="l" t="t" r="r" b="b"/>
                            <a:pathLst>
                              <a:path w="22860" h="594995">
                                <a:moveTo>
                                  <a:pt x="0" y="594744"/>
                                </a:moveTo>
                                <a:lnTo>
                                  <a:pt x="22295" y="594744"/>
                                </a:lnTo>
                              </a:path>
                              <a:path w="22860" h="59499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57" name="Graphic 57"/>
                        <wps:cNvSpPr/>
                        <wps:spPr>
                          <a:xfrm>
                            <a:off x="342131" y="408573"/>
                            <a:ext cx="1270" cy="577850"/>
                          </a:xfrm>
                          <a:custGeom>
                            <a:avLst/>
                            <a:gdLst/>
                            <a:ahLst/>
                            <a:cxnLst/>
                            <a:rect l="l" t="t" r="r" b="b"/>
                            <a:pathLst>
                              <a:path h="577850">
                                <a:moveTo>
                                  <a:pt x="0" y="0"/>
                                </a:moveTo>
                                <a:lnTo>
                                  <a:pt x="0" y="577242"/>
                                </a:lnTo>
                              </a:path>
                            </a:pathLst>
                          </a:custGeom>
                          <a:ln w="3210">
                            <a:solidFill>
                              <a:srgbClr val="000000"/>
                            </a:solidFill>
                            <a:prstDash val="solid"/>
                          </a:ln>
                        </wps:spPr>
                        <wps:bodyPr wrap="square" lIns="0" tIns="0" rIns="0" bIns="0" rtlCol="0">
                          <a:prstTxWarp prst="textNoShape">
                            <a:avLst/>
                          </a:prstTxWarp>
                          <a:noAutofit/>
                        </wps:bodyPr>
                      </wps:wsp>
                      <wps:wsp>
                        <wps:cNvPr id="58" name="Graphic 58"/>
                        <wps:cNvSpPr/>
                        <wps:spPr>
                          <a:xfrm>
                            <a:off x="330983" y="408573"/>
                            <a:ext cx="22860" cy="577850"/>
                          </a:xfrm>
                          <a:custGeom>
                            <a:avLst/>
                            <a:gdLst/>
                            <a:ahLst/>
                            <a:cxnLst/>
                            <a:rect l="l" t="t" r="r" b="b"/>
                            <a:pathLst>
                              <a:path w="22860" h="577850">
                                <a:moveTo>
                                  <a:pt x="0" y="577242"/>
                                </a:moveTo>
                                <a:lnTo>
                                  <a:pt x="22295" y="577242"/>
                                </a:lnTo>
                              </a:path>
                              <a:path w="22860" h="577850">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59" name="Graphic 59"/>
                        <wps:cNvSpPr/>
                        <wps:spPr>
                          <a:xfrm>
                            <a:off x="536106" y="681587"/>
                            <a:ext cx="1270" cy="593090"/>
                          </a:xfrm>
                          <a:custGeom>
                            <a:avLst/>
                            <a:gdLst/>
                            <a:ahLst/>
                            <a:cxnLst/>
                            <a:rect l="l" t="t" r="r" b="b"/>
                            <a:pathLst>
                              <a:path h="593090">
                                <a:moveTo>
                                  <a:pt x="0" y="0"/>
                                </a:moveTo>
                                <a:lnTo>
                                  <a:pt x="0" y="592961"/>
                                </a:lnTo>
                              </a:path>
                            </a:pathLst>
                          </a:custGeom>
                          <a:ln w="3210">
                            <a:solidFill>
                              <a:srgbClr val="000000"/>
                            </a:solidFill>
                            <a:prstDash val="solid"/>
                          </a:ln>
                        </wps:spPr>
                        <wps:bodyPr wrap="square" lIns="0" tIns="0" rIns="0" bIns="0" rtlCol="0">
                          <a:prstTxWarp prst="textNoShape">
                            <a:avLst/>
                          </a:prstTxWarp>
                          <a:noAutofit/>
                        </wps:bodyPr>
                      </wps:wsp>
                      <wps:wsp>
                        <wps:cNvPr id="60" name="Graphic 60"/>
                        <wps:cNvSpPr/>
                        <wps:spPr>
                          <a:xfrm>
                            <a:off x="524958" y="681587"/>
                            <a:ext cx="22860" cy="593090"/>
                          </a:xfrm>
                          <a:custGeom>
                            <a:avLst/>
                            <a:gdLst/>
                            <a:ahLst/>
                            <a:cxnLst/>
                            <a:rect l="l" t="t" r="r" b="b"/>
                            <a:pathLst>
                              <a:path w="22860" h="593090">
                                <a:moveTo>
                                  <a:pt x="0" y="592961"/>
                                </a:moveTo>
                                <a:lnTo>
                                  <a:pt x="22295" y="592961"/>
                                </a:lnTo>
                              </a:path>
                              <a:path w="22860" h="593090">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61" name="Graphic 61"/>
                        <wps:cNvSpPr/>
                        <wps:spPr>
                          <a:xfrm>
                            <a:off x="730081" y="612135"/>
                            <a:ext cx="1270" cy="524510"/>
                          </a:xfrm>
                          <a:custGeom>
                            <a:avLst/>
                            <a:gdLst/>
                            <a:ahLst/>
                            <a:cxnLst/>
                            <a:rect l="l" t="t" r="r" b="b"/>
                            <a:pathLst>
                              <a:path h="524510">
                                <a:moveTo>
                                  <a:pt x="0" y="0"/>
                                </a:moveTo>
                                <a:lnTo>
                                  <a:pt x="0" y="524289"/>
                                </a:lnTo>
                              </a:path>
                            </a:pathLst>
                          </a:custGeom>
                          <a:ln w="3210">
                            <a:solidFill>
                              <a:srgbClr val="000000"/>
                            </a:solidFill>
                            <a:prstDash val="solid"/>
                          </a:ln>
                        </wps:spPr>
                        <wps:bodyPr wrap="square" lIns="0" tIns="0" rIns="0" bIns="0" rtlCol="0">
                          <a:prstTxWarp prst="textNoShape">
                            <a:avLst/>
                          </a:prstTxWarp>
                          <a:noAutofit/>
                        </wps:bodyPr>
                      </wps:wsp>
                      <wps:wsp>
                        <wps:cNvPr id="62" name="Graphic 62"/>
                        <wps:cNvSpPr/>
                        <wps:spPr>
                          <a:xfrm>
                            <a:off x="718933" y="612135"/>
                            <a:ext cx="22860" cy="524510"/>
                          </a:xfrm>
                          <a:custGeom>
                            <a:avLst/>
                            <a:gdLst/>
                            <a:ahLst/>
                            <a:cxnLst/>
                            <a:rect l="l" t="t" r="r" b="b"/>
                            <a:pathLst>
                              <a:path w="22860" h="524510">
                                <a:moveTo>
                                  <a:pt x="0" y="524289"/>
                                </a:moveTo>
                                <a:lnTo>
                                  <a:pt x="22295" y="524289"/>
                                </a:lnTo>
                              </a:path>
                              <a:path w="22860" h="524510">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63" name="Graphic 63"/>
                        <wps:cNvSpPr/>
                        <wps:spPr>
                          <a:xfrm>
                            <a:off x="924056" y="565648"/>
                            <a:ext cx="1270" cy="528320"/>
                          </a:xfrm>
                          <a:custGeom>
                            <a:avLst/>
                            <a:gdLst/>
                            <a:ahLst/>
                            <a:cxnLst/>
                            <a:rect l="l" t="t" r="r" b="b"/>
                            <a:pathLst>
                              <a:path h="528320">
                                <a:moveTo>
                                  <a:pt x="0" y="0"/>
                                </a:moveTo>
                                <a:lnTo>
                                  <a:pt x="0" y="528191"/>
                                </a:lnTo>
                              </a:path>
                            </a:pathLst>
                          </a:custGeom>
                          <a:ln w="3210">
                            <a:solidFill>
                              <a:srgbClr val="000000"/>
                            </a:solidFill>
                            <a:prstDash val="solid"/>
                          </a:ln>
                        </wps:spPr>
                        <wps:bodyPr wrap="square" lIns="0" tIns="0" rIns="0" bIns="0" rtlCol="0">
                          <a:prstTxWarp prst="textNoShape">
                            <a:avLst/>
                          </a:prstTxWarp>
                          <a:noAutofit/>
                        </wps:bodyPr>
                      </wps:wsp>
                      <wps:wsp>
                        <wps:cNvPr id="64" name="Graphic 64"/>
                        <wps:cNvSpPr/>
                        <wps:spPr>
                          <a:xfrm>
                            <a:off x="912908" y="565648"/>
                            <a:ext cx="22860" cy="528320"/>
                          </a:xfrm>
                          <a:custGeom>
                            <a:avLst/>
                            <a:gdLst/>
                            <a:ahLst/>
                            <a:cxnLst/>
                            <a:rect l="l" t="t" r="r" b="b"/>
                            <a:pathLst>
                              <a:path w="22860" h="528320">
                                <a:moveTo>
                                  <a:pt x="0" y="528191"/>
                                </a:moveTo>
                                <a:lnTo>
                                  <a:pt x="22295" y="528191"/>
                                </a:lnTo>
                              </a:path>
                              <a:path w="22860" h="528320">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65" name="Graphic 65"/>
                        <wps:cNvSpPr/>
                        <wps:spPr>
                          <a:xfrm>
                            <a:off x="1116425" y="763703"/>
                            <a:ext cx="3810" cy="3810"/>
                          </a:xfrm>
                          <a:custGeom>
                            <a:avLst/>
                            <a:gdLst/>
                            <a:ahLst/>
                            <a:cxnLst/>
                            <a:rect l="l" t="t" r="r" b="b"/>
                            <a:pathLst>
                              <a:path w="3810" h="3810">
                                <a:moveTo>
                                  <a:pt x="0" y="1605"/>
                                </a:moveTo>
                                <a:lnTo>
                                  <a:pt x="470" y="470"/>
                                </a:lnTo>
                                <a:lnTo>
                                  <a:pt x="1605" y="0"/>
                                </a:lnTo>
                                <a:lnTo>
                                  <a:pt x="2740" y="470"/>
                                </a:lnTo>
                                <a:lnTo>
                                  <a:pt x="3210" y="1605"/>
                                </a:lnTo>
                                <a:lnTo>
                                  <a:pt x="2740" y="2740"/>
                                </a:lnTo>
                                <a:lnTo>
                                  <a:pt x="1605" y="3210"/>
                                </a:lnTo>
                                <a:lnTo>
                                  <a:pt x="470" y="2740"/>
                                </a:lnTo>
                                <a:lnTo>
                                  <a:pt x="0" y="1605"/>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106883" y="765308"/>
                            <a:ext cx="22860" cy="1270"/>
                          </a:xfrm>
                          <a:custGeom>
                            <a:avLst/>
                            <a:gdLst/>
                            <a:ahLst/>
                            <a:cxnLst/>
                            <a:rect l="l" t="t" r="r" b="b"/>
                            <a:pathLst>
                              <a:path w="22860">
                                <a:moveTo>
                                  <a:pt x="0" y="0"/>
                                </a:moveTo>
                                <a:lnTo>
                                  <a:pt x="22295" y="0"/>
                                </a:lnTo>
                              </a:path>
                              <a:path w="22860">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67" name="Graphic 67"/>
                        <wps:cNvSpPr/>
                        <wps:spPr>
                          <a:xfrm>
                            <a:off x="1312005" y="398205"/>
                            <a:ext cx="1270" cy="532130"/>
                          </a:xfrm>
                          <a:custGeom>
                            <a:avLst/>
                            <a:gdLst/>
                            <a:ahLst/>
                            <a:cxnLst/>
                            <a:rect l="l" t="t" r="r" b="b"/>
                            <a:pathLst>
                              <a:path h="532130">
                                <a:moveTo>
                                  <a:pt x="0" y="0"/>
                                </a:moveTo>
                                <a:lnTo>
                                  <a:pt x="0" y="531758"/>
                                </a:lnTo>
                              </a:path>
                            </a:pathLst>
                          </a:custGeom>
                          <a:ln w="3210">
                            <a:solidFill>
                              <a:srgbClr val="000000"/>
                            </a:solidFill>
                            <a:prstDash val="solid"/>
                          </a:ln>
                        </wps:spPr>
                        <wps:bodyPr wrap="square" lIns="0" tIns="0" rIns="0" bIns="0" rtlCol="0">
                          <a:prstTxWarp prst="textNoShape">
                            <a:avLst/>
                          </a:prstTxWarp>
                          <a:noAutofit/>
                        </wps:bodyPr>
                      </wps:wsp>
                      <wps:wsp>
                        <wps:cNvPr id="68" name="Graphic 68"/>
                        <wps:cNvSpPr/>
                        <wps:spPr>
                          <a:xfrm>
                            <a:off x="1300857" y="398205"/>
                            <a:ext cx="22860" cy="532130"/>
                          </a:xfrm>
                          <a:custGeom>
                            <a:avLst/>
                            <a:gdLst/>
                            <a:ahLst/>
                            <a:cxnLst/>
                            <a:rect l="l" t="t" r="r" b="b"/>
                            <a:pathLst>
                              <a:path w="22860" h="532130">
                                <a:moveTo>
                                  <a:pt x="0" y="531758"/>
                                </a:moveTo>
                                <a:lnTo>
                                  <a:pt x="22295" y="531758"/>
                                </a:lnTo>
                              </a:path>
                              <a:path w="22860" h="532130">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69" name="Graphic 69"/>
                        <wps:cNvSpPr/>
                        <wps:spPr>
                          <a:xfrm>
                            <a:off x="1505980" y="453834"/>
                            <a:ext cx="1270" cy="534035"/>
                          </a:xfrm>
                          <a:custGeom>
                            <a:avLst/>
                            <a:gdLst/>
                            <a:ahLst/>
                            <a:cxnLst/>
                            <a:rect l="l" t="t" r="r" b="b"/>
                            <a:pathLst>
                              <a:path h="534035">
                                <a:moveTo>
                                  <a:pt x="0" y="0"/>
                                </a:moveTo>
                                <a:lnTo>
                                  <a:pt x="0" y="533430"/>
                                </a:lnTo>
                              </a:path>
                            </a:pathLst>
                          </a:custGeom>
                          <a:ln w="3210">
                            <a:solidFill>
                              <a:srgbClr val="000000"/>
                            </a:solidFill>
                            <a:prstDash val="solid"/>
                          </a:ln>
                        </wps:spPr>
                        <wps:bodyPr wrap="square" lIns="0" tIns="0" rIns="0" bIns="0" rtlCol="0">
                          <a:prstTxWarp prst="textNoShape">
                            <a:avLst/>
                          </a:prstTxWarp>
                          <a:noAutofit/>
                        </wps:bodyPr>
                      </wps:wsp>
                      <wps:wsp>
                        <wps:cNvPr id="70" name="Graphic 70"/>
                        <wps:cNvSpPr/>
                        <wps:spPr>
                          <a:xfrm>
                            <a:off x="1494832" y="453834"/>
                            <a:ext cx="22860" cy="534035"/>
                          </a:xfrm>
                          <a:custGeom>
                            <a:avLst/>
                            <a:gdLst/>
                            <a:ahLst/>
                            <a:cxnLst/>
                            <a:rect l="l" t="t" r="r" b="b"/>
                            <a:pathLst>
                              <a:path w="22860" h="534035">
                                <a:moveTo>
                                  <a:pt x="0" y="533430"/>
                                </a:moveTo>
                                <a:lnTo>
                                  <a:pt x="22295" y="533430"/>
                                </a:lnTo>
                              </a:path>
                              <a:path w="22860" h="53403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71" name="Graphic 71"/>
                        <wps:cNvSpPr/>
                        <wps:spPr>
                          <a:xfrm>
                            <a:off x="1699955" y="687718"/>
                            <a:ext cx="1270" cy="516255"/>
                          </a:xfrm>
                          <a:custGeom>
                            <a:avLst/>
                            <a:gdLst/>
                            <a:ahLst/>
                            <a:cxnLst/>
                            <a:rect l="l" t="t" r="r" b="b"/>
                            <a:pathLst>
                              <a:path h="516255">
                                <a:moveTo>
                                  <a:pt x="0" y="0"/>
                                </a:moveTo>
                                <a:lnTo>
                                  <a:pt x="0" y="515928"/>
                                </a:lnTo>
                              </a:path>
                            </a:pathLst>
                          </a:custGeom>
                          <a:ln w="3210">
                            <a:solidFill>
                              <a:srgbClr val="000000"/>
                            </a:solidFill>
                            <a:prstDash val="solid"/>
                          </a:ln>
                        </wps:spPr>
                        <wps:bodyPr wrap="square" lIns="0" tIns="0" rIns="0" bIns="0" rtlCol="0">
                          <a:prstTxWarp prst="textNoShape">
                            <a:avLst/>
                          </a:prstTxWarp>
                          <a:noAutofit/>
                        </wps:bodyPr>
                      </wps:wsp>
                      <wps:wsp>
                        <wps:cNvPr id="72" name="Graphic 72"/>
                        <wps:cNvSpPr/>
                        <wps:spPr>
                          <a:xfrm>
                            <a:off x="1688807" y="687718"/>
                            <a:ext cx="22860" cy="516255"/>
                          </a:xfrm>
                          <a:custGeom>
                            <a:avLst/>
                            <a:gdLst/>
                            <a:ahLst/>
                            <a:cxnLst/>
                            <a:rect l="l" t="t" r="r" b="b"/>
                            <a:pathLst>
                              <a:path w="22860" h="516255">
                                <a:moveTo>
                                  <a:pt x="0" y="515928"/>
                                </a:moveTo>
                                <a:lnTo>
                                  <a:pt x="22295" y="515928"/>
                                </a:lnTo>
                              </a:path>
                              <a:path w="22860" h="51625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73" name="Graphic 73"/>
                        <wps:cNvSpPr/>
                        <wps:spPr>
                          <a:xfrm>
                            <a:off x="1894041" y="530309"/>
                            <a:ext cx="1270" cy="520065"/>
                          </a:xfrm>
                          <a:custGeom>
                            <a:avLst/>
                            <a:gdLst/>
                            <a:ahLst/>
                            <a:cxnLst/>
                            <a:rect l="l" t="t" r="r" b="b"/>
                            <a:pathLst>
                              <a:path h="520065">
                                <a:moveTo>
                                  <a:pt x="0" y="0"/>
                                </a:moveTo>
                                <a:lnTo>
                                  <a:pt x="0" y="519718"/>
                                </a:lnTo>
                              </a:path>
                            </a:pathLst>
                          </a:custGeom>
                          <a:ln w="3210">
                            <a:solidFill>
                              <a:srgbClr val="000000"/>
                            </a:solidFill>
                            <a:prstDash val="solid"/>
                          </a:ln>
                        </wps:spPr>
                        <wps:bodyPr wrap="square" lIns="0" tIns="0" rIns="0" bIns="0" rtlCol="0">
                          <a:prstTxWarp prst="textNoShape">
                            <a:avLst/>
                          </a:prstTxWarp>
                          <a:noAutofit/>
                        </wps:bodyPr>
                      </wps:wsp>
                      <wps:wsp>
                        <wps:cNvPr id="74" name="Graphic 74"/>
                        <wps:cNvSpPr/>
                        <wps:spPr>
                          <a:xfrm>
                            <a:off x="1882893" y="530309"/>
                            <a:ext cx="22860" cy="520065"/>
                          </a:xfrm>
                          <a:custGeom>
                            <a:avLst/>
                            <a:gdLst/>
                            <a:ahLst/>
                            <a:cxnLst/>
                            <a:rect l="l" t="t" r="r" b="b"/>
                            <a:pathLst>
                              <a:path w="22860" h="520065">
                                <a:moveTo>
                                  <a:pt x="0" y="519718"/>
                                </a:moveTo>
                                <a:lnTo>
                                  <a:pt x="22295" y="519718"/>
                                </a:lnTo>
                              </a:path>
                              <a:path w="22860" h="52006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75" name="Graphic 75"/>
                        <wps:cNvSpPr/>
                        <wps:spPr>
                          <a:xfrm>
                            <a:off x="2088016" y="481258"/>
                            <a:ext cx="1270" cy="551815"/>
                          </a:xfrm>
                          <a:custGeom>
                            <a:avLst/>
                            <a:gdLst/>
                            <a:ahLst/>
                            <a:cxnLst/>
                            <a:rect l="l" t="t" r="r" b="b"/>
                            <a:pathLst>
                              <a:path h="551815">
                                <a:moveTo>
                                  <a:pt x="0" y="0"/>
                                </a:moveTo>
                                <a:lnTo>
                                  <a:pt x="0" y="551490"/>
                                </a:lnTo>
                              </a:path>
                            </a:pathLst>
                          </a:custGeom>
                          <a:ln w="3210">
                            <a:solidFill>
                              <a:srgbClr val="000000"/>
                            </a:solidFill>
                            <a:prstDash val="solid"/>
                          </a:ln>
                        </wps:spPr>
                        <wps:bodyPr wrap="square" lIns="0" tIns="0" rIns="0" bIns="0" rtlCol="0">
                          <a:prstTxWarp prst="textNoShape">
                            <a:avLst/>
                          </a:prstTxWarp>
                          <a:noAutofit/>
                        </wps:bodyPr>
                      </wps:wsp>
                      <wps:wsp>
                        <wps:cNvPr id="76" name="Graphic 76"/>
                        <wps:cNvSpPr/>
                        <wps:spPr>
                          <a:xfrm>
                            <a:off x="2076868" y="481258"/>
                            <a:ext cx="22860" cy="551815"/>
                          </a:xfrm>
                          <a:custGeom>
                            <a:avLst/>
                            <a:gdLst/>
                            <a:ahLst/>
                            <a:cxnLst/>
                            <a:rect l="l" t="t" r="r" b="b"/>
                            <a:pathLst>
                              <a:path w="22860" h="551815">
                                <a:moveTo>
                                  <a:pt x="0" y="551490"/>
                                </a:moveTo>
                                <a:lnTo>
                                  <a:pt x="22295" y="551490"/>
                                </a:lnTo>
                              </a:path>
                              <a:path w="22860" h="55181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77" name="Graphic 77"/>
                        <wps:cNvSpPr/>
                        <wps:spPr>
                          <a:xfrm>
                            <a:off x="2281991" y="689948"/>
                            <a:ext cx="1270" cy="531495"/>
                          </a:xfrm>
                          <a:custGeom>
                            <a:avLst/>
                            <a:gdLst/>
                            <a:ahLst/>
                            <a:cxnLst/>
                            <a:rect l="l" t="t" r="r" b="b"/>
                            <a:pathLst>
                              <a:path h="531495">
                                <a:moveTo>
                                  <a:pt x="0" y="0"/>
                                </a:moveTo>
                                <a:lnTo>
                                  <a:pt x="0" y="531424"/>
                                </a:lnTo>
                              </a:path>
                            </a:pathLst>
                          </a:custGeom>
                          <a:ln w="3210">
                            <a:solidFill>
                              <a:srgbClr val="000000"/>
                            </a:solidFill>
                            <a:prstDash val="solid"/>
                          </a:ln>
                        </wps:spPr>
                        <wps:bodyPr wrap="square" lIns="0" tIns="0" rIns="0" bIns="0" rtlCol="0">
                          <a:prstTxWarp prst="textNoShape">
                            <a:avLst/>
                          </a:prstTxWarp>
                          <a:noAutofit/>
                        </wps:bodyPr>
                      </wps:wsp>
                      <wps:wsp>
                        <wps:cNvPr id="78" name="Graphic 78"/>
                        <wps:cNvSpPr/>
                        <wps:spPr>
                          <a:xfrm>
                            <a:off x="2270843" y="689948"/>
                            <a:ext cx="22860" cy="531495"/>
                          </a:xfrm>
                          <a:custGeom>
                            <a:avLst/>
                            <a:gdLst/>
                            <a:ahLst/>
                            <a:cxnLst/>
                            <a:rect l="l" t="t" r="r" b="b"/>
                            <a:pathLst>
                              <a:path w="22860" h="531495">
                                <a:moveTo>
                                  <a:pt x="0" y="531424"/>
                                </a:moveTo>
                                <a:lnTo>
                                  <a:pt x="22295" y="531424"/>
                                </a:lnTo>
                              </a:path>
                              <a:path w="22860" h="53149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79" name="Graphic 79"/>
                        <wps:cNvSpPr/>
                        <wps:spPr>
                          <a:xfrm>
                            <a:off x="2475966" y="625513"/>
                            <a:ext cx="1270" cy="528955"/>
                          </a:xfrm>
                          <a:custGeom>
                            <a:avLst/>
                            <a:gdLst/>
                            <a:ahLst/>
                            <a:cxnLst/>
                            <a:rect l="l" t="t" r="r" b="b"/>
                            <a:pathLst>
                              <a:path h="528955">
                                <a:moveTo>
                                  <a:pt x="0" y="0"/>
                                </a:moveTo>
                                <a:lnTo>
                                  <a:pt x="0" y="528748"/>
                                </a:lnTo>
                              </a:path>
                            </a:pathLst>
                          </a:custGeom>
                          <a:ln w="3210">
                            <a:solidFill>
                              <a:srgbClr val="000000"/>
                            </a:solidFill>
                            <a:prstDash val="solid"/>
                          </a:ln>
                        </wps:spPr>
                        <wps:bodyPr wrap="square" lIns="0" tIns="0" rIns="0" bIns="0" rtlCol="0">
                          <a:prstTxWarp prst="textNoShape">
                            <a:avLst/>
                          </a:prstTxWarp>
                          <a:noAutofit/>
                        </wps:bodyPr>
                      </wps:wsp>
                      <wps:wsp>
                        <wps:cNvPr id="80" name="Graphic 80"/>
                        <wps:cNvSpPr/>
                        <wps:spPr>
                          <a:xfrm>
                            <a:off x="2464818" y="625513"/>
                            <a:ext cx="22860" cy="528955"/>
                          </a:xfrm>
                          <a:custGeom>
                            <a:avLst/>
                            <a:gdLst/>
                            <a:ahLst/>
                            <a:cxnLst/>
                            <a:rect l="l" t="t" r="r" b="b"/>
                            <a:pathLst>
                              <a:path w="22860" h="528955">
                                <a:moveTo>
                                  <a:pt x="0" y="528748"/>
                                </a:moveTo>
                                <a:lnTo>
                                  <a:pt x="22295" y="528748"/>
                                </a:lnTo>
                              </a:path>
                              <a:path w="22860" h="52895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81" name="Graphic 81"/>
                        <wps:cNvSpPr/>
                        <wps:spPr>
                          <a:xfrm>
                            <a:off x="2669941" y="528414"/>
                            <a:ext cx="1270" cy="539115"/>
                          </a:xfrm>
                          <a:custGeom>
                            <a:avLst/>
                            <a:gdLst/>
                            <a:ahLst/>
                            <a:cxnLst/>
                            <a:rect l="l" t="t" r="r" b="b"/>
                            <a:pathLst>
                              <a:path h="539115">
                                <a:moveTo>
                                  <a:pt x="0" y="0"/>
                                </a:moveTo>
                                <a:lnTo>
                                  <a:pt x="0" y="539004"/>
                                </a:lnTo>
                              </a:path>
                            </a:pathLst>
                          </a:custGeom>
                          <a:ln w="3210">
                            <a:solidFill>
                              <a:srgbClr val="000000"/>
                            </a:solidFill>
                            <a:prstDash val="solid"/>
                          </a:ln>
                        </wps:spPr>
                        <wps:bodyPr wrap="square" lIns="0" tIns="0" rIns="0" bIns="0" rtlCol="0">
                          <a:prstTxWarp prst="textNoShape">
                            <a:avLst/>
                          </a:prstTxWarp>
                          <a:noAutofit/>
                        </wps:bodyPr>
                      </wps:wsp>
                      <wps:wsp>
                        <wps:cNvPr id="82" name="Graphic 82"/>
                        <wps:cNvSpPr/>
                        <wps:spPr>
                          <a:xfrm>
                            <a:off x="2658793" y="528414"/>
                            <a:ext cx="22860" cy="539115"/>
                          </a:xfrm>
                          <a:custGeom>
                            <a:avLst/>
                            <a:gdLst/>
                            <a:ahLst/>
                            <a:cxnLst/>
                            <a:rect l="l" t="t" r="r" b="b"/>
                            <a:pathLst>
                              <a:path w="22860" h="539115">
                                <a:moveTo>
                                  <a:pt x="0" y="539004"/>
                                </a:moveTo>
                                <a:lnTo>
                                  <a:pt x="22295" y="539004"/>
                                </a:lnTo>
                              </a:path>
                              <a:path w="22860" h="53911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83" name="Graphic 83"/>
                        <wps:cNvSpPr/>
                        <wps:spPr>
                          <a:xfrm>
                            <a:off x="2863916" y="554166"/>
                            <a:ext cx="1270" cy="546735"/>
                          </a:xfrm>
                          <a:custGeom>
                            <a:avLst/>
                            <a:gdLst/>
                            <a:ahLst/>
                            <a:cxnLst/>
                            <a:rect l="l" t="t" r="r" b="b"/>
                            <a:pathLst>
                              <a:path h="546735">
                                <a:moveTo>
                                  <a:pt x="0" y="0"/>
                                </a:moveTo>
                                <a:lnTo>
                                  <a:pt x="0" y="546251"/>
                                </a:lnTo>
                              </a:path>
                            </a:pathLst>
                          </a:custGeom>
                          <a:ln w="3210">
                            <a:solidFill>
                              <a:srgbClr val="000000"/>
                            </a:solidFill>
                            <a:prstDash val="solid"/>
                          </a:ln>
                        </wps:spPr>
                        <wps:bodyPr wrap="square" lIns="0" tIns="0" rIns="0" bIns="0" rtlCol="0">
                          <a:prstTxWarp prst="textNoShape">
                            <a:avLst/>
                          </a:prstTxWarp>
                          <a:noAutofit/>
                        </wps:bodyPr>
                      </wps:wsp>
                      <wps:wsp>
                        <wps:cNvPr id="84" name="Graphic 84"/>
                        <wps:cNvSpPr/>
                        <wps:spPr>
                          <a:xfrm>
                            <a:off x="2852768" y="554166"/>
                            <a:ext cx="22860" cy="546735"/>
                          </a:xfrm>
                          <a:custGeom>
                            <a:avLst/>
                            <a:gdLst/>
                            <a:ahLst/>
                            <a:cxnLst/>
                            <a:rect l="l" t="t" r="r" b="b"/>
                            <a:pathLst>
                              <a:path w="22860" h="546735">
                                <a:moveTo>
                                  <a:pt x="0" y="546251"/>
                                </a:moveTo>
                                <a:lnTo>
                                  <a:pt x="22295" y="546251"/>
                                </a:lnTo>
                              </a:path>
                              <a:path w="22860" h="54673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85" name="Graphic 85"/>
                        <wps:cNvSpPr/>
                        <wps:spPr>
                          <a:xfrm>
                            <a:off x="3057891" y="547700"/>
                            <a:ext cx="1270" cy="560705"/>
                          </a:xfrm>
                          <a:custGeom>
                            <a:avLst/>
                            <a:gdLst/>
                            <a:ahLst/>
                            <a:cxnLst/>
                            <a:rect l="l" t="t" r="r" b="b"/>
                            <a:pathLst>
                              <a:path h="560705">
                                <a:moveTo>
                                  <a:pt x="0" y="0"/>
                                </a:moveTo>
                                <a:lnTo>
                                  <a:pt x="0" y="560409"/>
                                </a:lnTo>
                              </a:path>
                            </a:pathLst>
                          </a:custGeom>
                          <a:ln w="3210">
                            <a:solidFill>
                              <a:srgbClr val="000000"/>
                            </a:solidFill>
                            <a:prstDash val="solid"/>
                          </a:ln>
                        </wps:spPr>
                        <wps:bodyPr wrap="square" lIns="0" tIns="0" rIns="0" bIns="0" rtlCol="0">
                          <a:prstTxWarp prst="textNoShape">
                            <a:avLst/>
                          </a:prstTxWarp>
                          <a:noAutofit/>
                        </wps:bodyPr>
                      </wps:wsp>
                      <wps:wsp>
                        <wps:cNvPr id="86" name="Graphic 86"/>
                        <wps:cNvSpPr/>
                        <wps:spPr>
                          <a:xfrm>
                            <a:off x="3046743" y="547700"/>
                            <a:ext cx="22860" cy="560705"/>
                          </a:xfrm>
                          <a:custGeom>
                            <a:avLst/>
                            <a:gdLst/>
                            <a:ahLst/>
                            <a:cxnLst/>
                            <a:rect l="l" t="t" r="r" b="b"/>
                            <a:pathLst>
                              <a:path w="22860" h="560705">
                                <a:moveTo>
                                  <a:pt x="0" y="560409"/>
                                </a:moveTo>
                                <a:lnTo>
                                  <a:pt x="22295" y="560409"/>
                                </a:lnTo>
                              </a:path>
                              <a:path w="22860" h="560705">
                                <a:moveTo>
                                  <a:pt x="0" y="0"/>
                                </a:moveTo>
                                <a:lnTo>
                                  <a:pt x="22295" y="0"/>
                                </a:lnTo>
                              </a:path>
                            </a:pathLst>
                          </a:custGeom>
                          <a:ln w="3210">
                            <a:solidFill>
                              <a:srgbClr val="000000"/>
                            </a:solidFill>
                            <a:prstDash val="solid"/>
                          </a:ln>
                        </wps:spPr>
                        <wps:bodyPr wrap="square" lIns="0" tIns="0" rIns="0" bIns="0" rtlCol="0">
                          <a:prstTxWarp prst="textNoShape">
                            <a:avLst/>
                          </a:prstTxWarp>
                          <a:noAutofit/>
                        </wps:bodyPr>
                      </wps:wsp>
                      <wps:wsp>
                        <wps:cNvPr id="87" name="Graphic 87"/>
                        <wps:cNvSpPr/>
                        <wps:spPr>
                          <a:xfrm>
                            <a:off x="139238" y="549483"/>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42448" y="552694"/>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89" name="Graphic 89"/>
                        <wps:cNvSpPr/>
                        <wps:spPr>
                          <a:xfrm>
                            <a:off x="333213" y="688387"/>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336423" y="691598"/>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91" name="Graphic 91"/>
                        <wps:cNvSpPr/>
                        <wps:spPr>
                          <a:xfrm>
                            <a:off x="527188" y="969316"/>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530398" y="972527"/>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93" name="Graphic 93"/>
                        <wps:cNvSpPr/>
                        <wps:spPr>
                          <a:xfrm>
                            <a:off x="721274" y="865529"/>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724484" y="868739"/>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95" name="Graphic 95"/>
                        <wps:cNvSpPr/>
                        <wps:spPr>
                          <a:xfrm>
                            <a:off x="915249" y="821048"/>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918459" y="824259"/>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97" name="Graphic 97"/>
                        <wps:cNvSpPr/>
                        <wps:spPr>
                          <a:xfrm>
                            <a:off x="1109224" y="756613"/>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112434" y="759824"/>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99" name="Graphic 99"/>
                        <wps:cNvSpPr/>
                        <wps:spPr>
                          <a:xfrm>
                            <a:off x="1303198" y="655278"/>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306409" y="658488"/>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01" name="Graphic 101"/>
                        <wps:cNvSpPr/>
                        <wps:spPr>
                          <a:xfrm>
                            <a:off x="1497173" y="711798"/>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1500384" y="715009"/>
                            <a:ext cx="11430" cy="11430"/>
                          </a:xfrm>
                          <a:custGeom>
                            <a:avLst/>
                            <a:gdLst/>
                            <a:ahLst/>
                            <a:cxnLst/>
                            <a:rect l="l" t="t" r="r" b="b"/>
                            <a:pathLst>
                              <a:path w="11430" h="11430">
                                <a:moveTo>
                                  <a:pt x="0" y="5596"/>
                                </a:moveTo>
                                <a:lnTo>
                                  <a:pt x="0" y="2507"/>
                                </a:lnTo>
                                <a:lnTo>
                                  <a:pt x="2507" y="0"/>
                                </a:lnTo>
                                <a:lnTo>
                                  <a:pt x="5596" y="0"/>
                                </a:lnTo>
                                <a:lnTo>
                                  <a:pt x="8685" y="0"/>
                                </a:lnTo>
                                <a:lnTo>
                                  <a:pt x="11192" y="2507"/>
                                </a:lnTo>
                                <a:lnTo>
                                  <a:pt x="11192" y="5596"/>
                                </a:lnTo>
                                <a:lnTo>
                                  <a:pt x="11192" y="8685"/>
                                </a:lnTo>
                                <a:lnTo>
                                  <a:pt x="8685" y="11192"/>
                                </a:lnTo>
                                <a:lnTo>
                                  <a:pt x="5596" y="11192"/>
                                </a:lnTo>
                                <a:lnTo>
                                  <a:pt x="2507"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03" name="Graphic 103"/>
                        <wps:cNvSpPr/>
                        <wps:spPr>
                          <a:xfrm>
                            <a:off x="1691148" y="936876"/>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1694359" y="940086"/>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05" name="Graphic 105"/>
                        <wps:cNvSpPr/>
                        <wps:spPr>
                          <a:xfrm>
                            <a:off x="1885123" y="781473"/>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1888334" y="784684"/>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07" name="Graphic 107"/>
                        <wps:cNvSpPr/>
                        <wps:spPr>
                          <a:xfrm>
                            <a:off x="2079098" y="748252"/>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2082309" y="751463"/>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09" name="Graphic 109"/>
                        <wps:cNvSpPr/>
                        <wps:spPr>
                          <a:xfrm>
                            <a:off x="2273073" y="946909"/>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2276284" y="950120"/>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11" name="Graphic 111"/>
                        <wps:cNvSpPr/>
                        <wps:spPr>
                          <a:xfrm>
                            <a:off x="2467048" y="881136"/>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2470258" y="884346"/>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13" name="Graphic 113"/>
                        <wps:cNvSpPr/>
                        <wps:spPr>
                          <a:xfrm>
                            <a:off x="2661023" y="789165"/>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2664233" y="792376"/>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15" name="Graphic 115"/>
                        <wps:cNvSpPr/>
                        <wps:spPr>
                          <a:xfrm>
                            <a:off x="2854998" y="818596"/>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858208" y="821806"/>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17" name="Graphic 117"/>
                        <wps:cNvSpPr/>
                        <wps:spPr>
                          <a:xfrm>
                            <a:off x="3048972" y="819153"/>
                            <a:ext cx="17780" cy="17780"/>
                          </a:xfrm>
                          <a:custGeom>
                            <a:avLst/>
                            <a:gdLst/>
                            <a:ahLst/>
                            <a:cxnLst/>
                            <a:rect l="l" t="t" r="r" b="b"/>
                            <a:pathLst>
                              <a:path w="17780" h="17780">
                                <a:moveTo>
                                  <a:pt x="13668" y="0"/>
                                </a:moveTo>
                                <a:lnTo>
                                  <a:pt x="3945" y="0"/>
                                </a:lnTo>
                                <a:lnTo>
                                  <a:pt x="0" y="3945"/>
                                </a:lnTo>
                                <a:lnTo>
                                  <a:pt x="0" y="8806"/>
                                </a:lnTo>
                                <a:lnTo>
                                  <a:pt x="0" y="13668"/>
                                </a:lnTo>
                                <a:lnTo>
                                  <a:pt x="3945" y="17613"/>
                                </a:lnTo>
                                <a:lnTo>
                                  <a:pt x="13668" y="17613"/>
                                </a:lnTo>
                                <a:lnTo>
                                  <a:pt x="17613" y="13668"/>
                                </a:lnTo>
                                <a:lnTo>
                                  <a:pt x="17613" y="3945"/>
                                </a:lnTo>
                                <a:lnTo>
                                  <a:pt x="13668"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3052183" y="822364"/>
                            <a:ext cx="11430" cy="11430"/>
                          </a:xfrm>
                          <a:custGeom>
                            <a:avLst/>
                            <a:gdLst/>
                            <a:ahLst/>
                            <a:cxnLst/>
                            <a:rect l="l" t="t" r="r" b="b"/>
                            <a:pathLst>
                              <a:path w="11430" h="11430">
                                <a:moveTo>
                                  <a:pt x="0" y="5596"/>
                                </a:moveTo>
                                <a:lnTo>
                                  <a:pt x="0" y="2507"/>
                                </a:lnTo>
                                <a:lnTo>
                                  <a:pt x="2506" y="0"/>
                                </a:lnTo>
                                <a:lnTo>
                                  <a:pt x="5596" y="0"/>
                                </a:lnTo>
                                <a:lnTo>
                                  <a:pt x="8685" y="0"/>
                                </a:lnTo>
                                <a:lnTo>
                                  <a:pt x="11192" y="2507"/>
                                </a:lnTo>
                                <a:lnTo>
                                  <a:pt x="11192" y="5596"/>
                                </a:lnTo>
                                <a:lnTo>
                                  <a:pt x="11192" y="8685"/>
                                </a:lnTo>
                                <a:lnTo>
                                  <a:pt x="8685" y="11192"/>
                                </a:lnTo>
                                <a:lnTo>
                                  <a:pt x="5596" y="11192"/>
                                </a:lnTo>
                                <a:lnTo>
                                  <a:pt x="2506" y="11192"/>
                                </a:lnTo>
                                <a:lnTo>
                                  <a:pt x="0" y="8685"/>
                                </a:lnTo>
                                <a:lnTo>
                                  <a:pt x="0" y="5596"/>
                                </a:lnTo>
                              </a:path>
                            </a:pathLst>
                          </a:custGeom>
                          <a:ln w="6421">
                            <a:solidFill>
                              <a:srgbClr val="000000"/>
                            </a:solidFill>
                            <a:prstDash val="solid"/>
                          </a:ln>
                        </wps:spPr>
                        <wps:bodyPr wrap="square" lIns="0" tIns="0" rIns="0" bIns="0" rtlCol="0">
                          <a:prstTxWarp prst="textNoShape">
                            <a:avLst/>
                          </a:prstTxWarp>
                          <a:noAutofit/>
                        </wps:bodyPr>
                      </wps:wsp>
                      <wps:wsp>
                        <wps:cNvPr id="119" name="Graphic 119"/>
                        <wps:cNvSpPr/>
                        <wps:spPr>
                          <a:xfrm>
                            <a:off x="0" y="0"/>
                            <a:ext cx="3176905" cy="1800225"/>
                          </a:xfrm>
                          <a:custGeom>
                            <a:avLst/>
                            <a:gdLst/>
                            <a:ahLst/>
                            <a:cxnLst/>
                            <a:rect l="l" t="t" r="r" b="b"/>
                            <a:pathLst>
                              <a:path w="3176905" h="1800225">
                                <a:moveTo>
                                  <a:pt x="29765" y="1770076"/>
                                </a:moveTo>
                                <a:lnTo>
                                  <a:pt x="29765" y="0"/>
                                </a:lnTo>
                              </a:path>
                              <a:path w="3176905" h="1800225">
                                <a:moveTo>
                                  <a:pt x="29765" y="1722920"/>
                                </a:moveTo>
                                <a:lnTo>
                                  <a:pt x="0" y="1722920"/>
                                </a:lnTo>
                              </a:path>
                              <a:path w="3176905" h="1800225">
                                <a:moveTo>
                                  <a:pt x="29765" y="1483573"/>
                                </a:moveTo>
                                <a:lnTo>
                                  <a:pt x="0" y="1483573"/>
                                </a:lnTo>
                              </a:path>
                              <a:path w="3176905" h="1800225">
                                <a:moveTo>
                                  <a:pt x="29765" y="1244114"/>
                                </a:moveTo>
                                <a:lnTo>
                                  <a:pt x="0" y="1244114"/>
                                </a:lnTo>
                              </a:path>
                              <a:path w="3176905" h="1800225">
                                <a:moveTo>
                                  <a:pt x="29765" y="1004767"/>
                                </a:moveTo>
                                <a:lnTo>
                                  <a:pt x="0" y="1004767"/>
                                </a:lnTo>
                              </a:path>
                              <a:path w="3176905" h="1800225">
                                <a:moveTo>
                                  <a:pt x="29765" y="765308"/>
                                </a:moveTo>
                                <a:lnTo>
                                  <a:pt x="0" y="765308"/>
                                </a:lnTo>
                              </a:path>
                              <a:path w="3176905" h="1800225">
                                <a:moveTo>
                                  <a:pt x="29765" y="525961"/>
                                </a:moveTo>
                                <a:lnTo>
                                  <a:pt x="0" y="525961"/>
                                </a:lnTo>
                              </a:path>
                              <a:path w="3176905" h="1800225">
                                <a:moveTo>
                                  <a:pt x="29765" y="286503"/>
                                </a:moveTo>
                                <a:lnTo>
                                  <a:pt x="0" y="286503"/>
                                </a:lnTo>
                              </a:path>
                              <a:path w="3176905" h="1800225">
                                <a:moveTo>
                                  <a:pt x="29765" y="47044"/>
                                </a:moveTo>
                                <a:lnTo>
                                  <a:pt x="0" y="47044"/>
                                </a:lnTo>
                              </a:path>
                              <a:path w="3176905" h="1800225">
                                <a:moveTo>
                                  <a:pt x="29765" y="1770076"/>
                                </a:moveTo>
                                <a:lnTo>
                                  <a:pt x="3176282" y="1770076"/>
                                </a:lnTo>
                              </a:path>
                              <a:path w="3176905" h="1800225">
                                <a:moveTo>
                                  <a:pt x="148156" y="1770076"/>
                                </a:moveTo>
                                <a:lnTo>
                                  <a:pt x="148156" y="1799841"/>
                                </a:lnTo>
                              </a:path>
                              <a:path w="3176905" h="1800225">
                                <a:moveTo>
                                  <a:pt x="342131" y="1770076"/>
                                </a:moveTo>
                                <a:lnTo>
                                  <a:pt x="342131" y="1799841"/>
                                </a:lnTo>
                              </a:path>
                              <a:path w="3176905" h="1800225">
                                <a:moveTo>
                                  <a:pt x="536106" y="1770076"/>
                                </a:moveTo>
                                <a:lnTo>
                                  <a:pt x="536106" y="1799841"/>
                                </a:lnTo>
                              </a:path>
                              <a:path w="3176905" h="1800225">
                                <a:moveTo>
                                  <a:pt x="730081" y="1770076"/>
                                </a:moveTo>
                                <a:lnTo>
                                  <a:pt x="730081" y="1799841"/>
                                </a:lnTo>
                              </a:path>
                              <a:path w="3176905" h="1800225">
                                <a:moveTo>
                                  <a:pt x="924056" y="1770076"/>
                                </a:moveTo>
                                <a:lnTo>
                                  <a:pt x="924056" y="1799841"/>
                                </a:lnTo>
                              </a:path>
                              <a:path w="3176905" h="1800225">
                                <a:moveTo>
                                  <a:pt x="1118031" y="1770076"/>
                                </a:moveTo>
                                <a:lnTo>
                                  <a:pt x="1118031" y="1799841"/>
                                </a:lnTo>
                              </a:path>
                              <a:path w="3176905" h="1800225">
                                <a:moveTo>
                                  <a:pt x="1312005" y="1770076"/>
                                </a:moveTo>
                                <a:lnTo>
                                  <a:pt x="1312005" y="1799841"/>
                                </a:lnTo>
                              </a:path>
                              <a:path w="3176905" h="1800225">
                                <a:moveTo>
                                  <a:pt x="1505980" y="1770076"/>
                                </a:moveTo>
                                <a:lnTo>
                                  <a:pt x="1505980" y="1799841"/>
                                </a:lnTo>
                              </a:path>
                              <a:path w="3176905" h="1800225">
                                <a:moveTo>
                                  <a:pt x="1699955" y="1770076"/>
                                </a:moveTo>
                                <a:lnTo>
                                  <a:pt x="1699955" y="1799841"/>
                                </a:lnTo>
                              </a:path>
                              <a:path w="3176905" h="1800225">
                                <a:moveTo>
                                  <a:pt x="1894041" y="1770076"/>
                                </a:moveTo>
                                <a:lnTo>
                                  <a:pt x="1894041" y="1799841"/>
                                </a:lnTo>
                              </a:path>
                              <a:path w="3176905" h="1800225">
                                <a:moveTo>
                                  <a:pt x="2088016" y="1770076"/>
                                </a:moveTo>
                                <a:lnTo>
                                  <a:pt x="2088016" y="1799841"/>
                                </a:lnTo>
                              </a:path>
                              <a:path w="3176905" h="1800225">
                                <a:moveTo>
                                  <a:pt x="2281991" y="1770076"/>
                                </a:moveTo>
                                <a:lnTo>
                                  <a:pt x="2281991" y="1799841"/>
                                </a:lnTo>
                              </a:path>
                              <a:path w="3176905" h="1800225">
                                <a:moveTo>
                                  <a:pt x="2475966" y="1770076"/>
                                </a:moveTo>
                                <a:lnTo>
                                  <a:pt x="2475966" y="1799841"/>
                                </a:lnTo>
                              </a:path>
                              <a:path w="3176905" h="1800225">
                                <a:moveTo>
                                  <a:pt x="2669941" y="1770076"/>
                                </a:moveTo>
                                <a:lnTo>
                                  <a:pt x="2669941" y="1799841"/>
                                </a:lnTo>
                              </a:path>
                              <a:path w="3176905" h="1800225">
                                <a:moveTo>
                                  <a:pt x="2863916" y="1770076"/>
                                </a:moveTo>
                                <a:lnTo>
                                  <a:pt x="2863916" y="1799841"/>
                                </a:lnTo>
                              </a:path>
                              <a:path w="3176905" h="1800225">
                                <a:moveTo>
                                  <a:pt x="3057891" y="1770076"/>
                                </a:moveTo>
                                <a:lnTo>
                                  <a:pt x="3057891" y="1799841"/>
                                </a:lnTo>
                              </a:path>
                            </a:pathLst>
                          </a:custGeom>
                          <a:ln w="42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2F235E" id="Group 35" o:spid="_x0000_s1026" style="position:absolute;margin-left:190.5pt;margin-top:-1.05pt;width:250.4pt;height:141.75pt;z-index:15738368;mso-wrap-distance-left:0;mso-wrap-distance-right:0;mso-position-horizontal-relative:page" coordsize="31800,18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">
                <v:shape id="Graphic 36" o:spid="_x0000_s1027" style="position:absolute;left:297;top:17229;width:31255;height:12;visibility:visible;mso-wrap-style:square;v-text-anchor:top" coordsize="3125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" path="m,l3125002,e" filled="f" strokecolor="#f0f0f0" strokeweight=".17836mm">
                  <v:stroke dashstyle="3 1"/>
                  <v:path arrowok="t"/>
                </v:shape>
                <v:shape id="Graphic 37" o:spid="_x0000_s1028" style="position:absolute;left:297;top:14835;width:31471;height:2394;visibility:visible;mso-wrap-style:square;v-text-anchor:top" coordsize="314706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" path="m3146406,239347r111,em,l42808,e" filled="f" strokecolor="#f0f0f0" strokeweight=".17836mm">
                  <v:path arrowok="t"/>
                </v:shape>
                <v:shape id="Graphic 38" o:spid="_x0000_s1029" style="position:absolute;left:939;top:14835;width:30614;height:13;visibility:visible;mso-wrap-style:square;v-text-anchor:top" coordsize="306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" path="m,l3060789,e" filled="f" strokecolor="#f0f0f0" strokeweight=".17836mm">
                  <v:stroke dashstyle="3 1"/>
                  <v:path arrowok="t"/>
                </v:shape>
                <v:shape id="Graphic 39" o:spid="_x0000_s1030" style="position:absolute;left:297;top:12441;width:31471;height:2400;visibility:visible;mso-wrap-style:square;v-text-anchor:top" coordsize="314706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" path="m3146406,239458r111,em,l42808,e" filled="f" strokecolor="#f0f0f0" strokeweight=".17836mm">
                  <v:path arrowok="t"/>
                </v:shape>
                <v:shape id="Graphic 40" o:spid="_x0000_s1031" style="position:absolute;left:939;top:12441;width:30614;height:12;visibility:visible;mso-wrap-style:square;v-text-anchor:top" coordsize="306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" path="m,l3060789,e" filled="f" strokecolor="#f0f0f0" strokeweight=".17836mm">
                  <v:stroke dashstyle="3 1"/>
                  <v:path arrowok="t"/>
                </v:shape>
                <v:shape id="Graphic 41" o:spid="_x0000_s1032" style="position:absolute;left:297;top:10047;width:31471;height:2394;visibility:visible;mso-wrap-style:square;v-text-anchor:top" coordsize="314706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" path="m3146406,239347r111,em,l42808,e" filled="f" strokecolor="#f0f0f0" strokeweight=".17836mm">
                  <v:path arrowok="t"/>
                </v:shape>
                <v:shape id="Graphic 42" o:spid="_x0000_s1033" style="position:absolute;left:939;top:10047;width:30614;height:13;visibility:visible;mso-wrap-style:square;v-text-anchor:top" coordsize="306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" path="m,l3060789,e" filled="f" strokecolor="#f0f0f0" strokeweight=".17836mm">
                  <v:stroke dashstyle="3 1"/>
                  <v:path arrowok="t"/>
                </v:shape>
                <v:shape id="Graphic 43" o:spid="_x0000_s1034" style="position:absolute;left:297;top:7653;width:31471;height:2400;visibility:visible;mso-wrap-style:square;v-text-anchor:top" coordsize="314706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" path="m3146406,239458r111,em,l42808,e" filled="f" strokecolor="#f0f0f0" strokeweight=".17836mm">
                  <v:path arrowok="t"/>
                </v:shape>
                <v:shape id="Graphic 44" o:spid="_x0000_s1035" style="position:absolute;left:939;top:7653;width:30614;height:12;visibility:visible;mso-wrap-style:square;v-text-anchor:top" coordsize="306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" path="m,l3060789,e" filled="f" strokecolor="#f0f0f0" strokeweight=".17836mm">
                  <v:stroke dashstyle="3 1"/>
                  <v:path arrowok="t"/>
                </v:shape>
                <v:shape id="Graphic 45" o:spid="_x0000_s1036" style="position:absolute;left:297;top:5259;width:31471;height:2394;visibility:visible;mso-wrap-style:square;v-text-anchor:top" coordsize="314706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" path="m3146406,239347r111,em,l42808,e" filled="f" strokecolor="#f0f0f0" strokeweight=".17836mm">
                  <v:path arrowok="t"/>
                </v:shape>
                <v:shape id="Graphic 46" o:spid="_x0000_s1037" style="position:absolute;left:939;top:5259;width:30614;height:13;visibility:visible;mso-wrap-style:square;v-text-anchor:top" coordsize="306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" path="m,l3060789,e" filled="f" strokecolor="#f0f0f0" strokeweight=".17836mm">
                  <v:stroke dashstyle="3 1"/>
                  <v:path arrowok="t"/>
                </v:shape>
                <v:shape id="Graphic 47" o:spid="_x0000_s1038" style="position:absolute;left:297;top:2865;width:31471;height:2400;visibility:visible;mso-wrap-style:square;v-text-anchor:top" coordsize="314706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" path="m3146406,239458r111,em,l42808,e" filled="f" strokecolor="#f0f0f0" strokeweight=".17836mm">
                  <v:path arrowok="t"/>
                </v:shape>
                <v:shape id="Graphic 48" o:spid="_x0000_s1039" style="position:absolute;left:939;top:2865;width:30614;height:12;visibility:visible;mso-wrap-style:square;v-text-anchor:top" coordsize="306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" path="m,l3060789,e" filled="f" strokecolor="#f0f0f0" strokeweight=".17836mm">
                  <v:stroke dashstyle="3 1"/>
                  <v:path arrowok="t"/>
                </v:shape>
                <v:shape id="Graphic 49" o:spid="_x0000_s1040" style="position:absolute;left:297;top:470;width:31471;height:2400;visibility:visible;mso-wrap-style:square;v-text-anchor:top" coordsize="314706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" path="m3146406,239458r111,em,l42808,e" filled="f" strokecolor="#f0f0f0" strokeweight=".17836mm">
                  <v:path arrowok="t"/>
                </v:shape>
                <v:shape id="Graphic 50" o:spid="_x0000_s1041" style="position:absolute;left:939;top:470;width:30614;height:13;visibility:visible;mso-wrap-style:square;v-text-anchor:top" coordsize="3061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" path="m,l3060789,e" filled="f" strokecolor="#f0f0f0" strokeweight=".17836mm">
                  <v:stroke dashstyle="3 1"/>
                  <v:path arrowok="t"/>
                </v:shape>
                <v:shape id="Graphic 51" o:spid="_x0000_s1042" style="position:absolute;left:1481;top:470;width:30283;height:17234;visibility:visible;mso-wrap-style:square;v-text-anchor:top" coordsize="3028315,172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" path="m3028014,r112,em,1723031r,-42808e" filled="f" strokecolor="#f0f0f0" strokeweight=".17836mm">
                  <v:path arrowok="t"/>
                </v:shape>
                <v:shape id="Graphic 52" o:spid="_x0000_s1043" style="position:absolute;left:1481;width:29102;height:17703;visibility:visible;mso-wrap-style:square;v-text-anchor:top" coordsize="2910205,17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" path="m,l,1705864em193974,r,1770076em387949,r,1770076em581924,r,1770076em775899,r,1770076em969874,r,1770076em1163849,r,1770076em1357824,r,1770076em1551798,r,1770076em1745885,r,1770076em1939860,r,1770076em2133835,r,1770076em2327809,r,1770076em2521784,r,1770076em2715759,r,1770076em2909734,r,1770076e" filled="f" strokecolor="#f0f0f0" strokeweight=".17836mm">
                  <v:stroke dashstyle="3 1"/>
                  <v:path arrowok="t"/>
                </v:shape>
                <v:shape id="Graphic 53" o:spid="_x0000_s1044" style="position:absolute;left:12150;width:12;height:17703;visibility:visible;mso-wrap-style:square;v-text-anchor:top" coordsize="1270,17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" path="m,l,1770076e" filled="f" strokecolor="yellow" strokeweight=".08917mm">
                  <v:stroke dashstyle="longDash"/>
                  <v:path arrowok="t"/>
                </v:shape>
                <v:shape id="Graphic 54" o:spid="_x0000_s1045" style="position:absolute;left:297;top:7653;width:31471;height:12;visibility:visible;mso-wrap-style:square;v-text-anchor:top" coordsize="3147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" path="m,l3146517,e" filled="f" strokecolor="#7f7f7f" strokeweight=".08917mm">
                  <v:path arrowok="t"/>
                </v:shape>
                <v:shape id="Graphic 55" o:spid="_x0000_s1046" style="position:absolute;left:1481;top:2608;width:13;height:5950;visibility:visible;mso-wrap-style:square;v-text-anchor:top" coordsize="1270,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" path="m,l,594744e" filled="f" strokeweight=".08917mm">
                  <v:path arrowok="t"/>
                </v:shape>
                <v:shape id="Graphic 56" o:spid="_x0000_s1047" style="position:absolute;left:1370;top:2608;width:228;height:5950;visibility:visible;mso-wrap-style:square;v-text-anchor:top" coordsize="22860,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" path="m,594744r22295,em,l22295,e" filled="f" strokeweight=".08917mm">
                  <v:path arrowok="t"/>
                </v:shape>
                <v:shape id="Graphic 57" o:spid="_x0000_s1048" style="position:absolute;left:3421;top:4085;width:13;height:5779;visibility:visible;mso-wrap-style:square;v-text-anchor:top" coordsize="1270,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" path="m,l,577242e" filled="f" strokeweight=".08917mm">
                  <v:path arrowok="t"/>
                </v:shape>
                <v:shape id="Graphic 58" o:spid="_x0000_s1049" style="position:absolute;left:3309;top:4085;width:229;height:5779;visibility:visible;mso-wrap-style:square;v-text-anchor:top" coordsize="22860,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" path="m,577242r22295,em,l22295,e" filled="f" strokeweight=".08917mm">
                  <v:path arrowok="t"/>
                </v:shape>
                <v:shape id="Graphic 59" o:spid="_x0000_s1050" style="position:absolute;left:5361;top:6815;width:12;height:5931;visibility:visible;mso-wrap-style:square;v-text-anchor:top" coordsize="127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" path="m,l,592961e" filled="f" strokeweight=".08917mm">
                  <v:path arrowok="t"/>
                </v:shape>
                <v:shape id="Graphic 60" o:spid="_x0000_s1051" style="position:absolute;left:5249;top:6815;width:229;height:5931;visibility:visible;mso-wrap-style:square;v-text-anchor:top" coordsize="2286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" path="m,592961r22295,em,l22295,e" filled="f" strokeweight=".08917mm">
                  <v:path arrowok="t"/>
                </v:shape>
                <v:shape id="Graphic 61" o:spid="_x0000_s1052" style="position:absolute;left:7300;top:6121;width:13;height:5245;visibility:visible;mso-wrap-style:square;v-text-anchor:top" coordsize="127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" path="m,l,524289e" filled="f" strokeweight=".08917mm">
                  <v:path arrowok="t"/>
                </v:shape>
                <v:shape id="Graphic 62" o:spid="_x0000_s1053" style="position:absolute;left:7189;top:6121;width:228;height:5245;visibility:visible;mso-wrap-style:square;v-text-anchor:top" coordsize="2286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" path="m,524289r22295,em,l22295,e" filled="f" strokeweight=".08917mm">
                  <v:path arrowok="t"/>
                </v:shape>
                <v:shape id="Graphic 63" o:spid="_x0000_s1054" style="position:absolute;left:9240;top:5656;width:13;height:5283;visibility:visible;mso-wrap-style:square;v-text-anchor:top" coordsize="1270,52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" path="m,l,528191e" filled="f" strokeweight=".08917mm">
                  <v:path arrowok="t"/>
                </v:shape>
                <v:shape id="Graphic 64" o:spid="_x0000_s1055" style="position:absolute;left:9129;top:5656;width:228;height:5283;visibility:visible;mso-wrap-style:square;v-text-anchor:top" coordsize="22860,52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" path="m,528191r22295,em,l22295,e" filled="f" strokeweight=".08917mm">
                  <v:path arrowok="t"/>
                </v:shape>
                <v:shape id="Graphic 65" o:spid="_x0000_s1056" style="position:absolute;left:11164;top:7637;width:38;height:38;visibility:visible;mso-wrap-style:square;v-text-anchor:top" coordsize="38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" path="m,1605l470,470,1605,,2740,470r470,1135l2740,2740,1605,3210,470,2740,,1605xe" fillcolor="black" stroked="f">
                  <v:path arrowok="t"/>
                </v:shape>
                <v:shape id="Graphic 66" o:spid="_x0000_s1057" style="position:absolute;left:11068;top:7653;width:229;height:12;visibility:visible;mso-wrap-style:square;v-text-anchor:top" coordsize="22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" path="m,l22295,em,l22295,e" filled="f" strokeweight=".08917mm">
                  <v:path arrowok="t"/>
                </v:shape>
                <v:shape id="Graphic 67" o:spid="_x0000_s1058" style="position:absolute;left:13120;top:3982;width:12;height:5321;visibility:visible;mso-wrap-style:square;v-text-anchor:top" coordsize="1270,5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" path="m,l,531758e" filled="f" strokeweight=".08917mm">
                  <v:path arrowok="t"/>
                </v:shape>
                <v:shape id="Graphic 68" o:spid="_x0000_s1059" style="position:absolute;left:13008;top:3982;width:229;height:5321;visibility:visible;mso-wrap-style:square;v-text-anchor:top" coordsize="22860,5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" path="m,531758r22295,em,l22295,e" filled="f" strokeweight=".08917mm">
                  <v:path arrowok="t"/>
                </v:shape>
                <v:shape id="Graphic 69" o:spid="_x0000_s1060" style="position:absolute;left:15059;top:4538;width:13;height:5340;visibility:visible;mso-wrap-style:square;v-text-anchor:top" coordsize="127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" path="m,l,533430e" filled="f" strokeweight=".08917mm">
                  <v:path arrowok="t"/>
                </v:shape>
                <v:shape id="Graphic 70" o:spid="_x0000_s1061" style="position:absolute;left:14948;top:4538;width:228;height:5340;visibility:visible;mso-wrap-style:square;v-text-anchor:top" coordsize="2286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" path="m,533430r22295,em,l22295,e" filled="f" strokeweight=".08917mm">
                  <v:path arrowok="t"/>
                </v:shape>
                <v:shape id="Graphic 71" o:spid="_x0000_s1062" style="position:absolute;left:16999;top:6877;width:13;height:5162;visibility:visible;mso-wrap-style:square;v-text-anchor:top" coordsize="1270,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" path="m,l,515928e" filled="f" strokeweight=".08917mm">
                  <v:path arrowok="t"/>
                </v:shape>
                <v:shape id="Graphic 72" o:spid="_x0000_s1063" style="position:absolute;left:16888;top:6877;width:228;height:5162;visibility:visible;mso-wrap-style:square;v-text-anchor:top" coordsize="22860,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" path="m,515928r22295,em,l22295,e" filled="f" strokeweight=".08917mm">
                  <v:path arrowok="t"/>
                </v:shape>
                <v:shape id="Graphic 73" o:spid="_x0000_s1064" style="position:absolute;left:18940;top:5303;width:13;height:5200;visibility:visible;mso-wrap-style:square;v-text-anchor:top" coordsize="1270,52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" path="m,l,519718e" filled="f" strokeweight=".08917mm">
                  <v:path arrowok="t"/>
                </v:shape>
                <v:shape id="Graphic 74" o:spid="_x0000_s1065" style="position:absolute;left:18828;top:5303;width:229;height:5200;visibility:visible;mso-wrap-style:square;v-text-anchor:top" coordsize="22860,52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" path="m,519718r22295,em,l22295,e" filled="f" strokeweight=".08917mm">
                  <v:path arrowok="t"/>
                </v:shape>
                <v:shape id="Graphic 75" o:spid="_x0000_s1066" style="position:absolute;left:20880;top:4812;width:12;height:5518;visibility:visible;mso-wrap-style:square;v-text-anchor:top" coordsize="127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" path="m,l,551490e" filled="f" strokeweight=".08917mm">
                  <v:path arrowok="t"/>
                </v:shape>
                <v:shape id="Graphic 76" o:spid="_x0000_s1067" style="position:absolute;left:20768;top:4812;width:229;height:5518;visibility:visible;mso-wrap-style:square;v-text-anchor:top" coordsize="2286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" path="m,551490r22295,em,l22295,e" filled="f" strokeweight=".08917mm">
                  <v:path arrowok="t"/>
                </v:shape>
                <v:shape id="Graphic 77" o:spid="_x0000_s1068" style="position:absolute;left:22819;top:6899;width:13;height:5315;visibility:visible;mso-wrap-style:square;v-text-anchor:top" coordsize="127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" path="m,l,531424e" filled="f" strokeweight=".08917mm">
                  <v:path arrowok="t"/>
                </v:shape>
                <v:shape id="Graphic 78" o:spid="_x0000_s1069" style="position:absolute;left:22708;top:6899;width:229;height:5315;visibility:visible;mso-wrap-style:square;v-text-anchor:top" coordsize="2286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" path="m,531424r22295,em,l22295,e" filled="f" strokeweight=".08917mm">
                  <v:path arrowok="t"/>
                </v:shape>
                <v:shape id="Graphic 79" o:spid="_x0000_s1070" style="position:absolute;left:24759;top:6255;width:13;height:5289;visibility:visible;mso-wrap-style:square;v-text-anchor:top" coordsize="1270,52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" path="m,l,528748e" filled="f" strokeweight=".08917mm">
                  <v:path arrowok="t"/>
                </v:shape>
                <v:shape id="Graphic 80" o:spid="_x0000_s1071" style="position:absolute;left:24648;top:6255;width:228;height:5289;visibility:visible;mso-wrap-style:square;v-text-anchor:top" coordsize="22860,52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" path="m,528748r22295,em,l22295,e" filled="f" strokeweight=".08917mm">
                  <v:path arrowok="t"/>
                </v:shape>
                <v:shape id="Graphic 81" o:spid="_x0000_s1072" style="position:absolute;left:26699;top:5284;width:13;height:5391;visibility:visible;mso-wrap-style:square;v-text-anchor:top" coordsize="1270,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" path="m,l,539004e" filled="f" strokeweight=".08917mm">
                  <v:path arrowok="t"/>
                </v:shape>
                <v:shape id="Graphic 82" o:spid="_x0000_s1073" style="position:absolute;left:26587;top:5284;width:229;height:5391;visibility:visible;mso-wrap-style:square;v-text-anchor:top" coordsize="22860,53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" path="m,539004r22295,em,l22295,e" filled="f" strokeweight=".08917mm">
                  <v:path arrowok="t"/>
                </v:shape>
                <v:shape id="Graphic 83" o:spid="_x0000_s1074" style="position:absolute;left:28639;top:5541;width:12;height:5468;visibility:visible;mso-wrap-style:square;v-text-anchor:top" coordsize="127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" path="m,l,546251e" filled="f" strokeweight=".08917mm">
                  <v:path arrowok="t"/>
                </v:shape>
                <v:shape id="Graphic 84" o:spid="_x0000_s1075" style="position:absolute;left:28527;top:5541;width:229;height:5468;visibility:visible;mso-wrap-style:square;v-text-anchor:top" coordsize="2286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" path="m,546251r22295,em,l22295,e" filled="f" strokeweight=".08917mm">
                  <v:path arrowok="t"/>
                </v:shape>
                <v:shape id="Graphic 85" o:spid="_x0000_s1076" style="position:absolute;left:30578;top:5477;width:13;height:5607;visibility:visible;mso-wrap-style:square;v-text-anchor:top" coordsize="1270,56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" path="m,l,560409e" filled="f" strokeweight=".08917mm">
                  <v:path arrowok="t"/>
                </v:shape>
                <v:shape id="Graphic 86" o:spid="_x0000_s1077" style="position:absolute;left:30467;top:5477;width:229;height:5607;visibility:visible;mso-wrap-style:square;v-text-anchor:top" coordsize="22860,56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" path="m,560409r22295,em,l22295,e" filled="f" strokeweight=".08917mm">
                  <v:path arrowok="t"/>
                </v:shape>
                <v:shape id="Graphic 87" o:spid="_x0000_s1078" style="position:absolute;left:1392;top:5494;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" path="m13668,l3945,,,3945,,8806r,4862l3945,17613r9723,l17613,13668r,-9723l13668,xe" fillcolor="black" stroked="f">
                  <v:path arrowok="t"/>
                </v:shape>
                <v:shape id="Graphic 88" o:spid="_x0000_s1079" style="position:absolute;left:1424;top:5526;width:114;height:115;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" path="m,5596l,2507,2507,,5596,,8685,r2507,2507l11192,5596r,3089l8685,11192r-3089,l2507,11192,,8685,,5596e" filled="f" strokeweight=".17836mm">
                  <v:path arrowok="t"/>
                </v:shape>
                <v:shape id="Graphic 89" o:spid="_x0000_s1080" style="position:absolute;left:3332;top:6883;width:177;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" path="m13668,l3945,,,3945,,8806r,4862l3945,17613r9723,l17613,13668r,-9723l13668,xe" fillcolor="black" stroked="f">
                  <v:path arrowok="t"/>
                </v:shape>
                <v:shape id="Graphic 90" o:spid="_x0000_s1081" style="position:absolute;left:3364;top:6915;width:114;height:115;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" path="m,5596l,2507,2507,,5596,,8685,r2507,2507l11192,5596r,3089l8685,11192r-3089,l2507,11192,,8685,,5596e" filled="f" strokeweight=".17836mm">
                  <v:path arrowok="t"/>
                </v:shape>
                <v:shape id="Graphic 91" o:spid="_x0000_s1082" style="position:absolute;left:5271;top:9693;width:178;height:177;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" path="m13668,l3945,,,3945,,8806r,4862l3945,17613r9723,l17613,13668r,-9723l13668,xe" fillcolor="black" stroked="f">
                  <v:path arrowok="t"/>
                </v:shape>
                <v:shape id="Graphic 92" o:spid="_x0000_s1083" style="position:absolute;left:5303;top:9725;width:115;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" path="m,5596l,2507,2507,,5596,,8685,r2507,2507l11192,5596r,3089l8685,11192r-3089,l2507,11192,,8685,,5596e" filled="f" strokeweight=".17836mm">
                  <v:path arrowok="t"/>
                </v:shape>
                <v:shape id="Graphic 93" o:spid="_x0000_s1084" style="position:absolute;left:7212;top:8655;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" path="m13668,l3945,,,3945,,8806r,4862l3945,17613r9723,l17613,13668r,-9723l13668,xe" fillcolor="black" stroked="f">
                  <v:path arrowok="t"/>
                </v:shape>
                <v:shape id="Graphic 94" o:spid="_x0000_s1085" style="position:absolute;left:7244;top:8687;width:115;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" path="m,5596l,2507,2507,,5596,,8685,r2507,2507l11192,5596r,3089l8685,11192r-3089,l2507,11192,,8685,,5596e" filled="f" strokeweight=".17836mm">
                  <v:path arrowok="t"/>
                </v:shape>
                <v:shape id="Graphic 95" o:spid="_x0000_s1086" style="position:absolute;left:9152;top:8210;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" path="m13668,l3945,,,3945,,8806r,4862l3945,17613r9723,l17613,13668r,-9723l13668,xe" fillcolor="black" stroked="f">
                  <v:path arrowok="t"/>
                </v:shape>
                <v:shape id="Graphic 96" o:spid="_x0000_s1087" style="position:absolute;left:9184;top:8242;width:114;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" path="m,5596l,2507,2507,,5596,,8685,r2507,2507l11192,5596r,3089l8685,11192r-3089,l2507,11192,,8685,,5596e" filled="f" strokeweight=".17836mm">
                  <v:path arrowok="t"/>
                </v:shape>
                <v:shape id="Graphic 97" o:spid="_x0000_s1088" style="position:absolute;left:11092;top:7566;width:178;height:177;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" path="m13668,l3945,,,3945,,8806r,4862l3945,17613r9723,l17613,13668r,-9723l13668,xe" fillcolor="black" stroked="f">
                  <v:path arrowok="t"/>
                </v:shape>
                <v:shape id="Graphic 98" o:spid="_x0000_s1089" style="position:absolute;left:11124;top:7598;width:114;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" path="m,5596l,2507,2507,,5596,,8685,r2507,2507l11192,5596r,3089l8685,11192r-3089,l2507,11192,,8685,,5596e" filled="f" strokeweight=".17836mm">
                  <v:path arrowok="t"/>
                </v:shape>
                <v:shape id="Graphic 99" o:spid="_x0000_s1090" style="position:absolute;left:13031;top:6552;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" path="m13668,l3945,,,3945,,8806r,4862l3945,17613r9723,l17613,13668r,-9723l13668,xe" fillcolor="black" stroked="f">
                  <v:path arrowok="t"/>
                </v:shape>
                <v:shape id="Graphic 100" o:spid="_x0000_s1091" style="position:absolute;left:13064;top:6584;width:114;height:115;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" path="m,5596l,2507,2507,,5596,,8685,r2507,2507l11192,5596r,3089l8685,11192r-3089,l2507,11192,,8685,,5596e" filled="f" strokeweight=".17836mm">
                  <v:path arrowok="t"/>
                </v:shape>
                <v:shape id="Graphic 101" o:spid="_x0000_s1092" style="position:absolute;left:14971;top:7117;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" path="m13668,l3945,,,3945,,8806r,4862l3945,17613r9723,l17613,13668r,-9723l13668,xe" fillcolor="black" stroked="f">
                  <v:path arrowok="t"/>
                </v:shape>
                <v:shape id="Graphic 102" o:spid="_x0000_s1093" style="position:absolute;left:15003;top:7150;width:115;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" path="m,5596l,2507,2507,,5596,,8685,r2507,2507l11192,5596r,3089l8685,11192r-3089,l2507,11192,,8685,,5596e" filled="f" strokeweight=".17836mm">
                  <v:path arrowok="t"/>
                </v:shape>
                <v:shape id="Graphic 103" o:spid="_x0000_s1094" style="position:absolute;left:16911;top:9368;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" path="m13668,l3945,,,3945,,8806r,4862l3945,17613r9723,l17613,13668r,-9723l13668,xe" fillcolor="black" stroked="f">
                  <v:path arrowok="t"/>
                </v:shape>
                <v:shape id="Graphic 104" o:spid="_x0000_s1095" style="position:absolute;left:16943;top:9400;width:114;height:115;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" path="m,5596l,2507,2506,,5596,,8685,r2507,2507l11192,5596r,3089l8685,11192r-3089,l2506,11192,,8685,,5596e" filled="f" strokeweight=".17836mm">
                  <v:path arrowok="t"/>
                </v:shape>
                <v:shape id="Graphic 105" o:spid="_x0000_s1096" style="position:absolute;left:18851;top:7814;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" path="m13668,l3945,,,3945,,8806r,4862l3945,17613r9723,l17613,13668r,-9723l13668,xe" fillcolor="black" stroked="f">
                  <v:path arrowok="t"/>
                </v:shape>
                <v:shape id="Graphic 106" o:spid="_x0000_s1097" style="position:absolute;left:18883;top:7846;width:114;height:115;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" path="m,5596l,2507,2506,,5596,,8685,r2507,2507l11192,5596r,3089l8685,11192r-3089,l2506,11192,,8685,,5596e" filled="f" strokeweight=".17836mm">
                  <v:path arrowok="t"/>
                </v:shape>
                <v:shape id="Graphic 107" o:spid="_x0000_s1098" style="position:absolute;left:20790;top:7482;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" path="m13668,l3945,,,3945,,8806r,4862l3945,17613r9723,l17613,13668r,-9723l13668,xe" fillcolor="black" stroked="f">
                  <v:path arrowok="t"/>
                </v:shape>
                <v:shape id="Graphic 108" o:spid="_x0000_s1099" style="position:absolute;left:20823;top:7514;width:114;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" path="m,5596l,2507,2506,,5596,,8685,r2507,2507l11192,5596r,3089l8685,11192r-3089,l2506,11192,,8685,,5596e" filled="f" strokeweight=".17836mm">
                  <v:path arrowok="t"/>
                </v:shape>
                <v:shape id="Graphic 109" o:spid="_x0000_s1100" style="position:absolute;left:22730;top:9469;width:178;height:177;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" path="m13668,l3945,,,3945,,8806r,4862l3945,17613r9723,l17613,13668r,-9723l13668,xe" fillcolor="black" stroked="f">
                  <v:path arrowok="t"/>
                </v:shape>
                <v:shape id="Graphic 110" o:spid="_x0000_s1101" style="position:absolute;left:22762;top:9501;width:115;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" path="m,5596l,2507,2506,,5596,,8685,r2507,2507l11192,5596r,3089l8685,11192r-3089,l2506,11192,,8685,,5596e" filled="f" strokeweight=".17836mm">
                  <v:path arrowok="t"/>
                </v:shape>
                <v:shape id="Graphic 111" o:spid="_x0000_s1102" style="position:absolute;left:24670;top:8811;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" path="m13668,l3945,,,3945,,8806r,4862l3945,17613r9723,l17613,13668r,-9723l13668,xe" fillcolor="black" stroked="f">
                  <v:path arrowok="t"/>
                </v:shape>
                <v:shape id="Graphic 112" o:spid="_x0000_s1103" style="position:absolute;left:24702;top:8843;width:114;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" path="m,5596l,2507,2506,,5596,,8685,r2507,2507l11192,5596r,3089l8685,11192r-3089,l2506,11192,,8685,,5596e" filled="f" strokeweight=".17836mm">
                  <v:path arrowok="t"/>
                </v:shape>
                <v:shape id="Graphic 113" o:spid="_x0000_s1104" style="position:absolute;left:26610;top:7891;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" path="m13668,l3945,,,3945,,8806r,4862l3945,17613r9723,l17613,13668r,-9723l13668,xe" fillcolor="black" stroked="f">
                  <v:path arrowok="t"/>
                </v:shape>
                <v:shape id="Graphic 114" o:spid="_x0000_s1105" style="position:absolute;left:26642;top:7923;width:114;height:115;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" path="m,5596l,2507,2506,,5596,,8685,r2507,2507l11192,5596r,3089l8685,11192r-3089,l2506,11192,,8685,,5596e" filled="f" strokeweight=".17836mm">
                  <v:path arrowok="t"/>
                </v:shape>
                <v:shape id="Graphic 115" o:spid="_x0000_s1106" style="position:absolute;left:28549;top:8185;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" path="m13668,l3945,,,3945,,8806r,4862l3945,17613r9723,l17613,13668r,-9723l13668,xe" fillcolor="black" stroked="f">
                  <v:path arrowok="t"/>
                </v:shape>
                <v:shape id="Graphic 116" o:spid="_x0000_s1107" style="position:absolute;left:28582;top:8218;width:114;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" path="m,5596l,2507,2506,,5596,,8685,r2507,2507l11192,5596r,3089l8685,11192r-3089,l2506,11192,,8685,,5596e" filled="f" strokeweight=".17836mm">
                  <v:path arrowok="t"/>
                </v:shape>
                <v:shape id="Graphic 117" o:spid="_x0000_s1108" style="position:absolute;left:30489;top:8191;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" path="m13668,l3945,,,3945,,8806r,4862l3945,17613r9723,l17613,13668r,-9723l13668,xe" fillcolor="black" stroked="f">
                  <v:path arrowok="t"/>
                </v:shape>
                <v:shape id="Graphic 118" o:spid="_x0000_s1109" style="position:absolute;left:30521;top:8223;width:115;height:114;visibility:visible;mso-wrap-style:square;v-text-anchor:top" coordsize="1143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" path="m,5596l,2507,2506,,5596,,8685,r2507,2507l11192,5596r,3089l8685,11192r-3089,l2506,11192,,8685,,5596e" filled="f" strokeweight=".17836mm">
                  <v:path arrowok="t"/>
                </v:shape>
                <v:shape id="Graphic 119" o:spid="_x0000_s1110" style="position:absolute;width:31769;height:18002;visibility:visible;mso-wrap-style:square;v-text-anchor:top" coordsize="3176905,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" path="m29765,1770076l29765,em29765,1722920r-29765,em29765,1483573r-29765,em29765,1244114r-29765,em29765,1004767r-29765,em29765,765308l,765308em29765,525961l,525961em29765,286503l,286503em29765,47044l,47044em29765,1770076r3146517,em148156,1770076r,29765em342131,1770076r,29765em536106,1770076r,29765em730081,1770076r,29765em924056,1770076r,29765em1118031,1770076r,29765em1312005,1770076r,29765em1505980,1770076r,29765em1699955,1770076r,29765em1894041,1770076r,29765em2088016,1770076r,29765em2281991,1770076r,29765em2475966,1770076r,29765em2669941,1770076r,29765em2863916,1770076r,29765em3057891,1770076r,29765e" filled="f" strokeweight=".1189mm">
                  <v:path arrowok="t"/>
                </v:shape>
                <w10:wrap anchorx="page"/>
              </v:group>
            </w:pict>
          </mc:Fallback>
        </mc:AlternateContent>
      </w:r>
      <w:bookmarkStart w:id="2347" w:name="_bookmark70"/>
      <w:bookmarkEnd w:id="2347"/>
      <w:r>
        <w:rPr>
          <w:rFonts w:ascii="Arial MT"/>
          <w:spacing w:val="-5"/>
          <w:w w:val="105"/>
          <w:sz w:val="9"/>
        </w:rPr>
        <w:t>15</w:t>
      </w:r>
    </w:p>
    <w:p w14:paraId="2B9A7813" w14:textId="77777777" w:rsidR="006F1B3D" w:rsidRDefault="00EC25F2" w:rsidP="008C7539">
      <w:pPr>
        <w:pStyle w:val="BodyText"/>
        <w:suppressAutoHyphens/>
        <w:rPr>
          <w:rFonts w:ascii="Arial MT"/>
          <w:sz w:val="9"/>
        </w:rPr>
      </w:pPr>
      <w:r>
        <w:rPr>
          <w:rFonts w:ascii="Arial MT"/>
          <w:noProof/>
          <w:sz w:val="9"/>
        </w:rPr>
        <mc:AlternateContent>
          <mc:Choice Requires="wps">
            <w:drawing>
              <wp:anchor distT="0" distB="0" distL="0" distR="0" simplePos="0" relativeHeight="15740416" behindDoc="0" locked="0" layoutInCell="1" allowOverlap="1" wp14:anchorId="350759C4" wp14:editId="760B9289">
                <wp:simplePos x="0" y="0"/>
                <wp:positionH relativeFrom="page">
                  <wp:posOffset>2165350</wp:posOffset>
                </wp:positionH>
                <wp:positionV relativeFrom="paragraph">
                  <wp:posOffset>25400</wp:posOffset>
                </wp:positionV>
                <wp:extent cx="115570" cy="128778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287780"/>
                        </a:xfrm>
                        <a:prstGeom prst="rect">
                          <a:avLst/>
                        </a:prstGeom>
                      </wps:spPr>
                      <wps:txbx>
                        <w:txbxContent>
                          <w:p w14:paraId="315637FE" w14:textId="77777777" w:rsidR="00B74441" w:rsidRDefault="00B74441">
                            <w:pPr>
                              <w:spacing w:before="23"/>
                              <w:ind w:left="20"/>
                              <w:rPr>
                                <w:rFonts w:ascii="Arial MT"/>
                                <w:sz w:val="11"/>
                              </w:rPr>
                            </w:pPr>
                            <w:r>
                              <w:rPr>
                                <w:rFonts w:ascii="Arial MT"/>
                                <w:w w:val="105"/>
                                <w:sz w:val="11"/>
                              </w:rPr>
                              <w:t xml:space="preserve">Mortality </w:t>
                            </w:r>
                            <w:ins w:id="2348" w:author="Editor" w:date="2026-09-13T17:11:00Z">
                              <w:r>
                                <w:rPr>
                                  <w:rFonts w:ascii="Arial MT"/>
                                  <w:w w:val="105"/>
                                  <w:sz w:val="11"/>
                                </w:rPr>
                                <w:t>r</w:t>
                              </w:r>
                            </w:ins>
                            <w:del w:id="2349" w:author="Editor" w:date="2026-09-13T17:11:00Z">
                              <w:r w:rsidDel="00EC25F2">
                                <w:rPr>
                                  <w:rFonts w:ascii="Arial MT"/>
                                  <w:w w:val="105"/>
                                  <w:sz w:val="11"/>
                                </w:rPr>
                                <w:delText>R</w:delText>
                              </w:r>
                            </w:del>
                            <w:r>
                              <w:rPr>
                                <w:rFonts w:ascii="Arial MT"/>
                                <w:w w:val="105"/>
                                <w:sz w:val="11"/>
                              </w:rPr>
                              <w:t>ate</w:t>
                            </w:r>
                            <w:r>
                              <w:rPr>
                                <w:rFonts w:ascii="Arial MT"/>
                                <w:spacing w:val="1"/>
                                <w:w w:val="105"/>
                                <w:sz w:val="11"/>
                              </w:rPr>
                              <w:t xml:space="preserve"> </w:t>
                            </w:r>
                            <w:r>
                              <w:rPr>
                                <w:rFonts w:ascii="Arial MT"/>
                                <w:w w:val="105"/>
                                <w:sz w:val="11"/>
                              </w:rPr>
                              <w:t>65+</w:t>
                            </w:r>
                            <w:r>
                              <w:rPr>
                                <w:rFonts w:ascii="Arial MT"/>
                                <w:spacing w:val="1"/>
                                <w:w w:val="105"/>
                                <w:sz w:val="11"/>
                              </w:rPr>
                              <w:t xml:space="preserve"> </w:t>
                            </w:r>
                            <w:r>
                              <w:rPr>
                                <w:rFonts w:ascii="Arial MT"/>
                                <w:w w:val="105"/>
                                <w:sz w:val="11"/>
                              </w:rPr>
                              <w:t>(per</w:t>
                            </w:r>
                            <w:r>
                              <w:rPr>
                                <w:rFonts w:ascii="Arial MT"/>
                                <w:spacing w:val="1"/>
                                <w:w w:val="105"/>
                                <w:sz w:val="11"/>
                              </w:rPr>
                              <w:t xml:space="preserve"> </w:t>
                            </w:r>
                            <w:r>
                              <w:rPr>
                                <w:rFonts w:ascii="Arial MT"/>
                                <w:spacing w:val="-2"/>
                                <w:w w:val="105"/>
                                <w:sz w:val="11"/>
                              </w:rPr>
                              <w:t>1,000</w:t>
                            </w:r>
                            <w:ins w:id="2350" w:author="Editor" w:date="2026-09-13T17:11:00Z">
                              <w:r>
                                <w:rPr>
                                  <w:rFonts w:ascii="Arial MT"/>
                                  <w:spacing w:val="-2"/>
                                  <w:w w:val="105"/>
                                  <w:sz w:val="11"/>
                                </w:rPr>
                                <w:t xml:space="preserve"> persons</w:t>
                              </w:r>
                            </w:ins>
                            <w:r>
                              <w:rPr>
                                <w:rFonts w:ascii="Arial MT"/>
                                <w:spacing w:val="-2"/>
                                <w:w w:val="105"/>
                                <w:sz w:val="11"/>
                              </w:rPr>
                              <w:t>)</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50759C4" id="Textbox 120" o:spid="_x0000_s1028" type="#_x0000_t202" style="position:absolute;margin-left:170.5pt;margin-top:2pt;width:9.1pt;height:101.4pt;z-index:1574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" filled="f" stroked="f">
                <v:textbox style="layout-flow:vertical;mso-layout-flow-alt:bottom-to-top" inset="0,0,0,0">
                  <w:txbxContent>
                    <w:p w14:paraId="315637FE" w14:textId="77777777" w:rsidR="00B74441" w:rsidRDefault="00B74441">
                      <w:pPr>
                        <w:spacing w:before="23"/>
                        <w:ind w:left="20"/>
                        <w:rPr>
                          <w:rFonts w:ascii="Arial MT"/>
                          <w:sz w:val="11"/>
                        </w:rPr>
                      </w:pPr>
                      <w:r>
                        <w:rPr>
                          <w:rFonts w:ascii="Arial MT"/>
                          <w:w w:val="105"/>
                          <w:sz w:val="11"/>
                        </w:rPr>
                        <w:t xml:space="preserve">Mortality </w:t>
                      </w:r>
                      <w:ins w:id="2351" w:author="Editor" w:date="2026-09-13T17:11:00Z">
                        <w:r>
                          <w:rPr>
                            <w:rFonts w:ascii="Arial MT"/>
                            <w:w w:val="105"/>
                            <w:sz w:val="11"/>
                          </w:rPr>
                          <w:t>r</w:t>
                        </w:r>
                      </w:ins>
                      <w:del w:id="2352" w:author="Editor" w:date="2026-09-13T17:11:00Z">
                        <w:r w:rsidDel="00EC25F2">
                          <w:rPr>
                            <w:rFonts w:ascii="Arial MT"/>
                            <w:w w:val="105"/>
                            <w:sz w:val="11"/>
                          </w:rPr>
                          <w:delText>R</w:delText>
                        </w:r>
                      </w:del>
                      <w:r>
                        <w:rPr>
                          <w:rFonts w:ascii="Arial MT"/>
                          <w:w w:val="105"/>
                          <w:sz w:val="11"/>
                        </w:rPr>
                        <w:t>ate</w:t>
                      </w:r>
                      <w:r>
                        <w:rPr>
                          <w:rFonts w:ascii="Arial MT"/>
                          <w:spacing w:val="1"/>
                          <w:w w:val="105"/>
                          <w:sz w:val="11"/>
                        </w:rPr>
                        <w:t xml:space="preserve"> </w:t>
                      </w:r>
                      <w:r>
                        <w:rPr>
                          <w:rFonts w:ascii="Arial MT"/>
                          <w:w w:val="105"/>
                          <w:sz w:val="11"/>
                        </w:rPr>
                        <w:t>65+</w:t>
                      </w:r>
                      <w:r>
                        <w:rPr>
                          <w:rFonts w:ascii="Arial MT"/>
                          <w:spacing w:val="1"/>
                          <w:w w:val="105"/>
                          <w:sz w:val="11"/>
                        </w:rPr>
                        <w:t xml:space="preserve"> </w:t>
                      </w:r>
                      <w:r>
                        <w:rPr>
                          <w:rFonts w:ascii="Arial MT"/>
                          <w:w w:val="105"/>
                          <w:sz w:val="11"/>
                        </w:rPr>
                        <w:t>(per</w:t>
                      </w:r>
                      <w:r>
                        <w:rPr>
                          <w:rFonts w:ascii="Arial MT"/>
                          <w:spacing w:val="1"/>
                          <w:w w:val="105"/>
                          <w:sz w:val="11"/>
                        </w:rPr>
                        <w:t xml:space="preserve"> </w:t>
                      </w:r>
                      <w:r>
                        <w:rPr>
                          <w:rFonts w:ascii="Arial MT"/>
                          <w:spacing w:val="-2"/>
                          <w:w w:val="105"/>
                          <w:sz w:val="11"/>
                        </w:rPr>
                        <w:t>1,000</w:t>
                      </w:r>
                      <w:ins w:id="2353" w:author="Editor" w:date="2026-09-13T17:11:00Z">
                        <w:r>
                          <w:rPr>
                            <w:rFonts w:ascii="Arial MT"/>
                            <w:spacing w:val="-2"/>
                            <w:w w:val="105"/>
                            <w:sz w:val="11"/>
                          </w:rPr>
                          <w:t xml:space="preserve"> persons</w:t>
                        </w:r>
                      </w:ins>
                      <w:r>
                        <w:rPr>
                          <w:rFonts w:ascii="Arial MT"/>
                          <w:spacing w:val="-2"/>
                          <w:w w:val="105"/>
                          <w:sz w:val="11"/>
                        </w:rPr>
                        <w:t>)</w:t>
                      </w:r>
                    </w:p>
                  </w:txbxContent>
                </v:textbox>
                <w10:wrap anchorx="page"/>
              </v:shape>
            </w:pict>
          </mc:Fallback>
        </mc:AlternateContent>
      </w:r>
    </w:p>
    <w:p w14:paraId="5FFD3E00" w14:textId="77777777" w:rsidR="006F1B3D" w:rsidRDefault="006F1B3D" w:rsidP="008C7539">
      <w:pPr>
        <w:pStyle w:val="BodyText"/>
        <w:suppressAutoHyphens/>
        <w:spacing w:before="66"/>
        <w:rPr>
          <w:rFonts w:ascii="Arial MT"/>
          <w:sz w:val="9"/>
        </w:rPr>
      </w:pPr>
    </w:p>
    <w:p w14:paraId="114082AF" w14:textId="77777777" w:rsidR="006F1B3D" w:rsidRDefault="00191F14" w:rsidP="008C7539">
      <w:pPr>
        <w:suppressAutoHyphens/>
        <w:ind w:left="2242"/>
        <w:rPr>
          <w:rFonts w:ascii="Arial MT"/>
          <w:sz w:val="9"/>
        </w:rPr>
      </w:pPr>
      <w:r>
        <w:rPr>
          <w:rFonts w:ascii="Arial MT"/>
          <w:spacing w:val="-5"/>
          <w:w w:val="105"/>
          <w:sz w:val="9"/>
        </w:rPr>
        <w:t>10</w:t>
      </w:r>
    </w:p>
    <w:p w14:paraId="72E230A3" w14:textId="77777777" w:rsidR="006F1B3D" w:rsidRDefault="006F1B3D" w:rsidP="008C7539">
      <w:pPr>
        <w:pStyle w:val="BodyText"/>
        <w:suppressAutoHyphens/>
        <w:rPr>
          <w:rFonts w:ascii="Arial MT"/>
          <w:sz w:val="9"/>
        </w:rPr>
      </w:pPr>
    </w:p>
    <w:p w14:paraId="6A70DED7" w14:textId="77777777" w:rsidR="006F1B3D" w:rsidRDefault="006F1B3D" w:rsidP="008C7539">
      <w:pPr>
        <w:pStyle w:val="BodyText"/>
        <w:suppressAutoHyphens/>
        <w:spacing w:before="67"/>
        <w:rPr>
          <w:rFonts w:ascii="Arial MT"/>
          <w:sz w:val="9"/>
        </w:rPr>
      </w:pPr>
    </w:p>
    <w:p w14:paraId="0721C13D" w14:textId="77777777" w:rsidR="006F1B3D" w:rsidRDefault="00191F14" w:rsidP="008C7539">
      <w:pPr>
        <w:suppressAutoHyphens/>
        <w:ind w:left="2294"/>
        <w:rPr>
          <w:rFonts w:ascii="Arial MT"/>
          <w:sz w:val="9"/>
        </w:rPr>
      </w:pPr>
      <w:r>
        <w:rPr>
          <w:rFonts w:ascii="Arial MT"/>
          <w:spacing w:val="-10"/>
          <w:w w:val="105"/>
          <w:sz w:val="9"/>
        </w:rPr>
        <w:t>5</w:t>
      </w:r>
    </w:p>
    <w:p w14:paraId="34FF008D" w14:textId="77777777" w:rsidR="006F1B3D" w:rsidRDefault="006F1B3D" w:rsidP="008C7539">
      <w:pPr>
        <w:pStyle w:val="BodyText"/>
        <w:suppressAutoHyphens/>
        <w:rPr>
          <w:rFonts w:ascii="Arial MT"/>
          <w:sz w:val="9"/>
        </w:rPr>
      </w:pPr>
    </w:p>
    <w:p w14:paraId="35C4EE53" w14:textId="77777777" w:rsidR="006F1B3D" w:rsidRDefault="006F1B3D" w:rsidP="008C7539">
      <w:pPr>
        <w:pStyle w:val="BodyText"/>
        <w:suppressAutoHyphens/>
        <w:spacing w:before="66"/>
        <w:rPr>
          <w:rFonts w:ascii="Arial MT"/>
          <w:sz w:val="9"/>
        </w:rPr>
      </w:pPr>
    </w:p>
    <w:p w14:paraId="5EF7BC78" w14:textId="77777777" w:rsidR="006F1B3D" w:rsidRDefault="00191F14" w:rsidP="008C7539">
      <w:pPr>
        <w:suppressAutoHyphens/>
        <w:ind w:left="2294"/>
        <w:rPr>
          <w:rFonts w:ascii="Arial MT"/>
          <w:sz w:val="9"/>
        </w:rPr>
      </w:pPr>
      <w:r>
        <w:rPr>
          <w:rFonts w:ascii="Arial MT"/>
          <w:spacing w:val="-10"/>
          <w:w w:val="105"/>
          <w:sz w:val="9"/>
        </w:rPr>
        <w:t>0</w:t>
      </w:r>
    </w:p>
    <w:p w14:paraId="61062B06" w14:textId="77777777" w:rsidR="006F1B3D" w:rsidRDefault="006F1B3D" w:rsidP="008C7539">
      <w:pPr>
        <w:pStyle w:val="BodyText"/>
        <w:suppressAutoHyphens/>
        <w:rPr>
          <w:rFonts w:ascii="Arial MT"/>
          <w:sz w:val="9"/>
        </w:rPr>
      </w:pPr>
    </w:p>
    <w:p w14:paraId="44AD6071" w14:textId="77777777" w:rsidR="006F1B3D" w:rsidRDefault="006F1B3D" w:rsidP="008C7539">
      <w:pPr>
        <w:pStyle w:val="BodyText"/>
        <w:suppressAutoHyphens/>
        <w:spacing w:before="67"/>
        <w:rPr>
          <w:rFonts w:ascii="Arial MT"/>
          <w:sz w:val="9"/>
        </w:rPr>
      </w:pPr>
    </w:p>
    <w:p w14:paraId="4A59B208" w14:textId="77777777" w:rsidR="006F1B3D" w:rsidRDefault="00191F14" w:rsidP="008C7539">
      <w:pPr>
        <w:suppressAutoHyphens/>
        <w:ind w:left="2263"/>
        <w:rPr>
          <w:rFonts w:ascii="Arial MT"/>
          <w:sz w:val="9"/>
        </w:rPr>
      </w:pPr>
      <w:r>
        <w:rPr>
          <w:rFonts w:ascii="Arial MT"/>
          <w:spacing w:val="-2"/>
          <w:sz w:val="9"/>
        </w:rPr>
        <w:t>-</w:t>
      </w:r>
      <w:r>
        <w:rPr>
          <w:rFonts w:ascii="Arial MT"/>
          <w:spacing w:val="-10"/>
          <w:sz w:val="9"/>
        </w:rPr>
        <w:t>5</w:t>
      </w:r>
    </w:p>
    <w:p w14:paraId="6E0FB4B8" w14:textId="77777777" w:rsidR="006F1B3D" w:rsidRDefault="006F1B3D" w:rsidP="008C7539">
      <w:pPr>
        <w:pStyle w:val="BodyText"/>
        <w:suppressAutoHyphens/>
        <w:rPr>
          <w:rFonts w:ascii="Arial MT"/>
          <w:sz w:val="9"/>
        </w:rPr>
      </w:pPr>
    </w:p>
    <w:p w14:paraId="6B94F28C" w14:textId="77777777" w:rsidR="006F1B3D" w:rsidRDefault="006F1B3D" w:rsidP="008C7539">
      <w:pPr>
        <w:pStyle w:val="BodyText"/>
        <w:suppressAutoHyphens/>
        <w:spacing w:before="66"/>
        <w:rPr>
          <w:rFonts w:ascii="Arial MT"/>
          <w:sz w:val="9"/>
        </w:rPr>
      </w:pPr>
    </w:p>
    <w:p w14:paraId="4C29E0DE" w14:textId="77777777" w:rsidR="006F1B3D" w:rsidRDefault="00191F14" w:rsidP="008C7539">
      <w:pPr>
        <w:suppressAutoHyphens/>
        <w:ind w:left="2211"/>
        <w:rPr>
          <w:rFonts w:ascii="Arial MT"/>
          <w:sz w:val="9"/>
        </w:rPr>
      </w:pPr>
      <w:r>
        <w:rPr>
          <w:rFonts w:ascii="Arial MT"/>
          <w:spacing w:val="-2"/>
          <w:sz w:val="9"/>
        </w:rPr>
        <w:t>-</w:t>
      </w:r>
      <w:r>
        <w:rPr>
          <w:rFonts w:ascii="Arial MT"/>
          <w:spacing w:val="-7"/>
          <w:sz w:val="9"/>
        </w:rPr>
        <w:t>10</w:t>
      </w:r>
    </w:p>
    <w:p w14:paraId="7DA46FCC" w14:textId="77777777" w:rsidR="006F1B3D" w:rsidRDefault="006F1B3D" w:rsidP="008C7539">
      <w:pPr>
        <w:pStyle w:val="BodyText"/>
        <w:suppressAutoHyphens/>
        <w:rPr>
          <w:rFonts w:ascii="Arial MT"/>
          <w:sz w:val="9"/>
        </w:rPr>
      </w:pPr>
    </w:p>
    <w:p w14:paraId="2861EC6F" w14:textId="77777777" w:rsidR="006F1B3D" w:rsidRDefault="006F1B3D" w:rsidP="008C7539">
      <w:pPr>
        <w:pStyle w:val="BodyText"/>
        <w:suppressAutoHyphens/>
        <w:spacing w:before="67"/>
        <w:rPr>
          <w:rFonts w:ascii="Arial MT"/>
          <w:sz w:val="9"/>
        </w:rPr>
      </w:pPr>
    </w:p>
    <w:p w14:paraId="4FB81399" w14:textId="77777777" w:rsidR="006F1B3D" w:rsidRDefault="00191F14" w:rsidP="008C7539">
      <w:pPr>
        <w:suppressAutoHyphens/>
        <w:ind w:left="2211"/>
        <w:rPr>
          <w:rFonts w:ascii="Arial MT"/>
          <w:sz w:val="9"/>
        </w:rPr>
      </w:pPr>
      <w:r>
        <w:rPr>
          <w:rFonts w:ascii="Arial MT"/>
          <w:spacing w:val="-2"/>
          <w:sz w:val="9"/>
        </w:rPr>
        <w:t>-</w:t>
      </w:r>
      <w:r>
        <w:rPr>
          <w:rFonts w:ascii="Arial MT"/>
          <w:spacing w:val="-7"/>
          <w:sz w:val="9"/>
        </w:rPr>
        <w:t>15</w:t>
      </w:r>
    </w:p>
    <w:p w14:paraId="63D4B40A" w14:textId="77777777" w:rsidR="006F1B3D" w:rsidRDefault="006F1B3D" w:rsidP="008C7539">
      <w:pPr>
        <w:pStyle w:val="BodyText"/>
        <w:suppressAutoHyphens/>
        <w:rPr>
          <w:rFonts w:ascii="Arial MT"/>
          <w:sz w:val="9"/>
        </w:rPr>
      </w:pPr>
    </w:p>
    <w:p w14:paraId="720BCD34" w14:textId="77777777" w:rsidR="006F1B3D" w:rsidRDefault="006F1B3D" w:rsidP="008C7539">
      <w:pPr>
        <w:pStyle w:val="BodyText"/>
        <w:suppressAutoHyphens/>
        <w:spacing w:before="66"/>
        <w:rPr>
          <w:rFonts w:ascii="Arial MT"/>
          <w:sz w:val="9"/>
        </w:rPr>
      </w:pPr>
    </w:p>
    <w:p w14:paraId="49CC4178" w14:textId="77777777" w:rsidR="006F1B3D" w:rsidRDefault="00191F14" w:rsidP="008C7539">
      <w:pPr>
        <w:suppressAutoHyphens/>
        <w:spacing w:before="1"/>
        <w:ind w:left="2211"/>
        <w:rPr>
          <w:rFonts w:ascii="Arial MT"/>
          <w:sz w:val="9"/>
        </w:rPr>
      </w:pPr>
      <w:r>
        <w:rPr>
          <w:rFonts w:ascii="Arial MT"/>
          <w:noProof/>
          <w:sz w:val="9"/>
        </w:rPr>
        <mc:AlternateContent>
          <mc:Choice Requires="wps">
            <w:drawing>
              <wp:anchor distT="0" distB="0" distL="0" distR="0" simplePos="0" relativeHeight="15741440" behindDoc="0" locked="0" layoutInCell="1" allowOverlap="1" wp14:anchorId="3004C3AC" wp14:editId="41D368A3">
                <wp:simplePos x="0" y="0"/>
                <wp:positionH relativeFrom="page">
                  <wp:posOffset>2456006</wp:posOffset>
                </wp:positionH>
                <wp:positionV relativeFrom="paragraph">
                  <wp:posOffset>143519</wp:posOffset>
                </wp:positionV>
                <wp:extent cx="132715" cy="5969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7414A3AF" w14:textId="77777777" w:rsidR="00B74441" w:rsidRDefault="00B74441">
                            <w:pPr>
                              <w:spacing w:line="94" w:lineRule="exact"/>
                              <w:rPr>
                                <w:rFonts w:ascii="Arial MT"/>
                                <w:sz w:val="9"/>
                              </w:rPr>
                            </w:pPr>
                            <w:r>
                              <w:rPr>
                                <w:rFonts w:ascii="Arial MT"/>
                                <w:spacing w:val="-4"/>
                                <w:w w:val="105"/>
                                <w:sz w:val="9"/>
                              </w:rPr>
                              <w:t>1991</w:t>
                            </w:r>
                          </w:p>
                        </w:txbxContent>
                      </wps:txbx>
                      <wps:bodyPr wrap="square" lIns="0" tIns="0" rIns="0" bIns="0" rtlCol="0">
                        <a:noAutofit/>
                      </wps:bodyPr>
                    </wps:wsp>
                  </a:graphicData>
                </a:graphic>
              </wp:anchor>
            </w:drawing>
          </mc:Choice>
          <mc:Fallback>
            <w:pict>
              <v:shape w14:anchorId="3004C3AC" id="Textbox 121" o:spid="_x0000_s1029" type="#_x0000_t202" style="position:absolute;left:0;text-align:left;margin-left:193.4pt;margin-top:11.3pt;width:10.45pt;height:4.7pt;rotation:-45;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" filled="f" stroked="f">
                <v:textbox inset="0,0,0,0">
                  <w:txbxContent>
                    <w:p w14:paraId="7414A3AF" w14:textId="77777777" w:rsidR="00B74441" w:rsidRDefault="00B74441">
                      <w:pPr>
                        <w:spacing w:line="94" w:lineRule="exact"/>
                        <w:rPr>
                          <w:rFonts w:ascii="Arial MT"/>
                          <w:sz w:val="9"/>
                        </w:rPr>
                      </w:pPr>
                      <w:r>
                        <w:rPr>
                          <w:rFonts w:ascii="Arial MT"/>
                          <w:spacing w:val="-4"/>
                          <w:w w:val="105"/>
                          <w:sz w:val="9"/>
                        </w:rPr>
                        <w:t>1991</w:t>
                      </w:r>
                    </w:p>
                  </w:txbxContent>
                </v:textbox>
                <w10:wrap anchorx="page"/>
              </v:shape>
            </w:pict>
          </mc:Fallback>
        </mc:AlternateContent>
      </w:r>
      <w:r>
        <w:rPr>
          <w:rFonts w:ascii="Arial MT"/>
          <w:noProof/>
          <w:sz w:val="9"/>
        </w:rPr>
        <mc:AlternateContent>
          <mc:Choice Requires="wps">
            <w:drawing>
              <wp:anchor distT="0" distB="0" distL="0" distR="0" simplePos="0" relativeHeight="15741952" behindDoc="0" locked="0" layoutInCell="1" allowOverlap="1" wp14:anchorId="6662162C" wp14:editId="5BF97178">
                <wp:simplePos x="0" y="0"/>
                <wp:positionH relativeFrom="page">
                  <wp:posOffset>2649980</wp:posOffset>
                </wp:positionH>
                <wp:positionV relativeFrom="paragraph">
                  <wp:posOffset>143519</wp:posOffset>
                </wp:positionV>
                <wp:extent cx="132715" cy="5969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462F4DB3" w14:textId="77777777" w:rsidR="00B74441" w:rsidRDefault="00B74441">
                            <w:pPr>
                              <w:spacing w:line="94" w:lineRule="exact"/>
                              <w:rPr>
                                <w:rFonts w:ascii="Arial MT"/>
                                <w:sz w:val="9"/>
                              </w:rPr>
                            </w:pPr>
                            <w:r>
                              <w:rPr>
                                <w:rFonts w:ascii="Arial MT"/>
                                <w:spacing w:val="-4"/>
                                <w:w w:val="105"/>
                                <w:sz w:val="9"/>
                              </w:rPr>
                              <w:t>1992</w:t>
                            </w:r>
                          </w:p>
                        </w:txbxContent>
                      </wps:txbx>
                      <wps:bodyPr wrap="square" lIns="0" tIns="0" rIns="0" bIns="0" rtlCol="0">
                        <a:noAutofit/>
                      </wps:bodyPr>
                    </wps:wsp>
                  </a:graphicData>
                </a:graphic>
              </wp:anchor>
            </w:drawing>
          </mc:Choice>
          <mc:Fallback>
            <w:pict>
              <v:shape w14:anchorId="6662162C" id="Textbox 122" o:spid="_x0000_s1030" type="#_x0000_t202" style="position:absolute;left:0;text-align:left;margin-left:208.65pt;margin-top:11.3pt;width:10.45pt;height:4.7pt;rotation:-45;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" filled="f" stroked="f">
                <v:textbox inset="0,0,0,0">
                  <w:txbxContent>
                    <w:p w14:paraId="462F4DB3" w14:textId="77777777" w:rsidR="00B74441" w:rsidRDefault="00B74441">
                      <w:pPr>
                        <w:spacing w:line="94" w:lineRule="exact"/>
                        <w:rPr>
                          <w:rFonts w:ascii="Arial MT"/>
                          <w:sz w:val="9"/>
                        </w:rPr>
                      </w:pPr>
                      <w:r>
                        <w:rPr>
                          <w:rFonts w:ascii="Arial MT"/>
                          <w:spacing w:val="-4"/>
                          <w:w w:val="105"/>
                          <w:sz w:val="9"/>
                        </w:rPr>
                        <w:t>1992</w:t>
                      </w:r>
                    </w:p>
                  </w:txbxContent>
                </v:textbox>
                <w10:wrap anchorx="page"/>
              </v:shape>
            </w:pict>
          </mc:Fallback>
        </mc:AlternateContent>
      </w:r>
      <w:r>
        <w:rPr>
          <w:rFonts w:ascii="Arial MT"/>
          <w:noProof/>
          <w:sz w:val="9"/>
        </w:rPr>
        <mc:AlternateContent>
          <mc:Choice Requires="wps">
            <w:drawing>
              <wp:anchor distT="0" distB="0" distL="0" distR="0" simplePos="0" relativeHeight="15742464" behindDoc="0" locked="0" layoutInCell="1" allowOverlap="1" wp14:anchorId="0B83007C" wp14:editId="3BB63A23">
                <wp:simplePos x="0" y="0"/>
                <wp:positionH relativeFrom="page">
                  <wp:posOffset>2843955</wp:posOffset>
                </wp:positionH>
                <wp:positionV relativeFrom="paragraph">
                  <wp:posOffset>143519</wp:posOffset>
                </wp:positionV>
                <wp:extent cx="132715" cy="5969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58358F23" w14:textId="77777777" w:rsidR="00B74441" w:rsidRDefault="00B74441">
                            <w:pPr>
                              <w:spacing w:line="94" w:lineRule="exact"/>
                              <w:rPr>
                                <w:rFonts w:ascii="Arial MT"/>
                                <w:sz w:val="9"/>
                              </w:rPr>
                            </w:pPr>
                            <w:r>
                              <w:rPr>
                                <w:rFonts w:ascii="Arial MT"/>
                                <w:spacing w:val="-4"/>
                                <w:w w:val="105"/>
                                <w:sz w:val="9"/>
                              </w:rPr>
                              <w:t>1993</w:t>
                            </w:r>
                          </w:p>
                        </w:txbxContent>
                      </wps:txbx>
                      <wps:bodyPr wrap="square" lIns="0" tIns="0" rIns="0" bIns="0" rtlCol="0">
                        <a:noAutofit/>
                      </wps:bodyPr>
                    </wps:wsp>
                  </a:graphicData>
                </a:graphic>
              </wp:anchor>
            </w:drawing>
          </mc:Choice>
          <mc:Fallback>
            <w:pict>
              <v:shape w14:anchorId="0B83007C" id="Textbox 123" o:spid="_x0000_s1031" type="#_x0000_t202" style="position:absolute;left:0;text-align:left;margin-left:223.95pt;margin-top:11.3pt;width:10.45pt;height:4.7pt;rotation:-45;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" filled="f" stroked="f">
                <v:textbox inset="0,0,0,0">
                  <w:txbxContent>
                    <w:p w14:paraId="58358F23" w14:textId="77777777" w:rsidR="00B74441" w:rsidRDefault="00B74441">
                      <w:pPr>
                        <w:spacing w:line="94" w:lineRule="exact"/>
                        <w:rPr>
                          <w:rFonts w:ascii="Arial MT"/>
                          <w:sz w:val="9"/>
                        </w:rPr>
                      </w:pPr>
                      <w:r>
                        <w:rPr>
                          <w:rFonts w:ascii="Arial MT"/>
                          <w:spacing w:val="-4"/>
                          <w:w w:val="105"/>
                          <w:sz w:val="9"/>
                        </w:rPr>
                        <w:t>1993</w:t>
                      </w:r>
                    </w:p>
                  </w:txbxContent>
                </v:textbox>
                <w10:wrap anchorx="page"/>
              </v:shape>
            </w:pict>
          </mc:Fallback>
        </mc:AlternateContent>
      </w:r>
      <w:r>
        <w:rPr>
          <w:rFonts w:ascii="Arial MT"/>
          <w:noProof/>
          <w:sz w:val="9"/>
        </w:rPr>
        <mc:AlternateContent>
          <mc:Choice Requires="wps">
            <w:drawing>
              <wp:anchor distT="0" distB="0" distL="0" distR="0" simplePos="0" relativeHeight="15742976" behindDoc="0" locked="0" layoutInCell="1" allowOverlap="1" wp14:anchorId="58E1272E" wp14:editId="50A90114">
                <wp:simplePos x="0" y="0"/>
                <wp:positionH relativeFrom="page">
                  <wp:posOffset>3037930</wp:posOffset>
                </wp:positionH>
                <wp:positionV relativeFrom="paragraph">
                  <wp:posOffset>143519</wp:posOffset>
                </wp:positionV>
                <wp:extent cx="132715" cy="5969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1D527EDB" w14:textId="77777777" w:rsidR="00B74441" w:rsidRDefault="00B74441">
                            <w:pPr>
                              <w:spacing w:line="94" w:lineRule="exact"/>
                              <w:rPr>
                                <w:rFonts w:ascii="Arial MT"/>
                                <w:sz w:val="9"/>
                              </w:rPr>
                            </w:pPr>
                            <w:r>
                              <w:rPr>
                                <w:rFonts w:ascii="Arial MT"/>
                                <w:spacing w:val="-4"/>
                                <w:w w:val="105"/>
                                <w:sz w:val="9"/>
                              </w:rPr>
                              <w:t>1994</w:t>
                            </w:r>
                          </w:p>
                        </w:txbxContent>
                      </wps:txbx>
                      <wps:bodyPr wrap="square" lIns="0" tIns="0" rIns="0" bIns="0" rtlCol="0">
                        <a:noAutofit/>
                      </wps:bodyPr>
                    </wps:wsp>
                  </a:graphicData>
                </a:graphic>
              </wp:anchor>
            </w:drawing>
          </mc:Choice>
          <mc:Fallback>
            <w:pict>
              <v:shape w14:anchorId="58E1272E" id="Textbox 124" o:spid="_x0000_s1032" type="#_x0000_t202" style="position:absolute;left:0;text-align:left;margin-left:239.2pt;margin-top:11.3pt;width:10.45pt;height:4.7pt;rotation:-45;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" filled="f" stroked="f">
                <v:textbox inset="0,0,0,0">
                  <w:txbxContent>
                    <w:p w14:paraId="1D527EDB" w14:textId="77777777" w:rsidR="00B74441" w:rsidRDefault="00B74441">
                      <w:pPr>
                        <w:spacing w:line="94" w:lineRule="exact"/>
                        <w:rPr>
                          <w:rFonts w:ascii="Arial MT"/>
                          <w:sz w:val="9"/>
                        </w:rPr>
                      </w:pPr>
                      <w:r>
                        <w:rPr>
                          <w:rFonts w:ascii="Arial MT"/>
                          <w:spacing w:val="-4"/>
                          <w:w w:val="105"/>
                          <w:sz w:val="9"/>
                        </w:rPr>
                        <w:t>1994</w:t>
                      </w:r>
                    </w:p>
                  </w:txbxContent>
                </v:textbox>
                <w10:wrap anchorx="page"/>
              </v:shape>
            </w:pict>
          </mc:Fallback>
        </mc:AlternateContent>
      </w:r>
      <w:r>
        <w:rPr>
          <w:rFonts w:ascii="Arial MT"/>
          <w:noProof/>
          <w:sz w:val="9"/>
        </w:rPr>
        <mc:AlternateContent>
          <mc:Choice Requires="wps">
            <w:drawing>
              <wp:anchor distT="0" distB="0" distL="0" distR="0" simplePos="0" relativeHeight="15743488" behindDoc="0" locked="0" layoutInCell="1" allowOverlap="1" wp14:anchorId="7E9B2F48" wp14:editId="2271E740">
                <wp:simplePos x="0" y="0"/>
                <wp:positionH relativeFrom="page">
                  <wp:posOffset>3231905</wp:posOffset>
                </wp:positionH>
                <wp:positionV relativeFrom="paragraph">
                  <wp:posOffset>143519</wp:posOffset>
                </wp:positionV>
                <wp:extent cx="132715" cy="5969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2DCF6B09" w14:textId="77777777" w:rsidR="00B74441" w:rsidRDefault="00B74441">
                            <w:pPr>
                              <w:spacing w:line="94" w:lineRule="exact"/>
                              <w:rPr>
                                <w:rFonts w:ascii="Arial MT"/>
                                <w:sz w:val="9"/>
                              </w:rPr>
                            </w:pPr>
                            <w:r>
                              <w:rPr>
                                <w:rFonts w:ascii="Arial MT"/>
                                <w:spacing w:val="-4"/>
                                <w:w w:val="105"/>
                                <w:sz w:val="9"/>
                              </w:rPr>
                              <w:t>1995</w:t>
                            </w:r>
                          </w:p>
                        </w:txbxContent>
                      </wps:txbx>
                      <wps:bodyPr wrap="square" lIns="0" tIns="0" rIns="0" bIns="0" rtlCol="0">
                        <a:noAutofit/>
                      </wps:bodyPr>
                    </wps:wsp>
                  </a:graphicData>
                </a:graphic>
              </wp:anchor>
            </w:drawing>
          </mc:Choice>
          <mc:Fallback>
            <w:pict>
              <v:shape w14:anchorId="7E9B2F48" id="Textbox 125" o:spid="_x0000_s1033" type="#_x0000_t202" style="position:absolute;left:0;text-align:left;margin-left:254.5pt;margin-top:11.3pt;width:10.45pt;height:4.7pt;rotation:-45;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" filled="f" stroked="f">
                <v:textbox inset="0,0,0,0">
                  <w:txbxContent>
                    <w:p w14:paraId="2DCF6B09" w14:textId="77777777" w:rsidR="00B74441" w:rsidRDefault="00B74441">
                      <w:pPr>
                        <w:spacing w:line="94" w:lineRule="exact"/>
                        <w:rPr>
                          <w:rFonts w:ascii="Arial MT"/>
                          <w:sz w:val="9"/>
                        </w:rPr>
                      </w:pPr>
                      <w:r>
                        <w:rPr>
                          <w:rFonts w:ascii="Arial MT"/>
                          <w:spacing w:val="-4"/>
                          <w:w w:val="105"/>
                          <w:sz w:val="9"/>
                        </w:rPr>
                        <w:t>1995</w:t>
                      </w:r>
                    </w:p>
                  </w:txbxContent>
                </v:textbox>
                <w10:wrap anchorx="page"/>
              </v:shape>
            </w:pict>
          </mc:Fallback>
        </mc:AlternateContent>
      </w:r>
      <w:r>
        <w:rPr>
          <w:rFonts w:ascii="Arial MT"/>
          <w:noProof/>
          <w:sz w:val="9"/>
        </w:rPr>
        <mc:AlternateContent>
          <mc:Choice Requires="wps">
            <w:drawing>
              <wp:anchor distT="0" distB="0" distL="0" distR="0" simplePos="0" relativeHeight="15744512" behindDoc="0" locked="0" layoutInCell="1" allowOverlap="1" wp14:anchorId="06C1531A" wp14:editId="419DBF8C">
                <wp:simplePos x="0" y="0"/>
                <wp:positionH relativeFrom="page">
                  <wp:posOffset>3425880</wp:posOffset>
                </wp:positionH>
                <wp:positionV relativeFrom="paragraph">
                  <wp:posOffset>143519</wp:posOffset>
                </wp:positionV>
                <wp:extent cx="132715" cy="5969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75B4A6BC" w14:textId="77777777" w:rsidR="00B74441" w:rsidRDefault="00B74441">
                            <w:pPr>
                              <w:spacing w:line="94" w:lineRule="exact"/>
                              <w:rPr>
                                <w:rFonts w:ascii="Arial MT"/>
                                <w:sz w:val="9"/>
                              </w:rPr>
                            </w:pPr>
                            <w:r>
                              <w:rPr>
                                <w:rFonts w:ascii="Arial MT"/>
                                <w:spacing w:val="-4"/>
                                <w:w w:val="105"/>
                                <w:sz w:val="9"/>
                              </w:rPr>
                              <w:t>1996</w:t>
                            </w:r>
                          </w:p>
                        </w:txbxContent>
                      </wps:txbx>
                      <wps:bodyPr wrap="square" lIns="0" tIns="0" rIns="0" bIns="0" rtlCol="0">
                        <a:noAutofit/>
                      </wps:bodyPr>
                    </wps:wsp>
                  </a:graphicData>
                </a:graphic>
              </wp:anchor>
            </w:drawing>
          </mc:Choice>
          <mc:Fallback>
            <w:pict>
              <v:shape w14:anchorId="06C1531A" id="Textbox 126" o:spid="_x0000_s1034" type="#_x0000_t202" style="position:absolute;left:0;text-align:left;margin-left:269.75pt;margin-top:11.3pt;width:10.45pt;height:4.7pt;rotation:-45;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" filled="f" stroked="f">
                <v:textbox inset="0,0,0,0">
                  <w:txbxContent>
                    <w:p w14:paraId="75B4A6BC" w14:textId="77777777" w:rsidR="00B74441" w:rsidRDefault="00B74441">
                      <w:pPr>
                        <w:spacing w:line="94" w:lineRule="exact"/>
                        <w:rPr>
                          <w:rFonts w:ascii="Arial MT"/>
                          <w:sz w:val="9"/>
                        </w:rPr>
                      </w:pPr>
                      <w:r>
                        <w:rPr>
                          <w:rFonts w:ascii="Arial MT"/>
                          <w:spacing w:val="-4"/>
                          <w:w w:val="105"/>
                          <w:sz w:val="9"/>
                        </w:rPr>
                        <w:t>1996</w:t>
                      </w:r>
                    </w:p>
                  </w:txbxContent>
                </v:textbox>
                <w10:wrap anchorx="page"/>
              </v:shape>
            </w:pict>
          </mc:Fallback>
        </mc:AlternateContent>
      </w:r>
      <w:r>
        <w:rPr>
          <w:rFonts w:ascii="Arial MT"/>
          <w:noProof/>
          <w:sz w:val="9"/>
        </w:rPr>
        <mc:AlternateContent>
          <mc:Choice Requires="wps">
            <w:drawing>
              <wp:anchor distT="0" distB="0" distL="0" distR="0" simplePos="0" relativeHeight="15745536" behindDoc="0" locked="0" layoutInCell="1" allowOverlap="1" wp14:anchorId="5BCA330D" wp14:editId="771567B7">
                <wp:simplePos x="0" y="0"/>
                <wp:positionH relativeFrom="page">
                  <wp:posOffset>3619855</wp:posOffset>
                </wp:positionH>
                <wp:positionV relativeFrom="paragraph">
                  <wp:posOffset>143519</wp:posOffset>
                </wp:positionV>
                <wp:extent cx="132715" cy="5969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396FFD3B" w14:textId="77777777" w:rsidR="00B74441" w:rsidRDefault="00B74441">
                            <w:pPr>
                              <w:spacing w:line="94" w:lineRule="exact"/>
                              <w:rPr>
                                <w:rFonts w:ascii="Arial MT"/>
                                <w:sz w:val="9"/>
                              </w:rPr>
                            </w:pPr>
                            <w:r>
                              <w:rPr>
                                <w:rFonts w:ascii="Arial MT"/>
                                <w:spacing w:val="-4"/>
                                <w:w w:val="105"/>
                                <w:sz w:val="9"/>
                              </w:rPr>
                              <w:t>1997</w:t>
                            </w:r>
                          </w:p>
                        </w:txbxContent>
                      </wps:txbx>
                      <wps:bodyPr wrap="square" lIns="0" tIns="0" rIns="0" bIns="0" rtlCol="0">
                        <a:noAutofit/>
                      </wps:bodyPr>
                    </wps:wsp>
                  </a:graphicData>
                </a:graphic>
              </wp:anchor>
            </w:drawing>
          </mc:Choice>
          <mc:Fallback>
            <w:pict>
              <v:shape w14:anchorId="5BCA330D" id="Textbox 127" o:spid="_x0000_s1035" type="#_x0000_t202" style="position:absolute;left:0;text-align:left;margin-left:285.05pt;margin-top:11.3pt;width:10.45pt;height:4.7pt;rotation:-45;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" filled="f" stroked="f">
                <v:textbox inset="0,0,0,0">
                  <w:txbxContent>
                    <w:p w14:paraId="396FFD3B" w14:textId="77777777" w:rsidR="00B74441" w:rsidRDefault="00B74441">
                      <w:pPr>
                        <w:spacing w:line="94" w:lineRule="exact"/>
                        <w:rPr>
                          <w:rFonts w:ascii="Arial MT"/>
                          <w:sz w:val="9"/>
                        </w:rPr>
                      </w:pPr>
                      <w:r>
                        <w:rPr>
                          <w:rFonts w:ascii="Arial MT"/>
                          <w:spacing w:val="-4"/>
                          <w:w w:val="105"/>
                          <w:sz w:val="9"/>
                        </w:rPr>
                        <w:t>1997</w:t>
                      </w:r>
                    </w:p>
                  </w:txbxContent>
                </v:textbox>
                <w10:wrap anchorx="page"/>
              </v:shape>
            </w:pict>
          </mc:Fallback>
        </mc:AlternateContent>
      </w:r>
      <w:r>
        <w:rPr>
          <w:rFonts w:ascii="Arial MT"/>
          <w:noProof/>
          <w:sz w:val="9"/>
        </w:rPr>
        <mc:AlternateContent>
          <mc:Choice Requires="wps">
            <w:drawing>
              <wp:anchor distT="0" distB="0" distL="0" distR="0" simplePos="0" relativeHeight="15746560" behindDoc="0" locked="0" layoutInCell="1" allowOverlap="1" wp14:anchorId="0B38CA33" wp14:editId="1CB1BD9A">
                <wp:simplePos x="0" y="0"/>
                <wp:positionH relativeFrom="page">
                  <wp:posOffset>3813830</wp:posOffset>
                </wp:positionH>
                <wp:positionV relativeFrom="paragraph">
                  <wp:posOffset>143519</wp:posOffset>
                </wp:positionV>
                <wp:extent cx="132715" cy="5969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33A1E4DA" w14:textId="77777777" w:rsidR="00B74441" w:rsidRDefault="00B74441">
                            <w:pPr>
                              <w:spacing w:line="94" w:lineRule="exact"/>
                              <w:rPr>
                                <w:rFonts w:ascii="Arial MT"/>
                                <w:sz w:val="9"/>
                              </w:rPr>
                            </w:pPr>
                            <w:r>
                              <w:rPr>
                                <w:rFonts w:ascii="Arial MT"/>
                                <w:spacing w:val="-4"/>
                                <w:w w:val="105"/>
                                <w:sz w:val="9"/>
                              </w:rPr>
                              <w:t>1998</w:t>
                            </w:r>
                          </w:p>
                        </w:txbxContent>
                      </wps:txbx>
                      <wps:bodyPr wrap="square" lIns="0" tIns="0" rIns="0" bIns="0" rtlCol="0">
                        <a:noAutofit/>
                      </wps:bodyPr>
                    </wps:wsp>
                  </a:graphicData>
                </a:graphic>
              </wp:anchor>
            </w:drawing>
          </mc:Choice>
          <mc:Fallback>
            <w:pict>
              <v:shape w14:anchorId="0B38CA33" id="Textbox 128" o:spid="_x0000_s1036" type="#_x0000_t202" style="position:absolute;left:0;text-align:left;margin-left:300.3pt;margin-top:11.3pt;width:10.45pt;height:4.7pt;rotation:-45;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" filled="f" stroked="f">
                <v:textbox inset="0,0,0,0">
                  <w:txbxContent>
                    <w:p w14:paraId="33A1E4DA" w14:textId="77777777" w:rsidR="00B74441" w:rsidRDefault="00B74441">
                      <w:pPr>
                        <w:spacing w:line="94" w:lineRule="exact"/>
                        <w:rPr>
                          <w:rFonts w:ascii="Arial MT"/>
                          <w:sz w:val="9"/>
                        </w:rPr>
                      </w:pPr>
                      <w:r>
                        <w:rPr>
                          <w:rFonts w:ascii="Arial MT"/>
                          <w:spacing w:val="-4"/>
                          <w:w w:val="105"/>
                          <w:sz w:val="9"/>
                        </w:rPr>
                        <w:t>1998</w:t>
                      </w:r>
                    </w:p>
                  </w:txbxContent>
                </v:textbox>
                <w10:wrap anchorx="page"/>
              </v:shape>
            </w:pict>
          </mc:Fallback>
        </mc:AlternateContent>
      </w:r>
      <w:r>
        <w:rPr>
          <w:rFonts w:ascii="Arial MT"/>
          <w:noProof/>
          <w:sz w:val="9"/>
        </w:rPr>
        <mc:AlternateContent>
          <mc:Choice Requires="wps">
            <w:drawing>
              <wp:anchor distT="0" distB="0" distL="0" distR="0" simplePos="0" relativeHeight="15748096" behindDoc="0" locked="0" layoutInCell="1" allowOverlap="1" wp14:anchorId="69C383D3" wp14:editId="0CA52F6A">
                <wp:simplePos x="0" y="0"/>
                <wp:positionH relativeFrom="page">
                  <wp:posOffset>4007804</wp:posOffset>
                </wp:positionH>
                <wp:positionV relativeFrom="paragraph">
                  <wp:posOffset>143519</wp:posOffset>
                </wp:positionV>
                <wp:extent cx="132715" cy="5969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685DD916" w14:textId="77777777" w:rsidR="00B74441" w:rsidRDefault="00B74441">
                            <w:pPr>
                              <w:spacing w:line="94" w:lineRule="exact"/>
                              <w:rPr>
                                <w:rFonts w:ascii="Arial MT"/>
                                <w:sz w:val="9"/>
                              </w:rPr>
                            </w:pPr>
                            <w:r>
                              <w:rPr>
                                <w:rFonts w:ascii="Arial MT"/>
                                <w:spacing w:val="-4"/>
                                <w:w w:val="105"/>
                                <w:sz w:val="9"/>
                              </w:rPr>
                              <w:t>1999</w:t>
                            </w:r>
                          </w:p>
                        </w:txbxContent>
                      </wps:txbx>
                      <wps:bodyPr wrap="square" lIns="0" tIns="0" rIns="0" bIns="0" rtlCol="0">
                        <a:noAutofit/>
                      </wps:bodyPr>
                    </wps:wsp>
                  </a:graphicData>
                </a:graphic>
              </wp:anchor>
            </w:drawing>
          </mc:Choice>
          <mc:Fallback>
            <w:pict>
              <v:shape w14:anchorId="69C383D3" id="Textbox 129" o:spid="_x0000_s1037" type="#_x0000_t202" style="position:absolute;left:0;text-align:left;margin-left:315.6pt;margin-top:11.3pt;width:10.45pt;height:4.7pt;rotation:-45;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" filled="f" stroked="f">
                <v:textbox inset="0,0,0,0">
                  <w:txbxContent>
                    <w:p w14:paraId="685DD916" w14:textId="77777777" w:rsidR="00B74441" w:rsidRDefault="00B74441">
                      <w:pPr>
                        <w:spacing w:line="94" w:lineRule="exact"/>
                        <w:rPr>
                          <w:rFonts w:ascii="Arial MT"/>
                          <w:sz w:val="9"/>
                        </w:rPr>
                      </w:pPr>
                      <w:r>
                        <w:rPr>
                          <w:rFonts w:ascii="Arial MT"/>
                          <w:spacing w:val="-4"/>
                          <w:w w:val="105"/>
                          <w:sz w:val="9"/>
                        </w:rPr>
                        <w:t>1999</w:t>
                      </w:r>
                    </w:p>
                  </w:txbxContent>
                </v:textbox>
                <w10:wrap anchorx="page"/>
              </v:shape>
            </w:pict>
          </mc:Fallback>
        </mc:AlternateContent>
      </w:r>
      <w:r>
        <w:rPr>
          <w:rFonts w:ascii="Arial MT"/>
          <w:noProof/>
          <w:sz w:val="9"/>
        </w:rPr>
        <mc:AlternateContent>
          <mc:Choice Requires="wps">
            <w:drawing>
              <wp:anchor distT="0" distB="0" distL="0" distR="0" simplePos="0" relativeHeight="15749120" behindDoc="0" locked="0" layoutInCell="1" allowOverlap="1" wp14:anchorId="3818AF5A" wp14:editId="260BF23A">
                <wp:simplePos x="0" y="0"/>
                <wp:positionH relativeFrom="page">
                  <wp:posOffset>4201891</wp:posOffset>
                </wp:positionH>
                <wp:positionV relativeFrom="paragraph">
                  <wp:posOffset>143519</wp:posOffset>
                </wp:positionV>
                <wp:extent cx="132715" cy="5969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791E9B85" w14:textId="77777777" w:rsidR="00B74441" w:rsidRDefault="00B74441">
                            <w:pPr>
                              <w:spacing w:line="94" w:lineRule="exact"/>
                              <w:rPr>
                                <w:rFonts w:ascii="Arial MT"/>
                                <w:sz w:val="9"/>
                              </w:rPr>
                            </w:pPr>
                            <w:r>
                              <w:rPr>
                                <w:rFonts w:ascii="Arial MT"/>
                                <w:spacing w:val="-4"/>
                                <w:w w:val="105"/>
                                <w:sz w:val="9"/>
                              </w:rPr>
                              <w:t>2000</w:t>
                            </w:r>
                          </w:p>
                        </w:txbxContent>
                      </wps:txbx>
                      <wps:bodyPr wrap="square" lIns="0" tIns="0" rIns="0" bIns="0" rtlCol="0">
                        <a:noAutofit/>
                      </wps:bodyPr>
                    </wps:wsp>
                  </a:graphicData>
                </a:graphic>
              </wp:anchor>
            </w:drawing>
          </mc:Choice>
          <mc:Fallback>
            <w:pict>
              <v:shape w14:anchorId="3818AF5A" id="Textbox 130" o:spid="_x0000_s1038" type="#_x0000_t202" style="position:absolute;left:0;text-align:left;margin-left:330.85pt;margin-top:11.3pt;width:10.45pt;height:4.7pt;rotation:-45;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" filled="f" stroked="f">
                <v:textbox inset="0,0,0,0">
                  <w:txbxContent>
                    <w:p w14:paraId="791E9B85" w14:textId="77777777" w:rsidR="00B74441" w:rsidRDefault="00B74441">
                      <w:pPr>
                        <w:spacing w:line="94" w:lineRule="exact"/>
                        <w:rPr>
                          <w:rFonts w:ascii="Arial MT"/>
                          <w:sz w:val="9"/>
                        </w:rPr>
                      </w:pPr>
                      <w:r>
                        <w:rPr>
                          <w:rFonts w:ascii="Arial MT"/>
                          <w:spacing w:val="-4"/>
                          <w:w w:val="105"/>
                          <w:sz w:val="9"/>
                        </w:rPr>
                        <w:t>2000</w:t>
                      </w:r>
                    </w:p>
                  </w:txbxContent>
                </v:textbox>
                <w10:wrap anchorx="page"/>
              </v:shape>
            </w:pict>
          </mc:Fallback>
        </mc:AlternateContent>
      </w:r>
      <w:r>
        <w:rPr>
          <w:rFonts w:ascii="Arial MT"/>
          <w:noProof/>
          <w:sz w:val="9"/>
        </w:rPr>
        <mc:AlternateContent>
          <mc:Choice Requires="wps">
            <w:drawing>
              <wp:anchor distT="0" distB="0" distL="0" distR="0" simplePos="0" relativeHeight="15750144" behindDoc="0" locked="0" layoutInCell="1" allowOverlap="1" wp14:anchorId="33586F71" wp14:editId="62B809C1">
                <wp:simplePos x="0" y="0"/>
                <wp:positionH relativeFrom="page">
                  <wp:posOffset>4395866</wp:posOffset>
                </wp:positionH>
                <wp:positionV relativeFrom="paragraph">
                  <wp:posOffset>143519</wp:posOffset>
                </wp:positionV>
                <wp:extent cx="132715" cy="5969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2E8EB853" w14:textId="77777777" w:rsidR="00B74441" w:rsidRDefault="00B74441">
                            <w:pPr>
                              <w:spacing w:line="94" w:lineRule="exact"/>
                              <w:rPr>
                                <w:rFonts w:ascii="Arial MT"/>
                                <w:sz w:val="9"/>
                              </w:rPr>
                            </w:pPr>
                            <w:r>
                              <w:rPr>
                                <w:rFonts w:ascii="Arial MT"/>
                                <w:spacing w:val="-4"/>
                                <w:w w:val="105"/>
                                <w:sz w:val="9"/>
                              </w:rPr>
                              <w:t>2001</w:t>
                            </w:r>
                          </w:p>
                        </w:txbxContent>
                      </wps:txbx>
                      <wps:bodyPr wrap="square" lIns="0" tIns="0" rIns="0" bIns="0" rtlCol="0">
                        <a:noAutofit/>
                      </wps:bodyPr>
                    </wps:wsp>
                  </a:graphicData>
                </a:graphic>
              </wp:anchor>
            </w:drawing>
          </mc:Choice>
          <mc:Fallback>
            <w:pict>
              <v:shape w14:anchorId="33586F71" id="Textbox 131" o:spid="_x0000_s1039" type="#_x0000_t202" style="position:absolute;left:0;text-align:left;margin-left:346.15pt;margin-top:11.3pt;width:10.45pt;height:4.7pt;rotation:-45;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" filled="f" stroked="f">
                <v:textbox inset="0,0,0,0">
                  <w:txbxContent>
                    <w:p w14:paraId="2E8EB853" w14:textId="77777777" w:rsidR="00B74441" w:rsidRDefault="00B74441">
                      <w:pPr>
                        <w:spacing w:line="94" w:lineRule="exact"/>
                        <w:rPr>
                          <w:rFonts w:ascii="Arial MT"/>
                          <w:sz w:val="9"/>
                        </w:rPr>
                      </w:pPr>
                      <w:r>
                        <w:rPr>
                          <w:rFonts w:ascii="Arial MT"/>
                          <w:spacing w:val="-4"/>
                          <w:w w:val="105"/>
                          <w:sz w:val="9"/>
                        </w:rPr>
                        <w:t>2001</w:t>
                      </w:r>
                    </w:p>
                  </w:txbxContent>
                </v:textbox>
                <w10:wrap anchorx="page"/>
              </v:shape>
            </w:pict>
          </mc:Fallback>
        </mc:AlternateContent>
      </w:r>
      <w:r>
        <w:rPr>
          <w:rFonts w:ascii="Arial MT"/>
          <w:noProof/>
          <w:sz w:val="9"/>
        </w:rPr>
        <mc:AlternateContent>
          <mc:Choice Requires="wps">
            <w:drawing>
              <wp:anchor distT="0" distB="0" distL="0" distR="0" simplePos="0" relativeHeight="15751168" behindDoc="0" locked="0" layoutInCell="1" allowOverlap="1" wp14:anchorId="495B2ACC" wp14:editId="4985AD59">
                <wp:simplePos x="0" y="0"/>
                <wp:positionH relativeFrom="page">
                  <wp:posOffset>4589841</wp:posOffset>
                </wp:positionH>
                <wp:positionV relativeFrom="paragraph">
                  <wp:posOffset>143519</wp:posOffset>
                </wp:positionV>
                <wp:extent cx="132715" cy="5969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673BC929" w14:textId="77777777" w:rsidR="00B74441" w:rsidRDefault="00B74441">
                            <w:pPr>
                              <w:spacing w:line="94" w:lineRule="exact"/>
                              <w:rPr>
                                <w:rFonts w:ascii="Arial MT"/>
                                <w:sz w:val="9"/>
                              </w:rPr>
                            </w:pPr>
                            <w:r>
                              <w:rPr>
                                <w:rFonts w:ascii="Arial MT"/>
                                <w:spacing w:val="-4"/>
                                <w:w w:val="105"/>
                                <w:sz w:val="9"/>
                              </w:rPr>
                              <w:t>2002</w:t>
                            </w:r>
                          </w:p>
                        </w:txbxContent>
                      </wps:txbx>
                      <wps:bodyPr wrap="square" lIns="0" tIns="0" rIns="0" bIns="0" rtlCol="0">
                        <a:noAutofit/>
                      </wps:bodyPr>
                    </wps:wsp>
                  </a:graphicData>
                </a:graphic>
              </wp:anchor>
            </w:drawing>
          </mc:Choice>
          <mc:Fallback>
            <w:pict>
              <v:shape w14:anchorId="495B2ACC" id="Textbox 132" o:spid="_x0000_s1040" type="#_x0000_t202" style="position:absolute;left:0;text-align:left;margin-left:361.4pt;margin-top:11.3pt;width:10.45pt;height:4.7pt;rotation:-45;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" filled="f" stroked="f">
                <v:textbox inset="0,0,0,0">
                  <w:txbxContent>
                    <w:p w14:paraId="673BC929" w14:textId="77777777" w:rsidR="00B74441" w:rsidRDefault="00B74441">
                      <w:pPr>
                        <w:spacing w:line="94" w:lineRule="exact"/>
                        <w:rPr>
                          <w:rFonts w:ascii="Arial MT"/>
                          <w:sz w:val="9"/>
                        </w:rPr>
                      </w:pPr>
                      <w:r>
                        <w:rPr>
                          <w:rFonts w:ascii="Arial MT"/>
                          <w:spacing w:val="-4"/>
                          <w:w w:val="105"/>
                          <w:sz w:val="9"/>
                        </w:rPr>
                        <w:t>2002</w:t>
                      </w:r>
                    </w:p>
                  </w:txbxContent>
                </v:textbox>
                <w10:wrap anchorx="page"/>
              </v:shape>
            </w:pict>
          </mc:Fallback>
        </mc:AlternateContent>
      </w:r>
      <w:r>
        <w:rPr>
          <w:rFonts w:ascii="Arial MT"/>
          <w:noProof/>
          <w:sz w:val="9"/>
        </w:rPr>
        <mc:AlternateContent>
          <mc:Choice Requires="wps">
            <w:drawing>
              <wp:anchor distT="0" distB="0" distL="0" distR="0" simplePos="0" relativeHeight="15752704" behindDoc="0" locked="0" layoutInCell="1" allowOverlap="1" wp14:anchorId="285815FC" wp14:editId="5650388A">
                <wp:simplePos x="0" y="0"/>
                <wp:positionH relativeFrom="page">
                  <wp:posOffset>4783816</wp:posOffset>
                </wp:positionH>
                <wp:positionV relativeFrom="paragraph">
                  <wp:posOffset>143519</wp:posOffset>
                </wp:positionV>
                <wp:extent cx="132715" cy="5969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6DD3958A" w14:textId="77777777" w:rsidR="00B74441" w:rsidRDefault="00B74441">
                            <w:pPr>
                              <w:spacing w:line="94" w:lineRule="exact"/>
                              <w:rPr>
                                <w:rFonts w:ascii="Arial MT"/>
                                <w:sz w:val="9"/>
                              </w:rPr>
                            </w:pPr>
                            <w:r>
                              <w:rPr>
                                <w:rFonts w:ascii="Arial MT"/>
                                <w:spacing w:val="-4"/>
                                <w:w w:val="105"/>
                                <w:sz w:val="9"/>
                              </w:rPr>
                              <w:t>2003</w:t>
                            </w:r>
                          </w:p>
                        </w:txbxContent>
                      </wps:txbx>
                      <wps:bodyPr wrap="square" lIns="0" tIns="0" rIns="0" bIns="0" rtlCol="0">
                        <a:noAutofit/>
                      </wps:bodyPr>
                    </wps:wsp>
                  </a:graphicData>
                </a:graphic>
              </wp:anchor>
            </w:drawing>
          </mc:Choice>
          <mc:Fallback>
            <w:pict>
              <v:shape w14:anchorId="285815FC" id="Textbox 133" o:spid="_x0000_s1041" type="#_x0000_t202" style="position:absolute;left:0;text-align:left;margin-left:376.7pt;margin-top:11.3pt;width:10.45pt;height:4.7pt;rotation:-45;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" filled="f" stroked="f">
                <v:textbox inset="0,0,0,0">
                  <w:txbxContent>
                    <w:p w14:paraId="6DD3958A" w14:textId="77777777" w:rsidR="00B74441" w:rsidRDefault="00B74441">
                      <w:pPr>
                        <w:spacing w:line="94" w:lineRule="exact"/>
                        <w:rPr>
                          <w:rFonts w:ascii="Arial MT"/>
                          <w:sz w:val="9"/>
                        </w:rPr>
                      </w:pPr>
                      <w:r>
                        <w:rPr>
                          <w:rFonts w:ascii="Arial MT"/>
                          <w:spacing w:val="-4"/>
                          <w:w w:val="105"/>
                          <w:sz w:val="9"/>
                        </w:rPr>
                        <w:t>2003</w:t>
                      </w:r>
                    </w:p>
                  </w:txbxContent>
                </v:textbox>
                <w10:wrap anchorx="page"/>
              </v:shape>
            </w:pict>
          </mc:Fallback>
        </mc:AlternateContent>
      </w:r>
      <w:r>
        <w:rPr>
          <w:rFonts w:ascii="Arial MT"/>
          <w:noProof/>
          <w:sz w:val="9"/>
        </w:rPr>
        <mc:AlternateContent>
          <mc:Choice Requires="wps">
            <w:drawing>
              <wp:anchor distT="0" distB="0" distL="0" distR="0" simplePos="0" relativeHeight="15753728" behindDoc="0" locked="0" layoutInCell="1" allowOverlap="1" wp14:anchorId="5E95F7B9" wp14:editId="3A4D5C22">
                <wp:simplePos x="0" y="0"/>
                <wp:positionH relativeFrom="page">
                  <wp:posOffset>4977790</wp:posOffset>
                </wp:positionH>
                <wp:positionV relativeFrom="paragraph">
                  <wp:posOffset>143519</wp:posOffset>
                </wp:positionV>
                <wp:extent cx="132715" cy="5969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10A42F7E" w14:textId="77777777" w:rsidR="00B74441" w:rsidRDefault="00B74441">
                            <w:pPr>
                              <w:spacing w:line="94" w:lineRule="exact"/>
                              <w:rPr>
                                <w:rFonts w:ascii="Arial MT"/>
                                <w:sz w:val="9"/>
                              </w:rPr>
                            </w:pPr>
                            <w:r>
                              <w:rPr>
                                <w:rFonts w:ascii="Arial MT"/>
                                <w:spacing w:val="-4"/>
                                <w:w w:val="105"/>
                                <w:sz w:val="9"/>
                              </w:rPr>
                              <w:t>2004</w:t>
                            </w:r>
                          </w:p>
                        </w:txbxContent>
                      </wps:txbx>
                      <wps:bodyPr wrap="square" lIns="0" tIns="0" rIns="0" bIns="0" rtlCol="0">
                        <a:noAutofit/>
                      </wps:bodyPr>
                    </wps:wsp>
                  </a:graphicData>
                </a:graphic>
              </wp:anchor>
            </w:drawing>
          </mc:Choice>
          <mc:Fallback>
            <w:pict>
              <v:shape w14:anchorId="5E95F7B9" id="Textbox 134" o:spid="_x0000_s1042" type="#_x0000_t202" style="position:absolute;left:0;text-align:left;margin-left:391.95pt;margin-top:11.3pt;width:10.45pt;height:4.7pt;rotation:-45;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" filled="f" stroked="f">
                <v:textbox inset="0,0,0,0">
                  <w:txbxContent>
                    <w:p w14:paraId="10A42F7E" w14:textId="77777777" w:rsidR="00B74441" w:rsidRDefault="00B74441">
                      <w:pPr>
                        <w:spacing w:line="94" w:lineRule="exact"/>
                        <w:rPr>
                          <w:rFonts w:ascii="Arial MT"/>
                          <w:sz w:val="9"/>
                        </w:rPr>
                      </w:pPr>
                      <w:r>
                        <w:rPr>
                          <w:rFonts w:ascii="Arial MT"/>
                          <w:spacing w:val="-4"/>
                          <w:w w:val="105"/>
                          <w:sz w:val="9"/>
                        </w:rPr>
                        <w:t>2004</w:t>
                      </w:r>
                    </w:p>
                  </w:txbxContent>
                </v:textbox>
                <w10:wrap anchorx="page"/>
              </v:shape>
            </w:pict>
          </mc:Fallback>
        </mc:AlternateContent>
      </w:r>
      <w:r>
        <w:rPr>
          <w:rFonts w:ascii="Arial MT"/>
          <w:noProof/>
          <w:sz w:val="9"/>
        </w:rPr>
        <mc:AlternateContent>
          <mc:Choice Requires="wps">
            <w:drawing>
              <wp:anchor distT="0" distB="0" distL="0" distR="0" simplePos="0" relativeHeight="15754752" behindDoc="0" locked="0" layoutInCell="1" allowOverlap="1" wp14:anchorId="44D45BB8" wp14:editId="21CF73BE">
                <wp:simplePos x="0" y="0"/>
                <wp:positionH relativeFrom="page">
                  <wp:posOffset>5171765</wp:posOffset>
                </wp:positionH>
                <wp:positionV relativeFrom="paragraph">
                  <wp:posOffset>143519</wp:posOffset>
                </wp:positionV>
                <wp:extent cx="132715" cy="5969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0096B66A" w14:textId="77777777" w:rsidR="00B74441" w:rsidRDefault="00B74441">
                            <w:pPr>
                              <w:spacing w:line="94" w:lineRule="exact"/>
                              <w:rPr>
                                <w:rFonts w:ascii="Arial MT"/>
                                <w:sz w:val="9"/>
                              </w:rPr>
                            </w:pPr>
                            <w:r>
                              <w:rPr>
                                <w:rFonts w:ascii="Arial MT"/>
                                <w:spacing w:val="-4"/>
                                <w:w w:val="105"/>
                                <w:sz w:val="9"/>
                              </w:rPr>
                              <w:t>2005</w:t>
                            </w:r>
                          </w:p>
                        </w:txbxContent>
                      </wps:txbx>
                      <wps:bodyPr wrap="square" lIns="0" tIns="0" rIns="0" bIns="0" rtlCol="0">
                        <a:noAutofit/>
                      </wps:bodyPr>
                    </wps:wsp>
                  </a:graphicData>
                </a:graphic>
              </wp:anchor>
            </w:drawing>
          </mc:Choice>
          <mc:Fallback>
            <w:pict>
              <v:shape w14:anchorId="44D45BB8" id="Textbox 135" o:spid="_x0000_s1043" type="#_x0000_t202" style="position:absolute;left:0;text-align:left;margin-left:407.25pt;margin-top:11.3pt;width:10.45pt;height:4.7pt;rotation:-45;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" filled="f" stroked="f">
                <v:textbox inset="0,0,0,0">
                  <w:txbxContent>
                    <w:p w14:paraId="0096B66A" w14:textId="77777777" w:rsidR="00B74441" w:rsidRDefault="00B74441">
                      <w:pPr>
                        <w:spacing w:line="94" w:lineRule="exact"/>
                        <w:rPr>
                          <w:rFonts w:ascii="Arial MT"/>
                          <w:sz w:val="9"/>
                        </w:rPr>
                      </w:pPr>
                      <w:r>
                        <w:rPr>
                          <w:rFonts w:ascii="Arial MT"/>
                          <w:spacing w:val="-4"/>
                          <w:w w:val="105"/>
                          <w:sz w:val="9"/>
                        </w:rPr>
                        <w:t>2005</w:t>
                      </w:r>
                    </w:p>
                  </w:txbxContent>
                </v:textbox>
                <w10:wrap anchorx="page"/>
              </v:shape>
            </w:pict>
          </mc:Fallback>
        </mc:AlternateContent>
      </w:r>
      <w:r>
        <w:rPr>
          <w:rFonts w:ascii="Arial MT"/>
          <w:noProof/>
          <w:sz w:val="9"/>
        </w:rPr>
        <mc:AlternateContent>
          <mc:Choice Requires="wps">
            <w:drawing>
              <wp:anchor distT="0" distB="0" distL="0" distR="0" simplePos="0" relativeHeight="15755776" behindDoc="0" locked="0" layoutInCell="1" allowOverlap="1" wp14:anchorId="2E9807F5" wp14:editId="197603DE">
                <wp:simplePos x="0" y="0"/>
                <wp:positionH relativeFrom="page">
                  <wp:posOffset>5365740</wp:posOffset>
                </wp:positionH>
                <wp:positionV relativeFrom="paragraph">
                  <wp:posOffset>143519</wp:posOffset>
                </wp:positionV>
                <wp:extent cx="132715" cy="5969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32715" cy="59690"/>
                        </a:xfrm>
                        <a:prstGeom prst="rect">
                          <a:avLst/>
                        </a:prstGeom>
                      </wps:spPr>
                      <wps:txbx>
                        <w:txbxContent>
                          <w:p w14:paraId="3734BE6B" w14:textId="77777777" w:rsidR="00B74441" w:rsidRDefault="00B74441">
                            <w:pPr>
                              <w:spacing w:line="94" w:lineRule="exact"/>
                              <w:rPr>
                                <w:rFonts w:ascii="Arial MT"/>
                                <w:sz w:val="9"/>
                              </w:rPr>
                            </w:pPr>
                            <w:r>
                              <w:rPr>
                                <w:rFonts w:ascii="Arial MT"/>
                                <w:spacing w:val="-4"/>
                                <w:w w:val="105"/>
                                <w:sz w:val="9"/>
                              </w:rPr>
                              <w:t>2006</w:t>
                            </w:r>
                          </w:p>
                        </w:txbxContent>
                      </wps:txbx>
                      <wps:bodyPr wrap="square" lIns="0" tIns="0" rIns="0" bIns="0" rtlCol="0">
                        <a:noAutofit/>
                      </wps:bodyPr>
                    </wps:wsp>
                  </a:graphicData>
                </a:graphic>
              </wp:anchor>
            </w:drawing>
          </mc:Choice>
          <mc:Fallback>
            <w:pict>
              <v:shape w14:anchorId="2E9807F5" id="Textbox 136" o:spid="_x0000_s1044" type="#_x0000_t202" style="position:absolute;left:0;text-align:left;margin-left:422.5pt;margin-top:11.3pt;width:10.45pt;height:4.7pt;rotation:-45;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" filled="f" stroked="f">
                <v:textbox inset="0,0,0,0">
                  <w:txbxContent>
                    <w:p w14:paraId="3734BE6B" w14:textId="77777777" w:rsidR="00B74441" w:rsidRDefault="00B74441">
                      <w:pPr>
                        <w:spacing w:line="94" w:lineRule="exact"/>
                        <w:rPr>
                          <w:rFonts w:ascii="Arial MT"/>
                          <w:sz w:val="9"/>
                        </w:rPr>
                      </w:pPr>
                      <w:r>
                        <w:rPr>
                          <w:rFonts w:ascii="Arial MT"/>
                          <w:spacing w:val="-4"/>
                          <w:w w:val="105"/>
                          <w:sz w:val="9"/>
                        </w:rPr>
                        <w:t>2006</w:t>
                      </w:r>
                    </w:p>
                  </w:txbxContent>
                </v:textbox>
                <w10:wrap anchorx="page"/>
              </v:shape>
            </w:pict>
          </mc:Fallback>
        </mc:AlternateContent>
      </w:r>
      <w:r>
        <w:rPr>
          <w:rFonts w:ascii="Arial MT"/>
          <w:spacing w:val="-2"/>
          <w:sz w:val="9"/>
        </w:rPr>
        <w:t>-</w:t>
      </w:r>
      <w:r>
        <w:rPr>
          <w:rFonts w:ascii="Arial MT"/>
          <w:spacing w:val="-7"/>
          <w:sz w:val="9"/>
        </w:rPr>
        <w:t>20</w:t>
      </w:r>
    </w:p>
    <w:p w14:paraId="3BF882EB" w14:textId="77777777" w:rsidR="006F1B3D" w:rsidRDefault="006F1B3D" w:rsidP="008C7539">
      <w:pPr>
        <w:pStyle w:val="BodyText"/>
        <w:suppressAutoHyphens/>
        <w:rPr>
          <w:rFonts w:ascii="Arial MT"/>
          <w:sz w:val="20"/>
        </w:rPr>
      </w:pPr>
    </w:p>
    <w:p w14:paraId="47C3418B" w14:textId="77777777" w:rsidR="006F1B3D" w:rsidRDefault="006F1B3D" w:rsidP="008C7539">
      <w:pPr>
        <w:pStyle w:val="BodyText"/>
        <w:suppressAutoHyphens/>
        <w:spacing w:before="129"/>
        <w:rPr>
          <w:rFonts w:ascii="Arial MT"/>
          <w:sz w:val="20"/>
        </w:rPr>
      </w:pPr>
    </w:p>
    <w:p w14:paraId="28B658F9" w14:textId="77777777" w:rsidR="006F1B3D" w:rsidRPr="0007505F" w:rsidRDefault="00191F14" w:rsidP="0007505F">
      <w:pPr>
        <w:pStyle w:val="ListParagraph"/>
        <w:numPr>
          <w:ilvl w:val="1"/>
          <w:numId w:val="8"/>
        </w:numPr>
        <w:tabs>
          <w:tab w:val="left" w:pos="4552"/>
        </w:tabs>
        <w:suppressAutoHyphens/>
        <w:spacing w:before="1"/>
        <w:ind w:hanging="298"/>
        <w:rPr>
          <w:b/>
          <w:sz w:val="20"/>
        </w:rPr>
      </w:pPr>
      <w:r w:rsidRPr="0007505F">
        <w:rPr>
          <w:b/>
          <w:spacing w:val="-2"/>
          <w:sz w:val="20"/>
        </w:rPr>
        <w:t>Pooled</w:t>
      </w:r>
    </w:p>
    <w:p w14:paraId="76801C60" w14:textId="77777777" w:rsidR="006F1B3D" w:rsidRDefault="006F1B3D" w:rsidP="008C7539">
      <w:pPr>
        <w:pStyle w:val="BodyText"/>
        <w:suppressAutoHyphens/>
        <w:rPr>
          <w:sz w:val="7"/>
        </w:rPr>
      </w:pPr>
    </w:p>
    <w:p w14:paraId="2BCD7980" w14:textId="77777777" w:rsidR="006F1B3D" w:rsidRDefault="006F1B3D" w:rsidP="008C7539">
      <w:pPr>
        <w:pStyle w:val="BodyText"/>
        <w:suppressAutoHyphens/>
        <w:rPr>
          <w:sz w:val="7"/>
        </w:rPr>
      </w:pPr>
    </w:p>
    <w:p w14:paraId="04BAE943" w14:textId="77777777" w:rsidR="006F1B3D" w:rsidRDefault="006F1B3D" w:rsidP="008C7539">
      <w:pPr>
        <w:pStyle w:val="BodyText"/>
        <w:suppressAutoHyphens/>
        <w:rPr>
          <w:sz w:val="7"/>
        </w:rPr>
      </w:pPr>
    </w:p>
    <w:p w14:paraId="119366F1" w14:textId="77777777" w:rsidR="006F1B3D" w:rsidRDefault="00EC25F2" w:rsidP="008C7539">
      <w:pPr>
        <w:pStyle w:val="BodyText"/>
        <w:suppressAutoHyphens/>
        <w:spacing w:before="6"/>
        <w:rPr>
          <w:sz w:val="7"/>
        </w:rPr>
      </w:pPr>
      <w:r>
        <w:rPr>
          <w:rFonts w:ascii="Arial MT"/>
          <w:noProof/>
          <w:sz w:val="7"/>
        </w:rPr>
        <mc:AlternateContent>
          <mc:Choice Requires="wps">
            <w:drawing>
              <wp:anchor distT="0" distB="0" distL="0" distR="0" simplePos="0" relativeHeight="483803136" behindDoc="1" locked="0" layoutInCell="1" allowOverlap="1" wp14:anchorId="42F38C4E" wp14:editId="145A58FE">
                <wp:simplePos x="0" y="0"/>
                <wp:positionH relativeFrom="page">
                  <wp:posOffset>3937000</wp:posOffset>
                </wp:positionH>
                <wp:positionV relativeFrom="paragraph">
                  <wp:posOffset>43815</wp:posOffset>
                </wp:positionV>
                <wp:extent cx="93345" cy="113855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138555"/>
                        </a:xfrm>
                        <a:prstGeom prst="rect">
                          <a:avLst/>
                        </a:prstGeom>
                      </wps:spPr>
                      <wps:txbx>
                        <w:txbxContent>
                          <w:p w14:paraId="49898830" w14:textId="77777777" w:rsidR="00B74441" w:rsidRDefault="00B74441">
                            <w:pPr>
                              <w:spacing w:before="22"/>
                              <w:ind w:left="20"/>
                              <w:rPr>
                                <w:rFonts w:ascii="Arial MT"/>
                                <w:sz w:val="9"/>
                              </w:rPr>
                            </w:pPr>
                            <w:r>
                              <w:rPr>
                                <w:rFonts w:ascii="Arial MT"/>
                                <w:w w:val="105"/>
                                <w:sz w:val="9"/>
                              </w:rPr>
                              <w:t xml:space="preserve">Mortality </w:t>
                            </w:r>
                            <w:ins w:id="2354" w:author="Editor" w:date="2026-09-13T17:12:00Z">
                              <w:r>
                                <w:rPr>
                                  <w:rFonts w:ascii="Arial MT"/>
                                  <w:w w:val="105"/>
                                  <w:sz w:val="9"/>
                                </w:rPr>
                                <w:t>r</w:t>
                              </w:r>
                            </w:ins>
                            <w:del w:id="2355" w:author="Editor" w:date="2026-09-13T17:12:00Z">
                              <w:r w:rsidDel="00EC25F2">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356" w:author="Editor" w:date="2026-09-14T08:03:00Z">
                              <w:r w:rsidR="007A388C">
                                <w:rPr>
                                  <w:rFonts w:ascii="Arial MT"/>
                                  <w:spacing w:val="-2"/>
                                  <w:w w:val="105"/>
                                  <w:sz w:val="9"/>
                                </w:rPr>
                                <w:t xml:space="preserve"> </w:t>
                              </w:r>
                            </w:ins>
                            <w:del w:id="2357" w:author="Editor" w:date="2026-09-14T08:03:00Z">
                              <w:r w:rsidDel="007A388C">
                                <w:rPr>
                                  <w:rFonts w:ascii="Arial MT"/>
                                  <w:spacing w:val="-2"/>
                                  <w:w w:val="105"/>
                                  <w:sz w:val="9"/>
                                </w:rPr>
                                <w:delText>)</w:delText>
                              </w:r>
                            </w:del>
                            <w:ins w:id="2358" w:author="Editor" w:date="2026-09-13T17:12:00Z">
                              <w:r>
                                <w:rPr>
                                  <w:rFonts w:ascii="Arial MT"/>
                                  <w:spacing w:val="-2"/>
                                  <w:w w:val="105"/>
                                  <w:sz w:val="9"/>
                                </w:rPr>
                                <w:t>persons</w:t>
                              </w:r>
                            </w:ins>
                            <w:ins w:id="2359" w:author="Editor" w:date="2026-09-14T08:02:00Z">
                              <w:r w:rsidR="007A388C">
                                <w:rPr>
                                  <w:rFonts w:ascii="Arial MT"/>
                                  <w:spacing w:val="-2"/>
                                  <w:w w:val="105"/>
                                  <w:sz w:val="9"/>
                                </w:rPr>
                                <w:t>)</w:t>
                              </w:r>
                            </w:ins>
                          </w:p>
                        </w:txbxContent>
                      </wps:txbx>
                      <wps:bodyPr vert="vert270" wrap="square" lIns="0" tIns="0" rIns="0" bIns="0" rtlCol="0">
                        <a:noAutofit/>
                      </wps:bodyPr>
                    </wps:wsp>
                  </a:graphicData>
                </a:graphic>
                <wp14:sizeRelV relativeFrom="margin">
                  <wp14:pctHeight>0</wp14:pctHeight>
                </wp14:sizeRelV>
              </wp:anchor>
            </w:drawing>
          </mc:Choice>
          <mc:Fallback>
            <w:pict>
              <v:shape w14:anchorId="42F38C4E" id="Textbox 308" o:spid="_x0000_s1045" type="#_x0000_t202" style="position:absolute;margin-left:310pt;margin-top:3.45pt;width:7.35pt;height:89.65pt;z-index:-195133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" filled="f" stroked="f">
                <v:textbox style="layout-flow:vertical;mso-layout-flow-alt:bottom-to-top" inset="0,0,0,0">
                  <w:txbxContent>
                    <w:p w14:paraId="49898830" w14:textId="77777777" w:rsidR="00B74441" w:rsidRDefault="00B74441">
                      <w:pPr>
                        <w:spacing w:before="22"/>
                        <w:ind w:left="20"/>
                        <w:rPr>
                          <w:rFonts w:ascii="Arial MT"/>
                          <w:sz w:val="9"/>
                        </w:rPr>
                      </w:pPr>
                      <w:r>
                        <w:rPr>
                          <w:rFonts w:ascii="Arial MT"/>
                          <w:w w:val="105"/>
                          <w:sz w:val="9"/>
                        </w:rPr>
                        <w:t xml:space="preserve">Mortality </w:t>
                      </w:r>
                      <w:ins w:id="2360" w:author="Editor" w:date="2026-09-13T17:12:00Z">
                        <w:r>
                          <w:rPr>
                            <w:rFonts w:ascii="Arial MT"/>
                            <w:w w:val="105"/>
                            <w:sz w:val="9"/>
                          </w:rPr>
                          <w:t>r</w:t>
                        </w:r>
                      </w:ins>
                      <w:del w:id="2361" w:author="Editor" w:date="2026-09-13T17:12:00Z">
                        <w:r w:rsidDel="00EC25F2">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362" w:author="Editor" w:date="2026-09-14T08:03:00Z">
                        <w:r w:rsidR="007A388C">
                          <w:rPr>
                            <w:rFonts w:ascii="Arial MT"/>
                            <w:spacing w:val="-2"/>
                            <w:w w:val="105"/>
                            <w:sz w:val="9"/>
                          </w:rPr>
                          <w:t xml:space="preserve"> </w:t>
                        </w:r>
                      </w:ins>
                      <w:del w:id="2363" w:author="Editor" w:date="2026-09-14T08:03:00Z">
                        <w:r w:rsidDel="007A388C">
                          <w:rPr>
                            <w:rFonts w:ascii="Arial MT"/>
                            <w:spacing w:val="-2"/>
                            <w:w w:val="105"/>
                            <w:sz w:val="9"/>
                          </w:rPr>
                          <w:delText>)</w:delText>
                        </w:r>
                      </w:del>
                      <w:ins w:id="2364" w:author="Editor" w:date="2026-09-13T17:12:00Z">
                        <w:r>
                          <w:rPr>
                            <w:rFonts w:ascii="Arial MT"/>
                            <w:spacing w:val="-2"/>
                            <w:w w:val="105"/>
                            <w:sz w:val="9"/>
                          </w:rPr>
                          <w:t>persons</w:t>
                        </w:r>
                      </w:ins>
                      <w:ins w:id="2365" w:author="Editor" w:date="2026-09-14T08:02:00Z">
                        <w:r w:rsidR="007A388C">
                          <w:rPr>
                            <w:rFonts w:ascii="Arial MT"/>
                            <w:spacing w:val="-2"/>
                            <w:w w:val="105"/>
                            <w:sz w:val="9"/>
                          </w:rPr>
                          <w:t>)</w:t>
                        </w:r>
                      </w:ins>
                    </w:p>
                  </w:txbxContent>
                </v:textbox>
                <w10:wrap anchorx="page"/>
              </v:shape>
            </w:pict>
          </mc:Fallback>
        </mc:AlternateContent>
      </w:r>
    </w:p>
    <w:p w14:paraId="5EE0D67C" w14:textId="77777777" w:rsidR="006F1B3D" w:rsidRDefault="00191F14" w:rsidP="008C7539">
      <w:pPr>
        <w:suppressAutoHyphens/>
        <w:ind w:right="27"/>
        <w:jc w:val="center"/>
        <w:rPr>
          <w:rFonts w:ascii="Arial MT"/>
          <w:sz w:val="7"/>
        </w:rPr>
      </w:pPr>
      <w:r>
        <w:rPr>
          <w:rFonts w:ascii="Arial MT"/>
          <w:noProof/>
          <w:sz w:val="7"/>
        </w:rPr>
        <mc:AlternateContent>
          <mc:Choice Requires="wpg">
            <w:drawing>
              <wp:anchor distT="0" distB="0" distL="0" distR="0" simplePos="0" relativeHeight="483801088" behindDoc="1" locked="0" layoutInCell="1" allowOverlap="1" wp14:anchorId="173220BD" wp14:editId="791EA289">
                <wp:simplePos x="0" y="0"/>
                <wp:positionH relativeFrom="page">
                  <wp:posOffset>1194037</wp:posOffset>
                </wp:positionH>
                <wp:positionV relativeFrom="paragraph">
                  <wp:posOffset>-13575</wp:posOffset>
                </wp:positionV>
                <wp:extent cx="2596515" cy="147002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6515" cy="1470025"/>
                          <a:chOff x="0" y="0"/>
                          <a:chExt cx="2596515" cy="1470025"/>
                        </a:xfrm>
                      </wpg:grpSpPr>
                      <wps:wsp>
                        <wps:cNvPr id="138" name="Graphic 138"/>
                        <wps:cNvSpPr/>
                        <wps:spPr>
                          <a:xfrm>
                            <a:off x="24307" y="1407008"/>
                            <a:ext cx="2552065" cy="1270"/>
                          </a:xfrm>
                          <a:custGeom>
                            <a:avLst/>
                            <a:gdLst/>
                            <a:ahLst/>
                            <a:cxnLst/>
                            <a:rect l="l" t="t" r="r" b="b"/>
                            <a:pathLst>
                              <a:path w="2552065">
                                <a:moveTo>
                                  <a:pt x="0" y="0"/>
                                </a:moveTo>
                                <a:lnTo>
                                  <a:pt x="2552006" y="0"/>
                                </a:lnTo>
                              </a:path>
                            </a:pathLst>
                          </a:custGeom>
                          <a:ln w="5243">
                            <a:solidFill>
                              <a:srgbClr val="F0F0F0"/>
                            </a:solidFill>
                            <a:prstDash val="sysDash"/>
                          </a:ln>
                        </wps:spPr>
                        <wps:bodyPr wrap="square" lIns="0" tIns="0" rIns="0" bIns="0" rtlCol="0">
                          <a:prstTxWarp prst="textNoShape">
                            <a:avLst/>
                          </a:prstTxWarp>
                          <a:noAutofit/>
                        </wps:bodyPr>
                      </wps:wsp>
                      <wps:wsp>
                        <wps:cNvPr id="139" name="Graphic 139"/>
                        <wps:cNvSpPr/>
                        <wps:spPr>
                          <a:xfrm>
                            <a:off x="24307" y="1221926"/>
                            <a:ext cx="2569845" cy="185420"/>
                          </a:xfrm>
                          <a:custGeom>
                            <a:avLst/>
                            <a:gdLst/>
                            <a:ahLst/>
                            <a:cxnLst/>
                            <a:rect l="l" t="t" r="r" b="b"/>
                            <a:pathLst>
                              <a:path w="2569845" h="185420">
                                <a:moveTo>
                                  <a:pt x="2569486" y="185082"/>
                                </a:moveTo>
                                <a:lnTo>
                                  <a:pt x="2569577" y="185082"/>
                                </a:lnTo>
                              </a:path>
                              <a:path w="2569845" h="18542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140" name="Graphic 140"/>
                        <wps:cNvSpPr/>
                        <wps:spPr>
                          <a:xfrm>
                            <a:off x="76745" y="1221926"/>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141" name="Graphic 141"/>
                        <wps:cNvSpPr/>
                        <wps:spPr>
                          <a:xfrm>
                            <a:off x="24307" y="1036752"/>
                            <a:ext cx="2569845" cy="185420"/>
                          </a:xfrm>
                          <a:custGeom>
                            <a:avLst/>
                            <a:gdLst/>
                            <a:ahLst/>
                            <a:cxnLst/>
                            <a:rect l="l" t="t" r="r" b="b"/>
                            <a:pathLst>
                              <a:path w="2569845" h="185420">
                                <a:moveTo>
                                  <a:pt x="2569486" y="185173"/>
                                </a:moveTo>
                                <a:lnTo>
                                  <a:pt x="2569577" y="185173"/>
                                </a:lnTo>
                              </a:path>
                              <a:path w="2569845" h="18542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142" name="Graphic 142"/>
                        <wps:cNvSpPr/>
                        <wps:spPr>
                          <a:xfrm>
                            <a:off x="76745" y="1036752"/>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143" name="Graphic 143"/>
                        <wps:cNvSpPr/>
                        <wps:spPr>
                          <a:xfrm>
                            <a:off x="24307" y="851670"/>
                            <a:ext cx="2569845" cy="185420"/>
                          </a:xfrm>
                          <a:custGeom>
                            <a:avLst/>
                            <a:gdLst/>
                            <a:ahLst/>
                            <a:cxnLst/>
                            <a:rect l="l" t="t" r="r" b="b"/>
                            <a:pathLst>
                              <a:path w="2569845" h="185420">
                                <a:moveTo>
                                  <a:pt x="2569486" y="185082"/>
                                </a:moveTo>
                                <a:lnTo>
                                  <a:pt x="2569577" y="185082"/>
                                </a:lnTo>
                              </a:path>
                              <a:path w="2569845" h="18542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144" name="Graphic 144"/>
                        <wps:cNvSpPr/>
                        <wps:spPr>
                          <a:xfrm>
                            <a:off x="76745" y="851670"/>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145" name="Graphic 145"/>
                        <wps:cNvSpPr/>
                        <wps:spPr>
                          <a:xfrm>
                            <a:off x="24307" y="666496"/>
                            <a:ext cx="2569845" cy="185420"/>
                          </a:xfrm>
                          <a:custGeom>
                            <a:avLst/>
                            <a:gdLst/>
                            <a:ahLst/>
                            <a:cxnLst/>
                            <a:rect l="l" t="t" r="r" b="b"/>
                            <a:pathLst>
                              <a:path w="2569845" h="185420">
                                <a:moveTo>
                                  <a:pt x="2569486" y="185173"/>
                                </a:moveTo>
                                <a:lnTo>
                                  <a:pt x="2569577" y="185173"/>
                                </a:lnTo>
                              </a:path>
                              <a:path w="2569845" h="18542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146" name="Graphic 146"/>
                        <wps:cNvSpPr/>
                        <wps:spPr>
                          <a:xfrm>
                            <a:off x="76745" y="666496"/>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147" name="Graphic 147"/>
                        <wps:cNvSpPr/>
                        <wps:spPr>
                          <a:xfrm>
                            <a:off x="24307" y="481323"/>
                            <a:ext cx="2569845" cy="185420"/>
                          </a:xfrm>
                          <a:custGeom>
                            <a:avLst/>
                            <a:gdLst/>
                            <a:ahLst/>
                            <a:cxnLst/>
                            <a:rect l="l" t="t" r="r" b="b"/>
                            <a:pathLst>
                              <a:path w="2569845" h="185420">
                                <a:moveTo>
                                  <a:pt x="2569486" y="185173"/>
                                </a:moveTo>
                                <a:lnTo>
                                  <a:pt x="2569577" y="185173"/>
                                </a:lnTo>
                              </a:path>
                              <a:path w="2569845" h="18542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148" name="Graphic 148"/>
                        <wps:cNvSpPr/>
                        <wps:spPr>
                          <a:xfrm>
                            <a:off x="76745" y="481323"/>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149" name="Graphic 149"/>
                        <wps:cNvSpPr/>
                        <wps:spPr>
                          <a:xfrm>
                            <a:off x="24307" y="296241"/>
                            <a:ext cx="2569845" cy="185420"/>
                          </a:xfrm>
                          <a:custGeom>
                            <a:avLst/>
                            <a:gdLst/>
                            <a:ahLst/>
                            <a:cxnLst/>
                            <a:rect l="l" t="t" r="r" b="b"/>
                            <a:pathLst>
                              <a:path w="2569845" h="185420">
                                <a:moveTo>
                                  <a:pt x="2569486" y="185082"/>
                                </a:moveTo>
                                <a:lnTo>
                                  <a:pt x="2569577" y="185082"/>
                                </a:lnTo>
                              </a:path>
                              <a:path w="2569845" h="18542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150" name="Graphic 150"/>
                        <wps:cNvSpPr/>
                        <wps:spPr>
                          <a:xfrm>
                            <a:off x="76745" y="296241"/>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151" name="Graphic 151"/>
                        <wps:cNvSpPr/>
                        <wps:spPr>
                          <a:xfrm>
                            <a:off x="24307" y="111067"/>
                            <a:ext cx="2569845" cy="185420"/>
                          </a:xfrm>
                          <a:custGeom>
                            <a:avLst/>
                            <a:gdLst/>
                            <a:ahLst/>
                            <a:cxnLst/>
                            <a:rect l="l" t="t" r="r" b="b"/>
                            <a:pathLst>
                              <a:path w="2569845" h="185420">
                                <a:moveTo>
                                  <a:pt x="2569486" y="185173"/>
                                </a:moveTo>
                                <a:lnTo>
                                  <a:pt x="2569577" y="185173"/>
                                </a:lnTo>
                              </a:path>
                              <a:path w="2569845" h="18542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152" name="Graphic 152"/>
                        <wps:cNvSpPr/>
                        <wps:spPr>
                          <a:xfrm>
                            <a:off x="76745" y="111067"/>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153" name="Graphic 153"/>
                        <wps:cNvSpPr/>
                        <wps:spPr>
                          <a:xfrm>
                            <a:off x="120990" y="111067"/>
                            <a:ext cx="2473325" cy="1334770"/>
                          </a:xfrm>
                          <a:custGeom>
                            <a:avLst/>
                            <a:gdLst/>
                            <a:ahLst/>
                            <a:cxnLst/>
                            <a:rect l="l" t="t" r="r" b="b"/>
                            <a:pathLst>
                              <a:path w="2473325" h="1334770">
                                <a:moveTo>
                                  <a:pt x="2472802" y="0"/>
                                </a:moveTo>
                                <a:lnTo>
                                  <a:pt x="2472893" y="0"/>
                                </a:lnTo>
                              </a:path>
                              <a:path w="2473325" h="1334770">
                                <a:moveTo>
                                  <a:pt x="0" y="1334450"/>
                                </a:moveTo>
                                <a:lnTo>
                                  <a:pt x="0" y="1299491"/>
                                </a:lnTo>
                              </a:path>
                            </a:pathLst>
                          </a:custGeom>
                          <a:ln w="5243">
                            <a:solidFill>
                              <a:srgbClr val="F0F0F0"/>
                            </a:solidFill>
                            <a:prstDash val="solid"/>
                          </a:ln>
                        </wps:spPr>
                        <wps:bodyPr wrap="square" lIns="0" tIns="0" rIns="0" bIns="0" rtlCol="0">
                          <a:prstTxWarp prst="textNoShape">
                            <a:avLst/>
                          </a:prstTxWarp>
                          <a:noAutofit/>
                        </wps:bodyPr>
                      </wps:wsp>
                      <wps:wsp>
                        <wps:cNvPr id="154" name="Graphic 154"/>
                        <wps:cNvSpPr/>
                        <wps:spPr>
                          <a:xfrm>
                            <a:off x="120990" y="0"/>
                            <a:ext cx="2376805" cy="1445895"/>
                          </a:xfrm>
                          <a:custGeom>
                            <a:avLst/>
                            <a:gdLst/>
                            <a:ahLst/>
                            <a:cxnLst/>
                            <a:rect l="l" t="t" r="r" b="b"/>
                            <a:pathLst>
                              <a:path w="2376805" h="1445895">
                                <a:moveTo>
                                  <a:pt x="0" y="0"/>
                                </a:moveTo>
                                <a:lnTo>
                                  <a:pt x="0" y="1393079"/>
                                </a:lnTo>
                              </a:path>
                              <a:path w="2376805" h="1445895">
                                <a:moveTo>
                                  <a:pt x="158407" y="0"/>
                                </a:moveTo>
                                <a:lnTo>
                                  <a:pt x="158407" y="1445518"/>
                                </a:lnTo>
                              </a:path>
                              <a:path w="2376805" h="1445895">
                                <a:moveTo>
                                  <a:pt x="316815" y="0"/>
                                </a:moveTo>
                                <a:lnTo>
                                  <a:pt x="316815" y="1445518"/>
                                </a:lnTo>
                              </a:path>
                              <a:path w="2376805" h="1445895">
                                <a:moveTo>
                                  <a:pt x="475223" y="0"/>
                                </a:moveTo>
                                <a:lnTo>
                                  <a:pt x="475223" y="1445518"/>
                                </a:lnTo>
                              </a:path>
                              <a:path w="2376805" h="1445895">
                                <a:moveTo>
                                  <a:pt x="633631" y="0"/>
                                </a:moveTo>
                                <a:lnTo>
                                  <a:pt x="633631" y="1445518"/>
                                </a:lnTo>
                              </a:path>
                              <a:path w="2376805" h="1445895">
                                <a:moveTo>
                                  <a:pt x="792039" y="0"/>
                                </a:moveTo>
                                <a:lnTo>
                                  <a:pt x="792039" y="1445518"/>
                                </a:lnTo>
                              </a:path>
                              <a:path w="2376805" h="1445895">
                                <a:moveTo>
                                  <a:pt x="950447" y="0"/>
                                </a:moveTo>
                                <a:lnTo>
                                  <a:pt x="950447" y="1445518"/>
                                </a:lnTo>
                              </a:path>
                              <a:path w="2376805" h="1445895">
                                <a:moveTo>
                                  <a:pt x="1108855" y="0"/>
                                </a:moveTo>
                                <a:lnTo>
                                  <a:pt x="1108855" y="1445518"/>
                                </a:lnTo>
                              </a:path>
                              <a:path w="2376805" h="1445895">
                                <a:moveTo>
                                  <a:pt x="1267263" y="0"/>
                                </a:moveTo>
                                <a:lnTo>
                                  <a:pt x="1267263" y="1445518"/>
                                </a:lnTo>
                              </a:path>
                              <a:path w="2376805" h="1445895">
                                <a:moveTo>
                                  <a:pt x="1425762" y="0"/>
                                </a:moveTo>
                                <a:lnTo>
                                  <a:pt x="1425762" y="1445518"/>
                                </a:lnTo>
                              </a:path>
                              <a:path w="2376805" h="1445895">
                                <a:moveTo>
                                  <a:pt x="1584170" y="0"/>
                                </a:moveTo>
                                <a:lnTo>
                                  <a:pt x="1584170" y="1445518"/>
                                </a:lnTo>
                              </a:path>
                              <a:path w="2376805" h="1445895">
                                <a:moveTo>
                                  <a:pt x="1742578" y="0"/>
                                </a:moveTo>
                                <a:lnTo>
                                  <a:pt x="1742578" y="1445518"/>
                                </a:lnTo>
                              </a:path>
                              <a:path w="2376805" h="1445895">
                                <a:moveTo>
                                  <a:pt x="1900986" y="0"/>
                                </a:moveTo>
                                <a:lnTo>
                                  <a:pt x="1900986" y="1445518"/>
                                </a:lnTo>
                              </a:path>
                              <a:path w="2376805" h="1445895">
                                <a:moveTo>
                                  <a:pt x="2059394" y="0"/>
                                </a:moveTo>
                                <a:lnTo>
                                  <a:pt x="2059394" y="1445518"/>
                                </a:lnTo>
                              </a:path>
                              <a:path w="2376805" h="1445895">
                                <a:moveTo>
                                  <a:pt x="2217802" y="0"/>
                                </a:moveTo>
                                <a:lnTo>
                                  <a:pt x="2217802" y="1445518"/>
                                </a:lnTo>
                              </a:path>
                              <a:path w="2376805" h="1445895">
                                <a:moveTo>
                                  <a:pt x="2376210" y="0"/>
                                </a:moveTo>
                                <a:lnTo>
                                  <a:pt x="2376210" y="1445518"/>
                                </a:lnTo>
                              </a:path>
                            </a:pathLst>
                          </a:custGeom>
                          <a:ln w="5243">
                            <a:solidFill>
                              <a:srgbClr val="F0F0F0"/>
                            </a:solidFill>
                            <a:prstDash val="sysDash"/>
                          </a:ln>
                        </wps:spPr>
                        <wps:bodyPr wrap="square" lIns="0" tIns="0" rIns="0" bIns="0" rtlCol="0">
                          <a:prstTxWarp prst="textNoShape">
                            <a:avLst/>
                          </a:prstTxWarp>
                          <a:noAutofit/>
                        </wps:bodyPr>
                      </wps:wsp>
                      <wps:wsp>
                        <wps:cNvPr id="155" name="Graphic 155"/>
                        <wps:cNvSpPr/>
                        <wps:spPr>
                          <a:xfrm>
                            <a:off x="992234" y="0"/>
                            <a:ext cx="1270" cy="1445895"/>
                          </a:xfrm>
                          <a:custGeom>
                            <a:avLst/>
                            <a:gdLst/>
                            <a:ahLst/>
                            <a:cxnLst/>
                            <a:rect l="l" t="t" r="r" b="b"/>
                            <a:pathLst>
                              <a:path h="1445895">
                                <a:moveTo>
                                  <a:pt x="0" y="0"/>
                                </a:moveTo>
                                <a:lnTo>
                                  <a:pt x="0" y="1445518"/>
                                </a:lnTo>
                              </a:path>
                            </a:pathLst>
                          </a:custGeom>
                          <a:ln w="2621">
                            <a:solidFill>
                              <a:srgbClr val="FFFF00"/>
                            </a:solidFill>
                            <a:prstDash val="lgDash"/>
                          </a:ln>
                        </wps:spPr>
                        <wps:bodyPr wrap="square" lIns="0" tIns="0" rIns="0" bIns="0" rtlCol="0">
                          <a:prstTxWarp prst="textNoShape">
                            <a:avLst/>
                          </a:prstTxWarp>
                          <a:noAutofit/>
                        </wps:bodyPr>
                      </wps:wsp>
                      <wps:wsp>
                        <wps:cNvPr id="156" name="Graphic 156"/>
                        <wps:cNvSpPr/>
                        <wps:spPr>
                          <a:xfrm>
                            <a:off x="24307" y="666496"/>
                            <a:ext cx="2569845" cy="1270"/>
                          </a:xfrm>
                          <a:custGeom>
                            <a:avLst/>
                            <a:gdLst/>
                            <a:ahLst/>
                            <a:cxnLst/>
                            <a:rect l="l" t="t" r="r" b="b"/>
                            <a:pathLst>
                              <a:path w="2569845">
                                <a:moveTo>
                                  <a:pt x="0" y="0"/>
                                </a:moveTo>
                                <a:lnTo>
                                  <a:pt x="2569577" y="0"/>
                                </a:lnTo>
                              </a:path>
                            </a:pathLst>
                          </a:custGeom>
                          <a:ln w="2621">
                            <a:solidFill>
                              <a:srgbClr val="7F7F7F"/>
                            </a:solidFill>
                            <a:prstDash val="solid"/>
                          </a:ln>
                        </wps:spPr>
                        <wps:bodyPr wrap="square" lIns="0" tIns="0" rIns="0" bIns="0" rtlCol="0">
                          <a:prstTxWarp prst="textNoShape">
                            <a:avLst/>
                          </a:prstTxWarp>
                          <a:noAutofit/>
                        </wps:bodyPr>
                      </wps:wsp>
                      <wps:wsp>
                        <wps:cNvPr id="157" name="Graphic 157"/>
                        <wps:cNvSpPr/>
                        <wps:spPr>
                          <a:xfrm>
                            <a:off x="120990" y="119625"/>
                            <a:ext cx="1270" cy="596900"/>
                          </a:xfrm>
                          <a:custGeom>
                            <a:avLst/>
                            <a:gdLst/>
                            <a:ahLst/>
                            <a:cxnLst/>
                            <a:rect l="l" t="t" r="r" b="b"/>
                            <a:pathLst>
                              <a:path h="596900">
                                <a:moveTo>
                                  <a:pt x="0" y="0"/>
                                </a:moveTo>
                                <a:lnTo>
                                  <a:pt x="0" y="596669"/>
                                </a:lnTo>
                              </a:path>
                            </a:pathLst>
                          </a:custGeom>
                          <a:ln w="2621">
                            <a:solidFill>
                              <a:srgbClr val="FF0000"/>
                            </a:solidFill>
                            <a:prstDash val="solid"/>
                          </a:ln>
                        </wps:spPr>
                        <wps:bodyPr wrap="square" lIns="0" tIns="0" rIns="0" bIns="0" rtlCol="0">
                          <a:prstTxWarp prst="textNoShape">
                            <a:avLst/>
                          </a:prstTxWarp>
                          <a:noAutofit/>
                        </wps:bodyPr>
                      </wps:wsp>
                      <wps:wsp>
                        <wps:cNvPr id="158" name="Graphic 158"/>
                        <wps:cNvSpPr/>
                        <wps:spPr>
                          <a:xfrm>
                            <a:off x="111886" y="119625"/>
                            <a:ext cx="18415" cy="596900"/>
                          </a:xfrm>
                          <a:custGeom>
                            <a:avLst/>
                            <a:gdLst/>
                            <a:ahLst/>
                            <a:cxnLst/>
                            <a:rect l="l" t="t" r="r" b="b"/>
                            <a:pathLst>
                              <a:path w="18415" h="596900">
                                <a:moveTo>
                                  <a:pt x="0" y="596669"/>
                                </a:moveTo>
                                <a:lnTo>
                                  <a:pt x="18207" y="596669"/>
                                </a:lnTo>
                              </a:path>
                              <a:path w="18415" h="596900">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59" name="Graphic 159"/>
                        <wps:cNvSpPr/>
                        <wps:spPr>
                          <a:xfrm>
                            <a:off x="279398" y="38418"/>
                            <a:ext cx="1270" cy="615950"/>
                          </a:xfrm>
                          <a:custGeom>
                            <a:avLst/>
                            <a:gdLst/>
                            <a:ahLst/>
                            <a:cxnLst/>
                            <a:rect l="l" t="t" r="r" b="b"/>
                            <a:pathLst>
                              <a:path h="615950">
                                <a:moveTo>
                                  <a:pt x="0" y="0"/>
                                </a:moveTo>
                                <a:lnTo>
                                  <a:pt x="0" y="615879"/>
                                </a:lnTo>
                              </a:path>
                            </a:pathLst>
                          </a:custGeom>
                          <a:ln w="2621">
                            <a:solidFill>
                              <a:srgbClr val="FF0000"/>
                            </a:solidFill>
                            <a:prstDash val="solid"/>
                          </a:ln>
                        </wps:spPr>
                        <wps:bodyPr wrap="square" lIns="0" tIns="0" rIns="0" bIns="0" rtlCol="0">
                          <a:prstTxWarp prst="textNoShape">
                            <a:avLst/>
                          </a:prstTxWarp>
                          <a:noAutofit/>
                        </wps:bodyPr>
                      </wps:wsp>
                      <wps:wsp>
                        <wps:cNvPr id="160" name="Graphic 160"/>
                        <wps:cNvSpPr/>
                        <wps:spPr>
                          <a:xfrm>
                            <a:off x="270294" y="38418"/>
                            <a:ext cx="18415" cy="615950"/>
                          </a:xfrm>
                          <a:custGeom>
                            <a:avLst/>
                            <a:gdLst/>
                            <a:ahLst/>
                            <a:cxnLst/>
                            <a:rect l="l" t="t" r="r" b="b"/>
                            <a:pathLst>
                              <a:path w="18415" h="615950">
                                <a:moveTo>
                                  <a:pt x="0" y="615879"/>
                                </a:moveTo>
                                <a:lnTo>
                                  <a:pt x="18207" y="615879"/>
                                </a:lnTo>
                              </a:path>
                              <a:path w="18415" h="615950">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61" name="Graphic 161"/>
                        <wps:cNvSpPr/>
                        <wps:spPr>
                          <a:xfrm>
                            <a:off x="437806" y="274391"/>
                            <a:ext cx="1270" cy="594360"/>
                          </a:xfrm>
                          <a:custGeom>
                            <a:avLst/>
                            <a:gdLst/>
                            <a:ahLst/>
                            <a:cxnLst/>
                            <a:rect l="l" t="t" r="r" b="b"/>
                            <a:pathLst>
                              <a:path h="594360">
                                <a:moveTo>
                                  <a:pt x="0" y="0"/>
                                </a:moveTo>
                                <a:lnTo>
                                  <a:pt x="0" y="593847"/>
                                </a:lnTo>
                              </a:path>
                            </a:pathLst>
                          </a:custGeom>
                          <a:ln w="2621">
                            <a:solidFill>
                              <a:srgbClr val="FF0000"/>
                            </a:solidFill>
                            <a:prstDash val="solid"/>
                          </a:ln>
                        </wps:spPr>
                        <wps:bodyPr wrap="square" lIns="0" tIns="0" rIns="0" bIns="0" rtlCol="0">
                          <a:prstTxWarp prst="textNoShape">
                            <a:avLst/>
                          </a:prstTxWarp>
                          <a:noAutofit/>
                        </wps:bodyPr>
                      </wps:wsp>
                      <wps:wsp>
                        <wps:cNvPr id="162" name="Graphic 162"/>
                        <wps:cNvSpPr/>
                        <wps:spPr>
                          <a:xfrm>
                            <a:off x="428702" y="274391"/>
                            <a:ext cx="18415" cy="594360"/>
                          </a:xfrm>
                          <a:custGeom>
                            <a:avLst/>
                            <a:gdLst/>
                            <a:ahLst/>
                            <a:cxnLst/>
                            <a:rect l="l" t="t" r="r" b="b"/>
                            <a:pathLst>
                              <a:path w="18415" h="594360">
                                <a:moveTo>
                                  <a:pt x="0" y="593847"/>
                                </a:moveTo>
                                <a:lnTo>
                                  <a:pt x="18207" y="593847"/>
                                </a:lnTo>
                              </a:path>
                              <a:path w="18415" h="594360">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63" name="Graphic 163"/>
                        <wps:cNvSpPr/>
                        <wps:spPr>
                          <a:xfrm>
                            <a:off x="596214" y="265014"/>
                            <a:ext cx="1270" cy="578485"/>
                          </a:xfrm>
                          <a:custGeom>
                            <a:avLst/>
                            <a:gdLst/>
                            <a:ahLst/>
                            <a:cxnLst/>
                            <a:rect l="l" t="t" r="r" b="b"/>
                            <a:pathLst>
                              <a:path h="578485">
                                <a:moveTo>
                                  <a:pt x="0" y="0"/>
                                </a:moveTo>
                                <a:lnTo>
                                  <a:pt x="0" y="578006"/>
                                </a:lnTo>
                              </a:path>
                            </a:pathLst>
                          </a:custGeom>
                          <a:ln w="2621">
                            <a:solidFill>
                              <a:srgbClr val="FF0000"/>
                            </a:solidFill>
                            <a:prstDash val="solid"/>
                          </a:ln>
                        </wps:spPr>
                        <wps:bodyPr wrap="square" lIns="0" tIns="0" rIns="0" bIns="0" rtlCol="0">
                          <a:prstTxWarp prst="textNoShape">
                            <a:avLst/>
                          </a:prstTxWarp>
                          <a:noAutofit/>
                        </wps:bodyPr>
                      </wps:wsp>
                      <wps:wsp>
                        <wps:cNvPr id="164" name="Graphic 164"/>
                        <wps:cNvSpPr/>
                        <wps:spPr>
                          <a:xfrm>
                            <a:off x="587110" y="265014"/>
                            <a:ext cx="18415" cy="578485"/>
                          </a:xfrm>
                          <a:custGeom>
                            <a:avLst/>
                            <a:gdLst/>
                            <a:ahLst/>
                            <a:cxnLst/>
                            <a:rect l="l" t="t" r="r" b="b"/>
                            <a:pathLst>
                              <a:path w="18415" h="578485">
                                <a:moveTo>
                                  <a:pt x="0" y="578006"/>
                                </a:moveTo>
                                <a:lnTo>
                                  <a:pt x="18207" y="578006"/>
                                </a:lnTo>
                              </a:path>
                              <a:path w="18415" h="57848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65" name="Graphic 165"/>
                        <wps:cNvSpPr/>
                        <wps:spPr>
                          <a:xfrm>
                            <a:off x="754622" y="294875"/>
                            <a:ext cx="1270" cy="558800"/>
                          </a:xfrm>
                          <a:custGeom>
                            <a:avLst/>
                            <a:gdLst/>
                            <a:ahLst/>
                            <a:cxnLst/>
                            <a:rect l="l" t="t" r="r" b="b"/>
                            <a:pathLst>
                              <a:path h="558800">
                                <a:moveTo>
                                  <a:pt x="0" y="0"/>
                                </a:moveTo>
                                <a:lnTo>
                                  <a:pt x="0" y="558706"/>
                                </a:lnTo>
                              </a:path>
                            </a:pathLst>
                          </a:custGeom>
                          <a:ln w="2621">
                            <a:solidFill>
                              <a:srgbClr val="FF0000"/>
                            </a:solidFill>
                            <a:prstDash val="solid"/>
                          </a:ln>
                        </wps:spPr>
                        <wps:bodyPr wrap="square" lIns="0" tIns="0" rIns="0" bIns="0" rtlCol="0">
                          <a:prstTxWarp prst="textNoShape">
                            <a:avLst/>
                          </a:prstTxWarp>
                          <a:noAutofit/>
                        </wps:bodyPr>
                      </wps:wsp>
                      <wps:wsp>
                        <wps:cNvPr id="166" name="Graphic 166"/>
                        <wps:cNvSpPr/>
                        <wps:spPr>
                          <a:xfrm>
                            <a:off x="745518" y="294875"/>
                            <a:ext cx="18415" cy="558800"/>
                          </a:xfrm>
                          <a:custGeom>
                            <a:avLst/>
                            <a:gdLst/>
                            <a:ahLst/>
                            <a:cxnLst/>
                            <a:rect l="l" t="t" r="r" b="b"/>
                            <a:pathLst>
                              <a:path w="18415" h="558800">
                                <a:moveTo>
                                  <a:pt x="0" y="558706"/>
                                </a:moveTo>
                                <a:lnTo>
                                  <a:pt x="18207" y="558706"/>
                                </a:lnTo>
                              </a:path>
                              <a:path w="18415" h="558800">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67" name="Graphic 167"/>
                        <wps:cNvSpPr/>
                        <wps:spPr>
                          <a:xfrm>
                            <a:off x="911719" y="665185"/>
                            <a:ext cx="3175" cy="3175"/>
                          </a:xfrm>
                          <a:custGeom>
                            <a:avLst/>
                            <a:gdLst/>
                            <a:ahLst/>
                            <a:cxnLst/>
                            <a:rect l="l" t="t" r="r" b="b"/>
                            <a:pathLst>
                              <a:path w="3175" h="3175">
                                <a:moveTo>
                                  <a:pt x="0" y="1310"/>
                                </a:moveTo>
                                <a:lnTo>
                                  <a:pt x="383" y="383"/>
                                </a:lnTo>
                                <a:lnTo>
                                  <a:pt x="1310" y="0"/>
                                </a:lnTo>
                                <a:lnTo>
                                  <a:pt x="2237" y="383"/>
                                </a:lnTo>
                                <a:lnTo>
                                  <a:pt x="2621" y="1310"/>
                                </a:lnTo>
                                <a:lnTo>
                                  <a:pt x="2237" y="2237"/>
                                </a:lnTo>
                                <a:lnTo>
                                  <a:pt x="1310" y="2621"/>
                                </a:lnTo>
                                <a:lnTo>
                                  <a:pt x="383" y="2237"/>
                                </a:lnTo>
                                <a:lnTo>
                                  <a:pt x="0" y="1310"/>
                                </a:lnTo>
                                <a:close/>
                              </a:path>
                            </a:pathLst>
                          </a:custGeom>
                          <a:solidFill>
                            <a:srgbClr val="FF0000"/>
                          </a:solidFill>
                        </wps:spPr>
                        <wps:bodyPr wrap="square" lIns="0" tIns="0" rIns="0" bIns="0" rtlCol="0">
                          <a:prstTxWarp prst="textNoShape">
                            <a:avLst/>
                          </a:prstTxWarp>
                          <a:noAutofit/>
                        </wps:bodyPr>
                      </wps:wsp>
                      <wps:wsp>
                        <wps:cNvPr id="168" name="Graphic 168"/>
                        <wps:cNvSpPr/>
                        <wps:spPr>
                          <a:xfrm>
                            <a:off x="903926" y="666496"/>
                            <a:ext cx="18415" cy="1270"/>
                          </a:xfrm>
                          <a:custGeom>
                            <a:avLst/>
                            <a:gdLst/>
                            <a:ahLst/>
                            <a:cxnLst/>
                            <a:rect l="l" t="t" r="r" b="b"/>
                            <a:pathLst>
                              <a:path w="18415">
                                <a:moveTo>
                                  <a:pt x="0" y="0"/>
                                </a:moveTo>
                                <a:lnTo>
                                  <a:pt x="18207" y="0"/>
                                </a:lnTo>
                              </a:path>
                              <a:path w="1841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69" name="Graphic 169"/>
                        <wps:cNvSpPr/>
                        <wps:spPr>
                          <a:xfrm>
                            <a:off x="1071438" y="170607"/>
                            <a:ext cx="1270" cy="559435"/>
                          </a:xfrm>
                          <a:custGeom>
                            <a:avLst/>
                            <a:gdLst/>
                            <a:ahLst/>
                            <a:cxnLst/>
                            <a:rect l="l" t="t" r="r" b="b"/>
                            <a:pathLst>
                              <a:path h="559435">
                                <a:moveTo>
                                  <a:pt x="0" y="0"/>
                                </a:moveTo>
                                <a:lnTo>
                                  <a:pt x="0" y="559161"/>
                                </a:lnTo>
                              </a:path>
                            </a:pathLst>
                          </a:custGeom>
                          <a:ln w="2621">
                            <a:solidFill>
                              <a:srgbClr val="FF0000"/>
                            </a:solidFill>
                            <a:prstDash val="solid"/>
                          </a:ln>
                        </wps:spPr>
                        <wps:bodyPr wrap="square" lIns="0" tIns="0" rIns="0" bIns="0" rtlCol="0">
                          <a:prstTxWarp prst="textNoShape">
                            <a:avLst/>
                          </a:prstTxWarp>
                          <a:noAutofit/>
                        </wps:bodyPr>
                      </wps:wsp>
                      <wps:wsp>
                        <wps:cNvPr id="170" name="Graphic 170"/>
                        <wps:cNvSpPr/>
                        <wps:spPr>
                          <a:xfrm>
                            <a:off x="1062334" y="170607"/>
                            <a:ext cx="18415" cy="559435"/>
                          </a:xfrm>
                          <a:custGeom>
                            <a:avLst/>
                            <a:gdLst/>
                            <a:ahLst/>
                            <a:cxnLst/>
                            <a:rect l="l" t="t" r="r" b="b"/>
                            <a:pathLst>
                              <a:path w="18415" h="559435">
                                <a:moveTo>
                                  <a:pt x="0" y="559161"/>
                                </a:moveTo>
                                <a:lnTo>
                                  <a:pt x="18207" y="559161"/>
                                </a:lnTo>
                              </a:path>
                              <a:path w="18415" h="55943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71" name="Graphic 171"/>
                        <wps:cNvSpPr/>
                        <wps:spPr>
                          <a:xfrm>
                            <a:off x="1229846" y="77292"/>
                            <a:ext cx="1270" cy="546735"/>
                          </a:xfrm>
                          <a:custGeom>
                            <a:avLst/>
                            <a:gdLst/>
                            <a:ahLst/>
                            <a:cxnLst/>
                            <a:rect l="l" t="t" r="r" b="b"/>
                            <a:pathLst>
                              <a:path h="546735">
                                <a:moveTo>
                                  <a:pt x="0" y="0"/>
                                </a:moveTo>
                                <a:lnTo>
                                  <a:pt x="0" y="546689"/>
                                </a:lnTo>
                              </a:path>
                            </a:pathLst>
                          </a:custGeom>
                          <a:ln w="2621">
                            <a:solidFill>
                              <a:srgbClr val="FF0000"/>
                            </a:solidFill>
                            <a:prstDash val="solid"/>
                          </a:ln>
                        </wps:spPr>
                        <wps:bodyPr wrap="square" lIns="0" tIns="0" rIns="0" bIns="0" rtlCol="0">
                          <a:prstTxWarp prst="textNoShape">
                            <a:avLst/>
                          </a:prstTxWarp>
                          <a:noAutofit/>
                        </wps:bodyPr>
                      </wps:wsp>
                      <wps:wsp>
                        <wps:cNvPr id="172" name="Graphic 172"/>
                        <wps:cNvSpPr/>
                        <wps:spPr>
                          <a:xfrm>
                            <a:off x="1220742" y="77292"/>
                            <a:ext cx="18415" cy="546735"/>
                          </a:xfrm>
                          <a:custGeom>
                            <a:avLst/>
                            <a:gdLst/>
                            <a:ahLst/>
                            <a:cxnLst/>
                            <a:rect l="l" t="t" r="r" b="b"/>
                            <a:pathLst>
                              <a:path w="18415" h="546735">
                                <a:moveTo>
                                  <a:pt x="0" y="546689"/>
                                </a:moveTo>
                                <a:lnTo>
                                  <a:pt x="18207" y="546689"/>
                                </a:lnTo>
                              </a:path>
                              <a:path w="18415" h="54673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73" name="Graphic 173"/>
                        <wps:cNvSpPr/>
                        <wps:spPr>
                          <a:xfrm>
                            <a:off x="1388254" y="301248"/>
                            <a:ext cx="1270" cy="558800"/>
                          </a:xfrm>
                          <a:custGeom>
                            <a:avLst/>
                            <a:gdLst/>
                            <a:ahLst/>
                            <a:cxnLst/>
                            <a:rect l="l" t="t" r="r" b="b"/>
                            <a:pathLst>
                              <a:path h="558800">
                                <a:moveTo>
                                  <a:pt x="0" y="0"/>
                                </a:moveTo>
                                <a:lnTo>
                                  <a:pt x="0" y="558342"/>
                                </a:lnTo>
                              </a:path>
                            </a:pathLst>
                          </a:custGeom>
                          <a:ln w="2621">
                            <a:solidFill>
                              <a:srgbClr val="FF0000"/>
                            </a:solidFill>
                            <a:prstDash val="solid"/>
                          </a:ln>
                        </wps:spPr>
                        <wps:bodyPr wrap="square" lIns="0" tIns="0" rIns="0" bIns="0" rtlCol="0">
                          <a:prstTxWarp prst="textNoShape">
                            <a:avLst/>
                          </a:prstTxWarp>
                          <a:noAutofit/>
                        </wps:bodyPr>
                      </wps:wsp>
                      <wps:wsp>
                        <wps:cNvPr id="174" name="Graphic 174"/>
                        <wps:cNvSpPr/>
                        <wps:spPr>
                          <a:xfrm>
                            <a:off x="1379150" y="301248"/>
                            <a:ext cx="18415" cy="558800"/>
                          </a:xfrm>
                          <a:custGeom>
                            <a:avLst/>
                            <a:gdLst/>
                            <a:ahLst/>
                            <a:cxnLst/>
                            <a:rect l="l" t="t" r="r" b="b"/>
                            <a:pathLst>
                              <a:path w="18415" h="558800">
                                <a:moveTo>
                                  <a:pt x="0" y="558342"/>
                                </a:moveTo>
                                <a:lnTo>
                                  <a:pt x="18207" y="558342"/>
                                </a:lnTo>
                              </a:path>
                              <a:path w="18415" h="558800">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75" name="Graphic 175"/>
                        <wps:cNvSpPr/>
                        <wps:spPr>
                          <a:xfrm>
                            <a:off x="1546753" y="209298"/>
                            <a:ext cx="1270" cy="548640"/>
                          </a:xfrm>
                          <a:custGeom>
                            <a:avLst/>
                            <a:gdLst/>
                            <a:ahLst/>
                            <a:cxnLst/>
                            <a:rect l="l" t="t" r="r" b="b"/>
                            <a:pathLst>
                              <a:path h="548640">
                                <a:moveTo>
                                  <a:pt x="0" y="0"/>
                                </a:moveTo>
                                <a:lnTo>
                                  <a:pt x="0" y="548237"/>
                                </a:lnTo>
                              </a:path>
                            </a:pathLst>
                          </a:custGeom>
                          <a:ln w="2621">
                            <a:solidFill>
                              <a:srgbClr val="FF0000"/>
                            </a:solidFill>
                            <a:prstDash val="solid"/>
                          </a:ln>
                        </wps:spPr>
                        <wps:bodyPr wrap="square" lIns="0" tIns="0" rIns="0" bIns="0" rtlCol="0">
                          <a:prstTxWarp prst="textNoShape">
                            <a:avLst/>
                          </a:prstTxWarp>
                          <a:noAutofit/>
                        </wps:bodyPr>
                      </wps:wsp>
                      <wps:wsp>
                        <wps:cNvPr id="176" name="Graphic 176"/>
                        <wps:cNvSpPr/>
                        <wps:spPr>
                          <a:xfrm>
                            <a:off x="1537649" y="209298"/>
                            <a:ext cx="18415" cy="548640"/>
                          </a:xfrm>
                          <a:custGeom>
                            <a:avLst/>
                            <a:gdLst/>
                            <a:ahLst/>
                            <a:cxnLst/>
                            <a:rect l="l" t="t" r="r" b="b"/>
                            <a:pathLst>
                              <a:path w="18415" h="548640">
                                <a:moveTo>
                                  <a:pt x="0" y="548237"/>
                                </a:moveTo>
                                <a:lnTo>
                                  <a:pt x="18207" y="548237"/>
                                </a:lnTo>
                              </a:path>
                              <a:path w="18415" h="548640">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77" name="Graphic 177"/>
                        <wps:cNvSpPr/>
                        <wps:spPr>
                          <a:xfrm>
                            <a:off x="1705161" y="251631"/>
                            <a:ext cx="1270" cy="534670"/>
                          </a:xfrm>
                          <a:custGeom>
                            <a:avLst/>
                            <a:gdLst/>
                            <a:ahLst/>
                            <a:cxnLst/>
                            <a:rect l="l" t="t" r="r" b="b"/>
                            <a:pathLst>
                              <a:path h="534670">
                                <a:moveTo>
                                  <a:pt x="0" y="0"/>
                                </a:moveTo>
                                <a:lnTo>
                                  <a:pt x="0" y="534672"/>
                                </a:lnTo>
                              </a:path>
                            </a:pathLst>
                          </a:custGeom>
                          <a:ln w="2621">
                            <a:solidFill>
                              <a:srgbClr val="FF0000"/>
                            </a:solidFill>
                            <a:prstDash val="solid"/>
                          </a:ln>
                        </wps:spPr>
                        <wps:bodyPr wrap="square" lIns="0" tIns="0" rIns="0" bIns="0" rtlCol="0">
                          <a:prstTxWarp prst="textNoShape">
                            <a:avLst/>
                          </a:prstTxWarp>
                          <a:noAutofit/>
                        </wps:bodyPr>
                      </wps:wsp>
                      <wps:wsp>
                        <wps:cNvPr id="178" name="Graphic 178"/>
                        <wps:cNvSpPr/>
                        <wps:spPr>
                          <a:xfrm>
                            <a:off x="1696057" y="251631"/>
                            <a:ext cx="18415" cy="534670"/>
                          </a:xfrm>
                          <a:custGeom>
                            <a:avLst/>
                            <a:gdLst/>
                            <a:ahLst/>
                            <a:cxnLst/>
                            <a:rect l="l" t="t" r="r" b="b"/>
                            <a:pathLst>
                              <a:path w="18415" h="534670">
                                <a:moveTo>
                                  <a:pt x="0" y="534672"/>
                                </a:moveTo>
                                <a:lnTo>
                                  <a:pt x="18207" y="534672"/>
                                </a:lnTo>
                              </a:path>
                              <a:path w="18415" h="534670">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79" name="Graphic 179"/>
                        <wps:cNvSpPr/>
                        <wps:spPr>
                          <a:xfrm>
                            <a:off x="1863569" y="272479"/>
                            <a:ext cx="1270" cy="534035"/>
                          </a:xfrm>
                          <a:custGeom>
                            <a:avLst/>
                            <a:gdLst/>
                            <a:ahLst/>
                            <a:cxnLst/>
                            <a:rect l="l" t="t" r="r" b="b"/>
                            <a:pathLst>
                              <a:path h="534035">
                                <a:moveTo>
                                  <a:pt x="0" y="0"/>
                                </a:moveTo>
                                <a:lnTo>
                                  <a:pt x="0" y="533488"/>
                                </a:lnTo>
                              </a:path>
                            </a:pathLst>
                          </a:custGeom>
                          <a:ln w="2621">
                            <a:solidFill>
                              <a:srgbClr val="FF0000"/>
                            </a:solidFill>
                            <a:prstDash val="solid"/>
                          </a:ln>
                        </wps:spPr>
                        <wps:bodyPr wrap="square" lIns="0" tIns="0" rIns="0" bIns="0" rtlCol="0">
                          <a:prstTxWarp prst="textNoShape">
                            <a:avLst/>
                          </a:prstTxWarp>
                          <a:noAutofit/>
                        </wps:bodyPr>
                      </wps:wsp>
                      <wps:wsp>
                        <wps:cNvPr id="180" name="Graphic 180"/>
                        <wps:cNvSpPr/>
                        <wps:spPr>
                          <a:xfrm>
                            <a:off x="1854465" y="272479"/>
                            <a:ext cx="18415" cy="534035"/>
                          </a:xfrm>
                          <a:custGeom>
                            <a:avLst/>
                            <a:gdLst/>
                            <a:ahLst/>
                            <a:cxnLst/>
                            <a:rect l="l" t="t" r="r" b="b"/>
                            <a:pathLst>
                              <a:path w="18415" h="534035">
                                <a:moveTo>
                                  <a:pt x="0" y="533488"/>
                                </a:moveTo>
                                <a:lnTo>
                                  <a:pt x="18207" y="533488"/>
                                </a:lnTo>
                              </a:path>
                              <a:path w="18415" h="53403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81" name="Graphic 181"/>
                        <wps:cNvSpPr/>
                        <wps:spPr>
                          <a:xfrm>
                            <a:off x="2021977" y="323461"/>
                            <a:ext cx="1270" cy="553085"/>
                          </a:xfrm>
                          <a:custGeom>
                            <a:avLst/>
                            <a:gdLst/>
                            <a:ahLst/>
                            <a:cxnLst/>
                            <a:rect l="l" t="t" r="r" b="b"/>
                            <a:pathLst>
                              <a:path h="553085">
                                <a:moveTo>
                                  <a:pt x="0" y="0"/>
                                </a:moveTo>
                                <a:lnTo>
                                  <a:pt x="0" y="552698"/>
                                </a:lnTo>
                              </a:path>
                            </a:pathLst>
                          </a:custGeom>
                          <a:ln w="2621">
                            <a:solidFill>
                              <a:srgbClr val="FF0000"/>
                            </a:solidFill>
                            <a:prstDash val="solid"/>
                          </a:ln>
                        </wps:spPr>
                        <wps:bodyPr wrap="square" lIns="0" tIns="0" rIns="0" bIns="0" rtlCol="0">
                          <a:prstTxWarp prst="textNoShape">
                            <a:avLst/>
                          </a:prstTxWarp>
                          <a:noAutofit/>
                        </wps:bodyPr>
                      </wps:wsp>
                      <wps:wsp>
                        <wps:cNvPr id="182" name="Graphic 182"/>
                        <wps:cNvSpPr/>
                        <wps:spPr>
                          <a:xfrm>
                            <a:off x="2012873" y="323461"/>
                            <a:ext cx="18415" cy="553085"/>
                          </a:xfrm>
                          <a:custGeom>
                            <a:avLst/>
                            <a:gdLst/>
                            <a:ahLst/>
                            <a:cxnLst/>
                            <a:rect l="l" t="t" r="r" b="b"/>
                            <a:pathLst>
                              <a:path w="18415" h="553085">
                                <a:moveTo>
                                  <a:pt x="0" y="552698"/>
                                </a:moveTo>
                                <a:lnTo>
                                  <a:pt x="18207" y="552698"/>
                                </a:lnTo>
                              </a:path>
                              <a:path w="18415" h="55308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83" name="Graphic 183"/>
                        <wps:cNvSpPr/>
                        <wps:spPr>
                          <a:xfrm>
                            <a:off x="2180385" y="232058"/>
                            <a:ext cx="1270" cy="549275"/>
                          </a:xfrm>
                          <a:custGeom>
                            <a:avLst/>
                            <a:gdLst/>
                            <a:ahLst/>
                            <a:cxnLst/>
                            <a:rect l="l" t="t" r="r" b="b"/>
                            <a:pathLst>
                              <a:path h="549275">
                                <a:moveTo>
                                  <a:pt x="0" y="0"/>
                                </a:moveTo>
                                <a:lnTo>
                                  <a:pt x="0" y="549056"/>
                                </a:lnTo>
                              </a:path>
                            </a:pathLst>
                          </a:custGeom>
                          <a:ln w="2621">
                            <a:solidFill>
                              <a:srgbClr val="FF0000"/>
                            </a:solidFill>
                            <a:prstDash val="solid"/>
                          </a:ln>
                        </wps:spPr>
                        <wps:bodyPr wrap="square" lIns="0" tIns="0" rIns="0" bIns="0" rtlCol="0">
                          <a:prstTxWarp prst="textNoShape">
                            <a:avLst/>
                          </a:prstTxWarp>
                          <a:noAutofit/>
                        </wps:bodyPr>
                      </wps:wsp>
                      <wps:wsp>
                        <wps:cNvPr id="184" name="Graphic 184"/>
                        <wps:cNvSpPr/>
                        <wps:spPr>
                          <a:xfrm>
                            <a:off x="2171281" y="232058"/>
                            <a:ext cx="18415" cy="549275"/>
                          </a:xfrm>
                          <a:custGeom>
                            <a:avLst/>
                            <a:gdLst/>
                            <a:ahLst/>
                            <a:cxnLst/>
                            <a:rect l="l" t="t" r="r" b="b"/>
                            <a:pathLst>
                              <a:path w="18415" h="549275">
                                <a:moveTo>
                                  <a:pt x="0" y="549056"/>
                                </a:moveTo>
                                <a:lnTo>
                                  <a:pt x="18207" y="549056"/>
                                </a:lnTo>
                              </a:path>
                              <a:path w="18415" h="54927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85" name="Graphic 185"/>
                        <wps:cNvSpPr/>
                        <wps:spPr>
                          <a:xfrm>
                            <a:off x="2338793" y="176979"/>
                            <a:ext cx="1270" cy="530225"/>
                          </a:xfrm>
                          <a:custGeom>
                            <a:avLst/>
                            <a:gdLst/>
                            <a:ahLst/>
                            <a:cxnLst/>
                            <a:rect l="l" t="t" r="r" b="b"/>
                            <a:pathLst>
                              <a:path h="530225">
                                <a:moveTo>
                                  <a:pt x="0" y="0"/>
                                </a:moveTo>
                                <a:lnTo>
                                  <a:pt x="0" y="530029"/>
                                </a:lnTo>
                              </a:path>
                            </a:pathLst>
                          </a:custGeom>
                          <a:ln w="2621">
                            <a:solidFill>
                              <a:srgbClr val="FF0000"/>
                            </a:solidFill>
                            <a:prstDash val="solid"/>
                          </a:ln>
                        </wps:spPr>
                        <wps:bodyPr wrap="square" lIns="0" tIns="0" rIns="0" bIns="0" rtlCol="0">
                          <a:prstTxWarp prst="textNoShape">
                            <a:avLst/>
                          </a:prstTxWarp>
                          <a:noAutofit/>
                        </wps:bodyPr>
                      </wps:wsp>
                      <wps:wsp>
                        <wps:cNvPr id="186" name="Graphic 186"/>
                        <wps:cNvSpPr/>
                        <wps:spPr>
                          <a:xfrm>
                            <a:off x="2329689" y="176979"/>
                            <a:ext cx="18415" cy="530225"/>
                          </a:xfrm>
                          <a:custGeom>
                            <a:avLst/>
                            <a:gdLst/>
                            <a:ahLst/>
                            <a:cxnLst/>
                            <a:rect l="l" t="t" r="r" b="b"/>
                            <a:pathLst>
                              <a:path w="18415" h="530225">
                                <a:moveTo>
                                  <a:pt x="0" y="530029"/>
                                </a:moveTo>
                                <a:lnTo>
                                  <a:pt x="18207" y="530029"/>
                                </a:lnTo>
                              </a:path>
                              <a:path w="18415" h="53022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87" name="Graphic 187"/>
                        <wps:cNvSpPr/>
                        <wps:spPr>
                          <a:xfrm>
                            <a:off x="2497201" y="256548"/>
                            <a:ext cx="1270" cy="553085"/>
                          </a:xfrm>
                          <a:custGeom>
                            <a:avLst/>
                            <a:gdLst/>
                            <a:ahLst/>
                            <a:cxnLst/>
                            <a:rect l="l" t="t" r="r" b="b"/>
                            <a:pathLst>
                              <a:path h="553085">
                                <a:moveTo>
                                  <a:pt x="0" y="0"/>
                                </a:moveTo>
                                <a:lnTo>
                                  <a:pt x="0" y="552698"/>
                                </a:lnTo>
                              </a:path>
                            </a:pathLst>
                          </a:custGeom>
                          <a:ln w="2621">
                            <a:solidFill>
                              <a:srgbClr val="FF0000"/>
                            </a:solidFill>
                            <a:prstDash val="solid"/>
                          </a:ln>
                        </wps:spPr>
                        <wps:bodyPr wrap="square" lIns="0" tIns="0" rIns="0" bIns="0" rtlCol="0">
                          <a:prstTxWarp prst="textNoShape">
                            <a:avLst/>
                          </a:prstTxWarp>
                          <a:noAutofit/>
                        </wps:bodyPr>
                      </wps:wsp>
                      <wps:wsp>
                        <wps:cNvPr id="188" name="Graphic 188"/>
                        <wps:cNvSpPr/>
                        <wps:spPr>
                          <a:xfrm>
                            <a:off x="2488097" y="256548"/>
                            <a:ext cx="18415" cy="553085"/>
                          </a:xfrm>
                          <a:custGeom>
                            <a:avLst/>
                            <a:gdLst/>
                            <a:ahLst/>
                            <a:cxnLst/>
                            <a:rect l="l" t="t" r="r" b="b"/>
                            <a:pathLst>
                              <a:path w="18415" h="553085">
                                <a:moveTo>
                                  <a:pt x="0" y="552698"/>
                                </a:moveTo>
                                <a:lnTo>
                                  <a:pt x="18207" y="552698"/>
                                </a:lnTo>
                              </a:path>
                              <a:path w="18415" h="553085">
                                <a:moveTo>
                                  <a:pt x="0" y="0"/>
                                </a:moveTo>
                                <a:lnTo>
                                  <a:pt x="18207" y="0"/>
                                </a:lnTo>
                              </a:path>
                            </a:pathLst>
                          </a:custGeom>
                          <a:ln w="2621">
                            <a:solidFill>
                              <a:srgbClr val="FF0000"/>
                            </a:solidFill>
                            <a:prstDash val="solid"/>
                          </a:ln>
                        </wps:spPr>
                        <wps:bodyPr wrap="square" lIns="0" tIns="0" rIns="0" bIns="0" rtlCol="0">
                          <a:prstTxWarp prst="textNoShape">
                            <a:avLst/>
                          </a:prstTxWarp>
                          <a:noAutofit/>
                        </wps:bodyPr>
                      </wps:wsp>
                      <wps:wsp>
                        <wps:cNvPr id="189" name="Graphic 189"/>
                        <wps:cNvSpPr/>
                        <wps:spPr>
                          <a:xfrm>
                            <a:off x="113707" y="410768"/>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190" name="Graphic 190"/>
                        <wps:cNvSpPr/>
                        <wps:spPr>
                          <a:xfrm>
                            <a:off x="116329" y="413390"/>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191" name="Graphic 191"/>
                        <wps:cNvSpPr/>
                        <wps:spPr>
                          <a:xfrm>
                            <a:off x="272115" y="339211"/>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192" name="Graphic 192"/>
                        <wps:cNvSpPr/>
                        <wps:spPr>
                          <a:xfrm>
                            <a:off x="274737" y="341833"/>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193" name="Graphic 193"/>
                        <wps:cNvSpPr/>
                        <wps:spPr>
                          <a:xfrm>
                            <a:off x="430523" y="564169"/>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194" name="Graphic 194"/>
                        <wps:cNvSpPr/>
                        <wps:spPr>
                          <a:xfrm>
                            <a:off x="433145" y="566790"/>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195" name="Graphic 195"/>
                        <wps:cNvSpPr/>
                        <wps:spPr>
                          <a:xfrm>
                            <a:off x="589022" y="546871"/>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196" name="Graphic 196"/>
                        <wps:cNvSpPr/>
                        <wps:spPr>
                          <a:xfrm>
                            <a:off x="591644" y="549493"/>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197" name="Graphic 197"/>
                        <wps:cNvSpPr/>
                        <wps:spPr>
                          <a:xfrm>
                            <a:off x="747430" y="567082"/>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198" name="Graphic 198"/>
                        <wps:cNvSpPr/>
                        <wps:spPr>
                          <a:xfrm>
                            <a:off x="750052" y="569704"/>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199" name="Graphic 199"/>
                        <wps:cNvSpPr/>
                        <wps:spPr>
                          <a:xfrm>
                            <a:off x="905838" y="659304"/>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00" name="Graphic 200"/>
                        <wps:cNvSpPr/>
                        <wps:spPr>
                          <a:xfrm>
                            <a:off x="908460" y="661926"/>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01" name="Graphic 201"/>
                        <wps:cNvSpPr/>
                        <wps:spPr>
                          <a:xfrm>
                            <a:off x="1064246" y="443087"/>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02" name="Graphic 202"/>
                        <wps:cNvSpPr/>
                        <wps:spPr>
                          <a:xfrm>
                            <a:off x="1066868" y="445709"/>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03" name="Graphic 203"/>
                        <wps:cNvSpPr/>
                        <wps:spPr>
                          <a:xfrm>
                            <a:off x="1222654" y="343490"/>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04" name="Graphic 204"/>
                        <wps:cNvSpPr/>
                        <wps:spPr>
                          <a:xfrm>
                            <a:off x="1225276" y="346112"/>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05" name="Graphic 205"/>
                        <wps:cNvSpPr/>
                        <wps:spPr>
                          <a:xfrm>
                            <a:off x="1381062" y="573272"/>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06" name="Graphic 206"/>
                        <wps:cNvSpPr/>
                        <wps:spPr>
                          <a:xfrm>
                            <a:off x="1383684" y="575894"/>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07" name="Graphic 207"/>
                        <wps:cNvSpPr/>
                        <wps:spPr>
                          <a:xfrm>
                            <a:off x="1539470" y="476316"/>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08" name="Graphic 208"/>
                        <wps:cNvSpPr/>
                        <wps:spPr>
                          <a:xfrm>
                            <a:off x="1542092" y="478938"/>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09" name="Graphic 209"/>
                        <wps:cNvSpPr/>
                        <wps:spPr>
                          <a:xfrm>
                            <a:off x="1697878" y="511821"/>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10" name="Graphic 210"/>
                        <wps:cNvSpPr/>
                        <wps:spPr>
                          <a:xfrm>
                            <a:off x="1700500" y="514443"/>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11" name="Graphic 211"/>
                        <wps:cNvSpPr/>
                        <wps:spPr>
                          <a:xfrm>
                            <a:off x="1856286" y="532123"/>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12" name="Graphic 212"/>
                        <wps:cNvSpPr/>
                        <wps:spPr>
                          <a:xfrm>
                            <a:off x="1858908" y="534745"/>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13" name="Graphic 213"/>
                        <wps:cNvSpPr/>
                        <wps:spPr>
                          <a:xfrm>
                            <a:off x="2014694" y="592664"/>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14" name="Graphic 214"/>
                        <wps:cNvSpPr/>
                        <wps:spPr>
                          <a:xfrm>
                            <a:off x="2017316" y="595286"/>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15" name="Graphic 215"/>
                        <wps:cNvSpPr/>
                        <wps:spPr>
                          <a:xfrm>
                            <a:off x="2173102" y="499440"/>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16" name="Graphic 216"/>
                        <wps:cNvSpPr/>
                        <wps:spPr>
                          <a:xfrm>
                            <a:off x="2175724" y="502062"/>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17" name="Graphic 217"/>
                        <wps:cNvSpPr/>
                        <wps:spPr>
                          <a:xfrm>
                            <a:off x="2331510" y="434893"/>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18" name="Graphic 218"/>
                        <wps:cNvSpPr/>
                        <wps:spPr>
                          <a:xfrm>
                            <a:off x="2334132" y="437515"/>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19" name="Graphic 219"/>
                        <wps:cNvSpPr/>
                        <wps:spPr>
                          <a:xfrm>
                            <a:off x="2489918" y="525750"/>
                            <a:ext cx="14604" cy="14604"/>
                          </a:xfrm>
                          <a:custGeom>
                            <a:avLst/>
                            <a:gdLst/>
                            <a:ahLst/>
                            <a:cxnLst/>
                            <a:rect l="l" t="t" r="r" b="b"/>
                            <a:pathLst>
                              <a:path w="14604" h="14604">
                                <a:moveTo>
                                  <a:pt x="14384" y="0"/>
                                </a:moveTo>
                                <a:lnTo>
                                  <a:pt x="0" y="0"/>
                                </a:lnTo>
                                <a:lnTo>
                                  <a:pt x="0" y="14384"/>
                                </a:lnTo>
                                <a:lnTo>
                                  <a:pt x="14384" y="14384"/>
                                </a:lnTo>
                                <a:lnTo>
                                  <a:pt x="14384" y="0"/>
                                </a:lnTo>
                                <a:close/>
                              </a:path>
                            </a:pathLst>
                          </a:custGeom>
                          <a:solidFill>
                            <a:srgbClr val="FF0000"/>
                          </a:solidFill>
                        </wps:spPr>
                        <wps:bodyPr wrap="square" lIns="0" tIns="0" rIns="0" bIns="0" rtlCol="0">
                          <a:prstTxWarp prst="textNoShape">
                            <a:avLst/>
                          </a:prstTxWarp>
                          <a:noAutofit/>
                        </wps:bodyPr>
                      </wps:wsp>
                      <wps:wsp>
                        <wps:cNvPr id="220" name="Graphic 220"/>
                        <wps:cNvSpPr/>
                        <wps:spPr>
                          <a:xfrm>
                            <a:off x="2492540" y="528372"/>
                            <a:ext cx="9525" cy="9525"/>
                          </a:xfrm>
                          <a:custGeom>
                            <a:avLst/>
                            <a:gdLst/>
                            <a:ahLst/>
                            <a:cxnLst/>
                            <a:rect l="l" t="t" r="r" b="b"/>
                            <a:pathLst>
                              <a:path w="9525" h="9525">
                                <a:moveTo>
                                  <a:pt x="0" y="9140"/>
                                </a:moveTo>
                                <a:lnTo>
                                  <a:pt x="9140" y="9140"/>
                                </a:lnTo>
                                <a:lnTo>
                                  <a:pt x="9140" y="0"/>
                                </a:lnTo>
                                <a:lnTo>
                                  <a:pt x="0" y="0"/>
                                </a:lnTo>
                                <a:lnTo>
                                  <a:pt x="0" y="9140"/>
                                </a:lnTo>
                                <a:close/>
                              </a:path>
                            </a:pathLst>
                          </a:custGeom>
                          <a:ln w="5243">
                            <a:solidFill>
                              <a:srgbClr val="FF0000"/>
                            </a:solidFill>
                            <a:prstDash val="solid"/>
                          </a:ln>
                        </wps:spPr>
                        <wps:bodyPr wrap="square" lIns="0" tIns="0" rIns="0" bIns="0" rtlCol="0">
                          <a:prstTxWarp prst="textNoShape">
                            <a:avLst/>
                          </a:prstTxWarp>
                          <a:noAutofit/>
                        </wps:bodyPr>
                      </wps:wsp>
                      <wps:wsp>
                        <wps:cNvPr id="221" name="Graphic 221"/>
                        <wps:cNvSpPr/>
                        <wps:spPr>
                          <a:xfrm>
                            <a:off x="0" y="0"/>
                            <a:ext cx="2593975" cy="1470025"/>
                          </a:xfrm>
                          <a:custGeom>
                            <a:avLst/>
                            <a:gdLst/>
                            <a:ahLst/>
                            <a:cxnLst/>
                            <a:rect l="l" t="t" r="r" b="b"/>
                            <a:pathLst>
                              <a:path w="2593975" h="1470025">
                                <a:moveTo>
                                  <a:pt x="24307" y="1445518"/>
                                </a:moveTo>
                                <a:lnTo>
                                  <a:pt x="24307" y="0"/>
                                </a:lnTo>
                              </a:path>
                              <a:path w="2593975" h="1470025">
                                <a:moveTo>
                                  <a:pt x="24307" y="1407008"/>
                                </a:moveTo>
                                <a:lnTo>
                                  <a:pt x="0" y="1407008"/>
                                </a:lnTo>
                              </a:path>
                              <a:path w="2593975" h="1470025">
                                <a:moveTo>
                                  <a:pt x="24307" y="1221926"/>
                                </a:moveTo>
                                <a:lnTo>
                                  <a:pt x="0" y="1221926"/>
                                </a:lnTo>
                              </a:path>
                              <a:path w="2593975" h="1470025">
                                <a:moveTo>
                                  <a:pt x="24307" y="1036752"/>
                                </a:moveTo>
                                <a:lnTo>
                                  <a:pt x="0" y="1036752"/>
                                </a:lnTo>
                              </a:path>
                              <a:path w="2593975" h="1470025">
                                <a:moveTo>
                                  <a:pt x="24307" y="851670"/>
                                </a:moveTo>
                                <a:lnTo>
                                  <a:pt x="0" y="851670"/>
                                </a:lnTo>
                              </a:path>
                              <a:path w="2593975" h="1470025">
                                <a:moveTo>
                                  <a:pt x="24307" y="666496"/>
                                </a:moveTo>
                                <a:lnTo>
                                  <a:pt x="0" y="666496"/>
                                </a:lnTo>
                              </a:path>
                              <a:path w="2593975" h="1470025">
                                <a:moveTo>
                                  <a:pt x="24307" y="481323"/>
                                </a:moveTo>
                                <a:lnTo>
                                  <a:pt x="0" y="481323"/>
                                </a:lnTo>
                              </a:path>
                              <a:path w="2593975" h="1470025">
                                <a:moveTo>
                                  <a:pt x="24307" y="296241"/>
                                </a:moveTo>
                                <a:lnTo>
                                  <a:pt x="0" y="296241"/>
                                </a:lnTo>
                              </a:path>
                              <a:path w="2593975" h="1470025">
                                <a:moveTo>
                                  <a:pt x="24307" y="111067"/>
                                </a:moveTo>
                                <a:lnTo>
                                  <a:pt x="0" y="111067"/>
                                </a:lnTo>
                              </a:path>
                              <a:path w="2593975" h="1470025">
                                <a:moveTo>
                                  <a:pt x="24307" y="1445518"/>
                                </a:moveTo>
                                <a:lnTo>
                                  <a:pt x="2593884" y="1445518"/>
                                </a:lnTo>
                              </a:path>
                              <a:path w="2593975" h="1470025">
                                <a:moveTo>
                                  <a:pt x="120990" y="1445518"/>
                                </a:moveTo>
                                <a:lnTo>
                                  <a:pt x="120990" y="1469825"/>
                                </a:lnTo>
                              </a:path>
                              <a:path w="2593975" h="1470025">
                                <a:moveTo>
                                  <a:pt x="279398" y="1445518"/>
                                </a:moveTo>
                                <a:lnTo>
                                  <a:pt x="279398" y="1469825"/>
                                </a:lnTo>
                              </a:path>
                              <a:path w="2593975" h="1470025">
                                <a:moveTo>
                                  <a:pt x="437806" y="1445518"/>
                                </a:moveTo>
                                <a:lnTo>
                                  <a:pt x="437806" y="1469825"/>
                                </a:lnTo>
                              </a:path>
                              <a:path w="2593975" h="1470025">
                                <a:moveTo>
                                  <a:pt x="596214" y="1445518"/>
                                </a:moveTo>
                                <a:lnTo>
                                  <a:pt x="596214" y="1469825"/>
                                </a:lnTo>
                              </a:path>
                              <a:path w="2593975" h="1470025">
                                <a:moveTo>
                                  <a:pt x="754622" y="1445518"/>
                                </a:moveTo>
                                <a:lnTo>
                                  <a:pt x="754622" y="1469825"/>
                                </a:lnTo>
                              </a:path>
                              <a:path w="2593975" h="1470025">
                                <a:moveTo>
                                  <a:pt x="913030" y="1445518"/>
                                </a:moveTo>
                                <a:lnTo>
                                  <a:pt x="913030" y="1469825"/>
                                </a:lnTo>
                              </a:path>
                              <a:path w="2593975" h="1470025">
                                <a:moveTo>
                                  <a:pt x="1071438" y="1445518"/>
                                </a:moveTo>
                                <a:lnTo>
                                  <a:pt x="1071438" y="1469825"/>
                                </a:lnTo>
                              </a:path>
                              <a:path w="2593975" h="1470025">
                                <a:moveTo>
                                  <a:pt x="1229846" y="1445518"/>
                                </a:moveTo>
                                <a:lnTo>
                                  <a:pt x="1229846" y="1469825"/>
                                </a:lnTo>
                              </a:path>
                              <a:path w="2593975" h="1470025">
                                <a:moveTo>
                                  <a:pt x="1388254" y="1445518"/>
                                </a:moveTo>
                                <a:lnTo>
                                  <a:pt x="1388254" y="1469825"/>
                                </a:lnTo>
                              </a:path>
                              <a:path w="2593975" h="1470025">
                                <a:moveTo>
                                  <a:pt x="1546753" y="1445518"/>
                                </a:moveTo>
                                <a:lnTo>
                                  <a:pt x="1546753" y="1469825"/>
                                </a:lnTo>
                              </a:path>
                              <a:path w="2593975" h="1470025">
                                <a:moveTo>
                                  <a:pt x="1705161" y="1445518"/>
                                </a:moveTo>
                                <a:lnTo>
                                  <a:pt x="1705161" y="1469825"/>
                                </a:lnTo>
                              </a:path>
                              <a:path w="2593975" h="1470025">
                                <a:moveTo>
                                  <a:pt x="1863569" y="1445518"/>
                                </a:moveTo>
                                <a:lnTo>
                                  <a:pt x="1863569" y="1469825"/>
                                </a:lnTo>
                              </a:path>
                              <a:path w="2593975" h="1470025">
                                <a:moveTo>
                                  <a:pt x="2021977" y="1445518"/>
                                </a:moveTo>
                                <a:lnTo>
                                  <a:pt x="2021977" y="1469825"/>
                                </a:lnTo>
                              </a:path>
                              <a:path w="2593975" h="1470025">
                                <a:moveTo>
                                  <a:pt x="2180385" y="1445518"/>
                                </a:moveTo>
                                <a:lnTo>
                                  <a:pt x="2180385" y="1469825"/>
                                </a:lnTo>
                              </a:path>
                              <a:path w="2593975" h="1470025">
                                <a:moveTo>
                                  <a:pt x="2338793" y="1445518"/>
                                </a:moveTo>
                                <a:lnTo>
                                  <a:pt x="2338793" y="1469825"/>
                                </a:lnTo>
                              </a:path>
                              <a:path w="2593975" h="1470025">
                                <a:moveTo>
                                  <a:pt x="2497201" y="1445518"/>
                                </a:moveTo>
                                <a:lnTo>
                                  <a:pt x="2497201" y="1469825"/>
                                </a:lnTo>
                              </a:path>
                            </a:pathLst>
                          </a:custGeom>
                          <a:ln w="34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910E53" id="Group 137" o:spid="_x0000_s1026" style="position:absolute;margin-left:94pt;margin-top:-1.05pt;width:204.45pt;height:115.75pt;z-index:-19515392;mso-wrap-distance-left:0;mso-wrap-distance-right:0;mso-position-horizontal-relative:page" coordsize="25965,1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">
                <v:shape id="Graphic 138" o:spid="_x0000_s1027" style="position:absolute;left:243;top:14070;width:25520;height:12;visibility:visible;mso-wrap-style:square;v-text-anchor:top" coordsize="255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" path="m,l2552006,e" filled="f" strokecolor="#f0f0f0" strokeweight=".14564mm">
                  <v:stroke dashstyle="3 1"/>
                  <v:path arrowok="t"/>
                </v:shape>
                <v:shape id="Graphic 139" o:spid="_x0000_s1028" style="position:absolute;left:243;top:12219;width:25698;height:1854;visibility:visible;mso-wrap-style:square;v-text-anchor:top" coordsize="256984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" path="m2569486,185082r91,em,l34958,e" filled="f" strokecolor="#f0f0f0" strokeweight=".14564mm">
                  <v:path arrowok="t"/>
                </v:shape>
                <v:shape id="Graphic 140" o:spid="_x0000_s1029" style="position:absolute;left:767;top:12219;width:25000;height:12;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" path="m,l2499568,e" filled="f" strokecolor="#f0f0f0" strokeweight=".14564mm">
                  <v:stroke dashstyle="3 1"/>
                  <v:path arrowok="t"/>
                </v:shape>
                <v:shape id="Graphic 141" o:spid="_x0000_s1030" style="position:absolute;left:243;top:10367;width:25698;height:1854;visibility:visible;mso-wrap-style:square;v-text-anchor:top" coordsize="256984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" path="m2569486,185173r91,em,l34958,e" filled="f" strokecolor="#f0f0f0" strokeweight=".14564mm">
                  <v:path arrowok="t"/>
                </v:shape>
                <v:shape id="Graphic 142" o:spid="_x0000_s1031" style="position:absolute;left:767;top:10367;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" path="m,l2499568,e" filled="f" strokecolor="#f0f0f0" strokeweight=".14564mm">
                  <v:stroke dashstyle="3 1"/>
                  <v:path arrowok="t"/>
                </v:shape>
                <v:shape id="Graphic 143" o:spid="_x0000_s1032" style="position:absolute;left:243;top:8516;width:25698;height:1854;visibility:visible;mso-wrap-style:square;v-text-anchor:top" coordsize="256984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" path="m2569486,185082r91,em,l34958,e" filled="f" strokecolor="#f0f0f0" strokeweight=".14564mm">
                  <v:path arrowok="t"/>
                </v:shape>
                <v:shape id="Graphic 144" o:spid="_x0000_s1033" style="position:absolute;left:767;top:8516;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" path="m,l2499568,e" filled="f" strokecolor="#f0f0f0" strokeweight=".14564mm">
                  <v:stroke dashstyle="3 1"/>
                  <v:path arrowok="t"/>
                </v:shape>
                <v:shape id="Graphic 145" o:spid="_x0000_s1034" style="position:absolute;left:243;top:6664;width:25698;height:1855;visibility:visible;mso-wrap-style:square;v-text-anchor:top" coordsize="256984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" path="m2569486,185173r91,em,l34958,e" filled="f" strokecolor="#f0f0f0" strokeweight=".14564mm">
                  <v:path arrowok="t"/>
                </v:shape>
                <v:shape id="Graphic 146" o:spid="_x0000_s1035" style="position:absolute;left:767;top:6664;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" path="m,l2499568,e" filled="f" strokecolor="#f0f0f0" strokeweight=".14564mm">
                  <v:stroke dashstyle="3 1"/>
                  <v:path arrowok="t"/>
                </v:shape>
                <v:shape id="Graphic 147" o:spid="_x0000_s1036" style="position:absolute;left:243;top:4813;width:25698;height:1854;visibility:visible;mso-wrap-style:square;v-text-anchor:top" coordsize="256984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" path="m2569486,185173r91,em,l34958,e" filled="f" strokecolor="#f0f0f0" strokeweight=".14564mm">
                  <v:path arrowok="t"/>
                </v:shape>
                <v:shape id="Graphic 148" o:spid="_x0000_s1037" style="position:absolute;left:767;top:4813;width:25000;height:12;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" path="m,l2499568,e" filled="f" strokecolor="#f0f0f0" strokeweight=".14564mm">
                  <v:stroke dashstyle="3 1"/>
                  <v:path arrowok="t"/>
                </v:shape>
                <v:shape id="Graphic 149" o:spid="_x0000_s1038" style="position:absolute;left:243;top:2962;width:25698;height:1854;visibility:visible;mso-wrap-style:square;v-text-anchor:top" coordsize="256984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" path="m2569486,185082r91,em,l34958,e" filled="f" strokecolor="#f0f0f0" strokeweight=".14564mm">
                  <v:path arrowok="t"/>
                </v:shape>
                <v:shape id="Graphic 150" o:spid="_x0000_s1039" style="position:absolute;left:767;top:2962;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" path="m,l2499568,e" filled="f" strokecolor="#f0f0f0" strokeweight=".14564mm">
                  <v:stroke dashstyle="3 1"/>
                  <v:path arrowok="t"/>
                </v:shape>
                <v:shape id="Graphic 151" o:spid="_x0000_s1040" style="position:absolute;left:243;top:1110;width:25698;height:1854;visibility:visible;mso-wrap-style:square;v-text-anchor:top" coordsize="256984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" path="m2569486,185173r91,em,l34958,e" filled="f" strokecolor="#f0f0f0" strokeweight=".14564mm">
                  <v:path arrowok="t"/>
                </v:shape>
                <v:shape id="Graphic 152" o:spid="_x0000_s1041" style="position:absolute;left:767;top:1110;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" path="m,l2499568,e" filled="f" strokecolor="#f0f0f0" strokeweight=".14564mm">
                  <v:stroke dashstyle="3 1"/>
                  <v:path arrowok="t"/>
                </v:shape>
                <v:shape id="Graphic 153" o:spid="_x0000_s1042" style="position:absolute;left:1209;top:1110;width:24734;height:13348;visibility:visible;mso-wrap-style:square;v-text-anchor:top" coordsize="2473325,13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" path="m2472802,r91,em,1334450r,-34959e" filled="f" strokecolor="#f0f0f0" strokeweight=".14564mm">
                  <v:path arrowok="t"/>
                </v:shape>
                <v:shape id="Graphic 154" o:spid="_x0000_s1043" style="position:absolute;left:1209;width:23768;height:14458;visibility:visible;mso-wrap-style:square;v-text-anchor:top" coordsize="2376805,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" path="m,l,1393079em158407,r,1445518em316815,r,1445518em475223,r,1445518em633631,r,1445518em792039,r,1445518em950447,r,1445518em1108855,r,1445518em1267263,r,1445518em1425762,r,1445518em1584170,r,1445518em1742578,r,1445518em1900986,r,1445518em2059394,r,1445518em2217802,r,1445518em2376210,r,1445518e" filled="f" strokecolor="#f0f0f0" strokeweight=".14564mm">
                  <v:stroke dashstyle="3 1"/>
                  <v:path arrowok="t"/>
                </v:shape>
                <v:shape id="Graphic 155" o:spid="_x0000_s1044" style="position:absolute;left:9922;width:13;height:14458;visibility:visible;mso-wrap-style:square;v-text-anchor:top" coordsize="1270,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" path="m,l,1445518e" filled="f" strokecolor="yellow" strokeweight=".07281mm">
                  <v:stroke dashstyle="longDash"/>
                  <v:path arrowok="t"/>
                </v:shape>
                <v:shape id="Graphic 156" o:spid="_x0000_s1045" style="position:absolute;left:243;top:6664;width:25698;height:13;visibility:visible;mso-wrap-style:square;v-text-anchor:top" coordsize="256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" path="m,l2569577,e" filled="f" strokecolor="#7f7f7f" strokeweight=".07281mm">
                  <v:path arrowok="t"/>
                </v:shape>
                <v:shape id="Graphic 157" o:spid="_x0000_s1046" style="position:absolute;left:1209;top:1196;width:13;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" path="m,l,596669e" filled="f" strokecolor="red" strokeweight=".07281mm">
                  <v:path arrowok="t"/>
                </v:shape>
                <v:shape id="Graphic 158" o:spid="_x0000_s1047" style="position:absolute;left:1118;top:1196;width:185;height:5969;visibility:visible;mso-wrap-style:square;v-text-anchor:top" coordsize="1841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" path="m,596669r18207,em,l18207,e" filled="f" strokecolor="red" strokeweight=".07281mm">
                  <v:path arrowok="t"/>
                </v:shape>
                <v:shape id="Graphic 159" o:spid="_x0000_s1048" style="position:absolute;left:2793;top:384;width:13;height:6159;visibility:visible;mso-wrap-style:square;v-text-anchor:top" coordsize="127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" path="m,l,615879e" filled="f" strokecolor="red" strokeweight=".07281mm">
                  <v:path arrowok="t"/>
                </v:shape>
                <v:shape id="Graphic 160" o:spid="_x0000_s1049" style="position:absolute;left:2702;top:384;width:185;height:6159;visibility:visible;mso-wrap-style:square;v-text-anchor:top" coordsize="18415,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" path="m,615879r18207,em,l18207,e" filled="f" strokecolor="red" strokeweight=".07281mm">
                  <v:path arrowok="t"/>
                </v:shape>
                <v:shape id="Graphic 161" o:spid="_x0000_s1050" style="position:absolute;left:4378;top:2743;width:12;height:5944;visibility:visible;mso-wrap-style:square;v-text-anchor:top" coordsize="1270,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" path="m,l,593847e" filled="f" strokecolor="red" strokeweight=".07281mm">
                  <v:path arrowok="t"/>
                </v:shape>
                <v:shape id="Graphic 162" o:spid="_x0000_s1051" style="position:absolute;left:4287;top:2743;width:184;height:5944;visibility:visible;mso-wrap-style:square;v-text-anchor:top" coordsize="18415,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" path="m,593847r18207,em,l18207,e" filled="f" strokecolor="red" strokeweight=".07281mm">
                  <v:path arrowok="t"/>
                </v:shape>
                <v:shape id="Graphic 163" o:spid="_x0000_s1052" style="position:absolute;left:5962;top:2650;width:12;height:5784;visibility:visible;mso-wrap-style:square;v-text-anchor:top" coordsize="1270,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" path="m,l,578006e" filled="f" strokecolor="red" strokeweight=".07281mm">
                  <v:path arrowok="t"/>
                </v:shape>
                <v:shape id="Graphic 164" o:spid="_x0000_s1053" style="position:absolute;left:5871;top:2650;width:184;height:5784;visibility:visible;mso-wrap-style:square;v-text-anchor:top" coordsize="1841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" path="m,578006r18207,em,l18207,e" filled="f" strokecolor="red" strokeweight=".07281mm">
                  <v:path arrowok="t"/>
                </v:shape>
                <v:shape id="Graphic 165" o:spid="_x0000_s1054" style="position:absolute;left:7546;top:2948;width:12;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" path="m,l,558706e" filled="f" strokecolor="red" strokeweight=".07281mm">
                  <v:path arrowok="t"/>
                </v:shape>
                <v:shape id="Graphic 166" o:spid="_x0000_s1055" style="position:absolute;left:7455;top:2948;width:184;height:5588;visibility:visible;mso-wrap-style:square;v-text-anchor:top" coordsize="1841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" path="m,558706r18207,em,l18207,e" filled="f" strokecolor="red" strokeweight=".07281mm">
                  <v:path arrowok="t"/>
                </v:shape>
                <v:shape id="Graphic 167" o:spid="_x0000_s1056" style="position:absolute;left:9117;top:665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" path="m,1310l383,383,1310,r927,383l2621,1310r-384,927l1310,2621,383,2237,,1310xe" fillcolor="red" stroked="f">
                  <v:path arrowok="t"/>
                </v:shape>
                <v:shape id="Graphic 168" o:spid="_x0000_s1057" style="position:absolute;left:9039;top:6664;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" path="m,l18207,em,l18207,e" filled="f" strokecolor="red" strokeweight=".07281mm">
                  <v:path arrowok="t"/>
                </v:shape>
                <v:shape id="Graphic 169" o:spid="_x0000_s1058" style="position:absolute;left:10714;top:1706;width:13;height:5594;visibility:visible;mso-wrap-style:square;v-text-anchor:top" coordsize="127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" path="m,l,559161e" filled="f" strokecolor="red" strokeweight=".07281mm">
                  <v:path arrowok="t"/>
                </v:shape>
                <v:shape id="Graphic 170" o:spid="_x0000_s1059" style="position:absolute;left:10623;top:1706;width:184;height:5594;visibility:visible;mso-wrap-style:square;v-text-anchor:top" coordsize="1841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" path="m,559161r18207,em,l18207,e" filled="f" strokecolor="red" strokeweight=".07281mm">
                  <v:path arrowok="t"/>
                </v:shape>
                <v:shape id="Graphic 171" o:spid="_x0000_s1060" style="position:absolute;left:12298;top:772;width:13;height:5468;visibility:visible;mso-wrap-style:square;v-text-anchor:top" coordsize="127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" path="m,l,546689e" filled="f" strokecolor="red" strokeweight=".07281mm">
                  <v:path arrowok="t"/>
                </v:shape>
                <v:shape id="Graphic 172" o:spid="_x0000_s1061" style="position:absolute;left:12207;top:772;width:184;height:5468;visibility:visible;mso-wrap-style:square;v-text-anchor:top" coordsize="18415,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" path="m,546689r18207,em,l18207,e" filled="f" strokecolor="red" strokeweight=".07281mm">
                  <v:path arrowok="t"/>
                </v:shape>
                <v:shape id="Graphic 173" o:spid="_x0000_s1062" style="position:absolute;left:13882;top:3012;width:13;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" path="m,l,558342e" filled="f" strokecolor="red" strokeweight=".07281mm">
                  <v:path arrowok="t"/>
                </v:shape>
                <v:shape id="Graphic 174" o:spid="_x0000_s1063" style="position:absolute;left:13791;top:3012;width:184;height:5588;visibility:visible;mso-wrap-style:square;v-text-anchor:top" coordsize="1841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" path="m,558342r18207,em,l18207,e" filled="f" strokecolor="red" strokeweight=".07281mm">
                  <v:path arrowok="t"/>
                </v:shape>
                <v:shape id="Graphic 175" o:spid="_x0000_s1064" style="position:absolute;left:15467;top:2092;width:13;height:5487;visibility:visible;mso-wrap-style:square;v-text-anchor:top" coordsize="127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" path="m,l,548237e" filled="f" strokecolor="red" strokeweight=".07281mm">
                  <v:path arrowok="t"/>
                </v:shape>
                <v:shape id="Graphic 176" o:spid="_x0000_s1065" style="position:absolute;left:15376;top:2092;width:184;height:5487;visibility:visible;mso-wrap-style:square;v-text-anchor:top" coordsize="18415,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" path="m,548237r18207,em,l18207,e" filled="f" strokecolor="red" strokeweight=".07281mm">
                  <v:path arrowok="t"/>
                </v:shape>
                <v:shape id="Graphic 177" o:spid="_x0000_s1066" style="position:absolute;left:17051;top:2516;width:13;height:5347;visibility:visible;mso-wrap-style:square;v-text-anchor:top" coordsize="127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" path="m,l,534672e" filled="f" strokecolor="red" strokeweight=".07281mm">
                  <v:path arrowok="t"/>
                </v:shape>
                <v:shape id="Graphic 178" o:spid="_x0000_s1067" style="position:absolute;left:16960;top:2516;width:184;height:5347;visibility:visible;mso-wrap-style:square;v-text-anchor:top" coordsize="18415,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" path="m,534672r18207,em,l18207,e" filled="f" strokecolor="red" strokeweight=".07281mm">
                  <v:path arrowok="t"/>
                </v:shape>
                <v:shape id="Graphic 179" o:spid="_x0000_s1068" style="position:absolute;left:18635;top:2724;width:13;height:5341;visibility:visible;mso-wrap-style:square;v-text-anchor:top" coordsize="127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" path="m,l,533488e" filled="f" strokecolor="red" strokeweight=".07281mm">
                  <v:path arrowok="t"/>
                </v:shape>
                <v:shape id="Graphic 180" o:spid="_x0000_s1069" style="position:absolute;left:18544;top:2724;width:184;height:5341;visibility:visible;mso-wrap-style:square;v-text-anchor:top" coordsize="18415,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" path="m,533488r18207,em,l18207,e" filled="f" strokecolor="red" strokeweight=".07281mm">
                  <v:path arrowok="t"/>
                </v:shape>
                <v:shape id="Graphic 181" o:spid="_x0000_s1070" style="position:absolute;left:20219;top:3234;width:13;height:5531;visibility:visible;mso-wrap-style:square;v-text-anchor:top" coordsize="127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" path="m,l,552698e" filled="f" strokecolor="red" strokeweight=".07281mm">
                  <v:path arrowok="t"/>
                </v:shape>
                <v:shape id="Graphic 182" o:spid="_x0000_s1071" style="position:absolute;left:20128;top:3234;width:184;height:5531;visibility:visible;mso-wrap-style:square;v-text-anchor:top" coordsize="1841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" path="m,552698r18207,em,l18207,e" filled="f" strokecolor="red" strokeweight=".07281mm">
                  <v:path arrowok="t"/>
                </v:shape>
                <v:shape id="Graphic 183" o:spid="_x0000_s1072" style="position:absolute;left:21803;top:2320;width:13;height:5493;visibility:visible;mso-wrap-style:square;v-text-anchor:top" coordsize="1270,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" path="m,l,549056e" filled="f" strokecolor="red" strokeweight=".07281mm">
                  <v:path arrowok="t"/>
                </v:shape>
                <v:shape id="Graphic 184" o:spid="_x0000_s1073" style="position:absolute;left:21712;top:2320;width:184;height:5493;visibility:visible;mso-wrap-style:square;v-text-anchor:top" coordsize="18415,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" path="m,549056r18207,em,l18207,e" filled="f" strokecolor="red" strokeweight=".07281mm">
                  <v:path arrowok="t"/>
                </v:shape>
                <v:shape id="Graphic 185" o:spid="_x0000_s1074" style="position:absolute;left:23387;top:1769;width:13;height:5303;visibility:visible;mso-wrap-style:square;v-text-anchor:top" coordsize="1270,53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" path="m,l,530029e" filled="f" strokecolor="red" strokeweight=".07281mm">
                  <v:path arrowok="t"/>
                </v:shape>
                <v:shape id="Graphic 186" o:spid="_x0000_s1075" style="position:absolute;left:23296;top:1769;width:185;height:5303;visibility:visible;mso-wrap-style:square;v-text-anchor:top" coordsize="18415,53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" path="m,530029r18207,em,l18207,e" filled="f" strokecolor="red" strokeweight=".07281mm">
                  <v:path arrowok="t"/>
                </v:shape>
                <v:shape id="Graphic 187" o:spid="_x0000_s1076" style="position:absolute;left:24972;top:2565;width:12;height:5531;visibility:visible;mso-wrap-style:square;v-text-anchor:top" coordsize="127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" path="m,l,552698e" filled="f" strokecolor="red" strokeweight=".07281mm">
                  <v:path arrowok="t"/>
                </v:shape>
                <v:shape id="Graphic 188" o:spid="_x0000_s1077" style="position:absolute;left:24880;top:2565;width:185;height:5531;visibility:visible;mso-wrap-style:square;v-text-anchor:top" coordsize="1841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" path="m,552698r18207,em,l18207,e" filled="f" strokecolor="red" strokeweight=".07281mm">
                  <v:path arrowok="t"/>
                </v:shape>
                <v:shape id="Graphic 189" o:spid="_x0000_s1078" style="position:absolute;left:1137;top:4107;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" path="m14384,l,,,14384r14384,l14384,xe" fillcolor="red" stroked="f">
                  <v:path arrowok="t"/>
                </v:shape>
                <v:shape id="Graphic 190" o:spid="_x0000_s1079" style="position:absolute;left:1163;top:4133;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" path="m,9140r9140,l9140,,,,,9140xe" filled="f" strokecolor="red" strokeweight=".14564mm">
                  <v:path arrowok="t"/>
                </v:shape>
                <v:shape id="Graphic 191" o:spid="_x0000_s1080" style="position:absolute;left:2721;top:3392;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" path="m14384,l,,,14384r14384,l14384,xe" fillcolor="red" stroked="f">
                  <v:path arrowok="t"/>
                </v:shape>
                <v:shape id="Graphic 192" o:spid="_x0000_s1081" style="position:absolute;left:2747;top:3418;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" path="m,9140r9140,l9140,,,,,9140xe" filled="f" strokecolor="red" strokeweight=".14564mm">
                  <v:path arrowok="t"/>
                </v:shape>
                <v:shape id="Graphic 193" o:spid="_x0000_s1082" style="position:absolute;left:4305;top:564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" path="m14384,l,,,14384r14384,l14384,xe" fillcolor="red" stroked="f">
                  <v:path arrowok="t"/>
                </v:shape>
                <v:shape id="Graphic 194" o:spid="_x0000_s1083" style="position:absolute;left:4331;top:5667;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" path="m,9140r9140,l9140,,,,,9140xe" filled="f" strokecolor="red" strokeweight=".14564mm">
                  <v:path arrowok="t"/>
                </v:shape>
                <v:shape id="Graphic 195" o:spid="_x0000_s1084" style="position:absolute;left:5890;top:5468;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" path="m14384,l,,,14384r14384,l14384,xe" fillcolor="red" stroked="f">
                  <v:path arrowok="t"/>
                </v:shape>
                <v:shape id="Graphic 196" o:spid="_x0000_s1085" style="position:absolute;left:5916;top:5494;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" path="m,9140r9140,l9140,,,,,9140xe" filled="f" strokecolor="red" strokeweight=".14564mm">
                  <v:path arrowok="t"/>
                </v:shape>
                <v:shape id="Graphic 197" o:spid="_x0000_s1086" style="position:absolute;left:7474;top:5670;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" path="m14384,l,,,14384r14384,l14384,xe" fillcolor="red" stroked="f">
                  <v:path arrowok="t"/>
                </v:shape>
                <v:shape id="Graphic 198" o:spid="_x0000_s1087" style="position:absolute;left:7500;top:5697;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" path="m,9140r9140,l9140,,,,,9140xe" filled="f" strokecolor="red" strokeweight=".14564mm">
                  <v:path arrowok="t"/>
                </v:shape>
                <v:shape id="Graphic 199" o:spid="_x0000_s1088" style="position:absolute;left:9058;top:6593;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" path="m14384,l,,,14384r14384,l14384,xe" fillcolor="red" stroked="f">
                  <v:path arrowok="t"/>
                </v:shape>
                <v:shape id="Graphic 200" o:spid="_x0000_s1089" style="position:absolute;left:9084;top:661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" path="m,9140r9140,l9140,,,,,9140xe" filled="f" strokecolor="red" strokeweight=".14564mm">
                  <v:path arrowok="t"/>
                </v:shape>
                <v:shape id="Graphic 201" o:spid="_x0000_s1090" style="position:absolute;left:10642;top:4430;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" path="m14384,l,,,14384r14384,l14384,xe" fillcolor="red" stroked="f">
                  <v:path arrowok="t"/>
                </v:shape>
                <v:shape id="Graphic 202" o:spid="_x0000_s1091" style="position:absolute;left:10668;top:4457;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" path="m,9140r9140,l9140,,,,,9140xe" filled="f" strokecolor="red" strokeweight=".14564mm">
                  <v:path arrowok="t"/>
                </v:shape>
                <v:shape id="Graphic 203" o:spid="_x0000_s1092" style="position:absolute;left:12226;top:3434;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" path="m14384,l,,,14384r14384,l14384,xe" fillcolor="red" stroked="f">
                  <v:path arrowok="t"/>
                </v:shape>
                <v:shape id="Graphic 204" o:spid="_x0000_s1093" style="position:absolute;left:12252;top:3461;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" path="m,9140r9140,l9140,,,,,9140xe" filled="f" strokecolor="red" strokeweight=".14564mm">
                  <v:path arrowok="t"/>
                </v:shape>
                <v:shape id="Graphic 205" o:spid="_x0000_s1094" style="position:absolute;left:13810;top:5732;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" path="m14384,l,,,14384r14384,l14384,xe" fillcolor="red" stroked="f">
                  <v:path arrowok="t"/>
                </v:shape>
                <v:shape id="Graphic 206" o:spid="_x0000_s1095" style="position:absolute;left:13836;top:5758;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" path="m,9140r9140,l9140,,,,,9140xe" filled="f" strokecolor="red" strokeweight=".14564mm">
                  <v:path arrowok="t"/>
                </v:shape>
                <v:shape id="Graphic 207" o:spid="_x0000_s1096" style="position:absolute;left:15394;top:4763;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" path="m14384,l,,,14384r14384,l14384,xe" fillcolor="red" stroked="f">
                  <v:path arrowok="t"/>
                </v:shape>
                <v:shape id="Graphic 208" o:spid="_x0000_s1097" style="position:absolute;left:15420;top:4789;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" path="m,9140r9140,l9140,,,,,9140xe" filled="f" strokecolor="red" strokeweight=".14564mm">
                  <v:path arrowok="t"/>
                </v:shape>
                <v:shape id="Graphic 209" o:spid="_x0000_s1098" style="position:absolute;left:16978;top:5118;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" path="m14384,l,,,14384r14384,l14384,xe" fillcolor="red" stroked="f">
                  <v:path arrowok="t"/>
                </v:shape>
                <v:shape id="Graphic 210" o:spid="_x0000_s1099" style="position:absolute;left:17005;top:5144;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" path="m,9140r9140,l9140,,,,,9140xe" filled="f" strokecolor="red" strokeweight=".14564mm">
                  <v:path arrowok="t"/>
                </v:shape>
                <v:shape id="Graphic 211" o:spid="_x0000_s1100" style="position:absolute;left:18562;top:532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" path="m14384,l,,,14384r14384,l14384,xe" fillcolor="red" stroked="f">
                  <v:path arrowok="t"/>
                </v:shape>
                <v:shape id="Graphic 212" o:spid="_x0000_s1101" style="position:absolute;left:18589;top:5347;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" path="m,9140r9140,l9140,,,,,9140xe" filled="f" strokecolor="red" strokeweight=".14564mm">
                  <v:path arrowok="t"/>
                </v:shape>
                <v:shape id="Graphic 213" o:spid="_x0000_s1102" style="position:absolute;left:20146;top:5926;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" path="m14384,l,,,14384r14384,l14384,xe" fillcolor="red" stroked="f">
                  <v:path arrowok="t"/>
                </v:shape>
                <v:shape id="Graphic 214" o:spid="_x0000_s1103" style="position:absolute;left:20173;top:5952;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" path="m,9140r9140,l9140,,,,,9140xe" filled="f" strokecolor="red" strokeweight=".14564mm">
                  <v:path arrowok="t"/>
                </v:shape>
                <v:shape id="Graphic 215" o:spid="_x0000_s1104" style="position:absolute;left:21731;top:4994;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" path="m14384,l,,,14384r14384,l14384,xe" fillcolor="red" stroked="f">
                  <v:path arrowok="t"/>
                </v:shape>
                <v:shape id="Graphic 216" o:spid="_x0000_s1105" style="position:absolute;left:21757;top:5020;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" path="m,9140r9140,l9140,,,,,9140xe" filled="f" strokecolor="red" strokeweight=".14564mm">
                  <v:path arrowok="t"/>
                </v:shape>
                <v:shape id="Graphic 217" o:spid="_x0000_s1106" style="position:absolute;left:23315;top:4348;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" path="m14384,l,,,14384r14384,l14384,xe" fillcolor="red" stroked="f">
                  <v:path arrowok="t"/>
                </v:shape>
                <v:shape id="Graphic 218" o:spid="_x0000_s1107" style="position:absolute;left:23341;top:4375;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" path="m,9140r9140,l9140,,,,,9140xe" filled="f" strokecolor="red" strokeweight=".14564mm">
                  <v:path arrowok="t"/>
                </v:shape>
                <v:shape id="Graphic 219" o:spid="_x0000_s1108" style="position:absolute;left:24899;top:5257;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" path="m14384,l,,,14384r14384,l14384,xe" fillcolor="red" stroked="f">
                  <v:path arrowok="t"/>
                </v:shape>
                <v:shape id="Graphic 220" o:spid="_x0000_s1109" style="position:absolute;left:24925;top:5283;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" path="m,9140r9140,l9140,,,,,9140xe" filled="f" strokecolor="red" strokeweight=".14564mm">
                  <v:path arrowok="t"/>
                </v:shape>
                <v:shape id="Graphic 221" o:spid="_x0000_s1110" style="position:absolute;width:25939;height:14700;visibility:visible;mso-wrap-style:square;v-text-anchor:top" coordsize="2593975,147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" path="m24307,1445518l24307,em24307,1407008r-24307,em24307,1221926r-24307,em24307,1036752r-24307,em24307,851670l,851670em24307,666496l,666496em24307,481323l,481323em24307,296241l,296241em24307,111067l,111067em24307,1445518r2569577,em120990,1445518r,24307em279398,1445518r,24307em437806,1445518r,24307em596214,1445518r,24307em754622,1445518r,24307em913030,1445518r,24307em1071438,1445518r,24307em1229846,1445518r,24307em1388254,1445518r,24307em1546753,1445518r,24307em1705161,1445518r,24307em1863569,1445518r,24307em2021977,1445518r,24307em2180385,1445518r,24307em2338793,1445518r,24307em2497201,1445518r,24307e" filled="f" strokeweight=".09708mm">
                  <v:path arrowok="t"/>
                </v:shape>
                <w10:wrap anchorx="page"/>
              </v:group>
            </w:pict>
          </mc:Fallback>
        </mc:AlternateContent>
      </w:r>
      <w:r>
        <w:rPr>
          <w:rFonts w:ascii="Arial MT"/>
          <w:noProof/>
          <w:sz w:val="7"/>
        </w:rPr>
        <mc:AlternateContent>
          <mc:Choice Requires="wpg">
            <w:drawing>
              <wp:anchor distT="0" distB="0" distL="0" distR="0" simplePos="0" relativeHeight="15739392" behindDoc="0" locked="0" layoutInCell="1" allowOverlap="1" wp14:anchorId="274E6499" wp14:editId="0575FAC2">
                <wp:simplePos x="0" y="0"/>
                <wp:positionH relativeFrom="page">
                  <wp:posOffset>4144386</wp:posOffset>
                </wp:positionH>
                <wp:positionV relativeFrom="paragraph">
                  <wp:posOffset>-13575</wp:posOffset>
                </wp:positionV>
                <wp:extent cx="2596515" cy="1470025"/>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6515" cy="1470025"/>
                          <a:chOff x="0" y="0"/>
                          <a:chExt cx="2596515" cy="1470025"/>
                        </a:xfrm>
                      </wpg:grpSpPr>
                      <wps:wsp>
                        <wps:cNvPr id="223" name="Graphic 223"/>
                        <wps:cNvSpPr/>
                        <wps:spPr>
                          <a:xfrm>
                            <a:off x="24307" y="1407008"/>
                            <a:ext cx="2552065" cy="1270"/>
                          </a:xfrm>
                          <a:custGeom>
                            <a:avLst/>
                            <a:gdLst/>
                            <a:ahLst/>
                            <a:cxnLst/>
                            <a:rect l="l" t="t" r="r" b="b"/>
                            <a:pathLst>
                              <a:path w="2552065">
                                <a:moveTo>
                                  <a:pt x="0" y="0"/>
                                </a:moveTo>
                                <a:lnTo>
                                  <a:pt x="2552006" y="0"/>
                                </a:lnTo>
                              </a:path>
                            </a:pathLst>
                          </a:custGeom>
                          <a:ln w="5243">
                            <a:solidFill>
                              <a:srgbClr val="F0F0F0"/>
                            </a:solidFill>
                            <a:prstDash val="sysDash"/>
                          </a:ln>
                        </wps:spPr>
                        <wps:bodyPr wrap="square" lIns="0" tIns="0" rIns="0" bIns="0" rtlCol="0">
                          <a:prstTxWarp prst="textNoShape">
                            <a:avLst/>
                          </a:prstTxWarp>
                          <a:noAutofit/>
                        </wps:bodyPr>
                      </wps:wsp>
                      <wps:wsp>
                        <wps:cNvPr id="224" name="Graphic 224"/>
                        <wps:cNvSpPr/>
                        <wps:spPr>
                          <a:xfrm>
                            <a:off x="24307" y="1211547"/>
                            <a:ext cx="2569845" cy="195580"/>
                          </a:xfrm>
                          <a:custGeom>
                            <a:avLst/>
                            <a:gdLst/>
                            <a:ahLst/>
                            <a:cxnLst/>
                            <a:rect l="l" t="t" r="r" b="b"/>
                            <a:pathLst>
                              <a:path w="2569845" h="195580">
                                <a:moveTo>
                                  <a:pt x="2569486" y="195460"/>
                                </a:moveTo>
                                <a:lnTo>
                                  <a:pt x="2569577" y="195460"/>
                                </a:lnTo>
                              </a:path>
                              <a:path w="2569845" h="19558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225" name="Graphic 225"/>
                        <wps:cNvSpPr/>
                        <wps:spPr>
                          <a:xfrm>
                            <a:off x="76745" y="1211547"/>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226" name="Graphic 226"/>
                        <wps:cNvSpPr/>
                        <wps:spPr>
                          <a:xfrm>
                            <a:off x="24307" y="1015995"/>
                            <a:ext cx="2569845" cy="195580"/>
                          </a:xfrm>
                          <a:custGeom>
                            <a:avLst/>
                            <a:gdLst/>
                            <a:ahLst/>
                            <a:cxnLst/>
                            <a:rect l="l" t="t" r="r" b="b"/>
                            <a:pathLst>
                              <a:path w="2569845" h="195580">
                                <a:moveTo>
                                  <a:pt x="2569486" y="195551"/>
                                </a:moveTo>
                                <a:lnTo>
                                  <a:pt x="2569577" y="195551"/>
                                </a:lnTo>
                              </a:path>
                              <a:path w="2569845" h="19558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227" name="Graphic 227"/>
                        <wps:cNvSpPr/>
                        <wps:spPr>
                          <a:xfrm>
                            <a:off x="76745" y="1015995"/>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228" name="Graphic 228"/>
                        <wps:cNvSpPr/>
                        <wps:spPr>
                          <a:xfrm>
                            <a:off x="24307" y="820534"/>
                            <a:ext cx="2569845" cy="195580"/>
                          </a:xfrm>
                          <a:custGeom>
                            <a:avLst/>
                            <a:gdLst/>
                            <a:ahLst/>
                            <a:cxnLst/>
                            <a:rect l="l" t="t" r="r" b="b"/>
                            <a:pathLst>
                              <a:path w="2569845" h="195580">
                                <a:moveTo>
                                  <a:pt x="2569486" y="195460"/>
                                </a:moveTo>
                                <a:lnTo>
                                  <a:pt x="2569577" y="195460"/>
                                </a:lnTo>
                              </a:path>
                              <a:path w="2569845" h="19558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229" name="Graphic 229"/>
                        <wps:cNvSpPr/>
                        <wps:spPr>
                          <a:xfrm>
                            <a:off x="76745" y="820534"/>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230" name="Graphic 230"/>
                        <wps:cNvSpPr/>
                        <wps:spPr>
                          <a:xfrm>
                            <a:off x="24307" y="624983"/>
                            <a:ext cx="2569845" cy="195580"/>
                          </a:xfrm>
                          <a:custGeom>
                            <a:avLst/>
                            <a:gdLst/>
                            <a:ahLst/>
                            <a:cxnLst/>
                            <a:rect l="l" t="t" r="r" b="b"/>
                            <a:pathLst>
                              <a:path w="2569845" h="195580">
                                <a:moveTo>
                                  <a:pt x="2569486" y="195551"/>
                                </a:moveTo>
                                <a:lnTo>
                                  <a:pt x="2569577" y="195551"/>
                                </a:lnTo>
                              </a:path>
                              <a:path w="2569845" h="19558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231" name="Graphic 231"/>
                        <wps:cNvSpPr/>
                        <wps:spPr>
                          <a:xfrm>
                            <a:off x="76745" y="624983"/>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232" name="Graphic 232"/>
                        <wps:cNvSpPr/>
                        <wps:spPr>
                          <a:xfrm>
                            <a:off x="24307" y="429522"/>
                            <a:ext cx="2569845" cy="195580"/>
                          </a:xfrm>
                          <a:custGeom>
                            <a:avLst/>
                            <a:gdLst/>
                            <a:ahLst/>
                            <a:cxnLst/>
                            <a:rect l="l" t="t" r="r" b="b"/>
                            <a:pathLst>
                              <a:path w="2569845" h="195580">
                                <a:moveTo>
                                  <a:pt x="2569486" y="195460"/>
                                </a:moveTo>
                                <a:lnTo>
                                  <a:pt x="2569577" y="195460"/>
                                </a:lnTo>
                              </a:path>
                              <a:path w="2569845" h="19558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233" name="Graphic 233"/>
                        <wps:cNvSpPr/>
                        <wps:spPr>
                          <a:xfrm>
                            <a:off x="76745" y="429522"/>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234" name="Graphic 234"/>
                        <wps:cNvSpPr/>
                        <wps:spPr>
                          <a:xfrm>
                            <a:off x="24307" y="233970"/>
                            <a:ext cx="2569845" cy="195580"/>
                          </a:xfrm>
                          <a:custGeom>
                            <a:avLst/>
                            <a:gdLst/>
                            <a:ahLst/>
                            <a:cxnLst/>
                            <a:rect l="l" t="t" r="r" b="b"/>
                            <a:pathLst>
                              <a:path w="2569845" h="195580">
                                <a:moveTo>
                                  <a:pt x="2569486" y="195551"/>
                                </a:moveTo>
                                <a:lnTo>
                                  <a:pt x="2569577" y="195551"/>
                                </a:lnTo>
                              </a:path>
                              <a:path w="2569845" h="19558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235" name="Graphic 235"/>
                        <wps:cNvSpPr/>
                        <wps:spPr>
                          <a:xfrm>
                            <a:off x="76745" y="233970"/>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236" name="Graphic 236"/>
                        <wps:cNvSpPr/>
                        <wps:spPr>
                          <a:xfrm>
                            <a:off x="24307" y="38418"/>
                            <a:ext cx="2569845" cy="195580"/>
                          </a:xfrm>
                          <a:custGeom>
                            <a:avLst/>
                            <a:gdLst/>
                            <a:ahLst/>
                            <a:cxnLst/>
                            <a:rect l="l" t="t" r="r" b="b"/>
                            <a:pathLst>
                              <a:path w="2569845" h="195580">
                                <a:moveTo>
                                  <a:pt x="2569486" y="195551"/>
                                </a:moveTo>
                                <a:lnTo>
                                  <a:pt x="2569577" y="195551"/>
                                </a:lnTo>
                              </a:path>
                              <a:path w="2569845" h="195580">
                                <a:moveTo>
                                  <a:pt x="0" y="0"/>
                                </a:moveTo>
                                <a:lnTo>
                                  <a:pt x="34958" y="0"/>
                                </a:lnTo>
                              </a:path>
                            </a:pathLst>
                          </a:custGeom>
                          <a:ln w="5243">
                            <a:solidFill>
                              <a:srgbClr val="F0F0F0"/>
                            </a:solidFill>
                            <a:prstDash val="solid"/>
                          </a:ln>
                        </wps:spPr>
                        <wps:bodyPr wrap="square" lIns="0" tIns="0" rIns="0" bIns="0" rtlCol="0">
                          <a:prstTxWarp prst="textNoShape">
                            <a:avLst/>
                          </a:prstTxWarp>
                          <a:noAutofit/>
                        </wps:bodyPr>
                      </wps:wsp>
                      <wps:wsp>
                        <wps:cNvPr id="237" name="Graphic 237"/>
                        <wps:cNvSpPr/>
                        <wps:spPr>
                          <a:xfrm>
                            <a:off x="76745" y="38418"/>
                            <a:ext cx="2499995" cy="1270"/>
                          </a:xfrm>
                          <a:custGeom>
                            <a:avLst/>
                            <a:gdLst/>
                            <a:ahLst/>
                            <a:cxnLst/>
                            <a:rect l="l" t="t" r="r" b="b"/>
                            <a:pathLst>
                              <a:path w="2499995">
                                <a:moveTo>
                                  <a:pt x="0" y="0"/>
                                </a:moveTo>
                                <a:lnTo>
                                  <a:pt x="2499568" y="0"/>
                                </a:lnTo>
                              </a:path>
                            </a:pathLst>
                          </a:custGeom>
                          <a:ln w="5243">
                            <a:solidFill>
                              <a:srgbClr val="F0F0F0"/>
                            </a:solidFill>
                            <a:prstDash val="sysDash"/>
                          </a:ln>
                        </wps:spPr>
                        <wps:bodyPr wrap="square" lIns="0" tIns="0" rIns="0" bIns="0" rtlCol="0">
                          <a:prstTxWarp prst="textNoShape">
                            <a:avLst/>
                          </a:prstTxWarp>
                          <a:noAutofit/>
                        </wps:bodyPr>
                      </wps:wsp>
                      <wps:wsp>
                        <wps:cNvPr id="238" name="Graphic 238"/>
                        <wps:cNvSpPr/>
                        <wps:spPr>
                          <a:xfrm>
                            <a:off x="120990" y="38418"/>
                            <a:ext cx="2473325" cy="1407160"/>
                          </a:xfrm>
                          <a:custGeom>
                            <a:avLst/>
                            <a:gdLst/>
                            <a:ahLst/>
                            <a:cxnLst/>
                            <a:rect l="l" t="t" r="r" b="b"/>
                            <a:pathLst>
                              <a:path w="2473325" h="1407160">
                                <a:moveTo>
                                  <a:pt x="2472802" y="0"/>
                                </a:moveTo>
                                <a:lnTo>
                                  <a:pt x="2472893" y="0"/>
                                </a:lnTo>
                              </a:path>
                              <a:path w="2473325" h="1407160">
                                <a:moveTo>
                                  <a:pt x="0" y="1407099"/>
                                </a:moveTo>
                                <a:lnTo>
                                  <a:pt x="0" y="1372140"/>
                                </a:lnTo>
                              </a:path>
                            </a:pathLst>
                          </a:custGeom>
                          <a:ln w="5243">
                            <a:solidFill>
                              <a:srgbClr val="F0F0F0"/>
                            </a:solidFill>
                            <a:prstDash val="solid"/>
                          </a:ln>
                        </wps:spPr>
                        <wps:bodyPr wrap="square" lIns="0" tIns="0" rIns="0" bIns="0" rtlCol="0">
                          <a:prstTxWarp prst="textNoShape">
                            <a:avLst/>
                          </a:prstTxWarp>
                          <a:noAutofit/>
                        </wps:bodyPr>
                      </wps:wsp>
                      <wps:wsp>
                        <wps:cNvPr id="239" name="Graphic 239"/>
                        <wps:cNvSpPr/>
                        <wps:spPr>
                          <a:xfrm>
                            <a:off x="120990" y="0"/>
                            <a:ext cx="2376805" cy="1445895"/>
                          </a:xfrm>
                          <a:custGeom>
                            <a:avLst/>
                            <a:gdLst/>
                            <a:ahLst/>
                            <a:cxnLst/>
                            <a:rect l="l" t="t" r="r" b="b"/>
                            <a:pathLst>
                              <a:path w="2376805" h="1445895">
                                <a:moveTo>
                                  <a:pt x="0" y="0"/>
                                </a:moveTo>
                                <a:lnTo>
                                  <a:pt x="0" y="1393079"/>
                                </a:lnTo>
                              </a:path>
                              <a:path w="2376805" h="1445895">
                                <a:moveTo>
                                  <a:pt x="158407" y="0"/>
                                </a:moveTo>
                                <a:lnTo>
                                  <a:pt x="158407" y="1445518"/>
                                </a:lnTo>
                              </a:path>
                              <a:path w="2376805" h="1445895">
                                <a:moveTo>
                                  <a:pt x="316815" y="0"/>
                                </a:moveTo>
                                <a:lnTo>
                                  <a:pt x="316815" y="1445518"/>
                                </a:lnTo>
                              </a:path>
                              <a:path w="2376805" h="1445895">
                                <a:moveTo>
                                  <a:pt x="475223" y="0"/>
                                </a:moveTo>
                                <a:lnTo>
                                  <a:pt x="475223" y="1445518"/>
                                </a:lnTo>
                              </a:path>
                              <a:path w="2376805" h="1445895">
                                <a:moveTo>
                                  <a:pt x="633631" y="0"/>
                                </a:moveTo>
                                <a:lnTo>
                                  <a:pt x="633631" y="1445518"/>
                                </a:lnTo>
                              </a:path>
                              <a:path w="2376805" h="1445895">
                                <a:moveTo>
                                  <a:pt x="792039" y="0"/>
                                </a:moveTo>
                                <a:lnTo>
                                  <a:pt x="792039" y="1445518"/>
                                </a:lnTo>
                              </a:path>
                              <a:path w="2376805" h="1445895">
                                <a:moveTo>
                                  <a:pt x="950447" y="0"/>
                                </a:moveTo>
                                <a:lnTo>
                                  <a:pt x="950447" y="1445518"/>
                                </a:lnTo>
                              </a:path>
                              <a:path w="2376805" h="1445895">
                                <a:moveTo>
                                  <a:pt x="1108855" y="0"/>
                                </a:moveTo>
                                <a:lnTo>
                                  <a:pt x="1108855" y="1445518"/>
                                </a:lnTo>
                              </a:path>
                              <a:path w="2376805" h="1445895">
                                <a:moveTo>
                                  <a:pt x="1267263" y="0"/>
                                </a:moveTo>
                                <a:lnTo>
                                  <a:pt x="1267263" y="1445518"/>
                                </a:lnTo>
                              </a:path>
                              <a:path w="2376805" h="1445895">
                                <a:moveTo>
                                  <a:pt x="1425762" y="0"/>
                                </a:moveTo>
                                <a:lnTo>
                                  <a:pt x="1425762" y="1445518"/>
                                </a:lnTo>
                              </a:path>
                              <a:path w="2376805" h="1445895">
                                <a:moveTo>
                                  <a:pt x="1584170" y="0"/>
                                </a:moveTo>
                                <a:lnTo>
                                  <a:pt x="1584170" y="1445518"/>
                                </a:lnTo>
                              </a:path>
                              <a:path w="2376805" h="1445895">
                                <a:moveTo>
                                  <a:pt x="1742578" y="0"/>
                                </a:moveTo>
                                <a:lnTo>
                                  <a:pt x="1742578" y="1445518"/>
                                </a:lnTo>
                              </a:path>
                              <a:path w="2376805" h="1445895">
                                <a:moveTo>
                                  <a:pt x="1900986" y="0"/>
                                </a:moveTo>
                                <a:lnTo>
                                  <a:pt x="1900986" y="1445518"/>
                                </a:lnTo>
                              </a:path>
                              <a:path w="2376805" h="1445895">
                                <a:moveTo>
                                  <a:pt x="2059394" y="0"/>
                                </a:moveTo>
                                <a:lnTo>
                                  <a:pt x="2059394" y="1445518"/>
                                </a:lnTo>
                              </a:path>
                              <a:path w="2376805" h="1445895">
                                <a:moveTo>
                                  <a:pt x="2217802" y="0"/>
                                </a:moveTo>
                                <a:lnTo>
                                  <a:pt x="2217802" y="1445518"/>
                                </a:lnTo>
                              </a:path>
                              <a:path w="2376805" h="1445895">
                                <a:moveTo>
                                  <a:pt x="2376210" y="0"/>
                                </a:moveTo>
                                <a:lnTo>
                                  <a:pt x="2376210" y="1445518"/>
                                </a:lnTo>
                              </a:path>
                            </a:pathLst>
                          </a:custGeom>
                          <a:ln w="5243">
                            <a:solidFill>
                              <a:srgbClr val="F0F0F0"/>
                            </a:solidFill>
                            <a:prstDash val="sysDash"/>
                          </a:ln>
                        </wps:spPr>
                        <wps:bodyPr wrap="square" lIns="0" tIns="0" rIns="0" bIns="0" rtlCol="0">
                          <a:prstTxWarp prst="textNoShape">
                            <a:avLst/>
                          </a:prstTxWarp>
                          <a:noAutofit/>
                        </wps:bodyPr>
                      </wps:wsp>
                      <wps:wsp>
                        <wps:cNvPr id="240" name="Graphic 240"/>
                        <wps:cNvSpPr/>
                        <wps:spPr>
                          <a:xfrm>
                            <a:off x="992234" y="0"/>
                            <a:ext cx="1270" cy="1445895"/>
                          </a:xfrm>
                          <a:custGeom>
                            <a:avLst/>
                            <a:gdLst/>
                            <a:ahLst/>
                            <a:cxnLst/>
                            <a:rect l="l" t="t" r="r" b="b"/>
                            <a:pathLst>
                              <a:path h="1445895">
                                <a:moveTo>
                                  <a:pt x="0" y="0"/>
                                </a:moveTo>
                                <a:lnTo>
                                  <a:pt x="0" y="1445518"/>
                                </a:lnTo>
                              </a:path>
                            </a:pathLst>
                          </a:custGeom>
                          <a:ln w="2621">
                            <a:solidFill>
                              <a:srgbClr val="FFFF00"/>
                            </a:solidFill>
                            <a:prstDash val="lgDash"/>
                          </a:ln>
                        </wps:spPr>
                        <wps:bodyPr wrap="square" lIns="0" tIns="0" rIns="0" bIns="0" rtlCol="0">
                          <a:prstTxWarp prst="textNoShape">
                            <a:avLst/>
                          </a:prstTxWarp>
                          <a:noAutofit/>
                        </wps:bodyPr>
                      </wps:wsp>
                      <wps:wsp>
                        <wps:cNvPr id="241" name="Graphic 241"/>
                        <wps:cNvSpPr/>
                        <wps:spPr>
                          <a:xfrm>
                            <a:off x="24307" y="624983"/>
                            <a:ext cx="2569845" cy="1270"/>
                          </a:xfrm>
                          <a:custGeom>
                            <a:avLst/>
                            <a:gdLst/>
                            <a:ahLst/>
                            <a:cxnLst/>
                            <a:rect l="l" t="t" r="r" b="b"/>
                            <a:pathLst>
                              <a:path w="2569845">
                                <a:moveTo>
                                  <a:pt x="0" y="0"/>
                                </a:moveTo>
                                <a:lnTo>
                                  <a:pt x="2569577" y="0"/>
                                </a:lnTo>
                              </a:path>
                            </a:pathLst>
                          </a:custGeom>
                          <a:ln w="2621">
                            <a:solidFill>
                              <a:srgbClr val="7F7F7F"/>
                            </a:solidFill>
                            <a:prstDash val="solid"/>
                          </a:ln>
                        </wps:spPr>
                        <wps:bodyPr wrap="square" lIns="0" tIns="0" rIns="0" bIns="0" rtlCol="0">
                          <a:prstTxWarp prst="textNoShape">
                            <a:avLst/>
                          </a:prstTxWarp>
                          <a:noAutofit/>
                        </wps:bodyPr>
                      </wps:wsp>
                      <wps:wsp>
                        <wps:cNvPr id="242" name="Graphic 242"/>
                        <wps:cNvSpPr/>
                        <wps:spPr>
                          <a:xfrm>
                            <a:off x="120990" y="222681"/>
                            <a:ext cx="1270" cy="652145"/>
                          </a:xfrm>
                          <a:custGeom>
                            <a:avLst/>
                            <a:gdLst/>
                            <a:ahLst/>
                            <a:cxnLst/>
                            <a:rect l="l" t="t" r="r" b="b"/>
                            <a:pathLst>
                              <a:path h="652145">
                                <a:moveTo>
                                  <a:pt x="0" y="0"/>
                                </a:moveTo>
                                <a:lnTo>
                                  <a:pt x="0" y="651930"/>
                                </a:lnTo>
                              </a:path>
                            </a:pathLst>
                          </a:custGeom>
                          <a:ln w="2621">
                            <a:solidFill>
                              <a:srgbClr val="0000FF"/>
                            </a:solidFill>
                            <a:prstDash val="solid"/>
                          </a:ln>
                        </wps:spPr>
                        <wps:bodyPr wrap="square" lIns="0" tIns="0" rIns="0" bIns="0" rtlCol="0">
                          <a:prstTxWarp prst="textNoShape">
                            <a:avLst/>
                          </a:prstTxWarp>
                          <a:noAutofit/>
                        </wps:bodyPr>
                      </wps:wsp>
                      <wps:wsp>
                        <wps:cNvPr id="243" name="Graphic 243"/>
                        <wps:cNvSpPr/>
                        <wps:spPr>
                          <a:xfrm>
                            <a:off x="111886" y="222681"/>
                            <a:ext cx="18415" cy="652145"/>
                          </a:xfrm>
                          <a:custGeom>
                            <a:avLst/>
                            <a:gdLst/>
                            <a:ahLst/>
                            <a:cxnLst/>
                            <a:rect l="l" t="t" r="r" b="b"/>
                            <a:pathLst>
                              <a:path w="18415" h="652145">
                                <a:moveTo>
                                  <a:pt x="0" y="651930"/>
                                </a:moveTo>
                                <a:lnTo>
                                  <a:pt x="18207" y="651930"/>
                                </a:lnTo>
                              </a:path>
                              <a:path w="18415" h="65214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44" name="Graphic 244"/>
                        <wps:cNvSpPr/>
                        <wps:spPr>
                          <a:xfrm>
                            <a:off x="279398" y="542410"/>
                            <a:ext cx="1270" cy="628650"/>
                          </a:xfrm>
                          <a:custGeom>
                            <a:avLst/>
                            <a:gdLst/>
                            <a:ahLst/>
                            <a:cxnLst/>
                            <a:rect l="l" t="t" r="r" b="b"/>
                            <a:pathLst>
                              <a:path h="628650">
                                <a:moveTo>
                                  <a:pt x="0" y="0"/>
                                </a:moveTo>
                                <a:lnTo>
                                  <a:pt x="0" y="628078"/>
                                </a:lnTo>
                              </a:path>
                            </a:pathLst>
                          </a:custGeom>
                          <a:ln w="2621">
                            <a:solidFill>
                              <a:srgbClr val="0000FF"/>
                            </a:solidFill>
                            <a:prstDash val="solid"/>
                          </a:ln>
                        </wps:spPr>
                        <wps:bodyPr wrap="square" lIns="0" tIns="0" rIns="0" bIns="0" rtlCol="0">
                          <a:prstTxWarp prst="textNoShape">
                            <a:avLst/>
                          </a:prstTxWarp>
                          <a:noAutofit/>
                        </wps:bodyPr>
                      </wps:wsp>
                      <wps:wsp>
                        <wps:cNvPr id="245" name="Graphic 245"/>
                        <wps:cNvSpPr/>
                        <wps:spPr>
                          <a:xfrm>
                            <a:off x="270294" y="542410"/>
                            <a:ext cx="18415" cy="628650"/>
                          </a:xfrm>
                          <a:custGeom>
                            <a:avLst/>
                            <a:gdLst/>
                            <a:ahLst/>
                            <a:cxnLst/>
                            <a:rect l="l" t="t" r="r" b="b"/>
                            <a:pathLst>
                              <a:path w="18415" h="628650">
                                <a:moveTo>
                                  <a:pt x="0" y="628078"/>
                                </a:moveTo>
                                <a:lnTo>
                                  <a:pt x="18207" y="628078"/>
                                </a:lnTo>
                              </a:path>
                              <a:path w="18415" h="628650">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46" name="Graphic 246"/>
                        <wps:cNvSpPr/>
                        <wps:spPr>
                          <a:xfrm>
                            <a:off x="437806" y="738872"/>
                            <a:ext cx="1270" cy="661670"/>
                          </a:xfrm>
                          <a:custGeom>
                            <a:avLst/>
                            <a:gdLst/>
                            <a:ahLst/>
                            <a:cxnLst/>
                            <a:rect l="l" t="t" r="r" b="b"/>
                            <a:pathLst>
                              <a:path h="661670">
                                <a:moveTo>
                                  <a:pt x="0" y="0"/>
                                </a:moveTo>
                                <a:lnTo>
                                  <a:pt x="0" y="661489"/>
                                </a:lnTo>
                              </a:path>
                            </a:pathLst>
                          </a:custGeom>
                          <a:ln w="2621">
                            <a:solidFill>
                              <a:srgbClr val="0000FF"/>
                            </a:solidFill>
                            <a:prstDash val="solid"/>
                          </a:ln>
                        </wps:spPr>
                        <wps:bodyPr wrap="square" lIns="0" tIns="0" rIns="0" bIns="0" rtlCol="0">
                          <a:prstTxWarp prst="textNoShape">
                            <a:avLst/>
                          </a:prstTxWarp>
                          <a:noAutofit/>
                        </wps:bodyPr>
                      </wps:wsp>
                      <wps:wsp>
                        <wps:cNvPr id="247" name="Graphic 247"/>
                        <wps:cNvSpPr/>
                        <wps:spPr>
                          <a:xfrm>
                            <a:off x="428702" y="738872"/>
                            <a:ext cx="18415" cy="661670"/>
                          </a:xfrm>
                          <a:custGeom>
                            <a:avLst/>
                            <a:gdLst/>
                            <a:ahLst/>
                            <a:cxnLst/>
                            <a:rect l="l" t="t" r="r" b="b"/>
                            <a:pathLst>
                              <a:path w="18415" h="661670">
                                <a:moveTo>
                                  <a:pt x="0" y="661489"/>
                                </a:moveTo>
                                <a:lnTo>
                                  <a:pt x="18207" y="661489"/>
                                </a:lnTo>
                              </a:path>
                              <a:path w="18415" h="661670">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48" name="Graphic 248"/>
                        <wps:cNvSpPr/>
                        <wps:spPr>
                          <a:xfrm>
                            <a:off x="596214" y="616971"/>
                            <a:ext cx="1270" cy="616585"/>
                          </a:xfrm>
                          <a:custGeom>
                            <a:avLst/>
                            <a:gdLst/>
                            <a:ahLst/>
                            <a:cxnLst/>
                            <a:rect l="l" t="t" r="r" b="b"/>
                            <a:pathLst>
                              <a:path h="616585">
                                <a:moveTo>
                                  <a:pt x="0" y="0"/>
                                </a:moveTo>
                                <a:lnTo>
                                  <a:pt x="0" y="616243"/>
                                </a:lnTo>
                              </a:path>
                            </a:pathLst>
                          </a:custGeom>
                          <a:ln w="2621">
                            <a:solidFill>
                              <a:srgbClr val="0000FF"/>
                            </a:solidFill>
                            <a:prstDash val="solid"/>
                          </a:ln>
                        </wps:spPr>
                        <wps:bodyPr wrap="square" lIns="0" tIns="0" rIns="0" bIns="0" rtlCol="0">
                          <a:prstTxWarp prst="textNoShape">
                            <a:avLst/>
                          </a:prstTxWarp>
                          <a:noAutofit/>
                        </wps:bodyPr>
                      </wps:wsp>
                      <wps:wsp>
                        <wps:cNvPr id="249" name="Graphic 249"/>
                        <wps:cNvSpPr/>
                        <wps:spPr>
                          <a:xfrm>
                            <a:off x="587110" y="616971"/>
                            <a:ext cx="18415" cy="616585"/>
                          </a:xfrm>
                          <a:custGeom>
                            <a:avLst/>
                            <a:gdLst/>
                            <a:ahLst/>
                            <a:cxnLst/>
                            <a:rect l="l" t="t" r="r" b="b"/>
                            <a:pathLst>
                              <a:path w="18415" h="616585">
                                <a:moveTo>
                                  <a:pt x="0" y="616243"/>
                                </a:moveTo>
                                <a:lnTo>
                                  <a:pt x="18207" y="616243"/>
                                </a:lnTo>
                              </a:path>
                              <a:path w="18415" h="61658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50" name="Graphic 250"/>
                        <wps:cNvSpPr/>
                        <wps:spPr>
                          <a:xfrm>
                            <a:off x="754622" y="540771"/>
                            <a:ext cx="1270" cy="580390"/>
                          </a:xfrm>
                          <a:custGeom>
                            <a:avLst/>
                            <a:gdLst/>
                            <a:ahLst/>
                            <a:cxnLst/>
                            <a:rect l="l" t="t" r="r" b="b"/>
                            <a:pathLst>
                              <a:path h="580390">
                                <a:moveTo>
                                  <a:pt x="0" y="0"/>
                                </a:moveTo>
                                <a:lnTo>
                                  <a:pt x="0" y="580009"/>
                                </a:lnTo>
                              </a:path>
                            </a:pathLst>
                          </a:custGeom>
                          <a:ln w="2621">
                            <a:solidFill>
                              <a:srgbClr val="0000FF"/>
                            </a:solidFill>
                            <a:prstDash val="solid"/>
                          </a:ln>
                        </wps:spPr>
                        <wps:bodyPr wrap="square" lIns="0" tIns="0" rIns="0" bIns="0" rtlCol="0">
                          <a:prstTxWarp prst="textNoShape">
                            <a:avLst/>
                          </a:prstTxWarp>
                          <a:noAutofit/>
                        </wps:bodyPr>
                      </wps:wsp>
                      <wps:wsp>
                        <wps:cNvPr id="251" name="Graphic 251"/>
                        <wps:cNvSpPr/>
                        <wps:spPr>
                          <a:xfrm>
                            <a:off x="745518" y="540771"/>
                            <a:ext cx="18415" cy="580390"/>
                          </a:xfrm>
                          <a:custGeom>
                            <a:avLst/>
                            <a:gdLst/>
                            <a:ahLst/>
                            <a:cxnLst/>
                            <a:rect l="l" t="t" r="r" b="b"/>
                            <a:pathLst>
                              <a:path w="18415" h="580390">
                                <a:moveTo>
                                  <a:pt x="0" y="580009"/>
                                </a:moveTo>
                                <a:lnTo>
                                  <a:pt x="18207" y="580009"/>
                                </a:lnTo>
                              </a:path>
                              <a:path w="18415" h="580390">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52" name="Graphic 252"/>
                        <wps:cNvSpPr/>
                        <wps:spPr>
                          <a:xfrm>
                            <a:off x="911719" y="623672"/>
                            <a:ext cx="3175" cy="3175"/>
                          </a:xfrm>
                          <a:custGeom>
                            <a:avLst/>
                            <a:gdLst/>
                            <a:ahLst/>
                            <a:cxnLst/>
                            <a:rect l="l" t="t" r="r" b="b"/>
                            <a:pathLst>
                              <a:path w="3175" h="3175">
                                <a:moveTo>
                                  <a:pt x="0" y="1310"/>
                                </a:moveTo>
                                <a:lnTo>
                                  <a:pt x="383" y="383"/>
                                </a:lnTo>
                                <a:lnTo>
                                  <a:pt x="1310" y="0"/>
                                </a:lnTo>
                                <a:lnTo>
                                  <a:pt x="2237" y="383"/>
                                </a:lnTo>
                                <a:lnTo>
                                  <a:pt x="2621" y="1310"/>
                                </a:lnTo>
                                <a:lnTo>
                                  <a:pt x="2237" y="2237"/>
                                </a:lnTo>
                                <a:lnTo>
                                  <a:pt x="1310" y="2621"/>
                                </a:lnTo>
                                <a:lnTo>
                                  <a:pt x="383" y="2237"/>
                                </a:lnTo>
                                <a:lnTo>
                                  <a:pt x="0" y="1310"/>
                                </a:lnTo>
                                <a:close/>
                              </a:path>
                            </a:pathLst>
                          </a:custGeom>
                          <a:solidFill>
                            <a:srgbClr val="0000FF"/>
                          </a:solidFill>
                        </wps:spPr>
                        <wps:bodyPr wrap="square" lIns="0" tIns="0" rIns="0" bIns="0" rtlCol="0">
                          <a:prstTxWarp prst="textNoShape">
                            <a:avLst/>
                          </a:prstTxWarp>
                          <a:noAutofit/>
                        </wps:bodyPr>
                      </wps:wsp>
                      <wps:wsp>
                        <wps:cNvPr id="253" name="Graphic 253"/>
                        <wps:cNvSpPr/>
                        <wps:spPr>
                          <a:xfrm>
                            <a:off x="903926" y="624983"/>
                            <a:ext cx="18415" cy="1270"/>
                          </a:xfrm>
                          <a:custGeom>
                            <a:avLst/>
                            <a:gdLst/>
                            <a:ahLst/>
                            <a:cxnLst/>
                            <a:rect l="l" t="t" r="r" b="b"/>
                            <a:pathLst>
                              <a:path w="18415">
                                <a:moveTo>
                                  <a:pt x="0" y="0"/>
                                </a:moveTo>
                                <a:lnTo>
                                  <a:pt x="18207" y="0"/>
                                </a:lnTo>
                              </a:path>
                              <a:path w="1841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54" name="Graphic 254"/>
                        <wps:cNvSpPr/>
                        <wps:spPr>
                          <a:xfrm>
                            <a:off x="1071438" y="387007"/>
                            <a:ext cx="1270" cy="607695"/>
                          </a:xfrm>
                          <a:custGeom>
                            <a:avLst/>
                            <a:gdLst/>
                            <a:ahLst/>
                            <a:cxnLst/>
                            <a:rect l="l" t="t" r="r" b="b"/>
                            <a:pathLst>
                              <a:path h="607695">
                                <a:moveTo>
                                  <a:pt x="0" y="0"/>
                                </a:moveTo>
                                <a:lnTo>
                                  <a:pt x="0" y="607321"/>
                                </a:lnTo>
                              </a:path>
                            </a:pathLst>
                          </a:custGeom>
                          <a:ln w="2621">
                            <a:solidFill>
                              <a:srgbClr val="0000FF"/>
                            </a:solidFill>
                            <a:prstDash val="solid"/>
                          </a:ln>
                        </wps:spPr>
                        <wps:bodyPr wrap="square" lIns="0" tIns="0" rIns="0" bIns="0" rtlCol="0">
                          <a:prstTxWarp prst="textNoShape">
                            <a:avLst/>
                          </a:prstTxWarp>
                          <a:noAutofit/>
                        </wps:bodyPr>
                      </wps:wsp>
                      <wps:wsp>
                        <wps:cNvPr id="255" name="Graphic 255"/>
                        <wps:cNvSpPr/>
                        <wps:spPr>
                          <a:xfrm>
                            <a:off x="1062334" y="387007"/>
                            <a:ext cx="18415" cy="607695"/>
                          </a:xfrm>
                          <a:custGeom>
                            <a:avLst/>
                            <a:gdLst/>
                            <a:ahLst/>
                            <a:cxnLst/>
                            <a:rect l="l" t="t" r="r" b="b"/>
                            <a:pathLst>
                              <a:path w="18415" h="607695">
                                <a:moveTo>
                                  <a:pt x="0" y="607321"/>
                                </a:moveTo>
                                <a:lnTo>
                                  <a:pt x="18207" y="607321"/>
                                </a:lnTo>
                              </a:path>
                              <a:path w="18415" h="60769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56" name="Graphic 256"/>
                        <wps:cNvSpPr/>
                        <wps:spPr>
                          <a:xfrm>
                            <a:off x="1229846" y="579372"/>
                            <a:ext cx="1270" cy="628015"/>
                          </a:xfrm>
                          <a:custGeom>
                            <a:avLst/>
                            <a:gdLst/>
                            <a:ahLst/>
                            <a:cxnLst/>
                            <a:rect l="l" t="t" r="r" b="b"/>
                            <a:pathLst>
                              <a:path h="628015">
                                <a:moveTo>
                                  <a:pt x="0" y="0"/>
                                </a:moveTo>
                                <a:lnTo>
                                  <a:pt x="0" y="627805"/>
                                </a:lnTo>
                              </a:path>
                            </a:pathLst>
                          </a:custGeom>
                          <a:ln w="2621">
                            <a:solidFill>
                              <a:srgbClr val="0000FF"/>
                            </a:solidFill>
                            <a:prstDash val="solid"/>
                          </a:ln>
                        </wps:spPr>
                        <wps:bodyPr wrap="square" lIns="0" tIns="0" rIns="0" bIns="0" rtlCol="0">
                          <a:prstTxWarp prst="textNoShape">
                            <a:avLst/>
                          </a:prstTxWarp>
                          <a:noAutofit/>
                        </wps:bodyPr>
                      </wps:wsp>
                      <wps:wsp>
                        <wps:cNvPr id="257" name="Graphic 257"/>
                        <wps:cNvSpPr/>
                        <wps:spPr>
                          <a:xfrm>
                            <a:off x="1220742" y="579372"/>
                            <a:ext cx="18415" cy="628015"/>
                          </a:xfrm>
                          <a:custGeom>
                            <a:avLst/>
                            <a:gdLst/>
                            <a:ahLst/>
                            <a:cxnLst/>
                            <a:rect l="l" t="t" r="r" b="b"/>
                            <a:pathLst>
                              <a:path w="18415" h="628015">
                                <a:moveTo>
                                  <a:pt x="0" y="627805"/>
                                </a:moveTo>
                                <a:lnTo>
                                  <a:pt x="18207" y="627805"/>
                                </a:lnTo>
                              </a:path>
                              <a:path w="18415" h="62801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58" name="Graphic 258"/>
                        <wps:cNvSpPr/>
                        <wps:spPr>
                          <a:xfrm>
                            <a:off x="1388254" y="721666"/>
                            <a:ext cx="1270" cy="591185"/>
                          </a:xfrm>
                          <a:custGeom>
                            <a:avLst/>
                            <a:gdLst/>
                            <a:ahLst/>
                            <a:cxnLst/>
                            <a:rect l="l" t="t" r="r" b="b"/>
                            <a:pathLst>
                              <a:path h="591185">
                                <a:moveTo>
                                  <a:pt x="0" y="0"/>
                                </a:moveTo>
                                <a:lnTo>
                                  <a:pt x="0" y="590661"/>
                                </a:lnTo>
                              </a:path>
                            </a:pathLst>
                          </a:custGeom>
                          <a:ln w="2621">
                            <a:solidFill>
                              <a:srgbClr val="0000FF"/>
                            </a:solidFill>
                            <a:prstDash val="solid"/>
                          </a:ln>
                        </wps:spPr>
                        <wps:bodyPr wrap="square" lIns="0" tIns="0" rIns="0" bIns="0" rtlCol="0">
                          <a:prstTxWarp prst="textNoShape">
                            <a:avLst/>
                          </a:prstTxWarp>
                          <a:noAutofit/>
                        </wps:bodyPr>
                      </wps:wsp>
                      <wps:wsp>
                        <wps:cNvPr id="259" name="Graphic 259"/>
                        <wps:cNvSpPr/>
                        <wps:spPr>
                          <a:xfrm>
                            <a:off x="1379150" y="721666"/>
                            <a:ext cx="18415" cy="591185"/>
                          </a:xfrm>
                          <a:custGeom>
                            <a:avLst/>
                            <a:gdLst/>
                            <a:ahLst/>
                            <a:cxnLst/>
                            <a:rect l="l" t="t" r="r" b="b"/>
                            <a:pathLst>
                              <a:path w="18415" h="591185">
                                <a:moveTo>
                                  <a:pt x="0" y="590661"/>
                                </a:moveTo>
                                <a:lnTo>
                                  <a:pt x="18207" y="590661"/>
                                </a:lnTo>
                              </a:path>
                              <a:path w="18415" h="59118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60" name="Graphic 260"/>
                        <wps:cNvSpPr/>
                        <wps:spPr>
                          <a:xfrm>
                            <a:off x="1546753" y="568447"/>
                            <a:ext cx="1270" cy="596900"/>
                          </a:xfrm>
                          <a:custGeom>
                            <a:avLst/>
                            <a:gdLst/>
                            <a:ahLst/>
                            <a:cxnLst/>
                            <a:rect l="l" t="t" r="r" b="b"/>
                            <a:pathLst>
                              <a:path h="596900">
                                <a:moveTo>
                                  <a:pt x="0" y="0"/>
                                </a:moveTo>
                                <a:lnTo>
                                  <a:pt x="0" y="596578"/>
                                </a:lnTo>
                              </a:path>
                            </a:pathLst>
                          </a:custGeom>
                          <a:ln w="2621">
                            <a:solidFill>
                              <a:srgbClr val="0000FF"/>
                            </a:solidFill>
                            <a:prstDash val="solid"/>
                          </a:ln>
                        </wps:spPr>
                        <wps:bodyPr wrap="square" lIns="0" tIns="0" rIns="0" bIns="0" rtlCol="0">
                          <a:prstTxWarp prst="textNoShape">
                            <a:avLst/>
                          </a:prstTxWarp>
                          <a:noAutofit/>
                        </wps:bodyPr>
                      </wps:wsp>
                      <wps:wsp>
                        <wps:cNvPr id="261" name="Graphic 261"/>
                        <wps:cNvSpPr/>
                        <wps:spPr>
                          <a:xfrm>
                            <a:off x="1537649" y="568447"/>
                            <a:ext cx="18415" cy="596900"/>
                          </a:xfrm>
                          <a:custGeom>
                            <a:avLst/>
                            <a:gdLst/>
                            <a:ahLst/>
                            <a:cxnLst/>
                            <a:rect l="l" t="t" r="r" b="b"/>
                            <a:pathLst>
                              <a:path w="18415" h="596900">
                                <a:moveTo>
                                  <a:pt x="0" y="596578"/>
                                </a:moveTo>
                                <a:lnTo>
                                  <a:pt x="18207" y="596578"/>
                                </a:lnTo>
                              </a:path>
                              <a:path w="18415" h="596900">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62" name="Graphic 262"/>
                        <wps:cNvSpPr/>
                        <wps:spPr>
                          <a:xfrm>
                            <a:off x="1705161" y="461841"/>
                            <a:ext cx="1270" cy="607695"/>
                          </a:xfrm>
                          <a:custGeom>
                            <a:avLst/>
                            <a:gdLst/>
                            <a:ahLst/>
                            <a:cxnLst/>
                            <a:rect l="l" t="t" r="r" b="b"/>
                            <a:pathLst>
                              <a:path h="607695">
                                <a:moveTo>
                                  <a:pt x="0" y="0"/>
                                </a:moveTo>
                                <a:lnTo>
                                  <a:pt x="0" y="607139"/>
                                </a:lnTo>
                              </a:path>
                            </a:pathLst>
                          </a:custGeom>
                          <a:ln w="2621">
                            <a:solidFill>
                              <a:srgbClr val="0000FF"/>
                            </a:solidFill>
                            <a:prstDash val="solid"/>
                          </a:ln>
                        </wps:spPr>
                        <wps:bodyPr wrap="square" lIns="0" tIns="0" rIns="0" bIns="0" rtlCol="0">
                          <a:prstTxWarp prst="textNoShape">
                            <a:avLst/>
                          </a:prstTxWarp>
                          <a:noAutofit/>
                        </wps:bodyPr>
                      </wps:wsp>
                      <wps:wsp>
                        <wps:cNvPr id="263" name="Graphic 263"/>
                        <wps:cNvSpPr/>
                        <wps:spPr>
                          <a:xfrm>
                            <a:off x="1696057" y="461841"/>
                            <a:ext cx="18415" cy="607695"/>
                          </a:xfrm>
                          <a:custGeom>
                            <a:avLst/>
                            <a:gdLst/>
                            <a:ahLst/>
                            <a:cxnLst/>
                            <a:rect l="l" t="t" r="r" b="b"/>
                            <a:pathLst>
                              <a:path w="18415" h="607695">
                                <a:moveTo>
                                  <a:pt x="0" y="607139"/>
                                </a:moveTo>
                                <a:lnTo>
                                  <a:pt x="18207" y="607139"/>
                                </a:lnTo>
                              </a:path>
                              <a:path w="18415" h="60769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64" name="Graphic 264"/>
                        <wps:cNvSpPr/>
                        <wps:spPr>
                          <a:xfrm>
                            <a:off x="1863569" y="790127"/>
                            <a:ext cx="1270" cy="584835"/>
                          </a:xfrm>
                          <a:custGeom>
                            <a:avLst/>
                            <a:gdLst/>
                            <a:ahLst/>
                            <a:cxnLst/>
                            <a:rect l="l" t="t" r="r" b="b"/>
                            <a:pathLst>
                              <a:path h="584835">
                                <a:moveTo>
                                  <a:pt x="0" y="0"/>
                                </a:moveTo>
                                <a:lnTo>
                                  <a:pt x="0" y="584470"/>
                                </a:lnTo>
                              </a:path>
                            </a:pathLst>
                          </a:custGeom>
                          <a:ln w="2621">
                            <a:solidFill>
                              <a:srgbClr val="0000FF"/>
                            </a:solidFill>
                            <a:prstDash val="solid"/>
                          </a:ln>
                        </wps:spPr>
                        <wps:bodyPr wrap="square" lIns="0" tIns="0" rIns="0" bIns="0" rtlCol="0">
                          <a:prstTxWarp prst="textNoShape">
                            <a:avLst/>
                          </a:prstTxWarp>
                          <a:noAutofit/>
                        </wps:bodyPr>
                      </wps:wsp>
                      <wps:wsp>
                        <wps:cNvPr id="265" name="Graphic 265"/>
                        <wps:cNvSpPr/>
                        <wps:spPr>
                          <a:xfrm>
                            <a:off x="1854465" y="790127"/>
                            <a:ext cx="18415" cy="584835"/>
                          </a:xfrm>
                          <a:custGeom>
                            <a:avLst/>
                            <a:gdLst/>
                            <a:ahLst/>
                            <a:cxnLst/>
                            <a:rect l="l" t="t" r="r" b="b"/>
                            <a:pathLst>
                              <a:path w="18415" h="584835">
                                <a:moveTo>
                                  <a:pt x="0" y="584470"/>
                                </a:moveTo>
                                <a:lnTo>
                                  <a:pt x="18207" y="584470"/>
                                </a:lnTo>
                              </a:path>
                              <a:path w="18415" h="58483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66" name="Graphic 266"/>
                        <wps:cNvSpPr/>
                        <wps:spPr>
                          <a:xfrm>
                            <a:off x="2021977" y="607321"/>
                            <a:ext cx="1270" cy="596900"/>
                          </a:xfrm>
                          <a:custGeom>
                            <a:avLst/>
                            <a:gdLst/>
                            <a:ahLst/>
                            <a:cxnLst/>
                            <a:rect l="l" t="t" r="r" b="b"/>
                            <a:pathLst>
                              <a:path h="596900">
                                <a:moveTo>
                                  <a:pt x="0" y="0"/>
                                </a:moveTo>
                                <a:lnTo>
                                  <a:pt x="0" y="596760"/>
                                </a:lnTo>
                              </a:path>
                            </a:pathLst>
                          </a:custGeom>
                          <a:ln w="2621">
                            <a:solidFill>
                              <a:srgbClr val="0000FF"/>
                            </a:solidFill>
                            <a:prstDash val="solid"/>
                          </a:ln>
                        </wps:spPr>
                        <wps:bodyPr wrap="square" lIns="0" tIns="0" rIns="0" bIns="0" rtlCol="0">
                          <a:prstTxWarp prst="textNoShape">
                            <a:avLst/>
                          </a:prstTxWarp>
                          <a:noAutofit/>
                        </wps:bodyPr>
                      </wps:wsp>
                      <wps:wsp>
                        <wps:cNvPr id="267" name="Graphic 267"/>
                        <wps:cNvSpPr/>
                        <wps:spPr>
                          <a:xfrm>
                            <a:off x="2012873" y="607321"/>
                            <a:ext cx="18415" cy="596900"/>
                          </a:xfrm>
                          <a:custGeom>
                            <a:avLst/>
                            <a:gdLst/>
                            <a:ahLst/>
                            <a:cxnLst/>
                            <a:rect l="l" t="t" r="r" b="b"/>
                            <a:pathLst>
                              <a:path w="18415" h="596900">
                                <a:moveTo>
                                  <a:pt x="0" y="596760"/>
                                </a:moveTo>
                                <a:lnTo>
                                  <a:pt x="18207" y="596760"/>
                                </a:lnTo>
                              </a:path>
                              <a:path w="18415" h="596900">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68" name="Graphic 268"/>
                        <wps:cNvSpPr/>
                        <wps:spPr>
                          <a:xfrm>
                            <a:off x="2180385" y="567719"/>
                            <a:ext cx="1270" cy="574675"/>
                          </a:xfrm>
                          <a:custGeom>
                            <a:avLst/>
                            <a:gdLst/>
                            <a:ahLst/>
                            <a:cxnLst/>
                            <a:rect l="l" t="t" r="r" b="b"/>
                            <a:pathLst>
                              <a:path h="574675">
                                <a:moveTo>
                                  <a:pt x="0" y="0"/>
                                </a:moveTo>
                                <a:lnTo>
                                  <a:pt x="0" y="574456"/>
                                </a:lnTo>
                              </a:path>
                            </a:pathLst>
                          </a:custGeom>
                          <a:ln w="2621">
                            <a:solidFill>
                              <a:srgbClr val="0000FF"/>
                            </a:solidFill>
                            <a:prstDash val="solid"/>
                          </a:ln>
                        </wps:spPr>
                        <wps:bodyPr wrap="square" lIns="0" tIns="0" rIns="0" bIns="0" rtlCol="0">
                          <a:prstTxWarp prst="textNoShape">
                            <a:avLst/>
                          </a:prstTxWarp>
                          <a:noAutofit/>
                        </wps:bodyPr>
                      </wps:wsp>
                      <wps:wsp>
                        <wps:cNvPr id="269" name="Graphic 269"/>
                        <wps:cNvSpPr/>
                        <wps:spPr>
                          <a:xfrm>
                            <a:off x="2171281" y="567719"/>
                            <a:ext cx="18415" cy="574675"/>
                          </a:xfrm>
                          <a:custGeom>
                            <a:avLst/>
                            <a:gdLst/>
                            <a:ahLst/>
                            <a:cxnLst/>
                            <a:rect l="l" t="t" r="r" b="b"/>
                            <a:pathLst>
                              <a:path w="18415" h="574675">
                                <a:moveTo>
                                  <a:pt x="0" y="574456"/>
                                </a:moveTo>
                                <a:lnTo>
                                  <a:pt x="18207" y="574456"/>
                                </a:lnTo>
                              </a:path>
                              <a:path w="18415" h="574675">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70" name="Graphic 270"/>
                        <wps:cNvSpPr/>
                        <wps:spPr>
                          <a:xfrm>
                            <a:off x="2338793" y="681063"/>
                            <a:ext cx="1270" cy="591820"/>
                          </a:xfrm>
                          <a:custGeom>
                            <a:avLst/>
                            <a:gdLst/>
                            <a:ahLst/>
                            <a:cxnLst/>
                            <a:rect l="l" t="t" r="r" b="b"/>
                            <a:pathLst>
                              <a:path h="591820">
                                <a:moveTo>
                                  <a:pt x="0" y="0"/>
                                </a:moveTo>
                                <a:lnTo>
                                  <a:pt x="0" y="591480"/>
                                </a:lnTo>
                              </a:path>
                            </a:pathLst>
                          </a:custGeom>
                          <a:ln w="2621">
                            <a:solidFill>
                              <a:srgbClr val="0000FF"/>
                            </a:solidFill>
                            <a:prstDash val="solid"/>
                          </a:ln>
                        </wps:spPr>
                        <wps:bodyPr wrap="square" lIns="0" tIns="0" rIns="0" bIns="0" rtlCol="0">
                          <a:prstTxWarp prst="textNoShape">
                            <a:avLst/>
                          </a:prstTxWarp>
                          <a:noAutofit/>
                        </wps:bodyPr>
                      </wps:wsp>
                      <wps:wsp>
                        <wps:cNvPr id="271" name="Graphic 271"/>
                        <wps:cNvSpPr/>
                        <wps:spPr>
                          <a:xfrm>
                            <a:off x="2329689" y="681063"/>
                            <a:ext cx="18415" cy="591820"/>
                          </a:xfrm>
                          <a:custGeom>
                            <a:avLst/>
                            <a:gdLst/>
                            <a:ahLst/>
                            <a:cxnLst/>
                            <a:rect l="l" t="t" r="r" b="b"/>
                            <a:pathLst>
                              <a:path w="18415" h="591820">
                                <a:moveTo>
                                  <a:pt x="0" y="591480"/>
                                </a:moveTo>
                                <a:lnTo>
                                  <a:pt x="18207" y="591480"/>
                                </a:lnTo>
                              </a:path>
                              <a:path w="18415" h="591820">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72" name="Graphic 272"/>
                        <wps:cNvSpPr/>
                        <wps:spPr>
                          <a:xfrm>
                            <a:off x="2497201" y="565898"/>
                            <a:ext cx="1270" cy="617220"/>
                          </a:xfrm>
                          <a:custGeom>
                            <a:avLst/>
                            <a:gdLst/>
                            <a:ahLst/>
                            <a:cxnLst/>
                            <a:rect l="l" t="t" r="r" b="b"/>
                            <a:pathLst>
                              <a:path h="617220">
                                <a:moveTo>
                                  <a:pt x="0" y="0"/>
                                </a:moveTo>
                                <a:lnTo>
                                  <a:pt x="0" y="616880"/>
                                </a:lnTo>
                              </a:path>
                            </a:pathLst>
                          </a:custGeom>
                          <a:ln w="2621">
                            <a:solidFill>
                              <a:srgbClr val="0000FF"/>
                            </a:solidFill>
                            <a:prstDash val="solid"/>
                          </a:ln>
                        </wps:spPr>
                        <wps:bodyPr wrap="square" lIns="0" tIns="0" rIns="0" bIns="0" rtlCol="0">
                          <a:prstTxWarp prst="textNoShape">
                            <a:avLst/>
                          </a:prstTxWarp>
                          <a:noAutofit/>
                        </wps:bodyPr>
                      </wps:wsp>
                      <wps:wsp>
                        <wps:cNvPr id="273" name="Graphic 273"/>
                        <wps:cNvSpPr/>
                        <wps:spPr>
                          <a:xfrm>
                            <a:off x="2488097" y="565898"/>
                            <a:ext cx="18415" cy="617220"/>
                          </a:xfrm>
                          <a:custGeom>
                            <a:avLst/>
                            <a:gdLst/>
                            <a:ahLst/>
                            <a:cxnLst/>
                            <a:rect l="l" t="t" r="r" b="b"/>
                            <a:pathLst>
                              <a:path w="18415" h="617220">
                                <a:moveTo>
                                  <a:pt x="0" y="616880"/>
                                </a:moveTo>
                                <a:lnTo>
                                  <a:pt x="18207" y="616880"/>
                                </a:lnTo>
                              </a:path>
                              <a:path w="18415" h="617220">
                                <a:moveTo>
                                  <a:pt x="0" y="0"/>
                                </a:moveTo>
                                <a:lnTo>
                                  <a:pt x="18207" y="0"/>
                                </a:lnTo>
                              </a:path>
                            </a:pathLst>
                          </a:custGeom>
                          <a:ln w="2621">
                            <a:solidFill>
                              <a:srgbClr val="0000FF"/>
                            </a:solidFill>
                            <a:prstDash val="solid"/>
                          </a:ln>
                        </wps:spPr>
                        <wps:bodyPr wrap="square" lIns="0" tIns="0" rIns="0" bIns="0" rtlCol="0">
                          <a:prstTxWarp prst="textNoShape">
                            <a:avLst/>
                          </a:prstTxWarp>
                          <a:noAutofit/>
                        </wps:bodyPr>
                      </wps:wsp>
                      <wps:wsp>
                        <wps:cNvPr id="274" name="Graphic 274"/>
                        <wps:cNvSpPr/>
                        <wps:spPr>
                          <a:xfrm>
                            <a:off x="111044" y="537312"/>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75" name="Graphic 275"/>
                        <wps:cNvSpPr/>
                        <wps:spPr>
                          <a:xfrm>
                            <a:off x="115585" y="542556"/>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76" name="Graphic 276"/>
                        <wps:cNvSpPr/>
                        <wps:spPr>
                          <a:xfrm>
                            <a:off x="269452" y="845115"/>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77" name="Graphic 277"/>
                        <wps:cNvSpPr/>
                        <wps:spPr>
                          <a:xfrm>
                            <a:off x="273993" y="850359"/>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78" name="Graphic 278"/>
                        <wps:cNvSpPr/>
                        <wps:spPr>
                          <a:xfrm>
                            <a:off x="427860" y="1058237"/>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79" name="Graphic 279"/>
                        <wps:cNvSpPr/>
                        <wps:spPr>
                          <a:xfrm>
                            <a:off x="432401" y="1063481"/>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80" name="Graphic 280"/>
                        <wps:cNvSpPr/>
                        <wps:spPr>
                          <a:xfrm>
                            <a:off x="586359" y="913758"/>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81" name="Graphic 281"/>
                        <wps:cNvSpPr/>
                        <wps:spPr>
                          <a:xfrm>
                            <a:off x="590900" y="919002"/>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82" name="Graphic 282"/>
                        <wps:cNvSpPr/>
                        <wps:spPr>
                          <a:xfrm>
                            <a:off x="744767" y="819442"/>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83" name="Graphic 283"/>
                        <wps:cNvSpPr/>
                        <wps:spPr>
                          <a:xfrm>
                            <a:off x="749308" y="824686"/>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84" name="Graphic 284"/>
                        <wps:cNvSpPr/>
                        <wps:spPr>
                          <a:xfrm>
                            <a:off x="903175" y="613694"/>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85" name="Graphic 285"/>
                        <wps:cNvSpPr/>
                        <wps:spPr>
                          <a:xfrm>
                            <a:off x="907716" y="618938"/>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86" name="Graphic 286"/>
                        <wps:cNvSpPr/>
                        <wps:spPr>
                          <a:xfrm>
                            <a:off x="1061583" y="679333"/>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87" name="Graphic 287"/>
                        <wps:cNvSpPr/>
                        <wps:spPr>
                          <a:xfrm>
                            <a:off x="1066124" y="684577"/>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88" name="Graphic 288"/>
                        <wps:cNvSpPr/>
                        <wps:spPr>
                          <a:xfrm>
                            <a:off x="1219991" y="881895"/>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89" name="Graphic 289"/>
                        <wps:cNvSpPr/>
                        <wps:spPr>
                          <a:xfrm>
                            <a:off x="1224532" y="887139"/>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90" name="Graphic 290"/>
                        <wps:cNvSpPr/>
                        <wps:spPr>
                          <a:xfrm>
                            <a:off x="1378399" y="1005708"/>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91" name="Graphic 291"/>
                        <wps:cNvSpPr/>
                        <wps:spPr>
                          <a:xfrm>
                            <a:off x="1382940" y="1010952"/>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92" name="Graphic 292"/>
                        <wps:cNvSpPr/>
                        <wps:spPr>
                          <a:xfrm>
                            <a:off x="1536807" y="855402"/>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93" name="Graphic 293"/>
                        <wps:cNvSpPr/>
                        <wps:spPr>
                          <a:xfrm>
                            <a:off x="1541348" y="860646"/>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94" name="Graphic 294"/>
                        <wps:cNvSpPr/>
                        <wps:spPr>
                          <a:xfrm>
                            <a:off x="1695215" y="754076"/>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95" name="Graphic 295"/>
                        <wps:cNvSpPr/>
                        <wps:spPr>
                          <a:xfrm>
                            <a:off x="1699756" y="759320"/>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96" name="Graphic 296"/>
                        <wps:cNvSpPr/>
                        <wps:spPr>
                          <a:xfrm>
                            <a:off x="1853623" y="1070983"/>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97" name="Graphic 297"/>
                        <wps:cNvSpPr/>
                        <wps:spPr>
                          <a:xfrm>
                            <a:off x="1858164" y="1076227"/>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298" name="Graphic 298"/>
                        <wps:cNvSpPr/>
                        <wps:spPr>
                          <a:xfrm>
                            <a:off x="2012031" y="894367"/>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299" name="Graphic 299"/>
                        <wps:cNvSpPr/>
                        <wps:spPr>
                          <a:xfrm>
                            <a:off x="2016572" y="899611"/>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300" name="Graphic 300"/>
                        <wps:cNvSpPr/>
                        <wps:spPr>
                          <a:xfrm>
                            <a:off x="2170439" y="843658"/>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301" name="Graphic 301"/>
                        <wps:cNvSpPr/>
                        <wps:spPr>
                          <a:xfrm>
                            <a:off x="2174980" y="848902"/>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302" name="Graphic 302"/>
                        <wps:cNvSpPr/>
                        <wps:spPr>
                          <a:xfrm>
                            <a:off x="2328846" y="965469"/>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303" name="Graphic 303"/>
                        <wps:cNvSpPr/>
                        <wps:spPr>
                          <a:xfrm>
                            <a:off x="2333388" y="970713"/>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304" name="Graphic 304"/>
                        <wps:cNvSpPr/>
                        <wps:spPr>
                          <a:xfrm>
                            <a:off x="2487254" y="862959"/>
                            <a:ext cx="20320" cy="17145"/>
                          </a:xfrm>
                          <a:custGeom>
                            <a:avLst/>
                            <a:gdLst/>
                            <a:ahLst/>
                            <a:cxnLst/>
                            <a:rect l="l" t="t" r="r" b="b"/>
                            <a:pathLst>
                              <a:path w="20320" h="17145">
                                <a:moveTo>
                                  <a:pt x="9855" y="0"/>
                                </a:moveTo>
                                <a:lnTo>
                                  <a:pt x="0" y="17069"/>
                                </a:lnTo>
                                <a:lnTo>
                                  <a:pt x="19710" y="17069"/>
                                </a:lnTo>
                                <a:lnTo>
                                  <a:pt x="9855" y="0"/>
                                </a:lnTo>
                                <a:close/>
                              </a:path>
                            </a:pathLst>
                          </a:custGeom>
                          <a:solidFill>
                            <a:srgbClr val="0000FF"/>
                          </a:solidFill>
                        </wps:spPr>
                        <wps:bodyPr wrap="square" lIns="0" tIns="0" rIns="0" bIns="0" rtlCol="0">
                          <a:prstTxWarp prst="textNoShape">
                            <a:avLst/>
                          </a:prstTxWarp>
                          <a:noAutofit/>
                        </wps:bodyPr>
                      </wps:wsp>
                      <wps:wsp>
                        <wps:cNvPr id="305" name="Graphic 305"/>
                        <wps:cNvSpPr/>
                        <wps:spPr>
                          <a:xfrm>
                            <a:off x="2491796" y="868203"/>
                            <a:ext cx="10795" cy="9525"/>
                          </a:xfrm>
                          <a:custGeom>
                            <a:avLst/>
                            <a:gdLst/>
                            <a:ahLst/>
                            <a:cxnLst/>
                            <a:rect l="l" t="t" r="r" b="b"/>
                            <a:pathLst>
                              <a:path w="10795" h="9525">
                                <a:moveTo>
                                  <a:pt x="5313" y="0"/>
                                </a:moveTo>
                                <a:lnTo>
                                  <a:pt x="0" y="9204"/>
                                </a:lnTo>
                                <a:lnTo>
                                  <a:pt x="10627" y="9204"/>
                                </a:lnTo>
                                <a:lnTo>
                                  <a:pt x="5313" y="0"/>
                                </a:lnTo>
                                <a:close/>
                              </a:path>
                            </a:pathLst>
                          </a:custGeom>
                          <a:ln w="5243">
                            <a:solidFill>
                              <a:srgbClr val="0000FF"/>
                            </a:solidFill>
                            <a:prstDash val="solid"/>
                          </a:ln>
                        </wps:spPr>
                        <wps:bodyPr wrap="square" lIns="0" tIns="0" rIns="0" bIns="0" rtlCol="0">
                          <a:prstTxWarp prst="textNoShape">
                            <a:avLst/>
                          </a:prstTxWarp>
                          <a:noAutofit/>
                        </wps:bodyPr>
                      </wps:wsp>
                      <wps:wsp>
                        <wps:cNvPr id="306" name="Graphic 306"/>
                        <wps:cNvSpPr/>
                        <wps:spPr>
                          <a:xfrm>
                            <a:off x="0" y="0"/>
                            <a:ext cx="2593975" cy="1470025"/>
                          </a:xfrm>
                          <a:custGeom>
                            <a:avLst/>
                            <a:gdLst/>
                            <a:ahLst/>
                            <a:cxnLst/>
                            <a:rect l="l" t="t" r="r" b="b"/>
                            <a:pathLst>
                              <a:path w="2593975" h="1470025">
                                <a:moveTo>
                                  <a:pt x="24307" y="1445518"/>
                                </a:moveTo>
                                <a:lnTo>
                                  <a:pt x="24307" y="0"/>
                                </a:lnTo>
                              </a:path>
                              <a:path w="2593975" h="1470025">
                                <a:moveTo>
                                  <a:pt x="24307" y="1407008"/>
                                </a:moveTo>
                                <a:lnTo>
                                  <a:pt x="0" y="1407008"/>
                                </a:lnTo>
                              </a:path>
                              <a:path w="2593975" h="1470025">
                                <a:moveTo>
                                  <a:pt x="24307" y="1211547"/>
                                </a:moveTo>
                                <a:lnTo>
                                  <a:pt x="0" y="1211547"/>
                                </a:lnTo>
                              </a:path>
                              <a:path w="2593975" h="1470025">
                                <a:moveTo>
                                  <a:pt x="24307" y="1015995"/>
                                </a:moveTo>
                                <a:lnTo>
                                  <a:pt x="0" y="1015995"/>
                                </a:lnTo>
                              </a:path>
                              <a:path w="2593975" h="1470025">
                                <a:moveTo>
                                  <a:pt x="24307" y="820534"/>
                                </a:moveTo>
                                <a:lnTo>
                                  <a:pt x="0" y="820534"/>
                                </a:lnTo>
                              </a:path>
                              <a:path w="2593975" h="1470025">
                                <a:moveTo>
                                  <a:pt x="24307" y="624983"/>
                                </a:moveTo>
                                <a:lnTo>
                                  <a:pt x="0" y="624983"/>
                                </a:lnTo>
                              </a:path>
                              <a:path w="2593975" h="1470025">
                                <a:moveTo>
                                  <a:pt x="24307" y="429522"/>
                                </a:moveTo>
                                <a:lnTo>
                                  <a:pt x="0" y="429522"/>
                                </a:lnTo>
                              </a:path>
                              <a:path w="2593975" h="1470025">
                                <a:moveTo>
                                  <a:pt x="24307" y="233970"/>
                                </a:moveTo>
                                <a:lnTo>
                                  <a:pt x="0" y="233970"/>
                                </a:lnTo>
                              </a:path>
                              <a:path w="2593975" h="1470025">
                                <a:moveTo>
                                  <a:pt x="24307" y="38418"/>
                                </a:moveTo>
                                <a:lnTo>
                                  <a:pt x="0" y="38418"/>
                                </a:lnTo>
                              </a:path>
                              <a:path w="2593975" h="1470025">
                                <a:moveTo>
                                  <a:pt x="24307" y="1445518"/>
                                </a:moveTo>
                                <a:lnTo>
                                  <a:pt x="2593884" y="1445518"/>
                                </a:lnTo>
                              </a:path>
                              <a:path w="2593975" h="1470025">
                                <a:moveTo>
                                  <a:pt x="120990" y="1445518"/>
                                </a:moveTo>
                                <a:lnTo>
                                  <a:pt x="120990" y="1469825"/>
                                </a:lnTo>
                              </a:path>
                              <a:path w="2593975" h="1470025">
                                <a:moveTo>
                                  <a:pt x="279398" y="1445518"/>
                                </a:moveTo>
                                <a:lnTo>
                                  <a:pt x="279398" y="1469825"/>
                                </a:lnTo>
                              </a:path>
                              <a:path w="2593975" h="1470025">
                                <a:moveTo>
                                  <a:pt x="437806" y="1445518"/>
                                </a:moveTo>
                                <a:lnTo>
                                  <a:pt x="437806" y="1469825"/>
                                </a:lnTo>
                              </a:path>
                              <a:path w="2593975" h="1470025">
                                <a:moveTo>
                                  <a:pt x="596214" y="1445518"/>
                                </a:moveTo>
                                <a:lnTo>
                                  <a:pt x="596214" y="1469825"/>
                                </a:lnTo>
                              </a:path>
                              <a:path w="2593975" h="1470025">
                                <a:moveTo>
                                  <a:pt x="754622" y="1445518"/>
                                </a:moveTo>
                                <a:lnTo>
                                  <a:pt x="754622" y="1469825"/>
                                </a:lnTo>
                              </a:path>
                              <a:path w="2593975" h="1470025">
                                <a:moveTo>
                                  <a:pt x="913030" y="1445518"/>
                                </a:moveTo>
                                <a:lnTo>
                                  <a:pt x="913030" y="1469825"/>
                                </a:lnTo>
                              </a:path>
                              <a:path w="2593975" h="1470025">
                                <a:moveTo>
                                  <a:pt x="1071438" y="1445518"/>
                                </a:moveTo>
                                <a:lnTo>
                                  <a:pt x="1071438" y="1469825"/>
                                </a:lnTo>
                              </a:path>
                              <a:path w="2593975" h="1470025">
                                <a:moveTo>
                                  <a:pt x="1229846" y="1445518"/>
                                </a:moveTo>
                                <a:lnTo>
                                  <a:pt x="1229846" y="1469825"/>
                                </a:lnTo>
                              </a:path>
                              <a:path w="2593975" h="1470025">
                                <a:moveTo>
                                  <a:pt x="1388254" y="1445518"/>
                                </a:moveTo>
                                <a:lnTo>
                                  <a:pt x="1388254" y="1469825"/>
                                </a:lnTo>
                              </a:path>
                              <a:path w="2593975" h="1470025">
                                <a:moveTo>
                                  <a:pt x="1546753" y="1445518"/>
                                </a:moveTo>
                                <a:lnTo>
                                  <a:pt x="1546753" y="1469825"/>
                                </a:lnTo>
                              </a:path>
                              <a:path w="2593975" h="1470025">
                                <a:moveTo>
                                  <a:pt x="1705161" y="1445518"/>
                                </a:moveTo>
                                <a:lnTo>
                                  <a:pt x="1705161" y="1469825"/>
                                </a:lnTo>
                              </a:path>
                              <a:path w="2593975" h="1470025">
                                <a:moveTo>
                                  <a:pt x="1863569" y="1445518"/>
                                </a:moveTo>
                                <a:lnTo>
                                  <a:pt x="1863569" y="1469825"/>
                                </a:lnTo>
                              </a:path>
                              <a:path w="2593975" h="1470025">
                                <a:moveTo>
                                  <a:pt x="2021977" y="1445518"/>
                                </a:moveTo>
                                <a:lnTo>
                                  <a:pt x="2021977" y="1469825"/>
                                </a:lnTo>
                              </a:path>
                              <a:path w="2593975" h="1470025">
                                <a:moveTo>
                                  <a:pt x="2180385" y="1445518"/>
                                </a:moveTo>
                                <a:lnTo>
                                  <a:pt x="2180385" y="1469825"/>
                                </a:lnTo>
                              </a:path>
                              <a:path w="2593975" h="1470025">
                                <a:moveTo>
                                  <a:pt x="2338793" y="1445518"/>
                                </a:moveTo>
                                <a:lnTo>
                                  <a:pt x="2338793" y="1469825"/>
                                </a:lnTo>
                              </a:path>
                              <a:path w="2593975" h="1470025">
                                <a:moveTo>
                                  <a:pt x="2497201" y="1445518"/>
                                </a:moveTo>
                                <a:lnTo>
                                  <a:pt x="2497201" y="1469825"/>
                                </a:lnTo>
                              </a:path>
                            </a:pathLst>
                          </a:custGeom>
                          <a:ln w="34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1AE7FC" id="Group 222" o:spid="_x0000_s1026" style="position:absolute;margin-left:326.35pt;margin-top:-1.05pt;width:204.45pt;height:115.75pt;z-index:15739392;mso-wrap-distance-left:0;mso-wrap-distance-right:0;mso-position-horizontal-relative:page" coordsize="25965,1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">
                <v:shape id="Graphic 223" o:spid="_x0000_s1027" style="position:absolute;left:243;top:14070;width:25520;height:12;visibility:visible;mso-wrap-style:square;v-text-anchor:top" coordsize="255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" path="m,l2552006,e" filled="f" strokecolor="#f0f0f0" strokeweight=".14564mm">
                  <v:stroke dashstyle="3 1"/>
                  <v:path arrowok="t"/>
                </v:shape>
                <v:shape id="Graphic 224" o:spid="_x0000_s1028" style="position:absolute;left:243;top:12115;width:25698;height:1956;visibility:visible;mso-wrap-style:square;v-text-anchor:top" coordsize="256984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" path="m2569486,195460r91,em,l34958,e" filled="f" strokecolor="#f0f0f0" strokeweight=".14564mm">
                  <v:path arrowok="t"/>
                </v:shape>
                <v:shape id="Graphic 225" o:spid="_x0000_s1029" style="position:absolute;left:767;top:12115;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" path="m,l2499568,e" filled="f" strokecolor="#f0f0f0" strokeweight=".14564mm">
                  <v:stroke dashstyle="3 1"/>
                  <v:path arrowok="t"/>
                </v:shape>
                <v:shape id="Graphic 226" o:spid="_x0000_s1030" style="position:absolute;left:243;top:10159;width:25698;height:1956;visibility:visible;mso-wrap-style:square;v-text-anchor:top" coordsize="256984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" path="m2569486,195551r91,em,l34958,e" filled="f" strokecolor="#f0f0f0" strokeweight=".14564mm">
                  <v:path arrowok="t"/>
                </v:shape>
                <v:shape id="Graphic 227" o:spid="_x0000_s1031" style="position:absolute;left:767;top:10159;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" path="m,l2499568,e" filled="f" strokecolor="#f0f0f0" strokeweight=".14564mm">
                  <v:stroke dashstyle="3 1"/>
                  <v:path arrowok="t"/>
                </v:shape>
                <v:shape id="Graphic 228" o:spid="_x0000_s1032" style="position:absolute;left:243;top:8205;width:25698;height:1956;visibility:visible;mso-wrap-style:square;v-text-anchor:top" coordsize="256984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" path="m2569486,195460r91,em,l34958,e" filled="f" strokecolor="#f0f0f0" strokeweight=".14564mm">
                  <v:path arrowok="t"/>
                </v:shape>
                <v:shape id="Graphic 229" o:spid="_x0000_s1033" style="position:absolute;left:767;top:8205;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" path="m,l2499568,e" filled="f" strokecolor="#f0f0f0" strokeweight=".14564mm">
                  <v:stroke dashstyle="3 1"/>
                  <v:path arrowok="t"/>
                </v:shape>
                <v:shape id="Graphic 230" o:spid="_x0000_s1034" style="position:absolute;left:243;top:6249;width:25698;height:1956;visibility:visible;mso-wrap-style:square;v-text-anchor:top" coordsize="256984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" path="m2569486,195551r91,em,l34958,e" filled="f" strokecolor="#f0f0f0" strokeweight=".14564mm">
                  <v:path arrowok="t"/>
                </v:shape>
                <v:shape id="Graphic 231" o:spid="_x0000_s1035" style="position:absolute;left:767;top:6249;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" path="m,l2499568,e" filled="f" strokecolor="#f0f0f0" strokeweight=".14564mm">
                  <v:stroke dashstyle="3 1"/>
                  <v:path arrowok="t"/>
                </v:shape>
                <v:shape id="Graphic 232" o:spid="_x0000_s1036" style="position:absolute;left:243;top:4295;width:25698;height:1956;visibility:visible;mso-wrap-style:square;v-text-anchor:top" coordsize="256984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" path="m2569486,195460r91,em,l34958,e" filled="f" strokecolor="#f0f0f0" strokeweight=".14564mm">
                  <v:path arrowok="t"/>
                </v:shape>
                <v:shape id="Graphic 233" o:spid="_x0000_s1037" style="position:absolute;left:767;top:4295;width:25000;height:12;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" path="m,l2499568,e" filled="f" strokecolor="#f0f0f0" strokeweight=".14564mm">
                  <v:stroke dashstyle="3 1"/>
                  <v:path arrowok="t"/>
                </v:shape>
                <v:shape id="Graphic 234" o:spid="_x0000_s1038" style="position:absolute;left:243;top:2339;width:25698;height:1956;visibility:visible;mso-wrap-style:square;v-text-anchor:top" coordsize="256984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" path="m2569486,195551r91,em,l34958,e" filled="f" strokecolor="#f0f0f0" strokeweight=".14564mm">
                  <v:path arrowok="t"/>
                </v:shape>
                <v:shape id="Graphic 235" o:spid="_x0000_s1039" style="position:absolute;left:767;top:2339;width:25000;height:13;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" path="m,l2499568,e" filled="f" strokecolor="#f0f0f0" strokeweight=".14564mm">
                  <v:stroke dashstyle="3 1"/>
                  <v:path arrowok="t"/>
                </v:shape>
                <v:shape id="Graphic 236" o:spid="_x0000_s1040" style="position:absolute;left:243;top:384;width:25698;height:1955;visibility:visible;mso-wrap-style:square;v-text-anchor:top" coordsize="256984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" path="m2569486,195551r91,em,l34958,e" filled="f" strokecolor="#f0f0f0" strokeweight=".14564mm">
                  <v:path arrowok="t"/>
                </v:shape>
                <v:shape id="Graphic 237" o:spid="_x0000_s1041" style="position:absolute;left:767;top:384;width:25000;height:12;visibility:visible;mso-wrap-style:square;v-text-anchor:top" coordsize="2499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" path="m,l2499568,e" filled="f" strokecolor="#f0f0f0" strokeweight=".14564mm">
                  <v:stroke dashstyle="3 1"/>
                  <v:path arrowok="t"/>
                </v:shape>
                <v:shape id="Graphic 238" o:spid="_x0000_s1042" style="position:absolute;left:1209;top:384;width:24734;height:14071;visibility:visible;mso-wrap-style:square;v-text-anchor:top" coordsize="2473325,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" path="m2472802,r91,em,1407099r,-34959e" filled="f" strokecolor="#f0f0f0" strokeweight=".14564mm">
                  <v:path arrowok="t"/>
                </v:shape>
                <v:shape id="Graphic 239" o:spid="_x0000_s1043" style="position:absolute;left:1209;width:23768;height:14458;visibility:visible;mso-wrap-style:square;v-text-anchor:top" coordsize="2376805,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" path="m,l,1393079em158407,r,1445518em316815,r,1445518em475223,r,1445518em633631,r,1445518em792039,r,1445518em950447,r,1445518em1108855,r,1445518em1267263,r,1445518em1425762,r,1445518em1584170,r,1445518em1742578,r,1445518em1900986,r,1445518em2059394,r,1445518em2217802,r,1445518em2376210,r,1445518e" filled="f" strokecolor="#f0f0f0" strokeweight=".14564mm">
                  <v:stroke dashstyle="3 1"/>
                  <v:path arrowok="t"/>
                </v:shape>
                <v:shape id="Graphic 240" o:spid="_x0000_s1044" style="position:absolute;left:9922;width:13;height:14458;visibility:visible;mso-wrap-style:square;v-text-anchor:top" coordsize="1270,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" path="m,l,1445518e" filled="f" strokecolor="yellow" strokeweight=".07281mm">
                  <v:stroke dashstyle="longDash"/>
                  <v:path arrowok="t"/>
                </v:shape>
                <v:shape id="Graphic 241" o:spid="_x0000_s1045" style="position:absolute;left:243;top:6249;width:25698;height:13;visibility:visible;mso-wrap-style:square;v-text-anchor:top" coordsize="2569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" path="m,l2569577,e" filled="f" strokecolor="#7f7f7f" strokeweight=".07281mm">
                  <v:path arrowok="t"/>
                </v:shape>
                <v:shape id="Graphic 242" o:spid="_x0000_s1046" style="position:absolute;left:1209;top:2226;width:13;height:6522;visibility:visible;mso-wrap-style:square;v-text-anchor:top" coordsize="1270,65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" path="m,l,651930e" filled="f" strokecolor="blue" strokeweight=".07281mm">
                  <v:path arrowok="t"/>
                </v:shape>
                <v:shape id="Graphic 243" o:spid="_x0000_s1047" style="position:absolute;left:1118;top:2226;width:185;height:6522;visibility:visible;mso-wrap-style:square;v-text-anchor:top" coordsize="18415,65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" path="m,651930r18207,em,l18207,e" filled="f" strokecolor="blue" strokeweight=".07281mm">
                  <v:path arrowok="t"/>
                </v:shape>
                <v:shape id="Graphic 244" o:spid="_x0000_s1048" style="position:absolute;left:2793;top:5424;width:13;height:6286;visibility:visible;mso-wrap-style:square;v-text-anchor:top" coordsize="127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" path="m,l,628078e" filled="f" strokecolor="blue" strokeweight=".07281mm">
                  <v:path arrowok="t"/>
                </v:shape>
                <v:shape id="Graphic 245" o:spid="_x0000_s1049" style="position:absolute;left:2702;top:5424;width:185;height:6286;visibility:visible;mso-wrap-style:square;v-text-anchor:top" coordsize="1841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" path="m,628078r18207,em,l18207,e" filled="f" strokecolor="blue" strokeweight=".07281mm">
                  <v:path arrowok="t"/>
                </v:shape>
                <v:shape id="Graphic 246" o:spid="_x0000_s1050" style="position:absolute;left:4378;top:7388;width:12;height:6617;visibility:visible;mso-wrap-style:square;v-text-anchor:top" coordsize="1270,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" path="m,l,661489e" filled="f" strokecolor="blue" strokeweight=".07281mm">
                  <v:path arrowok="t"/>
                </v:shape>
                <v:shape id="Graphic 247" o:spid="_x0000_s1051" style="position:absolute;left:4287;top:7388;width:184;height:6617;visibility:visible;mso-wrap-style:square;v-text-anchor:top" coordsize="18415,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" path="m,661489r18207,em,l18207,e" filled="f" strokecolor="blue" strokeweight=".07281mm">
                  <v:path arrowok="t"/>
                </v:shape>
                <v:shape id="Graphic 248" o:spid="_x0000_s1052" style="position:absolute;left:5962;top:6169;width:12;height:6166;visibility:visible;mso-wrap-style:square;v-text-anchor:top" coordsize="1270,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" path="m,l,616243e" filled="f" strokecolor="blue" strokeweight=".07281mm">
                  <v:path arrowok="t"/>
                </v:shape>
                <v:shape id="Graphic 249" o:spid="_x0000_s1053" style="position:absolute;left:5871;top:6169;width:184;height:6166;visibility:visible;mso-wrap-style:square;v-text-anchor:top" coordsize="18415,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" path="m,616243r18207,em,l18207,e" filled="f" strokecolor="blue" strokeweight=".07281mm">
                  <v:path arrowok="t"/>
                </v:shape>
                <v:shape id="Graphic 250" o:spid="_x0000_s1054" style="position:absolute;left:7546;top:5407;width:12;height:5804;visibility:visible;mso-wrap-style:square;v-text-anchor:top" coordsize="1270,5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" path="m,l,580009e" filled="f" strokecolor="blue" strokeweight=".07281mm">
                  <v:path arrowok="t"/>
                </v:shape>
                <v:shape id="Graphic 251" o:spid="_x0000_s1055" style="position:absolute;left:7455;top:5407;width:184;height:5804;visibility:visible;mso-wrap-style:square;v-text-anchor:top" coordsize="18415,5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" path="m,580009r18207,em,l18207,e" filled="f" strokecolor="blue" strokeweight=".07281mm">
                  <v:path arrowok="t"/>
                </v:shape>
                <v:shape id="Graphic 252" o:spid="_x0000_s1056" style="position:absolute;left:9117;top:623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" path="m,1310l383,383,1310,r927,383l2621,1310r-384,927l1310,2621,383,2237,,1310xe" fillcolor="blue" stroked="f">
                  <v:path arrowok="t"/>
                </v:shape>
                <v:shape id="Graphic 253" o:spid="_x0000_s1057" style="position:absolute;left:9039;top:6249;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" path="m,l18207,em,l18207,e" filled="f" strokecolor="blue" strokeweight=".07281mm">
                  <v:path arrowok="t"/>
                </v:shape>
                <v:shape id="Graphic 254" o:spid="_x0000_s1058" style="position:absolute;left:10714;top:3870;width:13;height:6077;visibility:visible;mso-wrap-style:square;v-text-anchor:top" coordsize="1270,60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" path="m,l,607321e" filled="f" strokecolor="blue" strokeweight=".07281mm">
                  <v:path arrowok="t"/>
                </v:shape>
                <v:shape id="Graphic 255" o:spid="_x0000_s1059" style="position:absolute;left:10623;top:3870;width:184;height:6077;visibility:visible;mso-wrap-style:square;v-text-anchor:top" coordsize="18415,60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" path="m,607321r18207,em,l18207,e" filled="f" strokecolor="blue" strokeweight=".07281mm">
                  <v:path arrowok="t"/>
                </v:shape>
                <v:shape id="Graphic 256" o:spid="_x0000_s1060" style="position:absolute;left:12298;top:5793;width:13;height:6280;visibility:visible;mso-wrap-style:square;v-text-anchor:top" coordsize="1270,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" path="m,l,627805e" filled="f" strokecolor="blue" strokeweight=".07281mm">
                  <v:path arrowok="t"/>
                </v:shape>
                <v:shape id="Graphic 257" o:spid="_x0000_s1061" style="position:absolute;left:12207;top:5793;width:184;height:6280;visibility:visible;mso-wrap-style:square;v-text-anchor:top" coordsize="1841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" path="m,627805r18207,em,l18207,e" filled="f" strokecolor="blue" strokeweight=".07281mm">
                  <v:path arrowok="t"/>
                </v:shape>
                <v:shape id="Graphic 258" o:spid="_x0000_s1062" style="position:absolute;left:13882;top:7216;width:13;height:5912;visibility:visible;mso-wrap-style:square;v-text-anchor:top" coordsize="1270,59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" path="m,l,590661e" filled="f" strokecolor="blue" strokeweight=".07281mm">
                  <v:path arrowok="t"/>
                </v:shape>
                <v:shape id="Graphic 259" o:spid="_x0000_s1063" style="position:absolute;left:13791;top:7216;width:184;height:5912;visibility:visible;mso-wrap-style:square;v-text-anchor:top" coordsize="18415,59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" path="m,590661r18207,em,l18207,e" filled="f" strokecolor="blue" strokeweight=".07281mm">
                  <v:path arrowok="t"/>
                </v:shape>
                <v:shape id="Graphic 260" o:spid="_x0000_s1064" style="position:absolute;left:15467;top:5684;width:13;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" path="m,l,596578e" filled="f" strokecolor="blue" strokeweight=".07281mm">
                  <v:path arrowok="t"/>
                </v:shape>
                <v:shape id="Graphic 261" o:spid="_x0000_s1065" style="position:absolute;left:15376;top:5684;width:184;height:5969;visibility:visible;mso-wrap-style:square;v-text-anchor:top" coordsize="1841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" path="m,596578r18207,em,l18207,e" filled="f" strokecolor="blue" strokeweight=".07281mm">
                  <v:path arrowok="t"/>
                </v:shape>
                <v:shape id="Graphic 262" o:spid="_x0000_s1066" style="position:absolute;left:17051;top:4618;width:13;height:6077;visibility:visible;mso-wrap-style:square;v-text-anchor:top" coordsize="1270,60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" path="m,l,607139e" filled="f" strokecolor="blue" strokeweight=".07281mm">
                  <v:path arrowok="t"/>
                </v:shape>
                <v:shape id="Graphic 263" o:spid="_x0000_s1067" style="position:absolute;left:16960;top:4618;width:184;height:6077;visibility:visible;mso-wrap-style:square;v-text-anchor:top" coordsize="18415,60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" path="m,607139r18207,em,l18207,e" filled="f" strokecolor="blue" strokeweight=".07281mm">
                  <v:path arrowok="t"/>
                </v:shape>
                <v:shape id="Graphic 264" o:spid="_x0000_s1068" style="position:absolute;left:18635;top:7901;width:13;height:5848;visibility:visible;mso-wrap-style:square;v-text-anchor:top" coordsize="1270,58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" path="m,l,584470e" filled="f" strokecolor="blue" strokeweight=".07281mm">
                  <v:path arrowok="t"/>
                </v:shape>
                <v:shape id="Graphic 265" o:spid="_x0000_s1069" style="position:absolute;left:18544;top:7901;width:184;height:5848;visibility:visible;mso-wrap-style:square;v-text-anchor:top" coordsize="18415,58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" path="m,584470r18207,em,l18207,e" filled="f" strokecolor="blue" strokeweight=".07281mm">
                  <v:path arrowok="t"/>
                </v:shape>
                <v:shape id="Graphic 266" o:spid="_x0000_s1070" style="position:absolute;left:20219;top:6073;width:13;height:5969;visibility:visible;mso-wrap-style:square;v-text-anchor:top" coordsize="127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" path="m,l,596760e" filled="f" strokecolor="blue" strokeweight=".07281mm">
                  <v:path arrowok="t"/>
                </v:shape>
                <v:shape id="Graphic 267" o:spid="_x0000_s1071" style="position:absolute;left:20128;top:6073;width:184;height:5969;visibility:visible;mso-wrap-style:square;v-text-anchor:top" coordsize="1841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" path="m,596760r18207,em,l18207,e" filled="f" strokecolor="blue" strokeweight=".07281mm">
                  <v:path arrowok="t"/>
                </v:shape>
                <v:shape id="Graphic 268" o:spid="_x0000_s1072" style="position:absolute;left:21803;top:5677;width:13;height:5746;visibility:visible;mso-wrap-style:square;v-text-anchor:top" coordsize="127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" path="m,l,574456e" filled="f" strokecolor="blue" strokeweight=".07281mm">
                  <v:path arrowok="t"/>
                </v:shape>
                <v:shape id="Graphic 269" o:spid="_x0000_s1073" style="position:absolute;left:21712;top:5677;width:184;height:5746;visibility:visible;mso-wrap-style:square;v-text-anchor:top" coordsize="18415,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" path="m,574456r18207,em,l18207,e" filled="f" strokecolor="blue" strokeweight=".07281mm">
                  <v:path arrowok="t"/>
                </v:shape>
                <v:shape id="Graphic 270" o:spid="_x0000_s1074" style="position:absolute;left:23387;top:6810;width:13;height:5918;visibility:visible;mso-wrap-style:square;v-text-anchor:top" coordsize="127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" path="m,l,591480e" filled="f" strokecolor="blue" strokeweight=".07281mm">
                  <v:path arrowok="t"/>
                </v:shape>
                <v:shape id="Graphic 271" o:spid="_x0000_s1075" style="position:absolute;left:23296;top:6810;width:185;height:5918;visibility:visible;mso-wrap-style:square;v-text-anchor:top" coordsize="1841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" path="m,591480r18207,em,l18207,e" filled="f" strokecolor="blue" strokeweight=".07281mm">
                  <v:path arrowok="t"/>
                </v:shape>
                <v:shape id="Graphic 272" o:spid="_x0000_s1076" style="position:absolute;left:24972;top:5658;width:12;height:6173;visibility:visible;mso-wrap-style:square;v-text-anchor:top" coordsize="1270,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" path="m,l,616880e" filled="f" strokecolor="blue" strokeweight=".07281mm">
                  <v:path arrowok="t"/>
                </v:shape>
                <v:shape id="Graphic 273" o:spid="_x0000_s1077" style="position:absolute;left:24880;top:5658;width:185;height:6173;visibility:visible;mso-wrap-style:square;v-text-anchor:top" coordsize="1841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" path="m,616880r18207,em,l18207,e" filled="f" strokecolor="blue" strokeweight=".07281mm">
                  <v:path arrowok="t"/>
                </v:shape>
                <v:shape id="Graphic 274" o:spid="_x0000_s1078" style="position:absolute;left:1110;top:5373;width:203;height:171;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" path="m9855,l,17069r19710,l9855,xe" fillcolor="blue" stroked="f">
                  <v:path arrowok="t"/>
                </v:shape>
                <v:shape id="Graphic 275" o:spid="_x0000_s1079" style="position:absolute;left:1155;top:5425;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" path="m5313,l,9204r10627,l5313,xe" filled="f" strokecolor="blue" strokeweight=".14564mm">
                  <v:path arrowok="t"/>
                </v:shape>
                <v:shape id="Graphic 276" o:spid="_x0000_s1080" style="position:absolute;left:2694;top:8451;width:203;height:171;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" path="m9855,l,17069r19710,l9855,xe" fillcolor="blue" stroked="f">
                  <v:path arrowok="t"/>
                </v:shape>
                <v:shape id="Graphic 277" o:spid="_x0000_s1081" style="position:absolute;left:2739;top:8503;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" path="m5313,l,9204r10627,l5313,xe" filled="f" strokecolor="blue" strokeweight=".14564mm">
                  <v:path arrowok="t"/>
                </v:shape>
                <v:shape id="Graphic 278" o:spid="_x0000_s1082" style="position:absolute;left:4278;top:10582;width:203;height:171;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" path="m9855,l,17069r19710,l9855,xe" fillcolor="blue" stroked="f">
                  <v:path arrowok="t"/>
                </v:shape>
                <v:shape id="Graphic 279" o:spid="_x0000_s1083" style="position:absolute;left:4324;top:10634;width:107;height:96;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" path="m5313,l,9204r10627,l5313,xe" filled="f" strokecolor="blue" strokeweight=".14564mm">
                  <v:path arrowok="t"/>
                </v:shape>
                <v:shape id="Graphic 280" o:spid="_x0000_s1084" style="position:absolute;left:5863;top:9137;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" path="m9855,l,17069r19710,l9855,xe" fillcolor="blue" stroked="f">
                  <v:path arrowok="t"/>
                </v:shape>
                <v:shape id="Graphic 281" o:spid="_x0000_s1085" style="position:absolute;left:5909;top:9190;width:107;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" path="m5313,l,9204r10627,l5313,xe" filled="f" strokecolor="blue" strokeweight=".14564mm">
                  <v:path arrowok="t"/>
                </v:shape>
                <v:shape id="Graphic 282" o:spid="_x0000_s1086" style="position:absolute;left:7447;top:8194;width:203;height:171;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" path="m9855,l,17069r19710,l9855,xe" fillcolor="blue" stroked="f">
                  <v:path arrowok="t"/>
                </v:shape>
                <v:shape id="Graphic 283" o:spid="_x0000_s1087" style="position:absolute;left:7493;top:8246;width:108;height:96;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" path="m5313,l,9204r10627,l5313,xe" filled="f" strokecolor="blue" strokeweight=".14564mm">
                  <v:path arrowok="t"/>
                </v:shape>
                <v:shape id="Graphic 284" o:spid="_x0000_s1088" style="position:absolute;left:9031;top:6136;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" path="m9855,l,17069r19710,l9855,xe" fillcolor="blue" stroked="f">
                  <v:path arrowok="t"/>
                </v:shape>
                <v:shape id="Graphic 285" o:spid="_x0000_s1089" style="position:absolute;left:9077;top:6189;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" path="m5313,l,9204r10627,l5313,xe" filled="f" strokecolor="blue" strokeweight=".14564mm">
                  <v:path arrowok="t"/>
                </v:shape>
                <v:shape id="Graphic 286" o:spid="_x0000_s1090" style="position:absolute;left:10615;top:6793;width:204;height:171;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" path="m9855,l,17069r19710,l9855,xe" fillcolor="blue" stroked="f">
                  <v:path arrowok="t"/>
                </v:shape>
                <v:shape id="Graphic 287" o:spid="_x0000_s1091" style="position:absolute;left:10661;top:6845;width:108;height:96;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" path="m5313,l,9204r10627,l5313,xe" filled="f" strokecolor="blue" strokeweight=".14564mm">
                  <v:path arrowok="t"/>
                </v:shape>
                <v:shape id="Graphic 288" o:spid="_x0000_s1092" style="position:absolute;left:12199;top:8818;width:204;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" path="m9855,l,17069r19710,l9855,xe" fillcolor="blue" stroked="f">
                  <v:path arrowok="t"/>
                </v:shape>
                <v:shape id="Graphic 289" o:spid="_x0000_s1093" style="position:absolute;left:12245;top:8871;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" path="m5313,l,9204r10627,l5313,xe" filled="f" strokecolor="blue" strokeweight=".14564mm">
                  <v:path arrowok="t"/>
                </v:shape>
                <v:shape id="Graphic 290" o:spid="_x0000_s1094" style="position:absolute;left:13783;top:10057;width:204;height:171;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" path="m9855,l,17069r19710,l9855,xe" fillcolor="blue" stroked="f">
                  <v:path arrowok="t"/>
                </v:shape>
                <v:shape id="Graphic 291" o:spid="_x0000_s1095" style="position:absolute;left:13829;top:10109;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" path="m5313,l,9204r10627,l5313,xe" filled="f" strokecolor="blue" strokeweight=".14564mm">
                  <v:path arrowok="t"/>
                </v:shape>
                <v:shape id="Graphic 292" o:spid="_x0000_s1096" style="position:absolute;left:15368;top:8554;width:203;height:171;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" path="m9855,l,17069r19710,l9855,xe" fillcolor="blue" stroked="f">
                  <v:path arrowok="t"/>
                </v:shape>
                <v:shape id="Graphic 293" o:spid="_x0000_s1097" style="position:absolute;left:15413;top:8606;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" path="m5313,l,9204r10627,l5313,xe" filled="f" strokecolor="blue" strokeweight=".14564mm">
                  <v:path arrowok="t"/>
                </v:shape>
                <v:shape id="Graphic 294" o:spid="_x0000_s1098" style="position:absolute;left:16952;top:7540;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" path="m9855,l,17069r19710,l9855,xe" fillcolor="blue" stroked="f">
                  <v:path arrowok="t"/>
                </v:shape>
                <v:shape id="Graphic 295" o:spid="_x0000_s1099" style="position:absolute;left:16997;top:7593;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" path="m5313,l,9204r10627,l5313,xe" filled="f" strokecolor="blue" strokeweight=".14564mm">
                  <v:path arrowok="t"/>
                </v:shape>
                <v:shape id="Graphic 296" o:spid="_x0000_s1100" style="position:absolute;left:18536;top:10709;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" path="m9855,l,17069r19710,l9855,xe" fillcolor="blue" stroked="f">
                  <v:path arrowok="t"/>
                </v:shape>
                <v:shape id="Graphic 297" o:spid="_x0000_s1101" style="position:absolute;left:18581;top:10762;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" path="m5313,l,9204r10627,l5313,xe" filled="f" strokecolor="blue" strokeweight=".14564mm">
                  <v:path arrowok="t"/>
                </v:shape>
                <v:shape id="Graphic 298" o:spid="_x0000_s1102" style="position:absolute;left:20120;top:8943;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" path="m9855,l,17069r19710,l9855,xe" fillcolor="blue" stroked="f">
                  <v:path arrowok="t"/>
                </v:shape>
                <v:shape id="Graphic 299" o:spid="_x0000_s1103" style="position:absolute;left:20165;top:8996;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" path="m5313,l,9204r10627,l5313,xe" filled="f" strokecolor="blue" strokeweight=".14564mm">
                  <v:path arrowok="t"/>
                </v:shape>
                <v:shape id="Graphic 300" o:spid="_x0000_s1104" style="position:absolute;left:21704;top:8436;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" path="m9855,l,17069r19710,l9855,xe" fillcolor="blue" stroked="f">
                  <v:path arrowok="t"/>
                </v:shape>
                <v:shape id="Graphic 301" o:spid="_x0000_s1105" style="position:absolute;left:21749;top:8489;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" path="m5313,l,9204r10627,l5313,xe" filled="f" strokecolor="blue" strokeweight=".14564mm">
                  <v:path arrowok="t"/>
                </v:shape>
                <v:shape id="Graphic 302" o:spid="_x0000_s1106" style="position:absolute;left:23288;top:9654;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" path="m9855,l,17069r19710,l9855,xe" fillcolor="blue" stroked="f">
                  <v:path arrowok="t"/>
                </v:shape>
                <v:shape id="Graphic 303" o:spid="_x0000_s1107" style="position:absolute;left:23333;top:9707;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" path="m5313,l,9204r10627,l5313,xe" filled="f" strokecolor="blue" strokeweight=".14564mm">
                  <v:path arrowok="t"/>
                </v:shape>
                <v:shape id="Graphic 304" o:spid="_x0000_s1108" style="position:absolute;left:24872;top:8629;width:203;height:172;visibility:visible;mso-wrap-style:square;v-text-anchor:top" coordsize="203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" path="m9855,l,17069r19710,l9855,xe" fillcolor="blue" stroked="f">
                  <v:path arrowok="t"/>
                </v:shape>
                <v:shape id="Graphic 305" o:spid="_x0000_s1109" style="position:absolute;left:24917;top:8682;width:108;height:95;visibility:visible;mso-wrap-style:square;v-text-anchor:top" coordsize="107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" path="m5313,l,9204r10627,l5313,xe" filled="f" strokecolor="blue" strokeweight=".14564mm">
                  <v:path arrowok="t"/>
                </v:shape>
                <v:shape id="Graphic 306" o:spid="_x0000_s1110" style="position:absolute;width:25939;height:14700;visibility:visible;mso-wrap-style:square;v-text-anchor:top" coordsize="2593975,147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" path="m24307,1445518l24307,em24307,1407008r-24307,em24307,1211547r-24307,em24307,1015995r-24307,em24307,820534l,820534em24307,624983l,624983em24307,429522l,429522em24307,233970l,233970em24307,38418l,38418em24307,1445518r2569577,em120990,1445518r,24307em279398,1445518r,24307em437806,1445518r,24307em596214,1445518r,24307em754622,1445518r,24307em913030,1445518r,24307em1071438,1445518r,24307em1229846,1445518r,24307em1388254,1445518r,24307em1546753,1445518r,24307em1705161,1445518r,24307em1863569,1445518r,24307em2021977,1445518r,24307em2180385,1445518r,24307em2338793,1445518r,24307em2497201,1445518r,24307e" filled="f" strokeweight=".09708mm">
                  <v:path arrowok="t"/>
                </v:shape>
                <w10:wrap anchorx="page"/>
              </v:group>
            </w:pict>
          </mc:Fallback>
        </mc:AlternateContent>
      </w:r>
      <w:r>
        <w:rPr>
          <w:rFonts w:ascii="Arial MT"/>
          <w:spacing w:val="-5"/>
          <w:w w:val="110"/>
          <w:sz w:val="7"/>
        </w:rPr>
        <w:t>15</w:t>
      </w:r>
    </w:p>
    <w:p w14:paraId="72912FF5" w14:textId="77777777" w:rsidR="006F1B3D" w:rsidRDefault="00EC25F2" w:rsidP="008C7539">
      <w:pPr>
        <w:suppressAutoHyphens/>
        <w:spacing w:before="34"/>
        <w:ind w:right="9320"/>
        <w:jc w:val="center"/>
        <w:rPr>
          <w:rFonts w:ascii="Arial MT"/>
          <w:sz w:val="7"/>
        </w:rPr>
      </w:pPr>
      <w:r>
        <w:rPr>
          <w:rFonts w:ascii="Arial MT"/>
          <w:noProof/>
          <w:sz w:val="7"/>
        </w:rPr>
        <mc:AlternateContent>
          <mc:Choice Requires="wps">
            <w:drawing>
              <wp:anchor distT="0" distB="0" distL="0" distR="0" simplePos="0" relativeHeight="15739904" behindDoc="0" locked="0" layoutInCell="1" allowOverlap="1" wp14:anchorId="1A21884C" wp14:editId="13767858">
                <wp:simplePos x="0" y="0"/>
                <wp:positionH relativeFrom="page">
                  <wp:posOffset>984250</wp:posOffset>
                </wp:positionH>
                <wp:positionV relativeFrom="paragraph">
                  <wp:posOffset>14605</wp:posOffset>
                </wp:positionV>
                <wp:extent cx="127000" cy="1061085"/>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061085"/>
                        </a:xfrm>
                        <a:prstGeom prst="rect">
                          <a:avLst/>
                        </a:prstGeom>
                      </wps:spPr>
                      <wps:txbx>
                        <w:txbxContent>
                          <w:p w14:paraId="2731D5D1" w14:textId="77777777" w:rsidR="00B74441" w:rsidRDefault="00B74441">
                            <w:pPr>
                              <w:spacing w:before="22"/>
                              <w:ind w:left="20"/>
                              <w:rPr>
                                <w:rFonts w:ascii="Arial MT"/>
                                <w:sz w:val="9"/>
                              </w:rPr>
                            </w:pPr>
                            <w:r>
                              <w:rPr>
                                <w:rFonts w:ascii="Arial MT"/>
                                <w:w w:val="105"/>
                                <w:sz w:val="9"/>
                              </w:rPr>
                              <w:t xml:space="preserve">Mortality </w:t>
                            </w:r>
                            <w:ins w:id="2366" w:author="Editor" w:date="2026-09-13T17:11:00Z">
                              <w:r>
                                <w:rPr>
                                  <w:rFonts w:ascii="Arial MT"/>
                                  <w:w w:val="105"/>
                                  <w:sz w:val="9"/>
                                </w:rPr>
                                <w:t>r</w:t>
                              </w:r>
                            </w:ins>
                            <w:del w:id="2367" w:author="Editor" w:date="2026-09-13T17:11:00Z">
                              <w:r w:rsidDel="00EC25F2">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368" w:author="Editor" w:date="2026-09-13T17:11:00Z">
                              <w:r>
                                <w:rPr>
                                  <w:rFonts w:ascii="Arial MT"/>
                                  <w:spacing w:val="-2"/>
                                  <w:w w:val="105"/>
                                  <w:sz w:val="9"/>
                                </w:rPr>
                                <w:t xml:space="preserve"> persons</w:t>
                              </w:r>
                            </w:ins>
                            <w:r>
                              <w:rPr>
                                <w:rFonts w:ascii="Arial MT"/>
                                <w:spacing w:val="-2"/>
                                <w:w w:val="105"/>
                                <w:sz w:val="9"/>
                              </w:rPr>
                              <w:t>)</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A21884C" id="Textbox 307" o:spid="_x0000_s1046" type="#_x0000_t202" style="position:absolute;left:0;text-align:left;margin-left:77.5pt;margin-top:1.15pt;width:10pt;height:83.55pt;z-index:1573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" filled="f" stroked="f">
                <v:textbox style="layout-flow:vertical;mso-layout-flow-alt:bottom-to-top" inset="0,0,0,0">
                  <w:txbxContent>
                    <w:p w14:paraId="2731D5D1" w14:textId="77777777" w:rsidR="00B74441" w:rsidRDefault="00B74441">
                      <w:pPr>
                        <w:spacing w:before="22"/>
                        <w:ind w:left="20"/>
                        <w:rPr>
                          <w:rFonts w:ascii="Arial MT"/>
                          <w:sz w:val="9"/>
                        </w:rPr>
                      </w:pPr>
                      <w:r>
                        <w:rPr>
                          <w:rFonts w:ascii="Arial MT"/>
                          <w:w w:val="105"/>
                          <w:sz w:val="9"/>
                        </w:rPr>
                        <w:t xml:space="preserve">Mortality </w:t>
                      </w:r>
                      <w:ins w:id="2369" w:author="Editor" w:date="2026-09-13T17:11:00Z">
                        <w:r>
                          <w:rPr>
                            <w:rFonts w:ascii="Arial MT"/>
                            <w:w w:val="105"/>
                            <w:sz w:val="9"/>
                          </w:rPr>
                          <w:t>r</w:t>
                        </w:r>
                      </w:ins>
                      <w:del w:id="2370" w:author="Editor" w:date="2026-09-13T17:11:00Z">
                        <w:r w:rsidDel="00EC25F2">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371" w:author="Editor" w:date="2026-09-13T17:11:00Z">
                        <w:r>
                          <w:rPr>
                            <w:rFonts w:ascii="Arial MT"/>
                            <w:spacing w:val="-2"/>
                            <w:w w:val="105"/>
                            <w:sz w:val="9"/>
                          </w:rPr>
                          <w:t xml:space="preserve"> persons</w:t>
                        </w:r>
                      </w:ins>
                      <w:r>
                        <w:rPr>
                          <w:rFonts w:ascii="Arial MT"/>
                          <w:spacing w:val="-2"/>
                          <w:w w:val="105"/>
                          <w:sz w:val="9"/>
                        </w:rPr>
                        <w:t>)</w:t>
                      </w:r>
                    </w:p>
                  </w:txbxContent>
                </v:textbox>
                <w10:wrap anchorx="page"/>
              </v:shape>
            </w:pict>
          </mc:Fallback>
        </mc:AlternateContent>
      </w:r>
      <w:r w:rsidR="00191F14">
        <w:rPr>
          <w:rFonts w:ascii="Arial MT"/>
          <w:spacing w:val="-5"/>
          <w:w w:val="110"/>
          <w:sz w:val="7"/>
        </w:rPr>
        <w:t>15</w:t>
      </w:r>
    </w:p>
    <w:p w14:paraId="46E9ACD6" w14:textId="77777777" w:rsidR="006F1B3D" w:rsidRDefault="006F1B3D" w:rsidP="008C7539">
      <w:pPr>
        <w:pStyle w:val="BodyText"/>
        <w:suppressAutoHyphens/>
        <w:spacing w:before="32"/>
        <w:rPr>
          <w:rFonts w:ascii="Arial MT"/>
          <w:sz w:val="7"/>
        </w:rPr>
      </w:pPr>
    </w:p>
    <w:p w14:paraId="0D9857B3" w14:textId="77777777" w:rsidR="006F1B3D" w:rsidRDefault="00191F14" w:rsidP="008C7539">
      <w:pPr>
        <w:suppressAutoHyphens/>
        <w:ind w:right="27"/>
        <w:jc w:val="center"/>
        <w:rPr>
          <w:rFonts w:ascii="Arial MT"/>
          <w:sz w:val="7"/>
        </w:rPr>
      </w:pPr>
      <w:r>
        <w:rPr>
          <w:rFonts w:ascii="Arial MT"/>
          <w:spacing w:val="-5"/>
          <w:w w:val="110"/>
          <w:sz w:val="7"/>
        </w:rPr>
        <w:t>10</w:t>
      </w:r>
    </w:p>
    <w:p w14:paraId="28692C38" w14:textId="77777777" w:rsidR="006F1B3D" w:rsidRDefault="00191F14" w:rsidP="008C7539">
      <w:pPr>
        <w:suppressAutoHyphens/>
        <w:spacing w:before="18"/>
        <w:ind w:right="9320"/>
        <w:jc w:val="center"/>
        <w:rPr>
          <w:rFonts w:ascii="Arial MT"/>
          <w:sz w:val="7"/>
        </w:rPr>
      </w:pPr>
      <w:r>
        <w:rPr>
          <w:rFonts w:ascii="Arial MT"/>
          <w:spacing w:val="-5"/>
          <w:w w:val="110"/>
          <w:sz w:val="7"/>
        </w:rPr>
        <w:t>10</w:t>
      </w:r>
    </w:p>
    <w:p w14:paraId="65D2310A" w14:textId="77777777" w:rsidR="006F1B3D" w:rsidRDefault="006F1B3D" w:rsidP="008C7539">
      <w:pPr>
        <w:pStyle w:val="BodyText"/>
        <w:suppressAutoHyphens/>
        <w:spacing w:before="49"/>
        <w:rPr>
          <w:rFonts w:ascii="Arial MT"/>
          <w:sz w:val="7"/>
        </w:rPr>
      </w:pPr>
    </w:p>
    <w:p w14:paraId="4BB03E86" w14:textId="77777777" w:rsidR="006F1B3D" w:rsidRDefault="00191F14" w:rsidP="008C7539">
      <w:pPr>
        <w:suppressAutoHyphens/>
        <w:ind w:left="12"/>
        <w:jc w:val="center"/>
        <w:rPr>
          <w:rFonts w:ascii="Arial MT"/>
          <w:sz w:val="7"/>
        </w:rPr>
      </w:pPr>
      <w:r>
        <w:rPr>
          <w:rFonts w:ascii="Arial MT"/>
          <w:spacing w:val="-10"/>
          <w:w w:val="110"/>
          <w:sz w:val="7"/>
        </w:rPr>
        <w:t>5</w:t>
      </w:r>
    </w:p>
    <w:p w14:paraId="435B781E" w14:textId="77777777" w:rsidR="006F1B3D" w:rsidRDefault="00191F14" w:rsidP="008C7539">
      <w:pPr>
        <w:suppressAutoHyphens/>
        <w:spacing w:before="1"/>
        <w:ind w:right="9277"/>
        <w:jc w:val="center"/>
        <w:rPr>
          <w:rFonts w:ascii="Arial MT"/>
          <w:sz w:val="7"/>
        </w:rPr>
      </w:pPr>
      <w:r>
        <w:rPr>
          <w:rFonts w:ascii="Arial MT"/>
          <w:spacing w:val="-10"/>
          <w:w w:val="110"/>
          <w:sz w:val="7"/>
        </w:rPr>
        <w:t>5</w:t>
      </w:r>
    </w:p>
    <w:p w14:paraId="271BDDC8" w14:textId="77777777" w:rsidR="006F1B3D" w:rsidRDefault="006F1B3D" w:rsidP="008C7539">
      <w:pPr>
        <w:pStyle w:val="BodyText"/>
        <w:suppressAutoHyphens/>
        <w:spacing w:before="65"/>
        <w:rPr>
          <w:rFonts w:ascii="Arial MT"/>
          <w:sz w:val="7"/>
        </w:rPr>
      </w:pPr>
    </w:p>
    <w:p w14:paraId="7318150C" w14:textId="77777777" w:rsidR="006F1B3D" w:rsidRDefault="00191F14" w:rsidP="008C7539">
      <w:pPr>
        <w:suppressAutoHyphens/>
        <w:spacing w:line="73" w:lineRule="exact"/>
        <w:ind w:left="12"/>
        <w:jc w:val="center"/>
        <w:rPr>
          <w:rFonts w:ascii="Arial MT"/>
          <w:sz w:val="7"/>
        </w:rPr>
      </w:pPr>
      <w:r>
        <w:rPr>
          <w:rFonts w:ascii="Arial MT"/>
          <w:spacing w:val="-10"/>
          <w:w w:val="110"/>
          <w:sz w:val="7"/>
        </w:rPr>
        <w:t>0</w:t>
      </w:r>
    </w:p>
    <w:p w14:paraId="7DEC73ED" w14:textId="77777777" w:rsidR="006F1B3D" w:rsidRDefault="00191F14" w:rsidP="008C7539">
      <w:pPr>
        <w:suppressAutoHyphens/>
        <w:spacing w:line="73" w:lineRule="exact"/>
        <w:ind w:right="9277"/>
        <w:jc w:val="center"/>
        <w:rPr>
          <w:rFonts w:ascii="Arial MT"/>
          <w:sz w:val="7"/>
        </w:rPr>
      </w:pPr>
      <w:r>
        <w:rPr>
          <w:rFonts w:ascii="Arial MT"/>
          <w:spacing w:val="-10"/>
          <w:w w:val="110"/>
          <w:sz w:val="7"/>
        </w:rPr>
        <w:t>0</w:t>
      </w:r>
    </w:p>
    <w:p w14:paraId="732853FD" w14:textId="77777777" w:rsidR="006F1B3D" w:rsidRDefault="006F1B3D" w:rsidP="008C7539">
      <w:pPr>
        <w:pStyle w:val="BodyText"/>
        <w:suppressAutoHyphens/>
        <w:rPr>
          <w:rFonts w:ascii="Arial MT"/>
          <w:sz w:val="7"/>
        </w:rPr>
      </w:pPr>
    </w:p>
    <w:p w14:paraId="6D2B0BB7" w14:textId="77777777" w:rsidR="006F1B3D" w:rsidRDefault="006F1B3D" w:rsidP="008C7539">
      <w:pPr>
        <w:pStyle w:val="BodyText"/>
        <w:suppressAutoHyphens/>
        <w:spacing w:before="1"/>
        <w:rPr>
          <w:rFonts w:ascii="Arial MT"/>
          <w:sz w:val="7"/>
        </w:rPr>
      </w:pPr>
    </w:p>
    <w:p w14:paraId="276D6098" w14:textId="77777777" w:rsidR="006F1B3D" w:rsidRDefault="00191F14" w:rsidP="008C7539">
      <w:pPr>
        <w:tabs>
          <w:tab w:val="left" w:pos="4999"/>
        </w:tabs>
        <w:suppressAutoHyphens/>
        <w:ind w:left="353"/>
        <w:rPr>
          <w:rFonts w:ascii="Arial MT"/>
          <w:sz w:val="7"/>
        </w:rPr>
      </w:pPr>
      <w:r>
        <w:rPr>
          <w:rFonts w:ascii="Arial MT"/>
          <w:spacing w:val="-2"/>
          <w:w w:val="105"/>
          <w:position w:val="-4"/>
          <w:sz w:val="7"/>
        </w:rPr>
        <w:t>-</w:t>
      </w:r>
      <w:r>
        <w:rPr>
          <w:rFonts w:ascii="Arial MT"/>
          <w:spacing w:val="-12"/>
          <w:w w:val="110"/>
          <w:position w:val="-4"/>
          <w:sz w:val="7"/>
        </w:rPr>
        <w:t>5</w:t>
      </w:r>
      <w:r>
        <w:rPr>
          <w:rFonts w:ascii="Arial MT"/>
          <w:position w:val="-4"/>
          <w:sz w:val="7"/>
        </w:rPr>
        <w:tab/>
      </w:r>
      <w:r>
        <w:rPr>
          <w:rFonts w:ascii="Arial MT"/>
          <w:spacing w:val="-2"/>
          <w:w w:val="105"/>
          <w:sz w:val="7"/>
        </w:rPr>
        <w:t>-</w:t>
      </w:r>
      <w:r>
        <w:rPr>
          <w:rFonts w:ascii="Arial MT"/>
          <w:spacing w:val="-10"/>
          <w:w w:val="110"/>
          <w:sz w:val="7"/>
        </w:rPr>
        <w:t>5</w:t>
      </w:r>
    </w:p>
    <w:p w14:paraId="2A1F7D76" w14:textId="77777777" w:rsidR="006F1B3D" w:rsidRDefault="006F1B3D" w:rsidP="008C7539">
      <w:pPr>
        <w:suppressAutoHyphens/>
        <w:rPr>
          <w:rFonts w:ascii="Arial MT"/>
          <w:sz w:val="7"/>
        </w:rPr>
        <w:sectPr w:rsidR="006F1B3D">
          <w:pgSz w:w="12240" w:h="15840"/>
          <w:pgMar w:top="1700" w:right="720" w:bottom="1420" w:left="1440" w:header="0" w:footer="1223" w:gutter="0"/>
          <w:cols w:space="720"/>
        </w:sectPr>
      </w:pPr>
    </w:p>
    <w:p w14:paraId="151CF455" w14:textId="77777777" w:rsidR="006F1B3D" w:rsidRDefault="006F1B3D" w:rsidP="008C7539">
      <w:pPr>
        <w:pStyle w:val="BodyText"/>
        <w:suppressAutoHyphens/>
        <w:rPr>
          <w:rFonts w:ascii="Arial MT"/>
          <w:sz w:val="7"/>
        </w:rPr>
      </w:pPr>
    </w:p>
    <w:p w14:paraId="12D619E7" w14:textId="77777777" w:rsidR="006F1B3D" w:rsidRDefault="006F1B3D" w:rsidP="008C7539">
      <w:pPr>
        <w:pStyle w:val="BodyText"/>
        <w:suppressAutoHyphens/>
        <w:spacing w:before="49"/>
        <w:rPr>
          <w:rFonts w:ascii="Arial MT"/>
          <w:sz w:val="7"/>
        </w:rPr>
      </w:pPr>
    </w:p>
    <w:p w14:paraId="3AAC6F29" w14:textId="77777777" w:rsidR="006F1B3D" w:rsidRDefault="00191F14" w:rsidP="008C7539">
      <w:pPr>
        <w:suppressAutoHyphens/>
        <w:ind w:right="38"/>
        <w:jc w:val="right"/>
        <w:rPr>
          <w:rFonts w:ascii="Arial MT"/>
          <w:sz w:val="7"/>
        </w:rPr>
      </w:pPr>
      <w:r>
        <w:rPr>
          <w:rFonts w:ascii="Arial MT"/>
          <w:spacing w:val="-2"/>
          <w:w w:val="105"/>
          <w:sz w:val="7"/>
        </w:rPr>
        <w:t>-</w:t>
      </w:r>
      <w:r>
        <w:rPr>
          <w:rFonts w:ascii="Arial MT"/>
          <w:spacing w:val="-5"/>
          <w:w w:val="110"/>
          <w:sz w:val="7"/>
        </w:rPr>
        <w:t>10</w:t>
      </w:r>
    </w:p>
    <w:p w14:paraId="0431533C" w14:textId="77777777" w:rsidR="006F1B3D" w:rsidRDefault="00191F14" w:rsidP="008C7539">
      <w:pPr>
        <w:pStyle w:val="BodyText"/>
        <w:suppressAutoHyphens/>
        <w:rPr>
          <w:rFonts w:ascii="Arial MT"/>
          <w:sz w:val="7"/>
        </w:rPr>
      </w:pPr>
      <w:r>
        <w:br w:type="column"/>
      </w:r>
    </w:p>
    <w:p w14:paraId="7352E861" w14:textId="77777777" w:rsidR="006F1B3D" w:rsidRDefault="006F1B3D" w:rsidP="008C7539">
      <w:pPr>
        <w:pStyle w:val="BodyText"/>
        <w:suppressAutoHyphens/>
        <w:spacing w:before="16"/>
        <w:rPr>
          <w:rFonts w:ascii="Arial MT"/>
          <w:sz w:val="7"/>
        </w:rPr>
      </w:pPr>
    </w:p>
    <w:p w14:paraId="4EA9CB4C" w14:textId="77777777" w:rsidR="006F1B3D" w:rsidRDefault="00191F14" w:rsidP="008C7539">
      <w:pPr>
        <w:suppressAutoHyphens/>
        <w:spacing w:before="1"/>
        <w:ind w:left="310"/>
        <w:rPr>
          <w:rFonts w:ascii="Arial MT"/>
          <w:sz w:val="7"/>
        </w:rPr>
      </w:pPr>
      <w:r>
        <w:rPr>
          <w:rFonts w:ascii="Arial MT"/>
          <w:spacing w:val="-2"/>
          <w:w w:val="105"/>
          <w:sz w:val="7"/>
        </w:rPr>
        <w:t>-</w:t>
      </w:r>
      <w:r>
        <w:rPr>
          <w:rFonts w:ascii="Arial MT"/>
          <w:spacing w:val="-5"/>
          <w:w w:val="110"/>
          <w:sz w:val="7"/>
        </w:rPr>
        <w:t>10</w:t>
      </w:r>
    </w:p>
    <w:p w14:paraId="62E8F867" w14:textId="77777777" w:rsidR="006F1B3D" w:rsidRDefault="006F1B3D" w:rsidP="008C7539">
      <w:pPr>
        <w:suppressAutoHyphens/>
        <w:rPr>
          <w:rFonts w:ascii="Arial MT"/>
          <w:sz w:val="7"/>
        </w:rPr>
        <w:sectPr w:rsidR="006F1B3D">
          <w:type w:val="continuous"/>
          <w:pgSz w:w="12240" w:h="15840"/>
          <w:pgMar w:top="1820" w:right="720" w:bottom="280" w:left="1440" w:header="0" w:footer="1223" w:gutter="0"/>
          <w:cols w:num="2" w:space="720" w:equalWidth="0">
            <w:col w:w="462" w:space="4184"/>
            <w:col w:w="5434"/>
          </w:cols>
        </w:sectPr>
      </w:pPr>
    </w:p>
    <w:p w14:paraId="1E8E606F" w14:textId="77777777" w:rsidR="006F1B3D" w:rsidRDefault="006F1B3D" w:rsidP="008C7539">
      <w:pPr>
        <w:pStyle w:val="BodyText"/>
        <w:suppressAutoHyphens/>
        <w:rPr>
          <w:rFonts w:ascii="Arial MT"/>
          <w:sz w:val="7"/>
        </w:rPr>
      </w:pPr>
    </w:p>
    <w:p w14:paraId="57165412" w14:textId="77777777" w:rsidR="006F1B3D" w:rsidRDefault="006F1B3D" w:rsidP="008C7539">
      <w:pPr>
        <w:pStyle w:val="BodyText"/>
        <w:suppressAutoHyphens/>
        <w:spacing w:before="30"/>
        <w:rPr>
          <w:rFonts w:ascii="Arial MT"/>
          <w:sz w:val="7"/>
        </w:rPr>
      </w:pPr>
    </w:p>
    <w:p w14:paraId="0EA416E6" w14:textId="77777777" w:rsidR="006F1B3D" w:rsidRDefault="00191F14" w:rsidP="008C7539">
      <w:pPr>
        <w:tabs>
          <w:tab w:val="left" w:pos="4957"/>
        </w:tabs>
        <w:suppressAutoHyphens/>
        <w:ind w:left="310"/>
        <w:rPr>
          <w:rFonts w:ascii="Arial MT"/>
          <w:position w:val="2"/>
          <w:sz w:val="7"/>
        </w:rPr>
      </w:pPr>
      <w:r>
        <w:rPr>
          <w:rFonts w:ascii="Arial MT"/>
          <w:spacing w:val="-2"/>
          <w:w w:val="105"/>
          <w:sz w:val="7"/>
        </w:rPr>
        <w:t>-</w:t>
      </w:r>
      <w:r>
        <w:rPr>
          <w:rFonts w:ascii="Arial MT"/>
          <w:spacing w:val="-7"/>
          <w:w w:val="105"/>
          <w:sz w:val="7"/>
        </w:rPr>
        <w:t>15</w:t>
      </w:r>
      <w:r>
        <w:rPr>
          <w:rFonts w:ascii="Arial MT"/>
          <w:sz w:val="7"/>
        </w:rPr>
        <w:tab/>
      </w:r>
      <w:r>
        <w:rPr>
          <w:rFonts w:ascii="Arial MT"/>
          <w:spacing w:val="-2"/>
          <w:w w:val="105"/>
          <w:position w:val="2"/>
          <w:sz w:val="7"/>
        </w:rPr>
        <w:t>-</w:t>
      </w:r>
      <w:r>
        <w:rPr>
          <w:rFonts w:ascii="Arial MT"/>
          <w:spacing w:val="-5"/>
          <w:w w:val="110"/>
          <w:position w:val="2"/>
          <w:sz w:val="7"/>
        </w:rPr>
        <w:t>15</w:t>
      </w:r>
    </w:p>
    <w:p w14:paraId="480F3FA9" w14:textId="77777777" w:rsidR="006F1B3D" w:rsidRDefault="006F1B3D" w:rsidP="008C7539">
      <w:pPr>
        <w:pStyle w:val="BodyText"/>
        <w:suppressAutoHyphens/>
        <w:rPr>
          <w:rFonts w:ascii="Arial MT"/>
          <w:sz w:val="7"/>
        </w:rPr>
      </w:pPr>
    </w:p>
    <w:p w14:paraId="0C0A0286" w14:textId="77777777" w:rsidR="006F1B3D" w:rsidRDefault="006F1B3D" w:rsidP="008C7539">
      <w:pPr>
        <w:pStyle w:val="BodyText"/>
        <w:suppressAutoHyphens/>
        <w:spacing w:before="50"/>
        <w:rPr>
          <w:rFonts w:ascii="Arial MT"/>
          <w:sz w:val="7"/>
        </w:rPr>
      </w:pPr>
    </w:p>
    <w:p w14:paraId="770F9722" w14:textId="77777777" w:rsidR="006F1B3D" w:rsidRDefault="00191F14" w:rsidP="008C7539">
      <w:pPr>
        <w:tabs>
          <w:tab w:val="left" w:pos="4957"/>
        </w:tabs>
        <w:suppressAutoHyphens/>
        <w:ind w:left="310"/>
        <w:rPr>
          <w:rFonts w:ascii="Arial MT"/>
          <w:sz w:val="7"/>
        </w:rPr>
      </w:pPr>
      <w:r>
        <w:rPr>
          <w:rFonts w:ascii="Arial MT"/>
          <w:noProof/>
          <w:sz w:val="7"/>
        </w:rPr>
        <mc:AlternateContent>
          <mc:Choice Requires="wps">
            <w:drawing>
              <wp:anchor distT="0" distB="0" distL="0" distR="0" simplePos="0" relativeHeight="15744000" behindDoc="0" locked="0" layoutInCell="1" allowOverlap="1" wp14:anchorId="0520FEE8" wp14:editId="5DDFCCBE">
                <wp:simplePos x="0" y="0"/>
                <wp:positionH relativeFrom="page">
                  <wp:posOffset>1224041</wp:posOffset>
                </wp:positionH>
                <wp:positionV relativeFrom="paragraph">
                  <wp:posOffset>115121</wp:posOffset>
                </wp:positionV>
                <wp:extent cx="107950" cy="4889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E788C3E"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0520FEE8" id="Textbox 309" o:spid="_x0000_s1047" type="#_x0000_t202" style="position:absolute;left:0;text-align:left;margin-left:96.4pt;margin-top:9.05pt;width:8.5pt;height:3.85pt;rotation:-45;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AwogEAADA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" filled="f" stroked="f">
                <v:textbox inset="0,0,0,0">
                  <w:txbxContent>
                    <w:p w14:paraId="7E788C3E"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Pr>
          <w:rFonts w:ascii="Arial MT"/>
          <w:noProof/>
          <w:sz w:val="7"/>
        </w:rPr>
        <mc:AlternateContent>
          <mc:Choice Requires="wps">
            <w:drawing>
              <wp:anchor distT="0" distB="0" distL="0" distR="0" simplePos="0" relativeHeight="15745024" behindDoc="0" locked="0" layoutInCell="1" allowOverlap="1" wp14:anchorId="6DBE7348" wp14:editId="3E597E54">
                <wp:simplePos x="0" y="0"/>
                <wp:positionH relativeFrom="page">
                  <wp:posOffset>1382449</wp:posOffset>
                </wp:positionH>
                <wp:positionV relativeFrom="paragraph">
                  <wp:posOffset>115121</wp:posOffset>
                </wp:positionV>
                <wp:extent cx="107950" cy="4889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F179825"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6DBE7348" id="Textbox 310" o:spid="_x0000_s1048" type="#_x0000_t202" style="position:absolute;left:0;text-align:left;margin-left:108.85pt;margin-top:9.05pt;width:8.5pt;height:3.85pt;rotation:-45;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WiogEAADA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" filled="f" stroked="f">
                <v:textbox inset="0,0,0,0">
                  <w:txbxContent>
                    <w:p w14:paraId="7F179825"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7"/>
        </w:rPr>
        <mc:AlternateContent>
          <mc:Choice Requires="wps">
            <w:drawing>
              <wp:anchor distT="0" distB="0" distL="0" distR="0" simplePos="0" relativeHeight="15746048" behindDoc="0" locked="0" layoutInCell="1" allowOverlap="1" wp14:anchorId="0A502905" wp14:editId="404269C0">
                <wp:simplePos x="0" y="0"/>
                <wp:positionH relativeFrom="page">
                  <wp:posOffset>1540857</wp:posOffset>
                </wp:positionH>
                <wp:positionV relativeFrom="paragraph">
                  <wp:posOffset>115121</wp:posOffset>
                </wp:positionV>
                <wp:extent cx="107950" cy="4889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D177023"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0A502905" id="Textbox 311" o:spid="_x0000_s1049" type="#_x0000_t202" style="position:absolute;left:0;text-align:left;margin-left:121.35pt;margin-top:9.05pt;width:8.5pt;height:3.85pt;rotation:-45;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nTogEAADA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" filled="f" stroked="f">
                <v:textbox inset="0,0,0,0">
                  <w:txbxContent>
                    <w:p w14:paraId="4D177023"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7"/>
        </w:rPr>
        <mc:AlternateContent>
          <mc:Choice Requires="wps">
            <w:drawing>
              <wp:anchor distT="0" distB="0" distL="0" distR="0" simplePos="0" relativeHeight="15747072" behindDoc="0" locked="0" layoutInCell="1" allowOverlap="1" wp14:anchorId="4EDFC8C9" wp14:editId="7A269F48">
                <wp:simplePos x="0" y="0"/>
                <wp:positionH relativeFrom="page">
                  <wp:posOffset>1699265</wp:posOffset>
                </wp:positionH>
                <wp:positionV relativeFrom="paragraph">
                  <wp:posOffset>115121</wp:posOffset>
                </wp:positionV>
                <wp:extent cx="107950" cy="48895"/>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752CAA1"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4EDFC8C9" id="Textbox 312" o:spid="_x0000_s1050" type="#_x0000_t202" style="position:absolute;left:0;text-align:left;margin-left:133.8pt;margin-top:9.05pt;width:8.5pt;height:3.85pt;rotation:-45;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" filled="f" stroked="f">
                <v:textbox inset="0,0,0,0">
                  <w:txbxContent>
                    <w:p w14:paraId="0752CAA1"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7"/>
        </w:rPr>
        <mc:AlternateContent>
          <mc:Choice Requires="wps">
            <w:drawing>
              <wp:anchor distT="0" distB="0" distL="0" distR="0" simplePos="0" relativeHeight="15747584" behindDoc="0" locked="0" layoutInCell="1" allowOverlap="1" wp14:anchorId="36B98C4F" wp14:editId="074895FC">
                <wp:simplePos x="0" y="0"/>
                <wp:positionH relativeFrom="page">
                  <wp:posOffset>1857673</wp:posOffset>
                </wp:positionH>
                <wp:positionV relativeFrom="paragraph">
                  <wp:posOffset>115121</wp:posOffset>
                </wp:positionV>
                <wp:extent cx="107950" cy="48895"/>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51DE9DD"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36B98C4F" id="Textbox 313" o:spid="_x0000_s1051" type="#_x0000_t202" style="position:absolute;left:0;text-align:left;margin-left:146.25pt;margin-top:9.05pt;width:8.5pt;height:3.85pt;rotation:-45;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6ItoQEAADA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" filled="f" stroked="f">
                <v:textbox inset="0,0,0,0">
                  <w:txbxContent>
                    <w:p w14:paraId="051DE9DD"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7"/>
        </w:rPr>
        <mc:AlternateContent>
          <mc:Choice Requires="wps">
            <w:drawing>
              <wp:anchor distT="0" distB="0" distL="0" distR="0" simplePos="0" relativeHeight="15748608" behindDoc="0" locked="0" layoutInCell="1" allowOverlap="1" wp14:anchorId="06AE8B83" wp14:editId="712AE572">
                <wp:simplePos x="0" y="0"/>
                <wp:positionH relativeFrom="page">
                  <wp:posOffset>2016081</wp:posOffset>
                </wp:positionH>
                <wp:positionV relativeFrom="paragraph">
                  <wp:posOffset>115121</wp:posOffset>
                </wp:positionV>
                <wp:extent cx="107950" cy="48895"/>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5DAA518"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06AE8B83" id="Textbox 314" o:spid="_x0000_s1052" type="#_x0000_t202" style="position:absolute;left:0;text-align:left;margin-left:158.75pt;margin-top:9.05pt;width:8.5pt;height:3.85pt;rotation:-45;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" filled="f" stroked="f">
                <v:textbox inset="0,0,0,0">
                  <w:txbxContent>
                    <w:p w14:paraId="35DAA518"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7"/>
        </w:rPr>
        <mc:AlternateContent>
          <mc:Choice Requires="wps">
            <w:drawing>
              <wp:anchor distT="0" distB="0" distL="0" distR="0" simplePos="0" relativeHeight="15749632" behindDoc="0" locked="0" layoutInCell="1" allowOverlap="1" wp14:anchorId="15B143D9" wp14:editId="4C849201">
                <wp:simplePos x="0" y="0"/>
                <wp:positionH relativeFrom="page">
                  <wp:posOffset>2174489</wp:posOffset>
                </wp:positionH>
                <wp:positionV relativeFrom="paragraph">
                  <wp:posOffset>115121</wp:posOffset>
                </wp:positionV>
                <wp:extent cx="107950" cy="48895"/>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EF4A899"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15B143D9" id="Textbox 315" o:spid="_x0000_s1053" type="#_x0000_t202" style="position:absolute;left:0;text-align:left;margin-left:171.2pt;margin-top:9.05pt;width:8.5pt;height:3.85pt;rotation:-45;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" filled="f" stroked="f">
                <v:textbox inset="0,0,0,0">
                  <w:txbxContent>
                    <w:p w14:paraId="2EF4A899"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7"/>
        </w:rPr>
        <mc:AlternateContent>
          <mc:Choice Requires="wps">
            <w:drawing>
              <wp:anchor distT="0" distB="0" distL="0" distR="0" simplePos="0" relativeHeight="15750656" behindDoc="0" locked="0" layoutInCell="1" allowOverlap="1" wp14:anchorId="14E216B8" wp14:editId="408E48F7">
                <wp:simplePos x="0" y="0"/>
                <wp:positionH relativeFrom="page">
                  <wp:posOffset>2332897</wp:posOffset>
                </wp:positionH>
                <wp:positionV relativeFrom="paragraph">
                  <wp:posOffset>115121</wp:posOffset>
                </wp:positionV>
                <wp:extent cx="107950" cy="48895"/>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C505936"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14E216B8" id="Textbox 316" o:spid="_x0000_s1054" type="#_x0000_t202" style="position:absolute;left:0;text-align:left;margin-left:183.7pt;margin-top:9.05pt;width:8.5pt;height:3.85pt;rotation:-45;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" filled="f" stroked="f">
                <v:textbox inset="0,0,0,0">
                  <w:txbxContent>
                    <w:p w14:paraId="1C505936"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7"/>
        </w:rPr>
        <mc:AlternateContent>
          <mc:Choice Requires="wps">
            <w:drawing>
              <wp:anchor distT="0" distB="0" distL="0" distR="0" simplePos="0" relativeHeight="15751680" behindDoc="0" locked="0" layoutInCell="1" allowOverlap="1" wp14:anchorId="2D920772" wp14:editId="5634607A">
                <wp:simplePos x="0" y="0"/>
                <wp:positionH relativeFrom="page">
                  <wp:posOffset>2491305</wp:posOffset>
                </wp:positionH>
                <wp:positionV relativeFrom="paragraph">
                  <wp:posOffset>115121</wp:posOffset>
                </wp:positionV>
                <wp:extent cx="107950" cy="48895"/>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DCFB043"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2D920772" id="Textbox 317" o:spid="_x0000_s1055" type="#_x0000_t202" style="position:absolute;left:0;text-align:left;margin-left:196.15pt;margin-top:9.05pt;width:8.5pt;height:3.85pt;rotation:-45;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uQLogEAADA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" filled="f" stroked="f">
                <v:textbox inset="0,0,0,0">
                  <w:txbxContent>
                    <w:p w14:paraId="7DCFB043"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7"/>
        </w:rPr>
        <mc:AlternateContent>
          <mc:Choice Requires="wps">
            <w:drawing>
              <wp:anchor distT="0" distB="0" distL="0" distR="0" simplePos="0" relativeHeight="15752192" behindDoc="0" locked="0" layoutInCell="1" allowOverlap="1" wp14:anchorId="32660DC6" wp14:editId="102B3C86">
                <wp:simplePos x="0" y="0"/>
                <wp:positionH relativeFrom="page">
                  <wp:posOffset>2649804</wp:posOffset>
                </wp:positionH>
                <wp:positionV relativeFrom="paragraph">
                  <wp:posOffset>115121</wp:posOffset>
                </wp:positionV>
                <wp:extent cx="107950" cy="48895"/>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CA6E51A"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32660DC6" id="Textbox 318" o:spid="_x0000_s1056" type="#_x0000_t202" style="position:absolute;left:0;text-align:left;margin-left:208.65pt;margin-top:9.05pt;width:8.5pt;height:3.85pt;rotation:-45;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" filled="f" stroked="f">
                <v:textbox inset="0,0,0,0">
                  <w:txbxContent>
                    <w:p w14:paraId="4CA6E51A"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7"/>
        </w:rPr>
        <mc:AlternateContent>
          <mc:Choice Requires="wps">
            <w:drawing>
              <wp:anchor distT="0" distB="0" distL="0" distR="0" simplePos="0" relativeHeight="15753216" behindDoc="0" locked="0" layoutInCell="1" allowOverlap="1" wp14:anchorId="65BDA11E" wp14:editId="36DADDD5">
                <wp:simplePos x="0" y="0"/>
                <wp:positionH relativeFrom="page">
                  <wp:posOffset>2808212</wp:posOffset>
                </wp:positionH>
                <wp:positionV relativeFrom="paragraph">
                  <wp:posOffset>115121</wp:posOffset>
                </wp:positionV>
                <wp:extent cx="107950" cy="48895"/>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F318037"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65BDA11E" id="Textbox 319" o:spid="_x0000_s1057" type="#_x0000_t202" style="position:absolute;left:0;text-align:left;margin-left:221.1pt;margin-top:9.05pt;width:8.5pt;height:3.85pt;rotation:-45;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" filled="f" stroked="f">
                <v:textbox inset="0,0,0,0">
                  <w:txbxContent>
                    <w:p w14:paraId="2F318037"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7"/>
        </w:rPr>
        <mc:AlternateContent>
          <mc:Choice Requires="wps">
            <w:drawing>
              <wp:anchor distT="0" distB="0" distL="0" distR="0" simplePos="0" relativeHeight="15754240" behindDoc="0" locked="0" layoutInCell="1" allowOverlap="1" wp14:anchorId="057CF75E" wp14:editId="262A9376">
                <wp:simplePos x="0" y="0"/>
                <wp:positionH relativeFrom="page">
                  <wp:posOffset>2966620</wp:posOffset>
                </wp:positionH>
                <wp:positionV relativeFrom="paragraph">
                  <wp:posOffset>115121</wp:posOffset>
                </wp:positionV>
                <wp:extent cx="107950" cy="48895"/>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CF08136"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057CF75E" id="Textbox 320" o:spid="_x0000_s1058" type="#_x0000_t202" style="position:absolute;left:0;text-align:left;margin-left:233.6pt;margin-top:9.05pt;width:8.5pt;height:3.85pt;rotation:-45;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FxKogEAADA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" filled="f" stroked="f">
                <v:textbox inset="0,0,0,0">
                  <w:txbxContent>
                    <w:p w14:paraId="2CF08136"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rFonts w:ascii="Arial MT"/>
          <w:noProof/>
          <w:sz w:val="7"/>
        </w:rPr>
        <mc:AlternateContent>
          <mc:Choice Requires="wps">
            <w:drawing>
              <wp:anchor distT="0" distB="0" distL="0" distR="0" simplePos="0" relativeHeight="15755264" behindDoc="0" locked="0" layoutInCell="1" allowOverlap="1" wp14:anchorId="4A67E631" wp14:editId="0EF6B4DA">
                <wp:simplePos x="0" y="0"/>
                <wp:positionH relativeFrom="page">
                  <wp:posOffset>3125028</wp:posOffset>
                </wp:positionH>
                <wp:positionV relativeFrom="paragraph">
                  <wp:posOffset>115121</wp:posOffset>
                </wp:positionV>
                <wp:extent cx="107950" cy="48895"/>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3D75895"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4A67E631" id="Textbox 321" o:spid="_x0000_s1059" type="#_x0000_t202" style="position:absolute;left:0;text-align:left;margin-left:246.05pt;margin-top:9.05pt;width:8.5pt;height:3.85pt;rotation:-45;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" filled="f" stroked="f">
                <v:textbox inset="0,0,0,0">
                  <w:txbxContent>
                    <w:p w14:paraId="23D75895"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Pr>
          <w:rFonts w:ascii="Arial MT"/>
          <w:noProof/>
          <w:sz w:val="7"/>
        </w:rPr>
        <mc:AlternateContent>
          <mc:Choice Requires="wps">
            <w:drawing>
              <wp:anchor distT="0" distB="0" distL="0" distR="0" simplePos="0" relativeHeight="15756288" behindDoc="0" locked="0" layoutInCell="1" allowOverlap="1" wp14:anchorId="2984DAE0" wp14:editId="68CD8862">
                <wp:simplePos x="0" y="0"/>
                <wp:positionH relativeFrom="page">
                  <wp:posOffset>3283436</wp:posOffset>
                </wp:positionH>
                <wp:positionV relativeFrom="paragraph">
                  <wp:posOffset>115121</wp:posOffset>
                </wp:positionV>
                <wp:extent cx="107950" cy="4889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7884EB4"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2984DAE0" id="Textbox 322" o:spid="_x0000_s1060" type="#_x0000_t202" style="position:absolute;left:0;text-align:left;margin-left:258.55pt;margin-top:9.05pt;width:8.5pt;height:3.85pt;rotation:-45;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" filled="f" stroked="f">
                <v:textbox inset="0,0,0,0">
                  <w:txbxContent>
                    <w:p w14:paraId="77884EB4"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Pr>
          <w:rFonts w:ascii="Arial MT"/>
          <w:noProof/>
          <w:sz w:val="7"/>
        </w:rPr>
        <mc:AlternateContent>
          <mc:Choice Requires="wps">
            <w:drawing>
              <wp:anchor distT="0" distB="0" distL="0" distR="0" simplePos="0" relativeHeight="483819008" behindDoc="1" locked="0" layoutInCell="1" allowOverlap="1" wp14:anchorId="2FF5FC9B" wp14:editId="0AE89A75">
                <wp:simplePos x="0" y="0"/>
                <wp:positionH relativeFrom="page">
                  <wp:posOffset>3441844</wp:posOffset>
                </wp:positionH>
                <wp:positionV relativeFrom="paragraph">
                  <wp:posOffset>115121</wp:posOffset>
                </wp:positionV>
                <wp:extent cx="107950" cy="48895"/>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2ED068E"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2FF5FC9B" id="Textbox 323" o:spid="_x0000_s1061" type="#_x0000_t202" style="position:absolute;left:0;text-align:left;margin-left:271pt;margin-top:9.05pt;width:8.5pt;height:3.85pt;rotation:-45;z-index:-1949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" filled="f" stroked="f">
                <v:textbox inset="0,0,0,0">
                  <w:txbxContent>
                    <w:p w14:paraId="12ED068E"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Pr>
          <w:rFonts w:ascii="Arial MT"/>
          <w:noProof/>
          <w:sz w:val="7"/>
        </w:rPr>
        <mc:AlternateContent>
          <mc:Choice Requires="wps">
            <w:drawing>
              <wp:anchor distT="0" distB="0" distL="0" distR="0" simplePos="0" relativeHeight="483819520" behindDoc="1" locked="0" layoutInCell="1" allowOverlap="1" wp14:anchorId="187A2D4F" wp14:editId="2228E906">
                <wp:simplePos x="0" y="0"/>
                <wp:positionH relativeFrom="page">
                  <wp:posOffset>3600252</wp:posOffset>
                </wp:positionH>
                <wp:positionV relativeFrom="paragraph">
                  <wp:posOffset>115121</wp:posOffset>
                </wp:positionV>
                <wp:extent cx="107950" cy="48895"/>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75623C8"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187A2D4F" id="Textbox 324" o:spid="_x0000_s1062" type="#_x0000_t202" style="position:absolute;left:0;text-align:left;margin-left:283.5pt;margin-top:9.05pt;width:8.5pt;height:3.85pt;rotation:-45;z-index:-1949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" filled="f" stroked="f">
                <v:textbox inset="0,0,0,0">
                  <w:txbxContent>
                    <w:p w14:paraId="575623C8"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Pr>
          <w:rFonts w:ascii="Arial MT"/>
          <w:noProof/>
          <w:sz w:val="7"/>
        </w:rPr>
        <mc:AlternateContent>
          <mc:Choice Requires="wps">
            <w:drawing>
              <wp:anchor distT="0" distB="0" distL="0" distR="0" simplePos="0" relativeHeight="483820032" behindDoc="1" locked="0" layoutInCell="1" allowOverlap="1" wp14:anchorId="16803CEF" wp14:editId="50AE67AD">
                <wp:simplePos x="0" y="0"/>
                <wp:positionH relativeFrom="page">
                  <wp:posOffset>4174391</wp:posOffset>
                </wp:positionH>
                <wp:positionV relativeFrom="paragraph">
                  <wp:posOffset>115121</wp:posOffset>
                </wp:positionV>
                <wp:extent cx="107950" cy="48895"/>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F075FA5"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16803CEF" id="Textbox 325" o:spid="_x0000_s1063" type="#_x0000_t202" style="position:absolute;left:0;text-align:left;margin-left:328.7pt;margin-top:9.05pt;width:8.5pt;height:3.85pt;rotation:-45;z-index:-1949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" filled="f" stroked="f">
                <v:textbox inset="0,0,0,0">
                  <w:txbxContent>
                    <w:p w14:paraId="1F075FA5"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Pr>
          <w:rFonts w:ascii="Arial MT"/>
          <w:noProof/>
          <w:sz w:val="7"/>
        </w:rPr>
        <mc:AlternateContent>
          <mc:Choice Requires="wps">
            <w:drawing>
              <wp:anchor distT="0" distB="0" distL="0" distR="0" simplePos="0" relativeHeight="15758336" behindDoc="0" locked="0" layoutInCell="1" allowOverlap="1" wp14:anchorId="4DCC434B" wp14:editId="303E8038">
                <wp:simplePos x="0" y="0"/>
                <wp:positionH relativeFrom="page">
                  <wp:posOffset>4332799</wp:posOffset>
                </wp:positionH>
                <wp:positionV relativeFrom="paragraph">
                  <wp:posOffset>115121</wp:posOffset>
                </wp:positionV>
                <wp:extent cx="107950" cy="48895"/>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562A3F3"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4DCC434B" id="Textbox 326" o:spid="_x0000_s1064" type="#_x0000_t202" style="position:absolute;left:0;text-align:left;margin-left:341.15pt;margin-top:9.05pt;width:8.5pt;height:3.85pt;rotation:-45;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" filled="f" stroked="f">
                <v:textbox inset="0,0,0,0">
                  <w:txbxContent>
                    <w:p w14:paraId="3562A3F3"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7"/>
        </w:rPr>
        <mc:AlternateContent>
          <mc:Choice Requires="wps">
            <w:drawing>
              <wp:anchor distT="0" distB="0" distL="0" distR="0" simplePos="0" relativeHeight="15758848" behindDoc="0" locked="0" layoutInCell="1" allowOverlap="1" wp14:anchorId="68C9B45D" wp14:editId="1D1953B1">
                <wp:simplePos x="0" y="0"/>
                <wp:positionH relativeFrom="page">
                  <wp:posOffset>4491207</wp:posOffset>
                </wp:positionH>
                <wp:positionV relativeFrom="paragraph">
                  <wp:posOffset>115121</wp:posOffset>
                </wp:positionV>
                <wp:extent cx="107950" cy="48895"/>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3095FE7"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68C9B45D" id="Textbox 327" o:spid="_x0000_s1065" type="#_x0000_t202" style="position:absolute;left:0;text-align:left;margin-left:353.65pt;margin-top:9.05pt;width:8.5pt;height:3.85pt;rotation:-45;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" filled="f" stroked="f">
                <v:textbox inset="0,0,0,0">
                  <w:txbxContent>
                    <w:p w14:paraId="23095FE7"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7"/>
        </w:rPr>
        <mc:AlternateContent>
          <mc:Choice Requires="wps">
            <w:drawing>
              <wp:anchor distT="0" distB="0" distL="0" distR="0" simplePos="0" relativeHeight="15759360" behindDoc="0" locked="0" layoutInCell="1" allowOverlap="1" wp14:anchorId="6FAC6319" wp14:editId="43629FF5">
                <wp:simplePos x="0" y="0"/>
                <wp:positionH relativeFrom="page">
                  <wp:posOffset>4649615</wp:posOffset>
                </wp:positionH>
                <wp:positionV relativeFrom="paragraph">
                  <wp:posOffset>115121</wp:posOffset>
                </wp:positionV>
                <wp:extent cx="107950" cy="4889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4AAC07E"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6FAC6319" id="Textbox 328" o:spid="_x0000_s1066" type="#_x0000_t202" style="position:absolute;left:0;text-align:left;margin-left:366.1pt;margin-top:9.05pt;width:8.5pt;height:3.85pt;rotation:-45;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OhenwEAADA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" filled="f" stroked="f">
                <v:textbox inset="0,0,0,0">
                  <w:txbxContent>
                    <w:p w14:paraId="54AAC07E"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7"/>
        </w:rPr>
        <mc:AlternateContent>
          <mc:Choice Requires="wps">
            <w:drawing>
              <wp:anchor distT="0" distB="0" distL="0" distR="0" simplePos="0" relativeHeight="15759872" behindDoc="0" locked="0" layoutInCell="1" allowOverlap="1" wp14:anchorId="399F46CE" wp14:editId="2E6C2DA5">
                <wp:simplePos x="0" y="0"/>
                <wp:positionH relativeFrom="page">
                  <wp:posOffset>4808023</wp:posOffset>
                </wp:positionH>
                <wp:positionV relativeFrom="paragraph">
                  <wp:posOffset>115121</wp:posOffset>
                </wp:positionV>
                <wp:extent cx="107950" cy="48895"/>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896A12A"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399F46CE" id="Textbox 329" o:spid="_x0000_s1067" type="#_x0000_t202" style="position:absolute;left:0;text-align:left;margin-left:378.6pt;margin-top:9.05pt;width:8.5pt;height:3.85pt;rotation:-45;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voAEAADA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" filled="f" stroked="f">
                <v:textbox inset="0,0,0,0">
                  <w:txbxContent>
                    <w:p w14:paraId="7896A12A"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7"/>
        </w:rPr>
        <mc:AlternateContent>
          <mc:Choice Requires="wps">
            <w:drawing>
              <wp:anchor distT="0" distB="0" distL="0" distR="0" simplePos="0" relativeHeight="15760384" behindDoc="0" locked="0" layoutInCell="1" allowOverlap="1" wp14:anchorId="071FE07F" wp14:editId="6CF41B89">
                <wp:simplePos x="0" y="0"/>
                <wp:positionH relativeFrom="page">
                  <wp:posOffset>4966431</wp:posOffset>
                </wp:positionH>
                <wp:positionV relativeFrom="paragraph">
                  <wp:posOffset>115121</wp:posOffset>
                </wp:positionV>
                <wp:extent cx="107950" cy="4889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041AA2A"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071FE07F" id="Textbox 330" o:spid="_x0000_s1068" type="#_x0000_t202" style="position:absolute;left:0;text-align:left;margin-left:391.05pt;margin-top:9.05pt;width:8.5pt;height:3.85pt;rotation:-45;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LG9oQEAADA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" filled="f" stroked="f">
                <v:textbox inset="0,0,0,0">
                  <w:txbxContent>
                    <w:p w14:paraId="5041AA2A"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7"/>
        </w:rPr>
        <mc:AlternateContent>
          <mc:Choice Requires="wps">
            <w:drawing>
              <wp:anchor distT="0" distB="0" distL="0" distR="0" simplePos="0" relativeHeight="15760896" behindDoc="0" locked="0" layoutInCell="1" allowOverlap="1" wp14:anchorId="6BD147D5" wp14:editId="56BDBA54">
                <wp:simplePos x="0" y="0"/>
                <wp:positionH relativeFrom="page">
                  <wp:posOffset>5124839</wp:posOffset>
                </wp:positionH>
                <wp:positionV relativeFrom="paragraph">
                  <wp:posOffset>115121</wp:posOffset>
                </wp:positionV>
                <wp:extent cx="107950" cy="48895"/>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F36FD5D"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6BD147D5" id="Textbox 331" o:spid="_x0000_s1069" type="#_x0000_t202" style="position:absolute;left:0;text-align:left;margin-left:403.55pt;margin-top:9.05pt;width:8.5pt;height:3.85pt;rotation:-45;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" filled="f" stroked="f">
                <v:textbox inset="0,0,0,0">
                  <w:txbxContent>
                    <w:p w14:paraId="1F36FD5D"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7"/>
        </w:rPr>
        <mc:AlternateContent>
          <mc:Choice Requires="wps">
            <w:drawing>
              <wp:anchor distT="0" distB="0" distL="0" distR="0" simplePos="0" relativeHeight="15761408" behindDoc="0" locked="0" layoutInCell="1" allowOverlap="1" wp14:anchorId="47A1FD69" wp14:editId="2C837744">
                <wp:simplePos x="0" y="0"/>
                <wp:positionH relativeFrom="page">
                  <wp:posOffset>5283247</wp:posOffset>
                </wp:positionH>
                <wp:positionV relativeFrom="paragraph">
                  <wp:posOffset>115121</wp:posOffset>
                </wp:positionV>
                <wp:extent cx="107950" cy="4889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A32FDBE"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47A1FD69" id="Textbox 332" o:spid="_x0000_s1070" type="#_x0000_t202" style="position:absolute;left:0;text-align:left;margin-left:416pt;margin-top:9.05pt;width:8.5pt;height:3.85pt;rotation:-45;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" filled="f" stroked="f">
                <v:textbox inset="0,0,0,0">
                  <w:txbxContent>
                    <w:p w14:paraId="4A32FDBE"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7"/>
        </w:rPr>
        <mc:AlternateContent>
          <mc:Choice Requires="wps">
            <w:drawing>
              <wp:anchor distT="0" distB="0" distL="0" distR="0" simplePos="0" relativeHeight="15761920" behindDoc="0" locked="0" layoutInCell="1" allowOverlap="1" wp14:anchorId="4A83488A" wp14:editId="2982B1FF">
                <wp:simplePos x="0" y="0"/>
                <wp:positionH relativeFrom="page">
                  <wp:posOffset>5441655</wp:posOffset>
                </wp:positionH>
                <wp:positionV relativeFrom="paragraph">
                  <wp:posOffset>115121</wp:posOffset>
                </wp:positionV>
                <wp:extent cx="107950" cy="48895"/>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42BAA99"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4A83488A" id="Textbox 333" o:spid="_x0000_s1071" type="#_x0000_t202" style="position:absolute;left:0;text-align:left;margin-left:428.5pt;margin-top:9.05pt;width:8.5pt;height:3.85pt;rotation:-45;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4YynwEAADA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" filled="f" stroked="f">
                <v:textbox inset="0,0,0,0">
                  <w:txbxContent>
                    <w:p w14:paraId="442BAA99"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7"/>
        </w:rPr>
        <mc:AlternateContent>
          <mc:Choice Requires="wps">
            <w:drawing>
              <wp:anchor distT="0" distB="0" distL="0" distR="0" simplePos="0" relativeHeight="15762432" behindDoc="0" locked="0" layoutInCell="1" allowOverlap="1" wp14:anchorId="15F351A4" wp14:editId="328FB76D">
                <wp:simplePos x="0" y="0"/>
                <wp:positionH relativeFrom="page">
                  <wp:posOffset>5600154</wp:posOffset>
                </wp:positionH>
                <wp:positionV relativeFrom="paragraph">
                  <wp:posOffset>115121</wp:posOffset>
                </wp:positionV>
                <wp:extent cx="107950" cy="4889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D76DCAB"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15F351A4" id="Textbox 334" o:spid="_x0000_s1072" type="#_x0000_t202" style="position:absolute;left:0;text-align:left;margin-left:440.95pt;margin-top:9.05pt;width:8.5pt;height:3.85pt;rotation:-45;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" filled="f" stroked="f">
                <v:textbox inset="0,0,0,0">
                  <w:txbxContent>
                    <w:p w14:paraId="5D76DCAB"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7"/>
        </w:rPr>
        <mc:AlternateContent>
          <mc:Choice Requires="wps">
            <w:drawing>
              <wp:anchor distT="0" distB="0" distL="0" distR="0" simplePos="0" relativeHeight="15762944" behindDoc="0" locked="0" layoutInCell="1" allowOverlap="1" wp14:anchorId="4E7CA8F0" wp14:editId="1F69DEF3">
                <wp:simplePos x="0" y="0"/>
                <wp:positionH relativeFrom="page">
                  <wp:posOffset>5758562</wp:posOffset>
                </wp:positionH>
                <wp:positionV relativeFrom="paragraph">
                  <wp:posOffset>115121</wp:posOffset>
                </wp:positionV>
                <wp:extent cx="107950" cy="48895"/>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4452705"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4E7CA8F0" id="Textbox 335" o:spid="_x0000_s1073" type="#_x0000_t202" style="position:absolute;left:0;text-align:left;margin-left:453.45pt;margin-top:9.05pt;width:8.5pt;height:3.85pt;rotation:-45;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" filled="f" stroked="f">
                <v:textbox inset="0,0,0,0">
                  <w:txbxContent>
                    <w:p w14:paraId="74452705"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7"/>
        </w:rPr>
        <mc:AlternateContent>
          <mc:Choice Requires="wps">
            <w:drawing>
              <wp:anchor distT="0" distB="0" distL="0" distR="0" simplePos="0" relativeHeight="15763456" behindDoc="0" locked="0" layoutInCell="1" allowOverlap="1" wp14:anchorId="3B9AC900" wp14:editId="3C1DCBBC">
                <wp:simplePos x="0" y="0"/>
                <wp:positionH relativeFrom="page">
                  <wp:posOffset>5916970</wp:posOffset>
                </wp:positionH>
                <wp:positionV relativeFrom="paragraph">
                  <wp:posOffset>115121</wp:posOffset>
                </wp:positionV>
                <wp:extent cx="107950" cy="48895"/>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96C7E87"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3B9AC900" id="Textbox 336" o:spid="_x0000_s1074" type="#_x0000_t202" style="position:absolute;left:0;text-align:left;margin-left:465.9pt;margin-top:9.05pt;width:8.5pt;height:3.85pt;rotation:-45;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mxlnwEAADA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" filled="f" stroked="f">
                <v:textbox inset="0,0,0,0">
                  <w:txbxContent>
                    <w:p w14:paraId="696C7E87"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rFonts w:ascii="Arial MT"/>
          <w:noProof/>
          <w:sz w:val="7"/>
        </w:rPr>
        <mc:AlternateContent>
          <mc:Choice Requires="wps">
            <w:drawing>
              <wp:anchor distT="0" distB="0" distL="0" distR="0" simplePos="0" relativeHeight="15763968" behindDoc="0" locked="0" layoutInCell="1" allowOverlap="1" wp14:anchorId="5E1DB0C1" wp14:editId="3412C490">
                <wp:simplePos x="0" y="0"/>
                <wp:positionH relativeFrom="page">
                  <wp:posOffset>6075378</wp:posOffset>
                </wp:positionH>
                <wp:positionV relativeFrom="paragraph">
                  <wp:posOffset>115121</wp:posOffset>
                </wp:positionV>
                <wp:extent cx="107950" cy="48895"/>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4CF4EB1"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5E1DB0C1" id="Textbox 337" o:spid="_x0000_s1075" type="#_x0000_t202" style="position:absolute;left:0;text-align:left;margin-left:478.4pt;margin-top:9.05pt;width:8.5pt;height:3.85pt;rotation:-45;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sAUoAEAADA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" filled="f" stroked="f">
                <v:textbox inset="0,0,0,0">
                  <w:txbxContent>
                    <w:p w14:paraId="44CF4EB1"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Pr>
          <w:rFonts w:ascii="Arial MT"/>
          <w:noProof/>
          <w:sz w:val="7"/>
        </w:rPr>
        <mc:AlternateContent>
          <mc:Choice Requires="wps">
            <w:drawing>
              <wp:anchor distT="0" distB="0" distL="0" distR="0" simplePos="0" relativeHeight="15764480" behindDoc="0" locked="0" layoutInCell="1" allowOverlap="1" wp14:anchorId="4F0BAA18" wp14:editId="0D893622">
                <wp:simplePos x="0" y="0"/>
                <wp:positionH relativeFrom="page">
                  <wp:posOffset>6233786</wp:posOffset>
                </wp:positionH>
                <wp:positionV relativeFrom="paragraph">
                  <wp:posOffset>115121</wp:posOffset>
                </wp:positionV>
                <wp:extent cx="107950" cy="4889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36DE91D"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4F0BAA18" id="Textbox 338" o:spid="_x0000_s1076" type="#_x0000_t202" style="position:absolute;left:0;text-align:left;margin-left:490.85pt;margin-top:9.05pt;width:8.5pt;height:3.85pt;rotation:-45;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CG2oQEAADA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" filled="f" stroked="f">
                <v:textbox inset="0,0,0,0">
                  <w:txbxContent>
                    <w:p w14:paraId="136DE91D"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Pr>
          <w:rFonts w:ascii="Arial MT"/>
          <w:noProof/>
          <w:sz w:val="7"/>
        </w:rPr>
        <mc:AlternateContent>
          <mc:Choice Requires="wps">
            <w:drawing>
              <wp:anchor distT="0" distB="0" distL="0" distR="0" simplePos="0" relativeHeight="15764992" behindDoc="0" locked="0" layoutInCell="1" allowOverlap="1" wp14:anchorId="63EE80E7" wp14:editId="4FD413DB">
                <wp:simplePos x="0" y="0"/>
                <wp:positionH relativeFrom="page">
                  <wp:posOffset>6392194</wp:posOffset>
                </wp:positionH>
                <wp:positionV relativeFrom="paragraph">
                  <wp:posOffset>115121</wp:posOffset>
                </wp:positionV>
                <wp:extent cx="107950" cy="4889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620C8B6"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63EE80E7" id="Textbox 339" o:spid="_x0000_s1077" type="#_x0000_t202" style="position:absolute;left:0;text-align:left;margin-left:503.3pt;margin-top:9.05pt;width:8.5pt;height:3.85pt;rotation:-45;z-index:1576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" filled="f" stroked="f">
                <v:textbox inset="0,0,0,0">
                  <w:txbxContent>
                    <w:p w14:paraId="3620C8B6"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Pr>
          <w:rFonts w:ascii="Arial MT"/>
          <w:noProof/>
          <w:sz w:val="7"/>
        </w:rPr>
        <mc:AlternateContent>
          <mc:Choice Requires="wps">
            <w:drawing>
              <wp:anchor distT="0" distB="0" distL="0" distR="0" simplePos="0" relativeHeight="15765504" behindDoc="0" locked="0" layoutInCell="1" allowOverlap="1" wp14:anchorId="160A8EA7" wp14:editId="2E0F6B32">
                <wp:simplePos x="0" y="0"/>
                <wp:positionH relativeFrom="page">
                  <wp:posOffset>6550602</wp:posOffset>
                </wp:positionH>
                <wp:positionV relativeFrom="paragraph">
                  <wp:posOffset>115121</wp:posOffset>
                </wp:positionV>
                <wp:extent cx="107950" cy="4889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5B5F6DA"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160A8EA7" id="Textbox 340" o:spid="_x0000_s1078" type="#_x0000_t202" style="position:absolute;left:0;text-align:left;margin-left:515.8pt;margin-top:9.05pt;width:8.5pt;height:3.85pt;rotation:-45;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" filled="f" stroked="f">
                <v:textbox inset="0,0,0,0">
                  <w:txbxContent>
                    <w:p w14:paraId="55B5F6DA"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Pr>
          <w:rFonts w:ascii="Arial MT"/>
          <w:spacing w:val="-2"/>
          <w:w w:val="105"/>
          <w:sz w:val="7"/>
        </w:rPr>
        <w:t>-</w:t>
      </w:r>
      <w:r>
        <w:rPr>
          <w:rFonts w:ascii="Arial MT"/>
          <w:spacing w:val="-7"/>
          <w:w w:val="105"/>
          <w:sz w:val="7"/>
        </w:rPr>
        <w:t>20</w:t>
      </w:r>
      <w:r>
        <w:rPr>
          <w:rFonts w:ascii="Arial MT"/>
          <w:sz w:val="7"/>
        </w:rPr>
        <w:tab/>
      </w:r>
      <w:r>
        <w:rPr>
          <w:rFonts w:ascii="Arial MT"/>
          <w:spacing w:val="-2"/>
          <w:w w:val="105"/>
          <w:sz w:val="7"/>
        </w:rPr>
        <w:t>-</w:t>
      </w:r>
      <w:r>
        <w:rPr>
          <w:rFonts w:ascii="Arial MT"/>
          <w:spacing w:val="-5"/>
          <w:w w:val="110"/>
          <w:sz w:val="7"/>
        </w:rPr>
        <w:t>20</w:t>
      </w:r>
    </w:p>
    <w:p w14:paraId="2C25E5FE" w14:textId="77777777" w:rsidR="006F1B3D" w:rsidRDefault="006F1B3D" w:rsidP="008C7539">
      <w:pPr>
        <w:pStyle w:val="BodyText"/>
        <w:suppressAutoHyphens/>
        <w:rPr>
          <w:rFonts w:ascii="Arial MT"/>
          <w:sz w:val="20"/>
        </w:rPr>
      </w:pPr>
    </w:p>
    <w:p w14:paraId="44F517D1" w14:textId="77777777" w:rsidR="006F1B3D" w:rsidRDefault="006F1B3D" w:rsidP="008C7539">
      <w:pPr>
        <w:pStyle w:val="BodyText"/>
        <w:suppressAutoHyphens/>
        <w:spacing w:before="41"/>
        <w:rPr>
          <w:rFonts w:ascii="Arial MT"/>
          <w:sz w:val="20"/>
        </w:rPr>
      </w:pPr>
    </w:p>
    <w:p w14:paraId="099F7EE7" w14:textId="77777777" w:rsidR="006F1B3D" w:rsidRPr="0007505F" w:rsidRDefault="00191F14" w:rsidP="0007505F">
      <w:pPr>
        <w:pStyle w:val="ListParagraph"/>
        <w:numPr>
          <w:ilvl w:val="1"/>
          <w:numId w:val="8"/>
        </w:numPr>
        <w:tabs>
          <w:tab w:val="left" w:pos="2187"/>
          <w:tab w:val="left" w:pos="6619"/>
        </w:tabs>
        <w:suppressAutoHyphens/>
        <w:spacing w:before="1"/>
        <w:ind w:left="2187" w:hanging="309"/>
        <w:rPr>
          <w:b/>
          <w:sz w:val="20"/>
        </w:rPr>
      </w:pPr>
      <w:r w:rsidRPr="0007505F">
        <w:rPr>
          <w:b/>
          <w:spacing w:val="-2"/>
          <w:sz w:val="20"/>
        </w:rPr>
        <w:t>Female</w:t>
      </w:r>
      <w:r>
        <w:rPr>
          <w:sz w:val="20"/>
        </w:rPr>
        <w:tab/>
      </w:r>
      <w:del w:id="2372" w:author="Editor" w:date="2026-09-10T11:31:00Z">
        <w:r w:rsidRPr="0007505F" w:rsidDel="00C03E63">
          <w:rPr>
            <w:b/>
            <w:sz w:val="20"/>
          </w:rPr>
          <w:delText>(</w:delText>
        </w:r>
      </w:del>
      <w:r w:rsidRPr="0007505F">
        <w:rPr>
          <w:b/>
          <w:sz w:val="20"/>
        </w:rPr>
        <w:t>c</w:t>
      </w:r>
      <w:ins w:id="2373" w:author="Editor" w:date="2026-09-10T11:31:00Z">
        <w:r w:rsidR="00C03E63">
          <w:rPr>
            <w:b/>
            <w:sz w:val="20"/>
          </w:rPr>
          <w:t>.</w:t>
        </w:r>
      </w:ins>
      <w:del w:id="2374" w:author="Editor" w:date="2026-09-10T11:31:00Z">
        <w:r w:rsidRPr="0007505F" w:rsidDel="00C03E63">
          <w:rPr>
            <w:b/>
            <w:sz w:val="20"/>
          </w:rPr>
          <w:delText>)</w:delText>
        </w:r>
      </w:del>
      <w:r w:rsidRPr="0007505F">
        <w:rPr>
          <w:b/>
          <w:spacing w:val="24"/>
          <w:sz w:val="20"/>
        </w:rPr>
        <w:t xml:space="preserve"> </w:t>
      </w:r>
      <w:r w:rsidRPr="0007505F">
        <w:rPr>
          <w:b/>
          <w:spacing w:val="-4"/>
          <w:sz w:val="20"/>
        </w:rPr>
        <w:t>Male</w:t>
      </w:r>
    </w:p>
    <w:p w14:paraId="46D40C74" w14:textId="77777777" w:rsidR="006F1B3D" w:rsidRPr="0007505F" w:rsidRDefault="006F1B3D" w:rsidP="008C7539">
      <w:pPr>
        <w:pStyle w:val="BodyText"/>
        <w:suppressAutoHyphens/>
        <w:spacing w:before="91"/>
        <w:rPr>
          <w:b/>
          <w:sz w:val="20"/>
        </w:rPr>
      </w:pPr>
    </w:p>
    <w:p w14:paraId="4FEEA23F" w14:textId="77777777" w:rsidR="00235695" w:rsidRDefault="00235695" w:rsidP="00181B91">
      <w:pPr>
        <w:suppressAutoHyphens/>
        <w:ind w:right="720"/>
        <w:jc w:val="both"/>
        <w:rPr>
          <w:ins w:id="2375" w:author="Editor" w:date="2026-09-11T11:22:00Z"/>
          <w:sz w:val="20"/>
        </w:rPr>
      </w:pPr>
      <w:ins w:id="2376" w:author="Editor" w:date="2026-09-11T11:22:00Z">
        <w:r>
          <w:rPr>
            <w:sz w:val="20"/>
          </w:rPr>
          <w:t>Source: Prepared by the authors.</w:t>
        </w:r>
      </w:ins>
    </w:p>
    <w:p w14:paraId="10D31824" w14:textId="77777777" w:rsidR="006F1B3D" w:rsidDel="00BE0057" w:rsidRDefault="00191F14" w:rsidP="008C7539">
      <w:pPr>
        <w:suppressAutoHyphens/>
        <w:spacing w:line="249" w:lineRule="auto"/>
        <w:ind w:right="717"/>
        <w:jc w:val="both"/>
        <w:rPr>
          <w:del w:id="2377" w:author="Editor" w:date="2026-09-10T13:37:00Z"/>
          <w:sz w:val="20"/>
        </w:rPr>
      </w:pPr>
      <w:r>
        <w:rPr>
          <w:sz w:val="20"/>
        </w:rPr>
        <w:t>Note</w:t>
      </w:r>
      <w:del w:id="2378" w:author="Editor" w:date="2026-09-10T11:05:00Z">
        <w:r w:rsidDel="000615E0">
          <w:rPr>
            <w:sz w:val="20"/>
          </w:rPr>
          <w:delText>s</w:delText>
        </w:r>
      </w:del>
      <w:r>
        <w:rPr>
          <w:sz w:val="20"/>
        </w:rPr>
        <w:t>:</w:t>
      </w:r>
      <w:r>
        <w:rPr>
          <w:spacing w:val="37"/>
          <w:sz w:val="20"/>
        </w:rPr>
        <w:t xml:space="preserve"> </w:t>
      </w:r>
      <w:r>
        <w:rPr>
          <w:sz w:val="20"/>
        </w:rPr>
        <w:t>Th</w:t>
      </w:r>
      <w:ins w:id="2379" w:author="Editor" w:date="2026-09-13T17:30:00Z">
        <w:r w:rsidR="00BF059B">
          <w:rPr>
            <w:sz w:val="20"/>
          </w:rPr>
          <w:t>e</w:t>
        </w:r>
      </w:ins>
      <w:del w:id="2380" w:author="Editor" w:date="2026-09-13T17:30:00Z">
        <w:r w:rsidDel="00BF059B">
          <w:rPr>
            <w:sz w:val="20"/>
          </w:rPr>
          <w:delText>is</w:delText>
        </w:r>
      </w:del>
      <w:r>
        <w:rPr>
          <w:sz w:val="20"/>
        </w:rPr>
        <w:t xml:space="preserve"> figure shows the results obtained from estimating a </w:t>
      </w:r>
      <w:del w:id="2381" w:author="Editor" w:date="2026-09-08T18:16:00Z">
        <w:r w:rsidDel="00B50A25">
          <w:rPr>
            <w:sz w:val="20"/>
          </w:rPr>
          <w:delText>di</w:delText>
        </w:r>
        <w:r w:rsidDel="00B50A25">
          <w:rPr>
            <w:rFonts w:ascii="Arial MT" w:hAnsi="Arial MT"/>
            <w:sz w:val="20"/>
          </w:rPr>
          <w:delText>ff</w:delText>
        </w:r>
        <w:r w:rsidDel="00B50A25">
          <w:rPr>
            <w:sz w:val="20"/>
          </w:rPr>
          <w:delText>erence</w:delText>
        </w:r>
      </w:del>
      <w:ins w:id="2382" w:author="Editor" w:date="2026-09-08T18:16:00Z">
        <w:r w:rsidR="00B50A25">
          <w:rPr>
            <w:sz w:val="20"/>
          </w:rPr>
          <w:t>difference</w:t>
        </w:r>
      </w:ins>
      <w:r>
        <w:rPr>
          <w:sz w:val="20"/>
        </w:rPr>
        <w:t>-in-</w:t>
      </w:r>
      <w:del w:id="2383" w:author="Editor" w:date="2026-09-10T08:58:00Z">
        <w:r w:rsidDel="00D261A8">
          <w:rPr>
            <w:sz w:val="20"/>
          </w:rPr>
          <w:delText>d</w:delText>
        </w:r>
      </w:del>
      <w:del w:id="2384" w:author="Editor" w:date="2026-09-08T18:16:00Z">
        <w:r w:rsidDel="00B50A25">
          <w:rPr>
            <w:sz w:val="20"/>
          </w:rPr>
          <w:delText>i</w:delText>
        </w:r>
        <w:r w:rsidDel="00B50A25">
          <w:rPr>
            <w:rFonts w:ascii="Arial MT" w:hAnsi="Arial MT"/>
            <w:sz w:val="20"/>
          </w:rPr>
          <w:delText>ff</w:delText>
        </w:r>
      </w:del>
      <w:del w:id="2385" w:author="Editor" w:date="2026-09-10T08:58:00Z">
        <w:r w:rsidDel="00D261A8">
          <w:rPr>
            <w:sz w:val="20"/>
          </w:rPr>
          <w:delText>erences</w:delText>
        </w:r>
      </w:del>
      <w:ins w:id="2386" w:author="Editor" w:date="2026-09-10T08:58:00Z">
        <w:r w:rsidR="00D261A8">
          <w:rPr>
            <w:sz w:val="20"/>
          </w:rPr>
          <w:t>d</w:t>
        </w:r>
        <w:r w:rsidR="00D261A8" w:rsidRPr="00DB5B07">
          <w:t>i</w:t>
        </w:r>
        <w:r w:rsidR="00D261A8" w:rsidRPr="004A2FF4">
          <w:rPr>
            <w:sz w:val="20"/>
            <w:szCs w:val="20"/>
          </w:rPr>
          <w:t>f</w:t>
        </w:r>
        <w:r w:rsidR="00D261A8" w:rsidRPr="00BE0057">
          <w:rPr>
            <w:sz w:val="20"/>
            <w:szCs w:val="20"/>
          </w:rPr>
          <w:t>f</w:t>
        </w:r>
        <w:r w:rsidR="00D261A8">
          <w:rPr>
            <w:sz w:val="20"/>
          </w:rPr>
          <w:t>erences</w:t>
        </w:r>
      </w:ins>
      <w:r>
        <w:rPr>
          <w:sz w:val="20"/>
        </w:rPr>
        <w:t xml:space="preserve"> event</w:t>
      </w:r>
      <w:del w:id="2387" w:author="Editor" w:date="2026-09-12T15:33:00Z">
        <w:r w:rsidDel="00BA336D">
          <w:rPr>
            <w:sz w:val="20"/>
          </w:rPr>
          <w:delText xml:space="preserve"> </w:delText>
        </w:r>
      </w:del>
      <w:ins w:id="2388" w:author="Editor" w:date="2026-09-12T15:33:00Z">
        <w:r w:rsidR="00BA336D">
          <w:rPr>
            <w:sz w:val="20"/>
          </w:rPr>
          <w:t>-</w:t>
        </w:r>
      </w:ins>
      <w:r>
        <w:rPr>
          <w:sz w:val="20"/>
        </w:rPr>
        <w:t>study specification. The</w:t>
      </w:r>
      <w:r>
        <w:rPr>
          <w:spacing w:val="-6"/>
          <w:sz w:val="20"/>
        </w:rPr>
        <w:t xml:space="preserve"> </w:t>
      </w:r>
      <w:r>
        <w:rPr>
          <w:sz w:val="20"/>
        </w:rPr>
        <w:t>outcome</w:t>
      </w:r>
      <w:r>
        <w:rPr>
          <w:spacing w:val="-6"/>
          <w:sz w:val="20"/>
        </w:rPr>
        <w:t xml:space="preserve"> </w:t>
      </w:r>
      <w:r>
        <w:rPr>
          <w:sz w:val="20"/>
        </w:rPr>
        <w:t>is</w:t>
      </w:r>
      <w:r>
        <w:rPr>
          <w:spacing w:val="-6"/>
          <w:sz w:val="20"/>
        </w:rPr>
        <w:t xml:space="preserve"> </w:t>
      </w:r>
      <w:r>
        <w:rPr>
          <w:sz w:val="20"/>
        </w:rPr>
        <w:t>the</w:t>
      </w:r>
      <w:r>
        <w:rPr>
          <w:spacing w:val="-6"/>
          <w:sz w:val="20"/>
        </w:rPr>
        <w:t xml:space="preserve"> </w:t>
      </w:r>
      <w:ins w:id="2389" w:author="Editor" w:date="2026-09-10T13:36:00Z">
        <w:r w:rsidR="00BE0057">
          <w:rPr>
            <w:spacing w:val="-6"/>
            <w:sz w:val="20"/>
          </w:rPr>
          <w:t>m</w:t>
        </w:r>
      </w:ins>
      <w:del w:id="2390" w:author="Editor" w:date="2026-09-10T13:36:00Z">
        <w:r w:rsidDel="00BE0057">
          <w:rPr>
            <w:sz w:val="20"/>
          </w:rPr>
          <w:delText>M</w:delText>
        </w:r>
      </w:del>
      <w:r>
        <w:rPr>
          <w:sz w:val="20"/>
        </w:rPr>
        <w:t>ortality</w:t>
      </w:r>
      <w:r>
        <w:rPr>
          <w:spacing w:val="-5"/>
          <w:sz w:val="20"/>
        </w:rPr>
        <w:t xml:space="preserve"> </w:t>
      </w:r>
      <w:del w:id="2391" w:author="Editor" w:date="2026-09-10T13:36:00Z">
        <w:r w:rsidDel="00BE0057">
          <w:rPr>
            <w:sz w:val="20"/>
          </w:rPr>
          <w:delText>Rate</w:delText>
        </w:r>
        <w:r w:rsidDel="00BE0057">
          <w:rPr>
            <w:spacing w:val="-6"/>
            <w:sz w:val="20"/>
          </w:rPr>
          <w:delText xml:space="preserve"> </w:delText>
        </w:r>
      </w:del>
      <w:ins w:id="2392" w:author="Editor" w:date="2026-09-10T13:36:00Z">
        <w:r w:rsidR="00BE0057">
          <w:rPr>
            <w:sz w:val="20"/>
          </w:rPr>
          <w:t>rate</w:t>
        </w:r>
        <w:r w:rsidR="00BE0057">
          <w:rPr>
            <w:spacing w:val="-6"/>
            <w:sz w:val="20"/>
          </w:rPr>
          <w:t xml:space="preserve"> </w:t>
        </w:r>
      </w:ins>
      <w:r>
        <w:rPr>
          <w:sz w:val="20"/>
        </w:rPr>
        <w:t>for</w:t>
      </w:r>
      <w:r>
        <w:rPr>
          <w:spacing w:val="-6"/>
          <w:sz w:val="20"/>
        </w:rPr>
        <w:t xml:space="preserve"> </w:t>
      </w:r>
      <w:r>
        <w:rPr>
          <w:sz w:val="20"/>
        </w:rPr>
        <w:t>adults</w:t>
      </w:r>
      <w:r>
        <w:rPr>
          <w:spacing w:val="-6"/>
          <w:sz w:val="20"/>
        </w:rPr>
        <w:t xml:space="preserve"> </w:t>
      </w:r>
      <w:r>
        <w:rPr>
          <w:sz w:val="20"/>
        </w:rPr>
        <w:t>aged</w:t>
      </w:r>
      <w:r>
        <w:rPr>
          <w:spacing w:val="-6"/>
          <w:sz w:val="20"/>
        </w:rPr>
        <w:t xml:space="preserve"> </w:t>
      </w:r>
      <w:r>
        <w:rPr>
          <w:sz w:val="20"/>
        </w:rPr>
        <w:t>65</w:t>
      </w:r>
      <w:r>
        <w:rPr>
          <w:spacing w:val="-5"/>
          <w:sz w:val="20"/>
        </w:rPr>
        <w:t xml:space="preserve"> </w:t>
      </w:r>
      <w:r>
        <w:rPr>
          <w:sz w:val="20"/>
        </w:rPr>
        <w:t>and</w:t>
      </w:r>
      <w:r>
        <w:rPr>
          <w:spacing w:val="-6"/>
          <w:sz w:val="20"/>
        </w:rPr>
        <w:t xml:space="preserve"> </w:t>
      </w:r>
      <w:r>
        <w:rPr>
          <w:sz w:val="20"/>
        </w:rPr>
        <w:t>older,</w:t>
      </w:r>
      <w:r>
        <w:rPr>
          <w:spacing w:val="-6"/>
          <w:sz w:val="20"/>
        </w:rPr>
        <w:t xml:space="preserve"> </w:t>
      </w:r>
      <w:r>
        <w:rPr>
          <w:sz w:val="20"/>
        </w:rPr>
        <w:t>measured</w:t>
      </w:r>
      <w:r>
        <w:rPr>
          <w:spacing w:val="-6"/>
          <w:sz w:val="20"/>
        </w:rPr>
        <w:t xml:space="preserve"> </w:t>
      </w:r>
      <w:r>
        <w:rPr>
          <w:sz w:val="20"/>
        </w:rPr>
        <w:t>in</w:t>
      </w:r>
      <w:r>
        <w:rPr>
          <w:spacing w:val="-6"/>
          <w:sz w:val="20"/>
        </w:rPr>
        <w:t xml:space="preserve"> </w:t>
      </w:r>
      <w:r>
        <w:rPr>
          <w:sz w:val="20"/>
        </w:rPr>
        <w:t>deaths</w:t>
      </w:r>
      <w:r>
        <w:rPr>
          <w:spacing w:val="-5"/>
          <w:sz w:val="20"/>
        </w:rPr>
        <w:t xml:space="preserve"> </w:t>
      </w:r>
      <w:r>
        <w:rPr>
          <w:sz w:val="20"/>
        </w:rPr>
        <w:t>per</w:t>
      </w:r>
      <w:r>
        <w:rPr>
          <w:spacing w:val="-6"/>
          <w:sz w:val="20"/>
        </w:rPr>
        <w:t xml:space="preserve"> </w:t>
      </w:r>
      <w:r>
        <w:rPr>
          <w:sz w:val="20"/>
        </w:rPr>
        <w:t>1,000</w:t>
      </w:r>
      <w:r>
        <w:rPr>
          <w:spacing w:val="-6"/>
          <w:sz w:val="20"/>
        </w:rPr>
        <w:t xml:space="preserve"> </w:t>
      </w:r>
      <w:del w:id="2393" w:author="Editor" w:date="2026-09-10T13:36:00Z">
        <w:r w:rsidDel="00BE0057">
          <w:rPr>
            <w:sz w:val="20"/>
          </w:rPr>
          <w:delText>inhabitants</w:delText>
        </w:r>
      </w:del>
      <w:ins w:id="2394" w:author="Editor" w:date="2026-09-11T11:52:00Z">
        <w:r w:rsidR="0085492B">
          <w:rPr>
            <w:sz w:val="20"/>
          </w:rPr>
          <w:t>p</w:t>
        </w:r>
      </w:ins>
      <w:ins w:id="2395" w:author="Editor" w:date="2026-09-11T11:53:00Z">
        <w:r w:rsidR="0085492B">
          <w:rPr>
            <w:sz w:val="20"/>
          </w:rPr>
          <w:t>ersons</w:t>
        </w:r>
      </w:ins>
      <w:r>
        <w:rPr>
          <w:sz w:val="20"/>
        </w:rPr>
        <w:t>.</w:t>
      </w:r>
      <w:r>
        <w:rPr>
          <w:spacing w:val="5"/>
          <w:sz w:val="20"/>
        </w:rPr>
        <w:t xml:space="preserve"> </w:t>
      </w:r>
      <w:del w:id="2396" w:author="Editor" w:date="2026-09-10T13:37:00Z">
        <w:r w:rsidDel="00BE0057">
          <w:rPr>
            <w:sz w:val="20"/>
          </w:rPr>
          <w:delText>Panels</w:delText>
        </w:r>
      </w:del>
      <w:ins w:id="2397" w:author="Editor" w:date="2026-09-13T17:12:00Z">
        <w:r w:rsidR="00EC25F2">
          <w:rPr>
            <w:sz w:val="20"/>
          </w:rPr>
          <w:t>The p</w:t>
        </w:r>
      </w:ins>
      <w:ins w:id="2398" w:author="Editor" w:date="2026-09-10T13:37:00Z">
        <w:r w:rsidR="00BE0057">
          <w:rPr>
            <w:sz w:val="20"/>
          </w:rPr>
          <w:t xml:space="preserve">anels </w:t>
        </w:r>
      </w:ins>
      <w:del w:id="2399" w:author="Editor" w:date="2026-09-10T13:37:00Z">
        <w:r w:rsidDel="00BE0057">
          <w:rPr>
            <w:spacing w:val="-6"/>
            <w:sz w:val="20"/>
          </w:rPr>
          <w:delText xml:space="preserve"> </w:delText>
        </w:r>
      </w:del>
      <w:del w:id="2400" w:author="Editor" w:date="2026-09-10T11:05:00Z">
        <w:r w:rsidDel="000615E0">
          <w:rPr>
            <w:spacing w:val="-4"/>
            <w:sz w:val="20"/>
          </w:rPr>
          <w:delText>(</w:delText>
        </w:r>
      </w:del>
      <w:del w:id="2401" w:author="Editor" w:date="2026-09-10T13:37:00Z">
        <w:r w:rsidDel="00BE0057">
          <w:rPr>
            <w:spacing w:val="-4"/>
            <w:sz w:val="20"/>
          </w:rPr>
          <w:delText>a</w:delText>
        </w:r>
      </w:del>
      <w:del w:id="2402" w:author="Editor" w:date="2026-09-10T11:05:00Z">
        <w:r w:rsidDel="000615E0">
          <w:rPr>
            <w:spacing w:val="-4"/>
            <w:sz w:val="20"/>
          </w:rPr>
          <w:delText>)</w:delText>
        </w:r>
      </w:del>
      <w:del w:id="2403" w:author="Editor" w:date="2026-09-10T13:37:00Z">
        <w:r w:rsidDel="00BE0057">
          <w:rPr>
            <w:spacing w:val="-4"/>
            <w:sz w:val="20"/>
          </w:rPr>
          <w:delText>–</w:delText>
        </w:r>
      </w:del>
    </w:p>
    <w:p w14:paraId="0D51DAF9" w14:textId="77777777" w:rsidR="006F1B3D" w:rsidDel="00BE0057" w:rsidRDefault="00191F14" w:rsidP="004A2FF4">
      <w:pPr>
        <w:suppressAutoHyphens/>
        <w:spacing w:line="249" w:lineRule="auto"/>
        <w:ind w:right="717"/>
        <w:jc w:val="both"/>
        <w:rPr>
          <w:del w:id="2404" w:author="Editor" w:date="2026-09-10T13:38:00Z"/>
          <w:sz w:val="20"/>
        </w:rPr>
      </w:pPr>
      <w:r>
        <w:rPr>
          <w:sz w:val="20"/>
        </w:rPr>
        <w:t xml:space="preserve">display the interaction </w:t>
      </w:r>
      <w:del w:id="2405" w:author="Editor" w:date="2026-09-08T18:16:00Z">
        <w:r w:rsidDel="00B50A25">
          <w:rPr>
            <w:sz w:val="20"/>
          </w:rPr>
          <w:delText>coe</w:delText>
        </w:r>
        <w:r w:rsidDel="00B50A25">
          <w:rPr>
            <w:rFonts w:ascii="Arial MT"/>
            <w:sz w:val="20"/>
          </w:rPr>
          <w:delText>ffi</w:delText>
        </w:r>
        <w:r w:rsidDel="00B50A25">
          <w:rPr>
            <w:sz w:val="20"/>
          </w:rPr>
          <w:delText xml:space="preserve">cients </w:delText>
        </w:r>
      </w:del>
      <w:ins w:id="2406" w:author="Editor" w:date="2026-09-08T18:16:00Z">
        <w:r w:rsidR="00B50A25">
          <w:rPr>
            <w:sz w:val="20"/>
          </w:rPr>
          <w:t>coeff</w:t>
        </w:r>
        <w:r w:rsidR="00B50A25">
          <w:rPr>
            <w:rFonts w:ascii="Arial MT"/>
            <w:sz w:val="20"/>
          </w:rPr>
          <w:t>i</w:t>
        </w:r>
        <w:r w:rsidR="00B50A25">
          <w:rPr>
            <w:sz w:val="20"/>
          </w:rPr>
          <w:t xml:space="preserve">cients </w:t>
        </w:r>
      </w:ins>
      <w:r>
        <w:rPr>
          <w:sz w:val="20"/>
        </w:rPr>
        <w:t>between Progresa intensity in 1999 and year indicators for the pooled, female, and male samples, respectively.</w:t>
      </w:r>
      <w:r>
        <w:rPr>
          <w:spacing w:val="40"/>
          <w:sz w:val="20"/>
        </w:rPr>
        <w:t xml:space="preserve"> </w:t>
      </w:r>
      <w:r>
        <w:rPr>
          <w:sz w:val="20"/>
        </w:rPr>
        <w:t xml:space="preserve">All specifications include the </w:t>
      </w:r>
      <w:r>
        <w:rPr>
          <w:i/>
          <w:sz w:val="20"/>
        </w:rPr>
        <w:t>Intensity</w:t>
      </w:r>
      <w:r>
        <w:rPr>
          <w:position w:val="-4"/>
          <w:sz w:val="14"/>
        </w:rPr>
        <w:t>2005</w:t>
      </w:r>
      <w:r>
        <w:rPr>
          <w:spacing w:val="32"/>
          <w:position w:val="-4"/>
          <w:sz w:val="14"/>
        </w:rPr>
        <w:t xml:space="preserve"> </w:t>
      </w:r>
      <w:ins w:id="2407" w:author="Editor" w:date="2026-09-10T13:38:00Z">
        <w:r w:rsidR="00BE0057">
          <w:rPr>
            <w:sz w:val="20"/>
          </w:rPr>
          <w:t>variable i</w:t>
        </w:r>
      </w:ins>
      <w:del w:id="2408" w:author="Editor" w:date="2026-09-10T13:38:00Z">
        <w:r w:rsidDel="00BE0057">
          <w:rPr>
            <w:sz w:val="20"/>
          </w:rPr>
          <w:delText>i</w:delText>
        </w:r>
      </w:del>
      <w:r>
        <w:rPr>
          <w:sz w:val="20"/>
        </w:rPr>
        <w:t>nteracted with the pre- and post-period controls,</w:t>
      </w:r>
      <w:r>
        <w:rPr>
          <w:spacing w:val="-2"/>
          <w:sz w:val="20"/>
        </w:rPr>
        <w:t xml:space="preserve"> </w:t>
      </w:r>
      <w:r>
        <w:rPr>
          <w:sz w:val="20"/>
        </w:rPr>
        <w:t>but</w:t>
      </w:r>
      <w:r>
        <w:rPr>
          <w:spacing w:val="-3"/>
          <w:sz w:val="20"/>
        </w:rPr>
        <w:t xml:space="preserve"> </w:t>
      </w:r>
      <w:del w:id="2409" w:author="Editor" w:date="2026-09-10T13:38:00Z">
        <w:r w:rsidDel="00BE0057">
          <w:rPr>
            <w:sz w:val="20"/>
          </w:rPr>
          <w:delText>it</w:delText>
        </w:r>
        <w:r w:rsidDel="00BE0057">
          <w:rPr>
            <w:spacing w:val="-3"/>
            <w:sz w:val="20"/>
          </w:rPr>
          <w:delText xml:space="preserve"> </w:delText>
        </w:r>
      </w:del>
      <w:ins w:id="2410" w:author="Editor" w:date="2026-09-10T13:38:00Z">
        <w:r w:rsidR="00BE0057">
          <w:rPr>
            <w:sz w:val="20"/>
          </w:rPr>
          <w:t>the variable</w:t>
        </w:r>
        <w:r w:rsidR="00BE0057">
          <w:rPr>
            <w:spacing w:val="-3"/>
            <w:sz w:val="20"/>
          </w:rPr>
          <w:t xml:space="preserve"> </w:t>
        </w:r>
      </w:ins>
      <w:r>
        <w:rPr>
          <w:sz w:val="20"/>
        </w:rPr>
        <w:t>is</w:t>
      </w:r>
      <w:r>
        <w:rPr>
          <w:spacing w:val="-3"/>
          <w:sz w:val="20"/>
        </w:rPr>
        <w:t xml:space="preserve"> </w:t>
      </w:r>
      <w:r>
        <w:rPr>
          <w:sz w:val="20"/>
        </w:rPr>
        <w:t>not</w:t>
      </w:r>
      <w:r>
        <w:rPr>
          <w:spacing w:val="-3"/>
          <w:sz w:val="20"/>
        </w:rPr>
        <w:t xml:space="preserve"> </w:t>
      </w:r>
      <w:r>
        <w:rPr>
          <w:sz w:val="20"/>
        </w:rPr>
        <w:t>shown</w:t>
      </w:r>
      <w:r>
        <w:rPr>
          <w:spacing w:val="-3"/>
          <w:sz w:val="20"/>
        </w:rPr>
        <w:t xml:space="preserve"> </w:t>
      </w:r>
      <w:r>
        <w:rPr>
          <w:sz w:val="20"/>
        </w:rPr>
        <w:t>because</w:t>
      </w:r>
      <w:r>
        <w:rPr>
          <w:spacing w:val="-3"/>
          <w:sz w:val="20"/>
        </w:rPr>
        <w:t xml:space="preserve"> </w:t>
      </w:r>
      <w:r>
        <w:rPr>
          <w:sz w:val="20"/>
        </w:rPr>
        <w:t>it</w:t>
      </w:r>
      <w:r>
        <w:rPr>
          <w:spacing w:val="-3"/>
          <w:sz w:val="20"/>
        </w:rPr>
        <w:t xml:space="preserve"> </w:t>
      </w:r>
      <w:r>
        <w:rPr>
          <w:sz w:val="20"/>
        </w:rPr>
        <w:t>has</w:t>
      </w:r>
      <w:r>
        <w:rPr>
          <w:spacing w:val="-3"/>
          <w:sz w:val="20"/>
        </w:rPr>
        <w:t xml:space="preserve"> </w:t>
      </w:r>
      <w:r>
        <w:rPr>
          <w:sz w:val="20"/>
        </w:rPr>
        <w:t>no</w:t>
      </w:r>
      <w:r>
        <w:rPr>
          <w:spacing w:val="-3"/>
          <w:sz w:val="20"/>
        </w:rPr>
        <w:t xml:space="preserve"> </w:t>
      </w:r>
      <w:r>
        <w:rPr>
          <w:sz w:val="20"/>
        </w:rPr>
        <w:t>stand-alone</w:t>
      </w:r>
      <w:r>
        <w:rPr>
          <w:spacing w:val="-3"/>
          <w:sz w:val="20"/>
        </w:rPr>
        <w:t xml:space="preserve"> </w:t>
      </w:r>
      <w:r>
        <w:rPr>
          <w:sz w:val="20"/>
        </w:rPr>
        <w:t>interpretation</w:t>
      </w:r>
      <w:r>
        <w:rPr>
          <w:spacing w:val="-3"/>
          <w:sz w:val="20"/>
        </w:rPr>
        <w:t xml:space="preserve"> </w:t>
      </w:r>
      <w:r>
        <w:rPr>
          <w:sz w:val="20"/>
        </w:rPr>
        <w:t>in</w:t>
      </w:r>
      <w:r>
        <w:rPr>
          <w:spacing w:val="-3"/>
          <w:sz w:val="20"/>
        </w:rPr>
        <w:t xml:space="preserve"> </w:t>
      </w:r>
      <w:r>
        <w:rPr>
          <w:sz w:val="20"/>
        </w:rPr>
        <w:t>this</w:t>
      </w:r>
      <w:r>
        <w:rPr>
          <w:spacing w:val="-3"/>
          <w:sz w:val="20"/>
        </w:rPr>
        <w:t xml:space="preserve"> </w:t>
      </w:r>
      <w:r>
        <w:rPr>
          <w:sz w:val="20"/>
        </w:rPr>
        <w:t>specification.</w:t>
      </w:r>
      <w:r>
        <w:rPr>
          <w:spacing w:val="13"/>
          <w:sz w:val="20"/>
        </w:rPr>
        <w:t xml:space="preserve"> </w:t>
      </w:r>
      <w:r>
        <w:rPr>
          <w:sz w:val="20"/>
        </w:rPr>
        <w:t>It</w:t>
      </w:r>
      <w:r>
        <w:rPr>
          <w:spacing w:val="-3"/>
          <w:sz w:val="20"/>
        </w:rPr>
        <w:t xml:space="preserve"> </w:t>
      </w:r>
      <w:r>
        <w:rPr>
          <w:sz w:val="20"/>
        </w:rPr>
        <w:t>includes</w:t>
      </w:r>
      <w:r>
        <w:rPr>
          <w:spacing w:val="-3"/>
          <w:sz w:val="20"/>
        </w:rPr>
        <w:t xml:space="preserve"> </w:t>
      </w:r>
      <w:r>
        <w:rPr>
          <w:sz w:val="20"/>
        </w:rPr>
        <w:t>municipality</w:t>
      </w:r>
      <w:ins w:id="2411" w:author="Editor" w:date="2026-09-10T13:38:00Z">
        <w:r w:rsidR="00BE0057">
          <w:rPr>
            <w:sz w:val="20"/>
          </w:rPr>
          <w:t xml:space="preserve"> </w:t>
        </w:r>
      </w:ins>
    </w:p>
    <w:p w14:paraId="184A3749" w14:textId="77777777" w:rsidR="006F1B3D" w:rsidRDefault="00191F14" w:rsidP="004A2FF4">
      <w:pPr>
        <w:suppressAutoHyphens/>
        <w:spacing w:line="249" w:lineRule="auto"/>
        <w:ind w:right="717"/>
        <w:jc w:val="both"/>
        <w:rPr>
          <w:sz w:val="20"/>
        </w:rPr>
      </w:pPr>
      <w:r>
        <w:rPr>
          <w:sz w:val="20"/>
        </w:rPr>
        <w:t>and</w:t>
      </w:r>
      <w:r>
        <w:rPr>
          <w:spacing w:val="-13"/>
          <w:sz w:val="20"/>
        </w:rPr>
        <w:t xml:space="preserve"> </w:t>
      </w:r>
      <w:r>
        <w:rPr>
          <w:sz w:val="20"/>
        </w:rPr>
        <w:t>year</w:t>
      </w:r>
      <w:r>
        <w:rPr>
          <w:spacing w:val="-12"/>
          <w:sz w:val="20"/>
        </w:rPr>
        <w:t xml:space="preserve"> </w:t>
      </w:r>
      <w:r>
        <w:rPr>
          <w:sz w:val="20"/>
        </w:rPr>
        <w:t>fixed</w:t>
      </w:r>
      <w:r>
        <w:rPr>
          <w:spacing w:val="-13"/>
          <w:sz w:val="20"/>
        </w:rPr>
        <w:t xml:space="preserve"> </w:t>
      </w:r>
      <w:del w:id="2412" w:author="Editor" w:date="2026-09-08T18:17:00Z">
        <w:r w:rsidDel="00B50A25">
          <w:rPr>
            <w:sz w:val="20"/>
          </w:rPr>
          <w:delText>e</w:delText>
        </w:r>
        <w:r w:rsidDel="00B50A25">
          <w:rPr>
            <w:rFonts w:ascii="Arial MT"/>
            <w:sz w:val="20"/>
          </w:rPr>
          <w:delText>ff</w:delText>
        </w:r>
        <w:r w:rsidDel="00B50A25">
          <w:rPr>
            <w:sz w:val="20"/>
          </w:rPr>
          <w:delText>ects</w:delText>
        </w:r>
      </w:del>
      <w:ins w:id="2413" w:author="Editor" w:date="2026-09-08T18:17:00Z">
        <w:r w:rsidR="00B50A25">
          <w:rPr>
            <w:sz w:val="20"/>
          </w:rPr>
          <w:t>effects</w:t>
        </w:r>
      </w:ins>
      <w:r>
        <w:rPr>
          <w:sz w:val="20"/>
        </w:rPr>
        <w:t>,</w:t>
      </w:r>
      <w:r>
        <w:rPr>
          <w:spacing w:val="-12"/>
          <w:sz w:val="20"/>
        </w:rPr>
        <w:t xml:space="preserve"> </w:t>
      </w:r>
      <w:r>
        <w:rPr>
          <w:sz w:val="20"/>
        </w:rPr>
        <w:t>and</w:t>
      </w:r>
      <w:r>
        <w:rPr>
          <w:spacing w:val="-13"/>
          <w:sz w:val="20"/>
        </w:rPr>
        <w:t xml:space="preserve"> </w:t>
      </w:r>
      <w:r>
        <w:rPr>
          <w:sz w:val="20"/>
        </w:rPr>
        <w:t>controls</w:t>
      </w:r>
      <w:r>
        <w:rPr>
          <w:spacing w:val="-12"/>
          <w:sz w:val="20"/>
        </w:rPr>
        <w:t xml:space="preserve"> </w:t>
      </w:r>
      <w:r>
        <w:rPr>
          <w:sz w:val="20"/>
        </w:rPr>
        <w:t>for</w:t>
      </w:r>
      <w:r>
        <w:rPr>
          <w:spacing w:val="-13"/>
          <w:sz w:val="20"/>
        </w:rPr>
        <w:t xml:space="preserve"> </w:t>
      </w:r>
      <w:r w:rsidRPr="004A2FF4">
        <w:rPr>
          <w:i/>
          <w:sz w:val="20"/>
        </w:rPr>
        <w:t>Seguro</w:t>
      </w:r>
      <w:r w:rsidRPr="004A2FF4">
        <w:rPr>
          <w:i/>
          <w:spacing w:val="-12"/>
          <w:sz w:val="20"/>
        </w:rPr>
        <w:t xml:space="preserve"> </w:t>
      </w:r>
      <w:r w:rsidRPr="004A2FF4">
        <w:rPr>
          <w:i/>
          <w:sz w:val="20"/>
        </w:rPr>
        <w:t>Popular</w:t>
      </w:r>
      <w:r>
        <w:rPr>
          <w:spacing w:val="-13"/>
          <w:sz w:val="20"/>
        </w:rPr>
        <w:t xml:space="preserve"> </w:t>
      </w:r>
      <w:r>
        <w:rPr>
          <w:sz w:val="20"/>
        </w:rPr>
        <w:t>intensity.</w:t>
      </w:r>
      <w:r>
        <w:rPr>
          <w:spacing w:val="-7"/>
          <w:sz w:val="20"/>
        </w:rPr>
        <w:t xml:space="preserve"> </w:t>
      </w:r>
      <w:r>
        <w:rPr>
          <w:sz w:val="20"/>
        </w:rPr>
        <w:t>Standard</w:t>
      </w:r>
      <w:r>
        <w:rPr>
          <w:spacing w:val="-13"/>
          <w:sz w:val="20"/>
        </w:rPr>
        <w:t xml:space="preserve"> </w:t>
      </w:r>
      <w:r>
        <w:rPr>
          <w:sz w:val="20"/>
        </w:rPr>
        <w:t>errors</w:t>
      </w:r>
      <w:r>
        <w:rPr>
          <w:spacing w:val="-12"/>
          <w:sz w:val="20"/>
        </w:rPr>
        <w:t xml:space="preserve"> </w:t>
      </w:r>
      <w:r>
        <w:rPr>
          <w:sz w:val="20"/>
        </w:rPr>
        <w:t>are</w:t>
      </w:r>
      <w:r>
        <w:rPr>
          <w:spacing w:val="-13"/>
          <w:sz w:val="20"/>
        </w:rPr>
        <w:t xml:space="preserve"> </w:t>
      </w:r>
      <w:r>
        <w:rPr>
          <w:sz w:val="20"/>
        </w:rPr>
        <w:t>clustered</w:t>
      </w:r>
      <w:r>
        <w:rPr>
          <w:spacing w:val="-12"/>
          <w:sz w:val="20"/>
        </w:rPr>
        <w:t xml:space="preserve"> </w:t>
      </w:r>
      <w:r>
        <w:rPr>
          <w:sz w:val="20"/>
        </w:rPr>
        <w:t>at</w:t>
      </w:r>
      <w:r>
        <w:rPr>
          <w:spacing w:val="-13"/>
          <w:sz w:val="20"/>
        </w:rPr>
        <w:t xml:space="preserve"> </w:t>
      </w:r>
      <w:r>
        <w:rPr>
          <w:sz w:val="20"/>
        </w:rPr>
        <w:t>the</w:t>
      </w:r>
      <w:r>
        <w:rPr>
          <w:spacing w:val="-12"/>
          <w:sz w:val="20"/>
        </w:rPr>
        <w:t xml:space="preserve"> </w:t>
      </w:r>
      <w:r>
        <w:rPr>
          <w:sz w:val="20"/>
        </w:rPr>
        <w:t>municipality</w:t>
      </w:r>
      <w:r>
        <w:rPr>
          <w:spacing w:val="-13"/>
          <w:sz w:val="20"/>
        </w:rPr>
        <w:t xml:space="preserve"> </w:t>
      </w:r>
      <w:r>
        <w:rPr>
          <w:sz w:val="20"/>
        </w:rPr>
        <w:t>level. The</w:t>
      </w:r>
      <w:r>
        <w:rPr>
          <w:spacing w:val="-3"/>
          <w:sz w:val="20"/>
        </w:rPr>
        <w:t xml:space="preserve"> </w:t>
      </w:r>
      <w:r>
        <w:rPr>
          <w:sz w:val="20"/>
        </w:rPr>
        <w:t>reference</w:t>
      </w:r>
      <w:r>
        <w:rPr>
          <w:spacing w:val="-3"/>
          <w:sz w:val="20"/>
        </w:rPr>
        <w:t xml:space="preserve"> </w:t>
      </w:r>
      <w:r>
        <w:rPr>
          <w:sz w:val="20"/>
        </w:rPr>
        <w:t>year</w:t>
      </w:r>
      <w:r>
        <w:rPr>
          <w:spacing w:val="-3"/>
          <w:sz w:val="20"/>
        </w:rPr>
        <w:t xml:space="preserve"> </w:t>
      </w:r>
      <w:r>
        <w:rPr>
          <w:sz w:val="20"/>
        </w:rPr>
        <w:t>is</w:t>
      </w:r>
      <w:r>
        <w:rPr>
          <w:spacing w:val="-3"/>
          <w:sz w:val="20"/>
        </w:rPr>
        <w:t xml:space="preserve"> </w:t>
      </w:r>
      <w:r>
        <w:rPr>
          <w:sz w:val="20"/>
        </w:rPr>
        <w:t>1996. The</w:t>
      </w:r>
      <w:r>
        <w:rPr>
          <w:spacing w:val="-3"/>
          <w:sz w:val="20"/>
        </w:rPr>
        <w:t xml:space="preserve"> </w:t>
      </w:r>
      <w:r>
        <w:rPr>
          <w:sz w:val="20"/>
        </w:rPr>
        <w:t>sample</w:t>
      </w:r>
      <w:r>
        <w:rPr>
          <w:spacing w:val="-3"/>
          <w:sz w:val="20"/>
        </w:rPr>
        <w:t xml:space="preserve"> </w:t>
      </w:r>
      <w:r>
        <w:rPr>
          <w:sz w:val="20"/>
        </w:rPr>
        <w:t>is</w:t>
      </w:r>
      <w:r>
        <w:rPr>
          <w:spacing w:val="-3"/>
          <w:sz w:val="20"/>
        </w:rPr>
        <w:t xml:space="preserve"> </w:t>
      </w:r>
      <w:r>
        <w:rPr>
          <w:sz w:val="20"/>
        </w:rPr>
        <w:t>restricted</w:t>
      </w:r>
      <w:r>
        <w:rPr>
          <w:spacing w:val="-3"/>
          <w:sz w:val="20"/>
        </w:rPr>
        <w:t xml:space="preserve"> </w:t>
      </w:r>
      <w:r>
        <w:rPr>
          <w:sz w:val="20"/>
        </w:rPr>
        <w:t>to</w:t>
      </w:r>
      <w:r>
        <w:rPr>
          <w:spacing w:val="-3"/>
          <w:sz w:val="20"/>
        </w:rPr>
        <w:t xml:space="preserve"> </w:t>
      </w:r>
      <w:r>
        <w:rPr>
          <w:sz w:val="20"/>
        </w:rPr>
        <w:t>highly</w:t>
      </w:r>
      <w:r>
        <w:rPr>
          <w:spacing w:val="-3"/>
          <w:sz w:val="20"/>
        </w:rPr>
        <w:t xml:space="preserve"> </w:t>
      </w:r>
      <w:r>
        <w:rPr>
          <w:sz w:val="20"/>
        </w:rPr>
        <w:t>marginalized</w:t>
      </w:r>
      <w:r>
        <w:rPr>
          <w:spacing w:val="-3"/>
          <w:sz w:val="20"/>
        </w:rPr>
        <w:t xml:space="preserve"> </w:t>
      </w:r>
      <w:r>
        <w:rPr>
          <w:sz w:val="20"/>
        </w:rPr>
        <w:t>municipalities. Regressions</w:t>
      </w:r>
      <w:r>
        <w:rPr>
          <w:spacing w:val="-3"/>
          <w:sz w:val="20"/>
        </w:rPr>
        <w:t xml:space="preserve"> </w:t>
      </w:r>
      <w:r>
        <w:rPr>
          <w:sz w:val="20"/>
        </w:rPr>
        <w:t>are</w:t>
      </w:r>
      <w:r>
        <w:rPr>
          <w:spacing w:val="-3"/>
          <w:sz w:val="20"/>
        </w:rPr>
        <w:t xml:space="preserve"> </w:t>
      </w:r>
      <w:r>
        <w:rPr>
          <w:sz w:val="20"/>
        </w:rPr>
        <w:t>weighted by the population aged 65 and older. 95</w:t>
      </w:r>
      <w:del w:id="2414" w:author="Editor" w:date="2026-09-08T18:02:00Z">
        <w:r w:rsidDel="00D048B7">
          <w:rPr>
            <w:sz w:val="20"/>
          </w:rPr>
          <w:delText>%</w:delText>
        </w:r>
      </w:del>
      <w:ins w:id="2415" w:author="Editor" w:date="2026-09-08T18:02:00Z">
        <w:r w:rsidR="00D048B7">
          <w:rPr>
            <w:sz w:val="20"/>
          </w:rPr>
          <w:t xml:space="preserve"> percent</w:t>
        </w:r>
      </w:ins>
      <w:r>
        <w:rPr>
          <w:sz w:val="20"/>
        </w:rPr>
        <w:t xml:space="preserve"> confidence intervals shown.</w:t>
      </w:r>
    </w:p>
    <w:p w14:paraId="7237A12A" w14:textId="77777777" w:rsidR="006F1B3D" w:rsidRDefault="006F1B3D" w:rsidP="008C7539">
      <w:pPr>
        <w:suppressAutoHyphens/>
        <w:spacing w:line="249" w:lineRule="auto"/>
        <w:jc w:val="both"/>
        <w:rPr>
          <w:sz w:val="20"/>
        </w:rPr>
        <w:sectPr w:rsidR="006F1B3D">
          <w:type w:val="continuous"/>
          <w:pgSz w:w="12240" w:h="15840"/>
          <w:pgMar w:top="1820" w:right="720" w:bottom="280" w:left="1440" w:header="0" w:footer="1223" w:gutter="0"/>
          <w:cols w:space="720"/>
        </w:sectPr>
      </w:pPr>
    </w:p>
    <w:p w14:paraId="5B2ECA8F" w14:textId="77777777" w:rsidR="006F1B3D" w:rsidRPr="0007505F" w:rsidRDefault="00191F14" w:rsidP="008C7539">
      <w:pPr>
        <w:pStyle w:val="BodyText"/>
        <w:suppressAutoHyphens/>
        <w:spacing w:before="78" w:line="252" w:lineRule="auto"/>
        <w:ind w:right="718"/>
        <w:rPr>
          <w:b/>
        </w:rPr>
      </w:pPr>
      <w:bookmarkStart w:id="2416" w:name="_bookmark71"/>
      <w:bookmarkEnd w:id="2416"/>
      <w:r>
        <w:rPr>
          <w:b/>
        </w:rPr>
        <w:lastRenderedPageBreak/>
        <w:t>Table</w:t>
      </w:r>
      <w:r>
        <w:rPr>
          <w:b/>
          <w:spacing w:val="-13"/>
        </w:rPr>
        <w:t xml:space="preserve"> </w:t>
      </w:r>
      <w:r>
        <w:rPr>
          <w:b/>
        </w:rPr>
        <w:t>1</w:t>
      </w:r>
      <w:r w:rsidR="0007505F">
        <w:rPr>
          <w:b/>
        </w:rPr>
        <w:t>.</w:t>
      </w:r>
      <w:r>
        <w:rPr>
          <w:b/>
        </w:rPr>
        <w:t xml:space="preserve"> </w:t>
      </w:r>
      <w:r w:rsidRPr="0007505F">
        <w:rPr>
          <w:b/>
        </w:rPr>
        <w:t>Summary</w:t>
      </w:r>
      <w:r w:rsidRPr="0007505F">
        <w:rPr>
          <w:b/>
          <w:spacing w:val="-13"/>
        </w:rPr>
        <w:t xml:space="preserve"> </w:t>
      </w:r>
      <w:r w:rsidRPr="0007505F">
        <w:rPr>
          <w:b/>
        </w:rPr>
        <w:t>Statistics: Marginalized</w:t>
      </w:r>
      <w:r w:rsidRPr="0007505F">
        <w:rPr>
          <w:b/>
          <w:spacing w:val="-13"/>
        </w:rPr>
        <w:t xml:space="preserve"> </w:t>
      </w:r>
      <w:r w:rsidRPr="0007505F">
        <w:rPr>
          <w:b/>
        </w:rPr>
        <w:t>and</w:t>
      </w:r>
      <w:r w:rsidRPr="0007505F">
        <w:rPr>
          <w:b/>
          <w:spacing w:val="-13"/>
        </w:rPr>
        <w:t xml:space="preserve"> </w:t>
      </w:r>
      <w:r w:rsidRPr="0007505F">
        <w:rPr>
          <w:b/>
        </w:rPr>
        <w:t>Non-Marginalized</w:t>
      </w:r>
      <w:r w:rsidRPr="0007505F">
        <w:rPr>
          <w:b/>
          <w:spacing w:val="-13"/>
        </w:rPr>
        <w:t xml:space="preserve"> </w:t>
      </w:r>
      <w:r w:rsidRPr="0007505F">
        <w:rPr>
          <w:b/>
        </w:rPr>
        <w:t>Municipalities</w:t>
      </w:r>
      <w:r w:rsidRPr="0007505F">
        <w:rPr>
          <w:b/>
          <w:spacing w:val="-13"/>
        </w:rPr>
        <w:t xml:space="preserve"> </w:t>
      </w:r>
      <w:r w:rsidRPr="0007505F">
        <w:rPr>
          <w:b/>
        </w:rPr>
        <w:t>in</w:t>
      </w:r>
      <w:r w:rsidRPr="0007505F">
        <w:rPr>
          <w:b/>
          <w:spacing w:val="-13"/>
        </w:rPr>
        <w:t xml:space="preserve"> </w:t>
      </w:r>
      <w:r w:rsidRPr="0007505F">
        <w:rPr>
          <w:b/>
        </w:rPr>
        <w:t>Mexico,</w:t>
      </w:r>
      <w:r w:rsidRPr="0007505F">
        <w:rPr>
          <w:b/>
          <w:spacing w:val="-12"/>
        </w:rPr>
        <w:t xml:space="preserve"> </w:t>
      </w:r>
      <w:r w:rsidRPr="0007505F">
        <w:rPr>
          <w:b/>
        </w:rPr>
        <w:t>Pre-Program Period</w:t>
      </w:r>
    </w:p>
    <w:p w14:paraId="2D1DA4FF" w14:textId="77777777" w:rsidR="006F1B3D" w:rsidRDefault="006F1B3D" w:rsidP="008C7539">
      <w:pPr>
        <w:pStyle w:val="BodyText"/>
        <w:suppressAutoHyphens/>
        <w:spacing w:before="14"/>
        <w:rPr>
          <w:sz w:val="20"/>
        </w:rPr>
      </w:pPr>
    </w:p>
    <w:tbl>
      <w:tblPr>
        <w:tblW w:w="0" w:type="auto"/>
        <w:tblInd w:w="691" w:type="dxa"/>
        <w:tblLayout w:type="fixed"/>
        <w:tblCellMar>
          <w:left w:w="0" w:type="dxa"/>
          <w:right w:w="0" w:type="dxa"/>
        </w:tblCellMar>
        <w:tblLook w:val="01E0" w:firstRow="1" w:lastRow="1" w:firstColumn="1" w:lastColumn="1" w:noHBand="0" w:noVBand="0"/>
      </w:tblPr>
      <w:tblGrid>
        <w:gridCol w:w="108"/>
        <w:gridCol w:w="3853"/>
        <w:gridCol w:w="214"/>
        <w:gridCol w:w="1801"/>
        <w:gridCol w:w="212"/>
        <w:gridCol w:w="1592"/>
        <w:gridCol w:w="107"/>
      </w:tblGrid>
      <w:tr w:rsidR="006F1B3D" w14:paraId="167192F6" w14:textId="77777777">
        <w:trPr>
          <w:trHeight w:val="300"/>
        </w:trPr>
        <w:tc>
          <w:tcPr>
            <w:tcW w:w="4175" w:type="dxa"/>
            <w:gridSpan w:val="3"/>
            <w:vMerge w:val="restart"/>
            <w:tcBorders>
              <w:top w:val="double" w:sz="4" w:space="0" w:color="000000"/>
              <w:bottom w:val="single" w:sz="8" w:space="0" w:color="000000"/>
            </w:tcBorders>
          </w:tcPr>
          <w:p w14:paraId="654F8454" w14:textId="77777777" w:rsidR="006F1B3D" w:rsidRDefault="006F1B3D" w:rsidP="008C7539">
            <w:pPr>
              <w:pStyle w:val="TableParagraph"/>
              <w:suppressAutoHyphens/>
              <w:rPr>
                <w:sz w:val="20"/>
              </w:rPr>
            </w:pPr>
          </w:p>
        </w:tc>
        <w:tc>
          <w:tcPr>
            <w:tcW w:w="1801" w:type="dxa"/>
            <w:tcBorders>
              <w:top w:val="double" w:sz="4" w:space="0" w:color="000000"/>
              <w:bottom w:val="single" w:sz="4" w:space="0" w:color="000000"/>
            </w:tcBorders>
          </w:tcPr>
          <w:p w14:paraId="36948579" w14:textId="77777777" w:rsidR="006F1B3D" w:rsidRPr="0007505F" w:rsidRDefault="00191F14" w:rsidP="008C7539">
            <w:pPr>
              <w:pStyle w:val="TableParagraph"/>
              <w:suppressAutoHyphens/>
              <w:spacing w:line="238" w:lineRule="exact"/>
              <w:ind w:right="3"/>
              <w:jc w:val="center"/>
              <w:rPr>
                <w:b/>
                <w:sz w:val="21"/>
              </w:rPr>
            </w:pPr>
            <w:r w:rsidRPr="0007505F">
              <w:rPr>
                <w:b/>
                <w:sz w:val="21"/>
              </w:rPr>
              <w:t>Highly</w:t>
            </w:r>
            <w:r w:rsidRPr="0007505F">
              <w:rPr>
                <w:b/>
                <w:spacing w:val="12"/>
                <w:sz w:val="21"/>
              </w:rPr>
              <w:t xml:space="preserve"> </w:t>
            </w:r>
            <w:r w:rsidRPr="0007505F">
              <w:rPr>
                <w:b/>
                <w:spacing w:val="-2"/>
                <w:sz w:val="21"/>
              </w:rPr>
              <w:t>Marginalized</w:t>
            </w:r>
          </w:p>
        </w:tc>
        <w:tc>
          <w:tcPr>
            <w:tcW w:w="212" w:type="dxa"/>
            <w:tcBorders>
              <w:top w:val="double" w:sz="4" w:space="0" w:color="000000"/>
            </w:tcBorders>
          </w:tcPr>
          <w:p w14:paraId="7AD14F91" w14:textId="77777777" w:rsidR="006F1B3D" w:rsidRPr="0007505F" w:rsidRDefault="006F1B3D" w:rsidP="008C7539">
            <w:pPr>
              <w:pStyle w:val="TableParagraph"/>
              <w:suppressAutoHyphens/>
              <w:rPr>
                <w:b/>
                <w:sz w:val="20"/>
              </w:rPr>
            </w:pPr>
          </w:p>
        </w:tc>
        <w:tc>
          <w:tcPr>
            <w:tcW w:w="1592" w:type="dxa"/>
            <w:tcBorders>
              <w:top w:val="double" w:sz="4" w:space="0" w:color="000000"/>
              <w:bottom w:val="single" w:sz="4" w:space="0" w:color="000000"/>
            </w:tcBorders>
          </w:tcPr>
          <w:p w14:paraId="4AE65AFF" w14:textId="77777777" w:rsidR="006F1B3D" w:rsidRPr="0007505F" w:rsidRDefault="00191F14" w:rsidP="008C7539">
            <w:pPr>
              <w:pStyle w:val="TableParagraph"/>
              <w:suppressAutoHyphens/>
              <w:spacing w:line="238" w:lineRule="exact"/>
              <w:ind w:left="-3" w:right="6"/>
              <w:jc w:val="center"/>
              <w:rPr>
                <w:b/>
                <w:sz w:val="21"/>
              </w:rPr>
            </w:pPr>
            <w:r w:rsidRPr="0007505F">
              <w:rPr>
                <w:b/>
                <w:sz w:val="21"/>
              </w:rPr>
              <w:t>Non-</w:t>
            </w:r>
            <w:r w:rsidRPr="0007505F">
              <w:rPr>
                <w:b/>
                <w:spacing w:val="-2"/>
                <w:sz w:val="21"/>
              </w:rPr>
              <w:t>Marginalized</w:t>
            </w:r>
          </w:p>
        </w:tc>
        <w:tc>
          <w:tcPr>
            <w:tcW w:w="107" w:type="dxa"/>
            <w:vMerge w:val="restart"/>
            <w:tcBorders>
              <w:top w:val="double" w:sz="4" w:space="0" w:color="000000"/>
              <w:bottom w:val="single" w:sz="8" w:space="0" w:color="000000"/>
            </w:tcBorders>
          </w:tcPr>
          <w:p w14:paraId="023DC314" w14:textId="77777777" w:rsidR="006F1B3D" w:rsidRDefault="006F1B3D" w:rsidP="008C7539">
            <w:pPr>
              <w:pStyle w:val="TableParagraph"/>
              <w:suppressAutoHyphens/>
              <w:rPr>
                <w:sz w:val="20"/>
              </w:rPr>
            </w:pPr>
          </w:p>
        </w:tc>
      </w:tr>
      <w:tr w:rsidR="006F1B3D" w14:paraId="2A648C29" w14:textId="77777777">
        <w:trPr>
          <w:trHeight w:val="311"/>
        </w:trPr>
        <w:tc>
          <w:tcPr>
            <w:tcW w:w="4175" w:type="dxa"/>
            <w:gridSpan w:val="3"/>
            <w:vMerge/>
            <w:tcBorders>
              <w:top w:val="nil"/>
              <w:bottom w:val="single" w:sz="8" w:space="0" w:color="000000"/>
            </w:tcBorders>
          </w:tcPr>
          <w:p w14:paraId="1E1F9FCB" w14:textId="77777777" w:rsidR="006F1B3D" w:rsidRDefault="006F1B3D" w:rsidP="008C7539">
            <w:pPr>
              <w:suppressAutoHyphens/>
              <w:rPr>
                <w:sz w:val="2"/>
                <w:szCs w:val="2"/>
              </w:rPr>
            </w:pPr>
          </w:p>
        </w:tc>
        <w:tc>
          <w:tcPr>
            <w:tcW w:w="1801" w:type="dxa"/>
            <w:tcBorders>
              <w:top w:val="single" w:sz="4" w:space="0" w:color="000000"/>
              <w:bottom w:val="single" w:sz="8" w:space="0" w:color="000000"/>
            </w:tcBorders>
          </w:tcPr>
          <w:p w14:paraId="3E41F09C" w14:textId="77777777" w:rsidR="006F1B3D" w:rsidRPr="0007505F" w:rsidRDefault="00191F14" w:rsidP="008C7539">
            <w:pPr>
              <w:pStyle w:val="TableParagraph"/>
              <w:suppressAutoHyphens/>
              <w:spacing w:before="39"/>
              <w:ind w:right="3"/>
              <w:jc w:val="center"/>
              <w:rPr>
                <w:b/>
                <w:sz w:val="21"/>
              </w:rPr>
            </w:pPr>
            <w:r w:rsidRPr="0007505F">
              <w:rPr>
                <w:b/>
                <w:spacing w:val="-5"/>
                <w:sz w:val="21"/>
              </w:rPr>
              <w:t>(1)</w:t>
            </w:r>
          </w:p>
        </w:tc>
        <w:tc>
          <w:tcPr>
            <w:tcW w:w="212" w:type="dxa"/>
            <w:tcBorders>
              <w:bottom w:val="single" w:sz="8" w:space="0" w:color="000000"/>
            </w:tcBorders>
          </w:tcPr>
          <w:p w14:paraId="02B85D8D" w14:textId="77777777" w:rsidR="006F1B3D" w:rsidRPr="0007505F" w:rsidRDefault="006F1B3D" w:rsidP="008C7539">
            <w:pPr>
              <w:pStyle w:val="TableParagraph"/>
              <w:suppressAutoHyphens/>
              <w:rPr>
                <w:b/>
                <w:sz w:val="20"/>
              </w:rPr>
            </w:pPr>
          </w:p>
        </w:tc>
        <w:tc>
          <w:tcPr>
            <w:tcW w:w="1592" w:type="dxa"/>
            <w:tcBorders>
              <w:top w:val="single" w:sz="4" w:space="0" w:color="000000"/>
              <w:bottom w:val="single" w:sz="8" w:space="0" w:color="000000"/>
            </w:tcBorders>
          </w:tcPr>
          <w:p w14:paraId="75E9ABA2" w14:textId="77777777" w:rsidR="006F1B3D" w:rsidRPr="0007505F" w:rsidRDefault="00191F14" w:rsidP="008C7539">
            <w:pPr>
              <w:pStyle w:val="TableParagraph"/>
              <w:suppressAutoHyphens/>
              <w:spacing w:before="39"/>
              <w:ind w:left="1" w:right="10"/>
              <w:jc w:val="center"/>
              <w:rPr>
                <w:b/>
                <w:sz w:val="21"/>
              </w:rPr>
            </w:pPr>
            <w:r w:rsidRPr="0007505F">
              <w:rPr>
                <w:b/>
                <w:spacing w:val="-5"/>
                <w:sz w:val="21"/>
              </w:rPr>
              <w:t>(2)</w:t>
            </w:r>
          </w:p>
        </w:tc>
        <w:tc>
          <w:tcPr>
            <w:tcW w:w="107" w:type="dxa"/>
            <w:vMerge/>
            <w:tcBorders>
              <w:top w:val="nil"/>
              <w:bottom w:val="single" w:sz="8" w:space="0" w:color="000000"/>
            </w:tcBorders>
          </w:tcPr>
          <w:p w14:paraId="206A55A6" w14:textId="77777777" w:rsidR="006F1B3D" w:rsidRDefault="006F1B3D" w:rsidP="008C7539">
            <w:pPr>
              <w:suppressAutoHyphens/>
              <w:rPr>
                <w:sz w:val="2"/>
                <w:szCs w:val="2"/>
              </w:rPr>
            </w:pPr>
          </w:p>
        </w:tc>
      </w:tr>
      <w:tr w:rsidR="006F1B3D" w14:paraId="132DB414" w14:textId="77777777">
        <w:trPr>
          <w:trHeight w:val="327"/>
        </w:trPr>
        <w:tc>
          <w:tcPr>
            <w:tcW w:w="108" w:type="dxa"/>
            <w:tcBorders>
              <w:top w:val="single" w:sz="8" w:space="0" w:color="000000"/>
            </w:tcBorders>
          </w:tcPr>
          <w:p w14:paraId="6E61C5FA" w14:textId="77777777" w:rsidR="006F1B3D" w:rsidRPr="001706D7" w:rsidRDefault="006F1B3D" w:rsidP="008C7539">
            <w:pPr>
              <w:pStyle w:val="TableParagraph"/>
              <w:suppressAutoHyphens/>
              <w:rPr>
                <w:sz w:val="20"/>
              </w:rPr>
            </w:pPr>
          </w:p>
        </w:tc>
        <w:tc>
          <w:tcPr>
            <w:tcW w:w="3853" w:type="dxa"/>
            <w:tcBorders>
              <w:top w:val="single" w:sz="8" w:space="0" w:color="000000"/>
            </w:tcBorders>
          </w:tcPr>
          <w:p w14:paraId="37F4F3CB" w14:textId="77777777" w:rsidR="006F1B3D" w:rsidRPr="001706D7" w:rsidRDefault="00191F14" w:rsidP="000615E0">
            <w:pPr>
              <w:pStyle w:val="TableParagraph"/>
              <w:suppressAutoHyphens/>
              <w:spacing w:before="44"/>
              <w:ind w:left="-1"/>
              <w:rPr>
                <w:sz w:val="21"/>
              </w:rPr>
            </w:pPr>
            <w:r w:rsidRPr="001706D7">
              <w:rPr>
                <w:sz w:val="21"/>
              </w:rPr>
              <w:t>Panel</w:t>
            </w:r>
            <w:r w:rsidRPr="0010201A">
              <w:rPr>
                <w:sz w:val="21"/>
              </w:rPr>
              <w:t xml:space="preserve"> </w:t>
            </w:r>
            <w:r w:rsidRPr="001706D7">
              <w:rPr>
                <w:sz w:val="21"/>
              </w:rPr>
              <w:t>A:</w:t>
            </w:r>
            <w:r w:rsidRPr="0010201A">
              <w:rPr>
                <w:sz w:val="21"/>
              </w:rPr>
              <w:t xml:space="preserve"> </w:t>
            </w:r>
            <w:r w:rsidRPr="001706D7">
              <w:rPr>
                <w:sz w:val="21"/>
              </w:rPr>
              <w:t>Progresa</w:t>
            </w:r>
            <w:r w:rsidRPr="0010201A">
              <w:rPr>
                <w:sz w:val="21"/>
              </w:rPr>
              <w:t xml:space="preserve"> </w:t>
            </w:r>
            <w:r w:rsidRPr="001706D7">
              <w:rPr>
                <w:sz w:val="21"/>
              </w:rPr>
              <w:t>Enrollment</w:t>
            </w:r>
            <w:r w:rsidRPr="0010201A">
              <w:rPr>
                <w:sz w:val="21"/>
              </w:rPr>
              <w:t xml:space="preserve"> </w:t>
            </w:r>
            <w:r w:rsidRPr="001706D7">
              <w:rPr>
                <w:sz w:val="21"/>
              </w:rPr>
              <w:t>Intensity</w:t>
            </w:r>
            <w:r w:rsidRPr="0010201A">
              <w:rPr>
                <w:sz w:val="21"/>
              </w:rPr>
              <w:t xml:space="preserve"> (</w:t>
            </w:r>
            <w:del w:id="2417" w:author="Editor" w:date="2026-09-08T18:02:00Z">
              <w:r w:rsidRPr="0010201A" w:rsidDel="00D048B7">
                <w:rPr>
                  <w:sz w:val="21"/>
                </w:rPr>
                <w:delText>%</w:delText>
              </w:r>
            </w:del>
            <w:ins w:id="2418" w:author="Editor" w:date="2026-09-08T18:02:00Z">
              <w:r w:rsidR="00D048B7" w:rsidRPr="0010201A">
                <w:rPr>
                  <w:sz w:val="21"/>
                </w:rPr>
                <w:t>percent</w:t>
              </w:r>
            </w:ins>
            <w:r w:rsidRPr="0010201A">
              <w:rPr>
                <w:sz w:val="21"/>
              </w:rPr>
              <w:t>)</w:t>
            </w:r>
          </w:p>
        </w:tc>
        <w:tc>
          <w:tcPr>
            <w:tcW w:w="214" w:type="dxa"/>
            <w:tcBorders>
              <w:top w:val="single" w:sz="8" w:space="0" w:color="000000"/>
            </w:tcBorders>
          </w:tcPr>
          <w:p w14:paraId="4B3982D8" w14:textId="77777777" w:rsidR="006F1B3D" w:rsidRDefault="006F1B3D" w:rsidP="008C7539">
            <w:pPr>
              <w:pStyle w:val="TableParagraph"/>
              <w:suppressAutoHyphens/>
              <w:rPr>
                <w:sz w:val="20"/>
              </w:rPr>
            </w:pPr>
          </w:p>
        </w:tc>
        <w:tc>
          <w:tcPr>
            <w:tcW w:w="1801" w:type="dxa"/>
            <w:tcBorders>
              <w:top w:val="single" w:sz="8" w:space="0" w:color="000000"/>
            </w:tcBorders>
          </w:tcPr>
          <w:p w14:paraId="785D78F9" w14:textId="77777777" w:rsidR="006F1B3D" w:rsidRDefault="006F1B3D" w:rsidP="008C7539">
            <w:pPr>
              <w:pStyle w:val="TableParagraph"/>
              <w:suppressAutoHyphens/>
              <w:rPr>
                <w:sz w:val="20"/>
              </w:rPr>
            </w:pPr>
          </w:p>
        </w:tc>
        <w:tc>
          <w:tcPr>
            <w:tcW w:w="212" w:type="dxa"/>
            <w:tcBorders>
              <w:top w:val="single" w:sz="8" w:space="0" w:color="000000"/>
            </w:tcBorders>
          </w:tcPr>
          <w:p w14:paraId="34F6E6DD" w14:textId="77777777" w:rsidR="006F1B3D" w:rsidRDefault="006F1B3D" w:rsidP="008C7539">
            <w:pPr>
              <w:pStyle w:val="TableParagraph"/>
              <w:suppressAutoHyphens/>
              <w:rPr>
                <w:sz w:val="20"/>
              </w:rPr>
            </w:pPr>
          </w:p>
        </w:tc>
        <w:tc>
          <w:tcPr>
            <w:tcW w:w="1592" w:type="dxa"/>
            <w:tcBorders>
              <w:top w:val="single" w:sz="8" w:space="0" w:color="000000"/>
            </w:tcBorders>
          </w:tcPr>
          <w:p w14:paraId="7F03703E" w14:textId="77777777" w:rsidR="006F1B3D" w:rsidRDefault="006F1B3D" w:rsidP="008C7539">
            <w:pPr>
              <w:pStyle w:val="TableParagraph"/>
              <w:suppressAutoHyphens/>
              <w:rPr>
                <w:sz w:val="20"/>
              </w:rPr>
            </w:pPr>
          </w:p>
        </w:tc>
        <w:tc>
          <w:tcPr>
            <w:tcW w:w="107" w:type="dxa"/>
            <w:tcBorders>
              <w:top w:val="single" w:sz="8" w:space="0" w:color="000000"/>
            </w:tcBorders>
          </w:tcPr>
          <w:p w14:paraId="41F5F10F" w14:textId="77777777" w:rsidR="006F1B3D" w:rsidRDefault="006F1B3D" w:rsidP="008C7539">
            <w:pPr>
              <w:pStyle w:val="TableParagraph"/>
              <w:suppressAutoHyphens/>
              <w:rPr>
                <w:sz w:val="20"/>
              </w:rPr>
            </w:pPr>
          </w:p>
        </w:tc>
      </w:tr>
      <w:tr w:rsidR="006F1B3D" w14:paraId="3116B81F" w14:textId="77777777">
        <w:trPr>
          <w:trHeight w:val="260"/>
        </w:trPr>
        <w:tc>
          <w:tcPr>
            <w:tcW w:w="108" w:type="dxa"/>
          </w:tcPr>
          <w:p w14:paraId="5B621EC2" w14:textId="77777777" w:rsidR="006F1B3D" w:rsidRDefault="006F1B3D" w:rsidP="008C7539">
            <w:pPr>
              <w:pStyle w:val="TableParagraph"/>
              <w:suppressAutoHyphens/>
              <w:rPr>
                <w:sz w:val="18"/>
              </w:rPr>
            </w:pPr>
          </w:p>
        </w:tc>
        <w:tc>
          <w:tcPr>
            <w:tcW w:w="3853" w:type="dxa"/>
          </w:tcPr>
          <w:p w14:paraId="5E42DADB" w14:textId="77777777" w:rsidR="006F1B3D" w:rsidRPr="000615E0" w:rsidRDefault="00191F14" w:rsidP="008C7539">
            <w:pPr>
              <w:pStyle w:val="TableParagraph"/>
              <w:suppressAutoHyphens/>
              <w:spacing w:line="20" w:lineRule="exact"/>
              <w:ind w:left="-1"/>
              <w:rPr>
                <w:sz w:val="2"/>
              </w:rPr>
            </w:pPr>
            <w:r w:rsidRPr="000615E0">
              <w:rPr>
                <w:noProof/>
                <w:sz w:val="2"/>
              </w:rPr>
              <mc:AlternateContent>
                <mc:Choice Requires="wpg">
                  <w:drawing>
                    <wp:inline distT="0" distB="0" distL="0" distR="0" wp14:anchorId="20901E6E" wp14:editId="53EC1D74">
                      <wp:extent cx="2388235" cy="8255"/>
                      <wp:effectExtent l="9525" t="0" r="2539" b="1269"/>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8235" cy="8255"/>
                                <a:chOff x="0" y="0"/>
                                <a:chExt cx="2388235" cy="8255"/>
                              </a:xfrm>
                            </wpg:grpSpPr>
                            <wps:wsp>
                              <wps:cNvPr id="342" name="Graphic 342"/>
                              <wps:cNvSpPr/>
                              <wps:spPr>
                                <a:xfrm>
                                  <a:off x="0" y="3823"/>
                                  <a:ext cx="2388235" cy="1270"/>
                                </a:xfrm>
                                <a:custGeom>
                                  <a:avLst/>
                                  <a:gdLst/>
                                  <a:ahLst/>
                                  <a:cxnLst/>
                                  <a:rect l="l" t="t" r="r" b="b"/>
                                  <a:pathLst>
                                    <a:path w="2388235">
                                      <a:moveTo>
                                        <a:pt x="0" y="0"/>
                                      </a:moveTo>
                                      <a:lnTo>
                                        <a:pt x="2387921" y="0"/>
                                      </a:lnTo>
                                    </a:path>
                                  </a:pathLst>
                                </a:custGeom>
                                <a:ln w="76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49179" id="Group 341" o:spid="_x0000_s1026" style="width:188.05pt;height:.65pt;mso-position-horizontal-relative:char;mso-position-vertical-relative:line" coordsize="2388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">
                      <v:shape id="Graphic 342" o:spid="_x0000_s1027" style="position:absolute;top:38;width:23882;height:12;visibility:visible;mso-wrap-style:square;v-text-anchor:top" coordsize="2388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" path="m,l2387921,e" filled="f" strokeweight=".21239mm">
                        <v:path arrowok="t"/>
                      </v:shape>
                      <w10:anchorlock/>
                    </v:group>
                  </w:pict>
                </mc:Fallback>
              </mc:AlternateContent>
            </w:r>
          </w:p>
          <w:p w14:paraId="45D2F05B" w14:textId="77777777" w:rsidR="006F1B3D" w:rsidRPr="000615E0" w:rsidRDefault="00191F14" w:rsidP="008C7539">
            <w:pPr>
              <w:pStyle w:val="TableParagraph"/>
              <w:suppressAutoHyphens/>
              <w:spacing w:line="221" w:lineRule="exact"/>
              <w:ind w:left="-1"/>
              <w:rPr>
                <w:sz w:val="21"/>
              </w:rPr>
            </w:pPr>
            <w:r w:rsidRPr="000615E0">
              <w:rPr>
                <w:sz w:val="21"/>
              </w:rPr>
              <w:t>Intensity</w:t>
            </w:r>
            <w:r w:rsidRPr="000615E0">
              <w:rPr>
                <w:spacing w:val="9"/>
                <w:sz w:val="21"/>
              </w:rPr>
              <w:t xml:space="preserve"> </w:t>
            </w:r>
            <w:r w:rsidRPr="000615E0">
              <w:rPr>
                <w:sz w:val="21"/>
              </w:rPr>
              <w:t>in</w:t>
            </w:r>
            <w:r w:rsidRPr="000615E0">
              <w:rPr>
                <w:spacing w:val="10"/>
                <w:sz w:val="21"/>
              </w:rPr>
              <w:t xml:space="preserve"> </w:t>
            </w:r>
            <w:r w:rsidRPr="000615E0">
              <w:rPr>
                <w:spacing w:val="-4"/>
                <w:sz w:val="21"/>
              </w:rPr>
              <w:t>1999</w:t>
            </w:r>
          </w:p>
        </w:tc>
        <w:tc>
          <w:tcPr>
            <w:tcW w:w="214" w:type="dxa"/>
          </w:tcPr>
          <w:p w14:paraId="485BA302" w14:textId="77777777" w:rsidR="006F1B3D" w:rsidRDefault="006F1B3D" w:rsidP="008C7539">
            <w:pPr>
              <w:pStyle w:val="TableParagraph"/>
              <w:suppressAutoHyphens/>
              <w:rPr>
                <w:sz w:val="18"/>
              </w:rPr>
            </w:pPr>
          </w:p>
        </w:tc>
        <w:tc>
          <w:tcPr>
            <w:tcW w:w="1801" w:type="dxa"/>
          </w:tcPr>
          <w:p w14:paraId="7E89564B" w14:textId="77777777" w:rsidR="006F1B3D" w:rsidRDefault="00191F14" w:rsidP="008C7539">
            <w:pPr>
              <w:pStyle w:val="TableParagraph"/>
              <w:suppressAutoHyphens/>
              <w:spacing w:before="4" w:line="237" w:lineRule="exact"/>
              <w:ind w:right="3"/>
              <w:jc w:val="center"/>
              <w:rPr>
                <w:sz w:val="21"/>
              </w:rPr>
            </w:pPr>
            <w:r>
              <w:rPr>
                <w:spacing w:val="-4"/>
                <w:sz w:val="21"/>
              </w:rPr>
              <w:t>44.4</w:t>
            </w:r>
          </w:p>
        </w:tc>
        <w:tc>
          <w:tcPr>
            <w:tcW w:w="212" w:type="dxa"/>
          </w:tcPr>
          <w:p w14:paraId="75C081E4" w14:textId="77777777" w:rsidR="006F1B3D" w:rsidRDefault="006F1B3D" w:rsidP="008C7539">
            <w:pPr>
              <w:pStyle w:val="TableParagraph"/>
              <w:suppressAutoHyphens/>
              <w:rPr>
                <w:sz w:val="18"/>
              </w:rPr>
            </w:pPr>
          </w:p>
        </w:tc>
        <w:tc>
          <w:tcPr>
            <w:tcW w:w="1592" w:type="dxa"/>
          </w:tcPr>
          <w:p w14:paraId="7543F166" w14:textId="77777777" w:rsidR="006F1B3D" w:rsidRDefault="00191F14" w:rsidP="008C7539">
            <w:pPr>
              <w:pStyle w:val="TableParagraph"/>
              <w:suppressAutoHyphens/>
              <w:spacing w:before="4" w:line="237" w:lineRule="exact"/>
              <w:ind w:left="1" w:right="10"/>
              <w:jc w:val="center"/>
              <w:rPr>
                <w:sz w:val="21"/>
              </w:rPr>
            </w:pPr>
            <w:r>
              <w:rPr>
                <w:spacing w:val="-4"/>
                <w:sz w:val="21"/>
              </w:rPr>
              <w:t>10.3</w:t>
            </w:r>
          </w:p>
        </w:tc>
        <w:tc>
          <w:tcPr>
            <w:tcW w:w="107" w:type="dxa"/>
          </w:tcPr>
          <w:p w14:paraId="4A90D3B6" w14:textId="77777777" w:rsidR="006F1B3D" w:rsidRDefault="006F1B3D" w:rsidP="008C7539">
            <w:pPr>
              <w:pStyle w:val="TableParagraph"/>
              <w:suppressAutoHyphens/>
              <w:rPr>
                <w:sz w:val="18"/>
              </w:rPr>
            </w:pPr>
          </w:p>
        </w:tc>
      </w:tr>
      <w:tr w:rsidR="006F1B3D" w14:paraId="42069CB6" w14:textId="77777777" w:rsidTr="004A2FF4">
        <w:trPr>
          <w:trHeight w:val="244"/>
        </w:trPr>
        <w:tc>
          <w:tcPr>
            <w:tcW w:w="108" w:type="dxa"/>
          </w:tcPr>
          <w:p w14:paraId="4FA25048" w14:textId="77777777" w:rsidR="006F1B3D" w:rsidRDefault="006F1B3D" w:rsidP="008C7539">
            <w:pPr>
              <w:pStyle w:val="TableParagraph"/>
              <w:suppressAutoHyphens/>
              <w:rPr>
                <w:sz w:val="20"/>
              </w:rPr>
            </w:pPr>
          </w:p>
        </w:tc>
        <w:tc>
          <w:tcPr>
            <w:tcW w:w="3853" w:type="dxa"/>
          </w:tcPr>
          <w:p w14:paraId="20EEBDE3" w14:textId="77777777" w:rsidR="006F1B3D" w:rsidRPr="000615E0" w:rsidRDefault="006F1B3D" w:rsidP="008C7539">
            <w:pPr>
              <w:pStyle w:val="TableParagraph"/>
              <w:suppressAutoHyphens/>
              <w:rPr>
                <w:sz w:val="20"/>
              </w:rPr>
            </w:pPr>
          </w:p>
        </w:tc>
        <w:tc>
          <w:tcPr>
            <w:tcW w:w="214" w:type="dxa"/>
          </w:tcPr>
          <w:p w14:paraId="01F77E3E" w14:textId="77777777" w:rsidR="006F1B3D" w:rsidRDefault="006F1B3D" w:rsidP="008C7539">
            <w:pPr>
              <w:pStyle w:val="TableParagraph"/>
              <w:suppressAutoHyphens/>
              <w:rPr>
                <w:sz w:val="20"/>
              </w:rPr>
            </w:pPr>
          </w:p>
        </w:tc>
        <w:tc>
          <w:tcPr>
            <w:tcW w:w="1801" w:type="dxa"/>
          </w:tcPr>
          <w:p w14:paraId="0EB2BCA9"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21.9)</w:t>
            </w:r>
          </w:p>
        </w:tc>
        <w:tc>
          <w:tcPr>
            <w:tcW w:w="212" w:type="dxa"/>
          </w:tcPr>
          <w:p w14:paraId="79FC5258" w14:textId="77777777" w:rsidR="006F1B3D" w:rsidRDefault="006F1B3D" w:rsidP="008C7539">
            <w:pPr>
              <w:pStyle w:val="TableParagraph"/>
              <w:suppressAutoHyphens/>
              <w:rPr>
                <w:sz w:val="20"/>
              </w:rPr>
            </w:pPr>
          </w:p>
        </w:tc>
        <w:tc>
          <w:tcPr>
            <w:tcW w:w="1592" w:type="dxa"/>
          </w:tcPr>
          <w:p w14:paraId="5FEFFE97"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12.7)</w:t>
            </w:r>
          </w:p>
        </w:tc>
        <w:tc>
          <w:tcPr>
            <w:tcW w:w="107" w:type="dxa"/>
          </w:tcPr>
          <w:p w14:paraId="1506D42E" w14:textId="77777777" w:rsidR="006F1B3D" w:rsidRDefault="006F1B3D" w:rsidP="008C7539">
            <w:pPr>
              <w:pStyle w:val="TableParagraph"/>
              <w:suppressAutoHyphens/>
              <w:rPr>
                <w:sz w:val="20"/>
              </w:rPr>
            </w:pPr>
          </w:p>
        </w:tc>
      </w:tr>
      <w:tr w:rsidR="006F1B3D" w14:paraId="3D7C3116" w14:textId="77777777">
        <w:trPr>
          <w:trHeight w:val="390"/>
        </w:trPr>
        <w:tc>
          <w:tcPr>
            <w:tcW w:w="108" w:type="dxa"/>
          </w:tcPr>
          <w:p w14:paraId="12B6CE35" w14:textId="77777777" w:rsidR="006F1B3D" w:rsidRDefault="006F1B3D" w:rsidP="008C7539">
            <w:pPr>
              <w:pStyle w:val="TableParagraph"/>
              <w:suppressAutoHyphens/>
              <w:rPr>
                <w:sz w:val="20"/>
              </w:rPr>
            </w:pPr>
          </w:p>
        </w:tc>
        <w:tc>
          <w:tcPr>
            <w:tcW w:w="3853" w:type="dxa"/>
          </w:tcPr>
          <w:p w14:paraId="0A1183CD" w14:textId="77777777" w:rsidR="006F1B3D" w:rsidRPr="000615E0" w:rsidRDefault="00191F14" w:rsidP="008C7539">
            <w:pPr>
              <w:pStyle w:val="TableParagraph"/>
              <w:suppressAutoHyphens/>
              <w:spacing w:before="133" w:line="237" w:lineRule="exact"/>
              <w:ind w:left="-1"/>
              <w:rPr>
                <w:sz w:val="21"/>
              </w:rPr>
            </w:pPr>
            <w:r w:rsidRPr="000615E0">
              <w:rPr>
                <w:sz w:val="21"/>
              </w:rPr>
              <w:t>Intensity</w:t>
            </w:r>
            <w:r w:rsidRPr="000615E0">
              <w:rPr>
                <w:spacing w:val="9"/>
                <w:sz w:val="21"/>
              </w:rPr>
              <w:t xml:space="preserve"> </w:t>
            </w:r>
            <w:r w:rsidRPr="000615E0">
              <w:rPr>
                <w:sz w:val="21"/>
              </w:rPr>
              <w:t>in</w:t>
            </w:r>
            <w:r w:rsidRPr="000615E0">
              <w:rPr>
                <w:spacing w:val="10"/>
                <w:sz w:val="21"/>
              </w:rPr>
              <w:t xml:space="preserve"> </w:t>
            </w:r>
            <w:r w:rsidRPr="000615E0">
              <w:rPr>
                <w:spacing w:val="-4"/>
                <w:sz w:val="21"/>
              </w:rPr>
              <w:t>2005</w:t>
            </w:r>
          </w:p>
        </w:tc>
        <w:tc>
          <w:tcPr>
            <w:tcW w:w="214" w:type="dxa"/>
          </w:tcPr>
          <w:p w14:paraId="5CF9F9F5" w14:textId="77777777" w:rsidR="006F1B3D" w:rsidRDefault="006F1B3D" w:rsidP="008C7539">
            <w:pPr>
              <w:pStyle w:val="TableParagraph"/>
              <w:suppressAutoHyphens/>
              <w:rPr>
                <w:sz w:val="20"/>
              </w:rPr>
            </w:pPr>
          </w:p>
        </w:tc>
        <w:tc>
          <w:tcPr>
            <w:tcW w:w="1801" w:type="dxa"/>
          </w:tcPr>
          <w:p w14:paraId="7CF70577" w14:textId="77777777" w:rsidR="006F1B3D" w:rsidRDefault="00191F14" w:rsidP="008C7539">
            <w:pPr>
              <w:pStyle w:val="TableParagraph"/>
              <w:suppressAutoHyphens/>
              <w:spacing w:before="133" w:line="237" w:lineRule="exact"/>
              <w:ind w:right="3"/>
              <w:jc w:val="center"/>
              <w:rPr>
                <w:sz w:val="21"/>
              </w:rPr>
            </w:pPr>
            <w:r>
              <w:rPr>
                <w:spacing w:val="-4"/>
                <w:sz w:val="21"/>
              </w:rPr>
              <w:t>71.7</w:t>
            </w:r>
          </w:p>
        </w:tc>
        <w:tc>
          <w:tcPr>
            <w:tcW w:w="212" w:type="dxa"/>
          </w:tcPr>
          <w:p w14:paraId="2B99A1CA" w14:textId="77777777" w:rsidR="006F1B3D" w:rsidRDefault="006F1B3D" w:rsidP="008C7539">
            <w:pPr>
              <w:pStyle w:val="TableParagraph"/>
              <w:suppressAutoHyphens/>
              <w:rPr>
                <w:sz w:val="20"/>
              </w:rPr>
            </w:pPr>
          </w:p>
        </w:tc>
        <w:tc>
          <w:tcPr>
            <w:tcW w:w="1592" w:type="dxa"/>
          </w:tcPr>
          <w:p w14:paraId="3FE08A17" w14:textId="77777777" w:rsidR="006F1B3D" w:rsidRDefault="00191F14" w:rsidP="008C7539">
            <w:pPr>
              <w:pStyle w:val="TableParagraph"/>
              <w:suppressAutoHyphens/>
              <w:spacing w:before="133" w:line="237" w:lineRule="exact"/>
              <w:ind w:left="1" w:right="10"/>
              <w:jc w:val="center"/>
              <w:rPr>
                <w:sz w:val="21"/>
              </w:rPr>
            </w:pPr>
            <w:r>
              <w:rPr>
                <w:spacing w:val="-4"/>
                <w:sz w:val="21"/>
              </w:rPr>
              <w:t>28.5</w:t>
            </w:r>
          </w:p>
        </w:tc>
        <w:tc>
          <w:tcPr>
            <w:tcW w:w="107" w:type="dxa"/>
          </w:tcPr>
          <w:p w14:paraId="241E67AE" w14:textId="77777777" w:rsidR="006F1B3D" w:rsidRDefault="006F1B3D" w:rsidP="008C7539">
            <w:pPr>
              <w:pStyle w:val="TableParagraph"/>
              <w:suppressAutoHyphens/>
              <w:rPr>
                <w:sz w:val="20"/>
              </w:rPr>
            </w:pPr>
          </w:p>
        </w:tc>
      </w:tr>
      <w:tr w:rsidR="006F1B3D" w14:paraId="365B55BB" w14:textId="77777777" w:rsidTr="004A2FF4">
        <w:trPr>
          <w:trHeight w:val="244"/>
        </w:trPr>
        <w:tc>
          <w:tcPr>
            <w:tcW w:w="108" w:type="dxa"/>
          </w:tcPr>
          <w:p w14:paraId="6073FFA4" w14:textId="77777777" w:rsidR="006F1B3D" w:rsidRDefault="006F1B3D" w:rsidP="008C7539">
            <w:pPr>
              <w:pStyle w:val="TableParagraph"/>
              <w:suppressAutoHyphens/>
              <w:rPr>
                <w:sz w:val="20"/>
              </w:rPr>
            </w:pPr>
          </w:p>
        </w:tc>
        <w:tc>
          <w:tcPr>
            <w:tcW w:w="3853" w:type="dxa"/>
          </w:tcPr>
          <w:p w14:paraId="5D2330EF" w14:textId="77777777" w:rsidR="006F1B3D" w:rsidRPr="000615E0" w:rsidRDefault="006F1B3D" w:rsidP="008C7539">
            <w:pPr>
              <w:pStyle w:val="TableParagraph"/>
              <w:suppressAutoHyphens/>
              <w:rPr>
                <w:sz w:val="20"/>
              </w:rPr>
            </w:pPr>
          </w:p>
        </w:tc>
        <w:tc>
          <w:tcPr>
            <w:tcW w:w="214" w:type="dxa"/>
          </w:tcPr>
          <w:p w14:paraId="2A19326B" w14:textId="77777777" w:rsidR="006F1B3D" w:rsidRDefault="006F1B3D" w:rsidP="008C7539">
            <w:pPr>
              <w:pStyle w:val="TableParagraph"/>
              <w:suppressAutoHyphens/>
              <w:rPr>
                <w:sz w:val="20"/>
              </w:rPr>
            </w:pPr>
          </w:p>
        </w:tc>
        <w:tc>
          <w:tcPr>
            <w:tcW w:w="1801" w:type="dxa"/>
          </w:tcPr>
          <w:p w14:paraId="23AFF46F"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16.7)</w:t>
            </w:r>
          </w:p>
        </w:tc>
        <w:tc>
          <w:tcPr>
            <w:tcW w:w="212" w:type="dxa"/>
          </w:tcPr>
          <w:p w14:paraId="30411DB1" w14:textId="77777777" w:rsidR="006F1B3D" w:rsidRDefault="006F1B3D" w:rsidP="008C7539">
            <w:pPr>
              <w:pStyle w:val="TableParagraph"/>
              <w:suppressAutoHyphens/>
              <w:rPr>
                <w:sz w:val="20"/>
              </w:rPr>
            </w:pPr>
          </w:p>
        </w:tc>
        <w:tc>
          <w:tcPr>
            <w:tcW w:w="1592" w:type="dxa"/>
          </w:tcPr>
          <w:p w14:paraId="4D1CE132"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19.4)</w:t>
            </w:r>
          </w:p>
        </w:tc>
        <w:tc>
          <w:tcPr>
            <w:tcW w:w="107" w:type="dxa"/>
          </w:tcPr>
          <w:p w14:paraId="67F82975" w14:textId="77777777" w:rsidR="006F1B3D" w:rsidRDefault="006F1B3D" w:rsidP="008C7539">
            <w:pPr>
              <w:pStyle w:val="TableParagraph"/>
              <w:suppressAutoHyphens/>
              <w:rPr>
                <w:sz w:val="20"/>
              </w:rPr>
            </w:pPr>
          </w:p>
        </w:tc>
      </w:tr>
      <w:tr w:rsidR="006F1B3D" w14:paraId="5CE93BF3" w14:textId="77777777">
        <w:trPr>
          <w:trHeight w:val="402"/>
        </w:trPr>
        <w:tc>
          <w:tcPr>
            <w:tcW w:w="108" w:type="dxa"/>
          </w:tcPr>
          <w:p w14:paraId="68F4B3CF" w14:textId="77777777" w:rsidR="006F1B3D" w:rsidRDefault="006F1B3D" w:rsidP="008C7539">
            <w:pPr>
              <w:pStyle w:val="TableParagraph"/>
              <w:suppressAutoHyphens/>
              <w:rPr>
                <w:sz w:val="20"/>
              </w:rPr>
            </w:pPr>
          </w:p>
        </w:tc>
        <w:tc>
          <w:tcPr>
            <w:tcW w:w="3853" w:type="dxa"/>
            <w:tcBorders>
              <w:bottom w:val="single" w:sz="6" w:space="0" w:color="000000"/>
            </w:tcBorders>
          </w:tcPr>
          <w:p w14:paraId="0EA2F3FA" w14:textId="77777777" w:rsidR="006F1B3D" w:rsidRPr="004A2FF4" w:rsidRDefault="00191F14" w:rsidP="00EC25F2">
            <w:pPr>
              <w:pStyle w:val="TableParagraph"/>
              <w:suppressAutoHyphens/>
              <w:spacing w:before="133"/>
              <w:ind w:left="-1"/>
              <w:rPr>
                <w:sz w:val="21"/>
              </w:rPr>
            </w:pPr>
            <w:r w:rsidRPr="004A2FF4">
              <w:rPr>
                <w:sz w:val="21"/>
              </w:rPr>
              <w:t>Panel</w:t>
            </w:r>
            <w:r w:rsidRPr="004A2FF4">
              <w:rPr>
                <w:spacing w:val="11"/>
                <w:sz w:val="21"/>
              </w:rPr>
              <w:t xml:space="preserve"> </w:t>
            </w:r>
            <w:r w:rsidRPr="004A2FF4">
              <w:rPr>
                <w:sz w:val="21"/>
              </w:rPr>
              <w:t>B:</w:t>
            </w:r>
            <w:r w:rsidRPr="004A2FF4">
              <w:rPr>
                <w:spacing w:val="12"/>
                <w:sz w:val="21"/>
              </w:rPr>
              <w:t xml:space="preserve"> </w:t>
            </w:r>
            <w:r w:rsidRPr="004A2FF4">
              <w:rPr>
                <w:sz w:val="21"/>
              </w:rPr>
              <w:t>Socioeconomic</w:t>
            </w:r>
            <w:r w:rsidRPr="004A2FF4">
              <w:rPr>
                <w:spacing w:val="12"/>
                <w:sz w:val="21"/>
              </w:rPr>
              <w:t xml:space="preserve"> </w:t>
            </w:r>
            <w:del w:id="2419" w:author="Editor" w:date="2026-09-10T13:39:00Z">
              <w:r w:rsidRPr="004A2FF4" w:rsidDel="00BE0057">
                <w:rPr>
                  <w:sz w:val="21"/>
                </w:rPr>
                <w:delText>Characteristics</w:delText>
              </w:r>
              <w:r w:rsidRPr="004A2FF4" w:rsidDel="00BE0057">
                <w:rPr>
                  <w:spacing w:val="12"/>
                  <w:sz w:val="21"/>
                </w:rPr>
                <w:delText xml:space="preserve"> </w:delText>
              </w:r>
            </w:del>
            <w:ins w:id="2420" w:author="Editor" w:date="2026-09-11T11:17:00Z">
              <w:r w:rsidR="00235695">
                <w:rPr>
                  <w:sz w:val="21"/>
                </w:rPr>
                <w:t>C</w:t>
              </w:r>
            </w:ins>
            <w:ins w:id="2421" w:author="Editor" w:date="2026-09-10T13:39:00Z">
              <w:r w:rsidR="00BE0057" w:rsidRPr="004A2FF4">
                <w:rPr>
                  <w:sz w:val="21"/>
                </w:rPr>
                <w:t>haracteristics</w:t>
              </w:r>
              <w:r w:rsidR="00BE0057" w:rsidRPr="004A2FF4">
                <w:rPr>
                  <w:spacing w:val="12"/>
                  <w:sz w:val="21"/>
                </w:rPr>
                <w:t xml:space="preserve"> </w:t>
              </w:r>
            </w:ins>
            <w:del w:id="2422" w:author="Editor" w:date="2026-09-13T17:13:00Z">
              <w:r w:rsidRPr="004A2FF4" w:rsidDel="00EC25F2">
                <w:rPr>
                  <w:spacing w:val="-5"/>
                  <w:sz w:val="21"/>
                </w:rPr>
                <w:delText>(</w:delText>
              </w:r>
            </w:del>
            <w:del w:id="2423" w:author="Editor" w:date="2026-09-08T18:02:00Z">
              <w:r w:rsidRPr="004A2FF4" w:rsidDel="00D048B7">
                <w:rPr>
                  <w:sz w:val="21"/>
                </w:rPr>
                <w:delText>%</w:delText>
              </w:r>
            </w:del>
            <w:del w:id="2424" w:author="Editor" w:date="2026-09-13T17:13:00Z">
              <w:r w:rsidRPr="004A2FF4" w:rsidDel="00EC25F2">
                <w:rPr>
                  <w:spacing w:val="-5"/>
                  <w:sz w:val="21"/>
                </w:rPr>
                <w:delText>)</w:delText>
              </w:r>
            </w:del>
          </w:p>
        </w:tc>
        <w:tc>
          <w:tcPr>
            <w:tcW w:w="214" w:type="dxa"/>
          </w:tcPr>
          <w:p w14:paraId="1C768741" w14:textId="77777777" w:rsidR="006F1B3D" w:rsidRDefault="006F1B3D" w:rsidP="008C7539">
            <w:pPr>
              <w:pStyle w:val="TableParagraph"/>
              <w:suppressAutoHyphens/>
              <w:rPr>
                <w:sz w:val="20"/>
              </w:rPr>
            </w:pPr>
          </w:p>
        </w:tc>
        <w:tc>
          <w:tcPr>
            <w:tcW w:w="1801" w:type="dxa"/>
          </w:tcPr>
          <w:p w14:paraId="0A2F7C64" w14:textId="77777777" w:rsidR="006F1B3D" w:rsidRDefault="006F1B3D" w:rsidP="008C7539">
            <w:pPr>
              <w:pStyle w:val="TableParagraph"/>
              <w:suppressAutoHyphens/>
              <w:rPr>
                <w:sz w:val="20"/>
              </w:rPr>
            </w:pPr>
          </w:p>
        </w:tc>
        <w:tc>
          <w:tcPr>
            <w:tcW w:w="212" w:type="dxa"/>
          </w:tcPr>
          <w:p w14:paraId="5AC3CF82" w14:textId="77777777" w:rsidR="006F1B3D" w:rsidRDefault="006F1B3D" w:rsidP="008C7539">
            <w:pPr>
              <w:pStyle w:val="TableParagraph"/>
              <w:suppressAutoHyphens/>
              <w:rPr>
                <w:sz w:val="20"/>
              </w:rPr>
            </w:pPr>
          </w:p>
        </w:tc>
        <w:tc>
          <w:tcPr>
            <w:tcW w:w="1592" w:type="dxa"/>
          </w:tcPr>
          <w:p w14:paraId="24FC9D7F" w14:textId="77777777" w:rsidR="006F1B3D" w:rsidRDefault="006F1B3D" w:rsidP="008C7539">
            <w:pPr>
              <w:pStyle w:val="TableParagraph"/>
              <w:suppressAutoHyphens/>
              <w:rPr>
                <w:sz w:val="20"/>
              </w:rPr>
            </w:pPr>
          </w:p>
        </w:tc>
        <w:tc>
          <w:tcPr>
            <w:tcW w:w="107" w:type="dxa"/>
          </w:tcPr>
          <w:p w14:paraId="0A32E0DD" w14:textId="77777777" w:rsidR="006F1B3D" w:rsidRDefault="006F1B3D" w:rsidP="008C7539">
            <w:pPr>
              <w:pStyle w:val="TableParagraph"/>
              <w:suppressAutoHyphens/>
              <w:rPr>
                <w:sz w:val="20"/>
              </w:rPr>
            </w:pPr>
          </w:p>
        </w:tc>
      </w:tr>
      <w:tr w:rsidR="006F1B3D" w14:paraId="48DBC6D7" w14:textId="77777777">
        <w:trPr>
          <w:trHeight w:val="253"/>
        </w:trPr>
        <w:tc>
          <w:tcPr>
            <w:tcW w:w="108" w:type="dxa"/>
          </w:tcPr>
          <w:p w14:paraId="7AADC5EC" w14:textId="77777777" w:rsidR="006F1B3D" w:rsidRDefault="006F1B3D" w:rsidP="008C7539">
            <w:pPr>
              <w:pStyle w:val="TableParagraph"/>
              <w:suppressAutoHyphens/>
              <w:rPr>
                <w:sz w:val="18"/>
              </w:rPr>
            </w:pPr>
          </w:p>
        </w:tc>
        <w:tc>
          <w:tcPr>
            <w:tcW w:w="3853" w:type="dxa"/>
            <w:tcBorders>
              <w:top w:val="single" w:sz="6" w:space="0" w:color="000000"/>
            </w:tcBorders>
          </w:tcPr>
          <w:p w14:paraId="778ED71B" w14:textId="77777777" w:rsidR="006F1B3D" w:rsidRDefault="00191F14" w:rsidP="000615E0">
            <w:pPr>
              <w:pStyle w:val="TableParagraph"/>
              <w:suppressAutoHyphens/>
              <w:spacing w:line="233" w:lineRule="exact"/>
              <w:ind w:left="-1"/>
              <w:rPr>
                <w:sz w:val="21"/>
              </w:rPr>
            </w:pPr>
            <w:del w:id="2425" w:author="Editor" w:date="2026-09-08T18:02:00Z">
              <w:r w:rsidDel="00D048B7">
                <w:rPr>
                  <w:sz w:val="21"/>
                </w:rPr>
                <w:delText>%</w:delText>
              </w:r>
            </w:del>
            <w:ins w:id="2426" w:author="Editor" w:date="2026-09-08T18:02:00Z">
              <w:r w:rsidR="00D048B7">
                <w:rPr>
                  <w:sz w:val="21"/>
                </w:rPr>
                <w:t xml:space="preserve"> </w:t>
              </w:r>
            </w:ins>
            <w:ins w:id="2427" w:author="Editor" w:date="2026-09-10T11:06:00Z">
              <w:r w:rsidR="000615E0">
                <w:rPr>
                  <w:sz w:val="21"/>
                </w:rPr>
                <w:t>P</w:t>
              </w:r>
            </w:ins>
            <w:ins w:id="2428" w:author="Editor" w:date="2026-09-08T18:02:00Z">
              <w:r w:rsidR="00D048B7">
                <w:rPr>
                  <w:sz w:val="21"/>
                </w:rPr>
                <w:t>ercent</w:t>
              </w:r>
            </w:ins>
            <w:r>
              <w:rPr>
                <w:spacing w:val="4"/>
                <w:sz w:val="21"/>
              </w:rPr>
              <w:t xml:space="preserve"> </w:t>
            </w:r>
            <w:r>
              <w:rPr>
                <w:spacing w:val="-2"/>
                <w:sz w:val="21"/>
              </w:rPr>
              <w:t>illiterate</w:t>
            </w:r>
          </w:p>
        </w:tc>
        <w:tc>
          <w:tcPr>
            <w:tcW w:w="214" w:type="dxa"/>
          </w:tcPr>
          <w:p w14:paraId="3DDF280F" w14:textId="77777777" w:rsidR="006F1B3D" w:rsidRDefault="006F1B3D" w:rsidP="008C7539">
            <w:pPr>
              <w:pStyle w:val="TableParagraph"/>
              <w:suppressAutoHyphens/>
              <w:rPr>
                <w:sz w:val="18"/>
              </w:rPr>
            </w:pPr>
          </w:p>
        </w:tc>
        <w:tc>
          <w:tcPr>
            <w:tcW w:w="1801" w:type="dxa"/>
          </w:tcPr>
          <w:p w14:paraId="3510AE07" w14:textId="77777777" w:rsidR="006F1B3D" w:rsidRDefault="00191F14" w:rsidP="008C7539">
            <w:pPr>
              <w:pStyle w:val="TableParagraph"/>
              <w:suppressAutoHyphens/>
              <w:spacing w:line="233" w:lineRule="exact"/>
              <w:ind w:right="3"/>
              <w:jc w:val="center"/>
              <w:rPr>
                <w:sz w:val="21"/>
              </w:rPr>
            </w:pPr>
            <w:r>
              <w:rPr>
                <w:spacing w:val="-4"/>
                <w:sz w:val="21"/>
              </w:rPr>
              <w:t>33.3</w:t>
            </w:r>
          </w:p>
        </w:tc>
        <w:tc>
          <w:tcPr>
            <w:tcW w:w="212" w:type="dxa"/>
          </w:tcPr>
          <w:p w14:paraId="5BF10F91" w14:textId="77777777" w:rsidR="006F1B3D" w:rsidRDefault="006F1B3D" w:rsidP="008C7539">
            <w:pPr>
              <w:pStyle w:val="TableParagraph"/>
              <w:suppressAutoHyphens/>
              <w:rPr>
                <w:sz w:val="18"/>
              </w:rPr>
            </w:pPr>
          </w:p>
        </w:tc>
        <w:tc>
          <w:tcPr>
            <w:tcW w:w="1592" w:type="dxa"/>
          </w:tcPr>
          <w:p w14:paraId="49EF2363" w14:textId="77777777" w:rsidR="006F1B3D" w:rsidRDefault="00191F14" w:rsidP="008C7539">
            <w:pPr>
              <w:pStyle w:val="TableParagraph"/>
              <w:suppressAutoHyphens/>
              <w:spacing w:line="233" w:lineRule="exact"/>
              <w:ind w:left="1" w:right="10"/>
              <w:jc w:val="center"/>
              <w:rPr>
                <w:sz w:val="21"/>
              </w:rPr>
            </w:pPr>
            <w:r>
              <w:rPr>
                <w:spacing w:val="-4"/>
                <w:sz w:val="21"/>
              </w:rPr>
              <w:t>13.3</w:t>
            </w:r>
          </w:p>
        </w:tc>
        <w:tc>
          <w:tcPr>
            <w:tcW w:w="107" w:type="dxa"/>
          </w:tcPr>
          <w:p w14:paraId="762D7483" w14:textId="77777777" w:rsidR="006F1B3D" w:rsidRDefault="006F1B3D" w:rsidP="008C7539">
            <w:pPr>
              <w:pStyle w:val="TableParagraph"/>
              <w:suppressAutoHyphens/>
              <w:rPr>
                <w:sz w:val="18"/>
              </w:rPr>
            </w:pPr>
          </w:p>
        </w:tc>
      </w:tr>
      <w:tr w:rsidR="006F1B3D" w14:paraId="27DCAF30" w14:textId="77777777" w:rsidTr="004A2FF4">
        <w:trPr>
          <w:trHeight w:val="280"/>
        </w:trPr>
        <w:tc>
          <w:tcPr>
            <w:tcW w:w="108" w:type="dxa"/>
          </w:tcPr>
          <w:p w14:paraId="32680CAF" w14:textId="77777777" w:rsidR="006F1B3D" w:rsidRDefault="006F1B3D" w:rsidP="008C7539">
            <w:pPr>
              <w:pStyle w:val="TableParagraph"/>
              <w:suppressAutoHyphens/>
              <w:rPr>
                <w:sz w:val="20"/>
              </w:rPr>
            </w:pPr>
          </w:p>
        </w:tc>
        <w:tc>
          <w:tcPr>
            <w:tcW w:w="3853" w:type="dxa"/>
          </w:tcPr>
          <w:p w14:paraId="5CBB6299" w14:textId="77777777" w:rsidR="006F1B3D" w:rsidRDefault="006F1B3D" w:rsidP="008C7539">
            <w:pPr>
              <w:pStyle w:val="TableParagraph"/>
              <w:suppressAutoHyphens/>
              <w:rPr>
                <w:sz w:val="20"/>
              </w:rPr>
            </w:pPr>
          </w:p>
        </w:tc>
        <w:tc>
          <w:tcPr>
            <w:tcW w:w="214" w:type="dxa"/>
          </w:tcPr>
          <w:p w14:paraId="1BC27D4C" w14:textId="77777777" w:rsidR="006F1B3D" w:rsidRDefault="006F1B3D" w:rsidP="008C7539">
            <w:pPr>
              <w:pStyle w:val="TableParagraph"/>
              <w:suppressAutoHyphens/>
              <w:rPr>
                <w:sz w:val="20"/>
              </w:rPr>
            </w:pPr>
          </w:p>
        </w:tc>
        <w:tc>
          <w:tcPr>
            <w:tcW w:w="1801" w:type="dxa"/>
          </w:tcPr>
          <w:p w14:paraId="0F4D8DCD"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13.3)</w:t>
            </w:r>
          </w:p>
        </w:tc>
        <w:tc>
          <w:tcPr>
            <w:tcW w:w="212" w:type="dxa"/>
          </w:tcPr>
          <w:p w14:paraId="2D45A600" w14:textId="77777777" w:rsidR="006F1B3D" w:rsidRDefault="006F1B3D" w:rsidP="008C7539">
            <w:pPr>
              <w:pStyle w:val="TableParagraph"/>
              <w:suppressAutoHyphens/>
              <w:rPr>
                <w:sz w:val="20"/>
              </w:rPr>
            </w:pPr>
          </w:p>
        </w:tc>
        <w:tc>
          <w:tcPr>
            <w:tcW w:w="1592" w:type="dxa"/>
          </w:tcPr>
          <w:p w14:paraId="63FE0E23" w14:textId="77777777" w:rsidR="006F1B3D" w:rsidRDefault="00191F14" w:rsidP="008C7539">
            <w:pPr>
              <w:pStyle w:val="TableParagraph"/>
              <w:suppressAutoHyphens/>
              <w:spacing w:before="3"/>
              <w:ind w:right="10"/>
              <w:jc w:val="center"/>
              <w:rPr>
                <w:sz w:val="21"/>
              </w:rPr>
            </w:pPr>
            <w:r>
              <w:rPr>
                <w:sz w:val="21"/>
              </w:rPr>
              <w:t>(</w:t>
            </w:r>
            <w:r>
              <w:rPr>
                <w:spacing w:val="2"/>
                <w:sz w:val="21"/>
              </w:rPr>
              <w:t xml:space="preserve"> </w:t>
            </w:r>
            <w:r>
              <w:rPr>
                <w:spacing w:val="-4"/>
                <w:sz w:val="21"/>
              </w:rPr>
              <w:t>6.6)</w:t>
            </w:r>
          </w:p>
        </w:tc>
        <w:tc>
          <w:tcPr>
            <w:tcW w:w="107" w:type="dxa"/>
          </w:tcPr>
          <w:p w14:paraId="24714123" w14:textId="77777777" w:rsidR="006F1B3D" w:rsidRDefault="006F1B3D" w:rsidP="008C7539">
            <w:pPr>
              <w:pStyle w:val="TableParagraph"/>
              <w:suppressAutoHyphens/>
              <w:rPr>
                <w:sz w:val="20"/>
              </w:rPr>
            </w:pPr>
          </w:p>
        </w:tc>
      </w:tr>
      <w:tr w:rsidR="006F1B3D" w14:paraId="728E75E9" w14:textId="77777777">
        <w:trPr>
          <w:trHeight w:val="390"/>
        </w:trPr>
        <w:tc>
          <w:tcPr>
            <w:tcW w:w="108" w:type="dxa"/>
          </w:tcPr>
          <w:p w14:paraId="58398540" w14:textId="77777777" w:rsidR="006F1B3D" w:rsidRDefault="006F1B3D" w:rsidP="008C7539">
            <w:pPr>
              <w:pStyle w:val="TableParagraph"/>
              <w:suppressAutoHyphens/>
              <w:rPr>
                <w:sz w:val="20"/>
              </w:rPr>
            </w:pPr>
          </w:p>
        </w:tc>
        <w:tc>
          <w:tcPr>
            <w:tcW w:w="3853" w:type="dxa"/>
          </w:tcPr>
          <w:p w14:paraId="31B9C6A9" w14:textId="77777777" w:rsidR="006F1B3D" w:rsidRDefault="000615E0" w:rsidP="008C7539">
            <w:pPr>
              <w:pStyle w:val="TableParagraph"/>
              <w:suppressAutoHyphens/>
              <w:spacing w:before="133" w:line="237" w:lineRule="exact"/>
              <w:ind w:left="-1"/>
              <w:rPr>
                <w:sz w:val="21"/>
              </w:rPr>
            </w:pPr>
            <w:ins w:id="2429" w:author="Editor" w:date="2026-09-10T11:06:00Z">
              <w:r>
                <w:rPr>
                  <w:sz w:val="21"/>
                </w:rPr>
                <w:t>Percent</w:t>
              </w:r>
            </w:ins>
            <w:del w:id="2430" w:author="Editor" w:date="2026-09-10T11:06:00Z">
              <w:r w:rsidR="00191F14" w:rsidDel="000615E0">
                <w:rPr>
                  <w:sz w:val="21"/>
                </w:rPr>
                <w:delText>%</w:delText>
              </w:r>
            </w:del>
            <w:r w:rsidR="00191F14">
              <w:rPr>
                <w:spacing w:val="12"/>
                <w:sz w:val="21"/>
              </w:rPr>
              <w:t xml:space="preserve"> </w:t>
            </w:r>
            <w:r w:rsidR="00191F14">
              <w:rPr>
                <w:sz w:val="21"/>
              </w:rPr>
              <w:t>without</w:t>
            </w:r>
            <w:r w:rsidR="00191F14">
              <w:rPr>
                <w:spacing w:val="12"/>
                <w:sz w:val="21"/>
              </w:rPr>
              <w:t xml:space="preserve"> </w:t>
            </w:r>
            <w:r w:rsidR="00191F14">
              <w:rPr>
                <w:sz w:val="21"/>
              </w:rPr>
              <w:t>completed</w:t>
            </w:r>
            <w:r w:rsidR="00191F14">
              <w:rPr>
                <w:spacing w:val="12"/>
                <w:sz w:val="21"/>
              </w:rPr>
              <w:t xml:space="preserve"> </w:t>
            </w:r>
            <w:r w:rsidR="00191F14">
              <w:rPr>
                <w:spacing w:val="-2"/>
                <w:sz w:val="21"/>
              </w:rPr>
              <w:t>primary</w:t>
            </w:r>
          </w:p>
        </w:tc>
        <w:tc>
          <w:tcPr>
            <w:tcW w:w="214" w:type="dxa"/>
          </w:tcPr>
          <w:p w14:paraId="3F071624" w14:textId="77777777" w:rsidR="006F1B3D" w:rsidRDefault="006F1B3D" w:rsidP="008C7539">
            <w:pPr>
              <w:pStyle w:val="TableParagraph"/>
              <w:suppressAutoHyphens/>
              <w:rPr>
                <w:sz w:val="20"/>
              </w:rPr>
            </w:pPr>
          </w:p>
        </w:tc>
        <w:tc>
          <w:tcPr>
            <w:tcW w:w="1801" w:type="dxa"/>
          </w:tcPr>
          <w:p w14:paraId="0DE92744" w14:textId="77777777" w:rsidR="006F1B3D" w:rsidRDefault="00191F14" w:rsidP="008C7539">
            <w:pPr>
              <w:pStyle w:val="TableParagraph"/>
              <w:suppressAutoHyphens/>
              <w:spacing w:before="133" w:line="237" w:lineRule="exact"/>
              <w:ind w:right="3"/>
              <w:jc w:val="center"/>
              <w:rPr>
                <w:sz w:val="21"/>
              </w:rPr>
            </w:pPr>
            <w:r>
              <w:rPr>
                <w:spacing w:val="-4"/>
                <w:sz w:val="21"/>
              </w:rPr>
              <w:t>69.6</w:t>
            </w:r>
          </w:p>
        </w:tc>
        <w:tc>
          <w:tcPr>
            <w:tcW w:w="212" w:type="dxa"/>
          </w:tcPr>
          <w:p w14:paraId="44941A6B" w14:textId="77777777" w:rsidR="006F1B3D" w:rsidRDefault="006F1B3D" w:rsidP="008C7539">
            <w:pPr>
              <w:pStyle w:val="TableParagraph"/>
              <w:suppressAutoHyphens/>
              <w:rPr>
                <w:sz w:val="20"/>
              </w:rPr>
            </w:pPr>
          </w:p>
        </w:tc>
        <w:tc>
          <w:tcPr>
            <w:tcW w:w="1592" w:type="dxa"/>
          </w:tcPr>
          <w:p w14:paraId="00C655FD" w14:textId="77777777" w:rsidR="006F1B3D" w:rsidRDefault="00191F14" w:rsidP="008C7539">
            <w:pPr>
              <w:pStyle w:val="TableParagraph"/>
              <w:suppressAutoHyphens/>
              <w:spacing w:before="133" w:line="237" w:lineRule="exact"/>
              <w:ind w:left="1" w:right="10"/>
              <w:jc w:val="center"/>
              <w:rPr>
                <w:sz w:val="21"/>
              </w:rPr>
            </w:pPr>
            <w:r>
              <w:rPr>
                <w:spacing w:val="-4"/>
                <w:sz w:val="21"/>
              </w:rPr>
              <w:t>45.7</w:t>
            </w:r>
          </w:p>
        </w:tc>
        <w:tc>
          <w:tcPr>
            <w:tcW w:w="107" w:type="dxa"/>
          </w:tcPr>
          <w:p w14:paraId="53DD7997" w14:textId="77777777" w:rsidR="006F1B3D" w:rsidRDefault="006F1B3D" w:rsidP="008C7539">
            <w:pPr>
              <w:pStyle w:val="TableParagraph"/>
              <w:suppressAutoHyphens/>
              <w:rPr>
                <w:sz w:val="20"/>
              </w:rPr>
            </w:pPr>
          </w:p>
        </w:tc>
      </w:tr>
      <w:tr w:rsidR="006F1B3D" w14:paraId="26302646" w14:textId="77777777" w:rsidTr="004A2FF4">
        <w:trPr>
          <w:trHeight w:val="244"/>
        </w:trPr>
        <w:tc>
          <w:tcPr>
            <w:tcW w:w="108" w:type="dxa"/>
          </w:tcPr>
          <w:p w14:paraId="5E4E7210" w14:textId="77777777" w:rsidR="006F1B3D" w:rsidRDefault="006F1B3D" w:rsidP="008C7539">
            <w:pPr>
              <w:pStyle w:val="TableParagraph"/>
              <w:suppressAutoHyphens/>
              <w:rPr>
                <w:sz w:val="20"/>
              </w:rPr>
            </w:pPr>
          </w:p>
        </w:tc>
        <w:tc>
          <w:tcPr>
            <w:tcW w:w="3853" w:type="dxa"/>
          </w:tcPr>
          <w:p w14:paraId="027ACAEC" w14:textId="77777777" w:rsidR="006F1B3D" w:rsidRDefault="006F1B3D" w:rsidP="008C7539">
            <w:pPr>
              <w:pStyle w:val="TableParagraph"/>
              <w:suppressAutoHyphens/>
              <w:rPr>
                <w:sz w:val="20"/>
              </w:rPr>
            </w:pPr>
          </w:p>
        </w:tc>
        <w:tc>
          <w:tcPr>
            <w:tcW w:w="214" w:type="dxa"/>
          </w:tcPr>
          <w:p w14:paraId="3BC783EB" w14:textId="77777777" w:rsidR="006F1B3D" w:rsidRDefault="006F1B3D" w:rsidP="008C7539">
            <w:pPr>
              <w:pStyle w:val="TableParagraph"/>
              <w:suppressAutoHyphens/>
              <w:rPr>
                <w:sz w:val="20"/>
              </w:rPr>
            </w:pPr>
          </w:p>
        </w:tc>
        <w:tc>
          <w:tcPr>
            <w:tcW w:w="1801" w:type="dxa"/>
          </w:tcPr>
          <w:p w14:paraId="701CB373"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4"/>
                <w:sz w:val="21"/>
              </w:rPr>
              <w:t>9.7)</w:t>
            </w:r>
          </w:p>
        </w:tc>
        <w:tc>
          <w:tcPr>
            <w:tcW w:w="212" w:type="dxa"/>
          </w:tcPr>
          <w:p w14:paraId="181D34E5" w14:textId="77777777" w:rsidR="006F1B3D" w:rsidRDefault="006F1B3D" w:rsidP="008C7539">
            <w:pPr>
              <w:pStyle w:val="TableParagraph"/>
              <w:suppressAutoHyphens/>
              <w:rPr>
                <w:sz w:val="20"/>
              </w:rPr>
            </w:pPr>
          </w:p>
        </w:tc>
        <w:tc>
          <w:tcPr>
            <w:tcW w:w="1592" w:type="dxa"/>
          </w:tcPr>
          <w:p w14:paraId="3383013F"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12.3)</w:t>
            </w:r>
          </w:p>
        </w:tc>
        <w:tc>
          <w:tcPr>
            <w:tcW w:w="107" w:type="dxa"/>
          </w:tcPr>
          <w:p w14:paraId="43D38F60" w14:textId="77777777" w:rsidR="006F1B3D" w:rsidRDefault="006F1B3D" w:rsidP="008C7539">
            <w:pPr>
              <w:pStyle w:val="TableParagraph"/>
              <w:suppressAutoHyphens/>
              <w:rPr>
                <w:sz w:val="20"/>
              </w:rPr>
            </w:pPr>
          </w:p>
        </w:tc>
      </w:tr>
      <w:tr w:rsidR="006F1B3D" w14:paraId="1AF2106D" w14:textId="77777777">
        <w:trPr>
          <w:trHeight w:val="390"/>
        </w:trPr>
        <w:tc>
          <w:tcPr>
            <w:tcW w:w="108" w:type="dxa"/>
          </w:tcPr>
          <w:p w14:paraId="20392173" w14:textId="77777777" w:rsidR="006F1B3D" w:rsidRPr="000615E0" w:rsidRDefault="006F1B3D" w:rsidP="008C7539">
            <w:pPr>
              <w:pStyle w:val="TableParagraph"/>
              <w:suppressAutoHyphens/>
              <w:rPr>
                <w:sz w:val="20"/>
              </w:rPr>
            </w:pPr>
          </w:p>
        </w:tc>
        <w:tc>
          <w:tcPr>
            <w:tcW w:w="3853" w:type="dxa"/>
          </w:tcPr>
          <w:p w14:paraId="4AC50055" w14:textId="77777777" w:rsidR="006F1B3D" w:rsidRPr="000615E0" w:rsidRDefault="000615E0" w:rsidP="008C7539">
            <w:pPr>
              <w:pStyle w:val="TableParagraph"/>
              <w:suppressAutoHyphens/>
              <w:spacing w:before="133" w:line="237" w:lineRule="exact"/>
              <w:ind w:left="-1"/>
              <w:rPr>
                <w:sz w:val="21"/>
              </w:rPr>
            </w:pPr>
            <w:ins w:id="2431" w:author="Editor" w:date="2026-09-10T11:06:00Z">
              <w:r>
                <w:rPr>
                  <w:sz w:val="21"/>
                </w:rPr>
                <w:t>Percent</w:t>
              </w:r>
            </w:ins>
            <w:del w:id="2432" w:author="Editor" w:date="2026-09-10T11:06:00Z">
              <w:r w:rsidR="00191F14" w:rsidRPr="000615E0" w:rsidDel="000615E0">
                <w:rPr>
                  <w:sz w:val="21"/>
                </w:rPr>
                <w:delText>%</w:delText>
              </w:r>
            </w:del>
            <w:r w:rsidR="00191F14" w:rsidRPr="000615E0">
              <w:rPr>
                <w:spacing w:val="9"/>
                <w:sz w:val="21"/>
              </w:rPr>
              <w:t xml:space="preserve"> </w:t>
            </w:r>
            <w:r w:rsidR="00191F14" w:rsidRPr="000615E0">
              <w:rPr>
                <w:sz w:val="21"/>
              </w:rPr>
              <w:t>without</w:t>
            </w:r>
            <w:r w:rsidR="00191F14" w:rsidRPr="000615E0">
              <w:rPr>
                <w:spacing w:val="9"/>
                <w:sz w:val="21"/>
              </w:rPr>
              <w:t xml:space="preserve"> </w:t>
            </w:r>
            <w:r w:rsidR="00191F14" w:rsidRPr="000615E0">
              <w:rPr>
                <w:spacing w:val="-2"/>
                <w:sz w:val="21"/>
              </w:rPr>
              <w:t>electricity</w:t>
            </w:r>
          </w:p>
        </w:tc>
        <w:tc>
          <w:tcPr>
            <w:tcW w:w="214" w:type="dxa"/>
          </w:tcPr>
          <w:p w14:paraId="02AAA8A1" w14:textId="77777777" w:rsidR="006F1B3D" w:rsidRDefault="006F1B3D" w:rsidP="008C7539">
            <w:pPr>
              <w:pStyle w:val="TableParagraph"/>
              <w:suppressAutoHyphens/>
              <w:rPr>
                <w:sz w:val="20"/>
              </w:rPr>
            </w:pPr>
          </w:p>
        </w:tc>
        <w:tc>
          <w:tcPr>
            <w:tcW w:w="1801" w:type="dxa"/>
          </w:tcPr>
          <w:p w14:paraId="6813E39B" w14:textId="77777777" w:rsidR="006F1B3D" w:rsidRDefault="00191F14" w:rsidP="008C7539">
            <w:pPr>
              <w:pStyle w:val="TableParagraph"/>
              <w:suppressAutoHyphens/>
              <w:spacing w:before="133" w:line="237" w:lineRule="exact"/>
              <w:ind w:right="3"/>
              <w:jc w:val="center"/>
              <w:rPr>
                <w:sz w:val="21"/>
              </w:rPr>
            </w:pPr>
            <w:r>
              <w:rPr>
                <w:spacing w:val="-4"/>
                <w:sz w:val="21"/>
              </w:rPr>
              <w:t>36.4</w:t>
            </w:r>
          </w:p>
        </w:tc>
        <w:tc>
          <w:tcPr>
            <w:tcW w:w="212" w:type="dxa"/>
          </w:tcPr>
          <w:p w14:paraId="5E0F9736" w14:textId="77777777" w:rsidR="006F1B3D" w:rsidRDefault="006F1B3D" w:rsidP="008C7539">
            <w:pPr>
              <w:pStyle w:val="TableParagraph"/>
              <w:suppressAutoHyphens/>
              <w:rPr>
                <w:sz w:val="20"/>
              </w:rPr>
            </w:pPr>
          </w:p>
        </w:tc>
        <w:tc>
          <w:tcPr>
            <w:tcW w:w="1592" w:type="dxa"/>
          </w:tcPr>
          <w:p w14:paraId="1728E4A9" w14:textId="77777777" w:rsidR="006F1B3D" w:rsidRDefault="00191F14" w:rsidP="008C7539">
            <w:pPr>
              <w:pStyle w:val="TableParagraph"/>
              <w:suppressAutoHyphens/>
              <w:spacing w:before="133" w:line="237" w:lineRule="exact"/>
              <w:ind w:left="1" w:right="10"/>
              <w:jc w:val="center"/>
              <w:rPr>
                <w:sz w:val="21"/>
              </w:rPr>
            </w:pPr>
            <w:r>
              <w:rPr>
                <w:spacing w:val="-4"/>
                <w:sz w:val="21"/>
              </w:rPr>
              <w:t>11.8</w:t>
            </w:r>
          </w:p>
        </w:tc>
        <w:tc>
          <w:tcPr>
            <w:tcW w:w="107" w:type="dxa"/>
          </w:tcPr>
          <w:p w14:paraId="16D8EC68" w14:textId="77777777" w:rsidR="006F1B3D" w:rsidRDefault="006F1B3D" w:rsidP="008C7539">
            <w:pPr>
              <w:pStyle w:val="TableParagraph"/>
              <w:suppressAutoHyphens/>
              <w:rPr>
                <w:sz w:val="20"/>
              </w:rPr>
            </w:pPr>
          </w:p>
        </w:tc>
      </w:tr>
      <w:tr w:rsidR="006F1B3D" w14:paraId="14B382D0" w14:textId="77777777" w:rsidTr="004A2FF4">
        <w:trPr>
          <w:trHeight w:val="244"/>
        </w:trPr>
        <w:tc>
          <w:tcPr>
            <w:tcW w:w="108" w:type="dxa"/>
          </w:tcPr>
          <w:p w14:paraId="536CD361" w14:textId="77777777" w:rsidR="006F1B3D" w:rsidRDefault="006F1B3D" w:rsidP="008C7539">
            <w:pPr>
              <w:pStyle w:val="TableParagraph"/>
              <w:suppressAutoHyphens/>
              <w:rPr>
                <w:sz w:val="20"/>
              </w:rPr>
            </w:pPr>
          </w:p>
        </w:tc>
        <w:tc>
          <w:tcPr>
            <w:tcW w:w="3853" w:type="dxa"/>
          </w:tcPr>
          <w:p w14:paraId="10F60968" w14:textId="77777777" w:rsidR="006F1B3D" w:rsidRDefault="006F1B3D" w:rsidP="008C7539">
            <w:pPr>
              <w:pStyle w:val="TableParagraph"/>
              <w:suppressAutoHyphens/>
              <w:rPr>
                <w:sz w:val="20"/>
              </w:rPr>
            </w:pPr>
          </w:p>
        </w:tc>
        <w:tc>
          <w:tcPr>
            <w:tcW w:w="214" w:type="dxa"/>
          </w:tcPr>
          <w:p w14:paraId="49D3941A" w14:textId="77777777" w:rsidR="006F1B3D" w:rsidRDefault="006F1B3D" w:rsidP="008C7539">
            <w:pPr>
              <w:pStyle w:val="TableParagraph"/>
              <w:suppressAutoHyphens/>
              <w:rPr>
                <w:sz w:val="20"/>
              </w:rPr>
            </w:pPr>
          </w:p>
        </w:tc>
        <w:tc>
          <w:tcPr>
            <w:tcW w:w="1801" w:type="dxa"/>
          </w:tcPr>
          <w:p w14:paraId="54E5818F"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24.7)</w:t>
            </w:r>
          </w:p>
        </w:tc>
        <w:tc>
          <w:tcPr>
            <w:tcW w:w="212" w:type="dxa"/>
          </w:tcPr>
          <w:p w14:paraId="03A83C2B" w14:textId="77777777" w:rsidR="006F1B3D" w:rsidRDefault="006F1B3D" w:rsidP="008C7539">
            <w:pPr>
              <w:pStyle w:val="TableParagraph"/>
              <w:suppressAutoHyphens/>
              <w:rPr>
                <w:sz w:val="20"/>
              </w:rPr>
            </w:pPr>
          </w:p>
        </w:tc>
        <w:tc>
          <w:tcPr>
            <w:tcW w:w="1592" w:type="dxa"/>
          </w:tcPr>
          <w:p w14:paraId="681902B4"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10.3)</w:t>
            </w:r>
          </w:p>
        </w:tc>
        <w:tc>
          <w:tcPr>
            <w:tcW w:w="107" w:type="dxa"/>
          </w:tcPr>
          <w:p w14:paraId="22899F5D" w14:textId="77777777" w:rsidR="006F1B3D" w:rsidRDefault="006F1B3D" w:rsidP="008C7539">
            <w:pPr>
              <w:pStyle w:val="TableParagraph"/>
              <w:suppressAutoHyphens/>
              <w:rPr>
                <w:sz w:val="20"/>
              </w:rPr>
            </w:pPr>
          </w:p>
        </w:tc>
      </w:tr>
      <w:tr w:rsidR="006F1B3D" w14:paraId="3DB39D89" w14:textId="77777777">
        <w:trPr>
          <w:trHeight w:val="390"/>
        </w:trPr>
        <w:tc>
          <w:tcPr>
            <w:tcW w:w="108" w:type="dxa"/>
          </w:tcPr>
          <w:p w14:paraId="45AE18BD" w14:textId="77777777" w:rsidR="006F1B3D" w:rsidRDefault="006F1B3D" w:rsidP="008C7539">
            <w:pPr>
              <w:pStyle w:val="TableParagraph"/>
              <w:suppressAutoHyphens/>
              <w:rPr>
                <w:sz w:val="20"/>
              </w:rPr>
            </w:pPr>
          </w:p>
        </w:tc>
        <w:tc>
          <w:tcPr>
            <w:tcW w:w="3853" w:type="dxa"/>
          </w:tcPr>
          <w:p w14:paraId="42F7E6D2" w14:textId="77777777" w:rsidR="006F1B3D" w:rsidRDefault="000615E0" w:rsidP="008C7539">
            <w:pPr>
              <w:pStyle w:val="TableParagraph"/>
              <w:suppressAutoHyphens/>
              <w:spacing w:before="133" w:line="237" w:lineRule="exact"/>
              <w:ind w:left="-1"/>
              <w:rPr>
                <w:sz w:val="21"/>
              </w:rPr>
            </w:pPr>
            <w:ins w:id="2433" w:author="Editor" w:date="2026-09-10T11:06:00Z">
              <w:r>
                <w:rPr>
                  <w:sz w:val="21"/>
                </w:rPr>
                <w:t>Percent</w:t>
              </w:r>
            </w:ins>
            <w:del w:id="2434" w:author="Editor" w:date="2026-09-10T11:06:00Z">
              <w:r w:rsidR="00191F14" w:rsidDel="000615E0">
                <w:rPr>
                  <w:sz w:val="21"/>
                </w:rPr>
                <w:delText>%</w:delText>
              </w:r>
            </w:del>
            <w:r w:rsidR="00191F14">
              <w:rPr>
                <w:spacing w:val="9"/>
                <w:sz w:val="21"/>
              </w:rPr>
              <w:t xml:space="preserve"> </w:t>
            </w:r>
            <w:r w:rsidR="00191F14">
              <w:rPr>
                <w:sz w:val="21"/>
              </w:rPr>
              <w:t>without</w:t>
            </w:r>
            <w:r w:rsidR="00191F14">
              <w:rPr>
                <w:spacing w:val="10"/>
                <w:sz w:val="21"/>
              </w:rPr>
              <w:t xml:space="preserve"> </w:t>
            </w:r>
            <w:r w:rsidR="00191F14">
              <w:rPr>
                <w:sz w:val="21"/>
              </w:rPr>
              <w:t>piped</w:t>
            </w:r>
            <w:r w:rsidR="00191F14">
              <w:rPr>
                <w:spacing w:val="9"/>
                <w:sz w:val="21"/>
              </w:rPr>
              <w:t xml:space="preserve"> </w:t>
            </w:r>
            <w:r w:rsidR="00191F14">
              <w:rPr>
                <w:spacing w:val="-2"/>
                <w:sz w:val="21"/>
              </w:rPr>
              <w:t>water</w:t>
            </w:r>
          </w:p>
        </w:tc>
        <w:tc>
          <w:tcPr>
            <w:tcW w:w="214" w:type="dxa"/>
          </w:tcPr>
          <w:p w14:paraId="3B5EF02A" w14:textId="77777777" w:rsidR="006F1B3D" w:rsidRDefault="006F1B3D" w:rsidP="008C7539">
            <w:pPr>
              <w:pStyle w:val="TableParagraph"/>
              <w:suppressAutoHyphens/>
              <w:rPr>
                <w:sz w:val="20"/>
              </w:rPr>
            </w:pPr>
          </w:p>
        </w:tc>
        <w:tc>
          <w:tcPr>
            <w:tcW w:w="1801" w:type="dxa"/>
          </w:tcPr>
          <w:p w14:paraId="443047FC" w14:textId="77777777" w:rsidR="006F1B3D" w:rsidRDefault="00191F14" w:rsidP="008C7539">
            <w:pPr>
              <w:pStyle w:val="TableParagraph"/>
              <w:suppressAutoHyphens/>
              <w:spacing w:before="133" w:line="237" w:lineRule="exact"/>
              <w:ind w:right="3"/>
              <w:jc w:val="center"/>
              <w:rPr>
                <w:sz w:val="21"/>
              </w:rPr>
            </w:pPr>
            <w:r>
              <w:rPr>
                <w:spacing w:val="-4"/>
                <w:sz w:val="21"/>
              </w:rPr>
              <w:t>50.6</w:t>
            </w:r>
          </w:p>
        </w:tc>
        <w:tc>
          <w:tcPr>
            <w:tcW w:w="212" w:type="dxa"/>
          </w:tcPr>
          <w:p w14:paraId="0B466864" w14:textId="77777777" w:rsidR="006F1B3D" w:rsidRDefault="006F1B3D" w:rsidP="008C7539">
            <w:pPr>
              <w:pStyle w:val="TableParagraph"/>
              <w:suppressAutoHyphens/>
              <w:rPr>
                <w:sz w:val="20"/>
              </w:rPr>
            </w:pPr>
          </w:p>
        </w:tc>
        <w:tc>
          <w:tcPr>
            <w:tcW w:w="1592" w:type="dxa"/>
          </w:tcPr>
          <w:p w14:paraId="271F6FA3" w14:textId="77777777" w:rsidR="006F1B3D" w:rsidRDefault="00191F14" w:rsidP="008C7539">
            <w:pPr>
              <w:pStyle w:val="TableParagraph"/>
              <w:suppressAutoHyphens/>
              <w:spacing w:before="133" w:line="237" w:lineRule="exact"/>
              <w:ind w:left="1" w:right="10"/>
              <w:jc w:val="center"/>
              <w:rPr>
                <w:sz w:val="21"/>
              </w:rPr>
            </w:pPr>
            <w:r>
              <w:rPr>
                <w:spacing w:val="-4"/>
                <w:sz w:val="21"/>
              </w:rPr>
              <w:t>19.4</w:t>
            </w:r>
          </w:p>
        </w:tc>
        <w:tc>
          <w:tcPr>
            <w:tcW w:w="107" w:type="dxa"/>
          </w:tcPr>
          <w:p w14:paraId="7C0A999A" w14:textId="77777777" w:rsidR="006F1B3D" w:rsidRDefault="006F1B3D" w:rsidP="008C7539">
            <w:pPr>
              <w:pStyle w:val="TableParagraph"/>
              <w:suppressAutoHyphens/>
              <w:rPr>
                <w:sz w:val="20"/>
              </w:rPr>
            </w:pPr>
          </w:p>
        </w:tc>
      </w:tr>
      <w:tr w:rsidR="006F1B3D" w14:paraId="7AB712A8" w14:textId="77777777" w:rsidTr="004A2FF4">
        <w:trPr>
          <w:trHeight w:val="226"/>
        </w:trPr>
        <w:tc>
          <w:tcPr>
            <w:tcW w:w="108" w:type="dxa"/>
          </w:tcPr>
          <w:p w14:paraId="2EAF5C86" w14:textId="77777777" w:rsidR="006F1B3D" w:rsidRDefault="006F1B3D" w:rsidP="008C7539">
            <w:pPr>
              <w:pStyle w:val="TableParagraph"/>
              <w:suppressAutoHyphens/>
              <w:rPr>
                <w:sz w:val="20"/>
              </w:rPr>
            </w:pPr>
          </w:p>
        </w:tc>
        <w:tc>
          <w:tcPr>
            <w:tcW w:w="3853" w:type="dxa"/>
          </w:tcPr>
          <w:p w14:paraId="187D4CA9" w14:textId="77777777" w:rsidR="006F1B3D" w:rsidRDefault="006F1B3D" w:rsidP="008C7539">
            <w:pPr>
              <w:pStyle w:val="TableParagraph"/>
              <w:suppressAutoHyphens/>
              <w:rPr>
                <w:sz w:val="20"/>
              </w:rPr>
            </w:pPr>
          </w:p>
        </w:tc>
        <w:tc>
          <w:tcPr>
            <w:tcW w:w="214" w:type="dxa"/>
          </w:tcPr>
          <w:p w14:paraId="19F2A9EB" w14:textId="77777777" w:rsidR="006F1B3D" w:rsidRDefault="006F1B3D" w:rsidP="008C7539">
            <w:pPr>
              <w:pStyle w:val="TableParagraph"/>
              <w:suppressAutoHyphens/>
              <w:rPr>
                <w:sz w:val="20"/>
              </w:rPr>
            </w:pPr>
          </w:p>
        </w:tc>
        <w:tc>
          <w:tcPr>
            <w:tcW w:w="1801" w:type="dxa"/>
          </w:tcPr>
          <w:p w14:paraId="0D6D4A88"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24.1)</w:t>
            </w:r>
          </w:p>
        </w:tc>
        <w:tc>
          <w:tcPr>
            <w:tcW w:w="212" w:type="dxa"/>
          </w:tcPr>
          <w:p w14:paraId="34D0F2B0" w14:textId="77777777" w:rsidR="006F1B3D" w:rsidRDefault="006F1B3D" w:rsidP="008C7539">
            <w:pPr>
              <w:pStyle w:val="TableParagraph"/>
              <w:suppressAutoHyphens/>
              <w:rPr>
                <w:sz w:val="20"/>
              </w:rPr>
            </w:pPr>
          </w:p>
        </w:tc>
        <w:tc>
          <w:tcPr>
            <w:tcW w:w="1592" w:type="dxa"/>
          </w:tcPr>
          <w:p w14:paraId="4EFB1504"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14.9)</w:t>
            </w:r>
          </w:p>
        </w:tc>
        <w:tc>
          <w:tcPr>
            <w:tcW w:w="107" w:type="dxa"/>
          </w:tcPr>
          <w:p w14:paraId="11621472" w14:textId="77777777" w:rsidR="006F1B3D" w:rsidRDefault="006F1B3D" w:rsidP="008C7539">
            <w:pPr>
              <w:pStyle w:val="TableParagraph"/>
              <w:suppressAutoHyphens/>
              <w:rPr>
                <w:sz w:val="20"/>
              </w:rPr>
            </w:pPr>
          </w:p>
        </w:tc>
      </w:tr>
      <w:tr w:rsidR="006F1B3D" w14:paraId="74541E66" w14:textId="77777777">
        <w:trPr>
          <w:trHeight w:val="390"/>
        </w:trPr>
        <w:tc>
          <w:tcPr>
            <w:tcW w:w="108" w:type="dxa"/>
          </w:tcPr>
          <w:p w14:paraId="5C53AE8A" w14:textId="77777777" w:rsidR="006F1B3D" w:rsidRDefault="006F1B3D" w:rsidP="008C7539">
            <w:pPr>
              <w:pStyle w:val="TableParagraph"/>
              <w:suppressAutoHyphens/>
              <w:rPr>
                <w:sz w:val="20"/>
              </w:rPr>
            </w:pPr>
          </w:p>
        </w:tc>
        <w:tc>
          <w:tcPr>
            <w:tcW w:w="3853" w:type="dxa"/>
          </w:tcPr>
          <w:p w14:paraId="115BD98C" w14:textId="77777777" w:rsidR="006F1B3D" w:rsidRDefault="000615E0" w:rsidP="008C7539">
            <w:pPr>
              <w:pStyle w:val="TableParagraph"/>
              <w:suppressAutoHyphens/>
              <w:spacing w:before="133" w:line="237" w:lineRule="exact"/>
              <w:ind w:left="-1"/>
              <w:rPr>
                <w:sz w:val="21"/>
              </w:rPr>
            </w:pPr>
            <w:ins w:id="2435" w:author="Editor" w:date="2026-09-10T11:06:00Z">
              <w:r>
                <w:rPr>
                  <w:sz w:val="21"/>
                </w:rPr>
                <w:t>Percent</w:t>
              </w:r>
              <w:r w:rsidDel="000615E0">
                <w:rPr>
                  <w:sz w:val="21"/>
                </w:rPr>
                <w:t xml:space="preserve"> </w:t>
              </w:r>
            </w:ins>
            <w:del w:id="2436" w:author="Editor" w:date="2026-09-10T11:06:00Z">
              <w:r w:rsidR="00191F14" w:rsidDel="000615E0">
                <w:rPr>
                  <w:sz w:val="21"/>
                </w:rPr>
                <w:delText>W</w:delText>
              </w:r>
            </w:del>
            <w:ins w:id="2437" w:author="Editor" w:date="2026-09-10T11:06:00Z">
              <w:r>
                <w:rPr>
                  <w:sz w:val="21"/>
                </w:rPr>
                <w:t>w</w:t>
              </w:r>
            </w:ins>
            <w:r w:rsidR="00191F14">
              <w:rPr>
                <w:sz w:val="21"/>
              </w:rPr>
              <w:t xml:space="preserve">ith </w:t>
            </w:r>
            <w:r w:rsidR="00191F14">
              <w:rPr>
                <w:spacing w:val="-2"/>
                <w:sz w:val="21"/>
              </w:rPr>
              <w:t>crowding</w:t>
            </w:r>
          </w:p>
        </w:tc>
        <w:tc>
          <w:tcPr>
            <w:tcW w:w="214" w:type="dxa"/>
          </w:tcPr>
          <w:p w14:paraId="0BB59B8A" w14:textId="77777777" w:rsidR="006F1B3D" w:rsidRDefault="006F1B3D" w:rsidP="008C7539">
            <w:pPr>
              <w:pStyle w:val="TableParagraph"/>
              <w:suppressAutoHyphens/>
              <w:rPr>
                <w:sz w:val="20"/>
              </w:rPr>
            </w:pPr>
          </w:p>
        </w:tc>
        <w:tc>
          <w:tcPr>
            <w:tcW w:w="1801" w:type="dxa"/>
          </w:tcPr>
          <w:p w14:paraId="511CC224" w14:textId="77777777" w:rsidR="006F1B3D" w:rsidRDefault="00191F14" w:rsidP="008C7539">
            <w:pPr>
              <w:pStyle w:val="TableParagraph"/>
              <w:suppressAutoHyphens/>
              <w:spacing w:before="133" w:line="237" w:lineRule="exact"/>
              <w:ind w:right="3"/>
              <w:jc w:val="center"/>
              <w:rPr>
                <w:sz w:val="21"/>
              </w:rPr>
            </w:pPr>
            <w:r>
              <w:rPr>
                <w:spacing w:val="-4"/>
                <w:sz w:val="21"/>
              </w:rPr>
              <w:t>74.0</w:t>
            </w:r>
          </w:p>
        </w:tc>
        <w:tc>
          <w:tcPr>
            <w:tcW w:w="212" w:type="dxa"/>
          </w:tcPr>
          <w:p w14:paraId="5750C415" w14:textId="77777777" w:rsidR="006F1B3D" w:rsidRDefault="006F1B3D" w:rsidP="008C7539">
            <w:pPr>
              <w:pStyle w:val="TableParagraph"/>
              <w:suppressAutoHyphens/>
              <w:rPr>
                <w:sz w:val="20"/>
              </w:rPr>
            </w:pPr>
          </w:p>
        </w:tc>
        <w:tc>
          <w:tcPr>
            <w:tcW w:w="1592" w:type="dxa"/>
          </w:tcPr>
          <w:p w14:paraId="507F2DC6" w14:textId="77777777" w:rsidR="006F1B3D" w:rsidRDefault="00191F14" w:rsidP="008C7539">
            <w:pPr>
              <w:pStyle w:val="TableParagraph"/>
              <w:suppressAutoHyphens/>
              <w:spacing w:before="133" w:line="237" w:lineRule="exact"/>
              <w:ind w:left="1" w:right="10"/>
              <w:jc w:val="center"/>
              <w:rPr>
                <w:sz w:val="21"/>
              </w:rPr>
            </w:pPr>
            <w:r>
              <w:rPr>
                <w:spacing w:val="-4"/>
                <w:sz w:val="21"/>
              </w:rPr>
              <w:t>59.8</w:t>
            </w:r>
          </w:p>
        </w:tc>
        <w:tc>
          <w:tcPr>
            <w:tcW w:w="107" w:type="dxa"/>
          </w:tcPr>
          <w:p w14:paraId="3A0BDE18" w14:textId="77777777" w:rsidR="006F1B3D" w:rsidRDefault="006F1B3D" w:rsidP="008C7539">
            <w:pPr>
              <w:pStyle w:val="TableParagraph"/>
              <w:suppressAutoHyphens/>
              <w:rPr>
                <w:sz w:val="20"/>
              </w:rPr>
            </w:pPr>
          </w:p>
        </w:tc>
      </w:tr>
      <w:tr w:rsidR="006F1B3D" w14:paraId="5FED9153" w14:textId="77777777" w:rsidTr="004A2FF4">
        <w:trPr>
          <w:trHeight w:val="226"/>
        </w:trPr>
        <w:tc>
          <w:tcPr>
            <w:tcW w:w="108" w:type="dxa"/>
          </w:tcPr>
          <w:p w14:paraId="5A1F2D88" w14:textId="77777777" w:rsidR="006F1B3D" w:rsidRDefault="006F1B3D" w:rsidP="008C7539">
            <w:pPr>
              <w:pStyle w:val="TableParagraph"/>
              <w:suppressAutoHyphens/>
              <w:rPr>
                <w:sz w:val="20"/>
              </w:rPr>
            </w:pPr>
          </w:p>
        </w:tc>
        <w:tc>
          <w:tcPr>
            <w:tcW w:w="3853" w:type="dxa"/>
          </w:tcPr>
          <w:p w14:paraId="7922AB9F" w14:textId="77777777" w:rsidR="006F1B3D" w:rsidRDefault="006F1B3D" w:rsidP="008C7539">
            <w:pPr>
              <w:pStyle w:val="TableParagraph"/>
              <w:suppressAutoHyphens/>
              <w:rPr>
                <w:sz w:val="20"/>
              </w:rPr>
            </w:pPr>
          </w:p>
        </w:tc>
        <w:tc>
          <w:tcPr>
            <w:tcW w:w="214" w:type="dxa"/>
          </w:tcPr>
          <w:p w14:paraId="421EDE36" w14:textId="77777777" w:rsidR="006F1B3D" w:rsidRDefault="006F1B3D" w:rsidP="008C7539">
            <w:pPr>
              <w:pStyle w:val="TableParagraph"/>
              <w:suppressAutoHyphens/>
              <w:rPr>
                <w:sz w:val="20"/>
              </w:rPr>
            </w:pPr>
          </w:p>
        </w:tc>
        <w:tc>
          <w:tcPr>
            <w:tcW w:w="1801" w:type="dxa"/>
          </w:tcPr>
          <w:p w14:paraId="353F8360"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4"/>
                <w:sz w:val="21"/>
              </w:rPr>
              <w:t>8.2)</w:t>
            </w:r>
          </w:p>
        </w:tc>
        <w:tc>
          <w:tcPr>
            <w:tcW w:w="212" w:type="dxa"/>
          </w:tcPr>
          <w:p w14:paraId="609FD7D5" w14:textId="77777777" w:rsidR="006F1B3D" w:rsidRDefault="006F1B3D" w:rsidP="008C7539">
            <w:pPr>
              <w:pStyle w:val="TableParagraph"/>
              <w:suppressAutoHyphens/>
              <w:rPr>
                <w:sz w:val="20"/>
              </w:rPr>
            </w:pPr>
          </w:p>
        </w:tc>
        <w:tc>
          <w:tcPr>
            <w:tcW w:w="1592" w:type="dxa"/>
          </w:tcPr>
          <w:p w14:paraId="6F27FE09"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4"/>
                <w:sz w:val="21"/>
              </w:rPr>
              <w:t>9.8)</w:t>
            </w:r>
          </w:p>
        </w:tc>
        <w:tc>
          <w:tcPr>
            <w:tcW w:w="107" w:type="dxa"/>
          </w:tcPr>
          <w:p w14:paraId="6C49A28B" w14:textId="77777777" w:rsidR="006F1B3D" w:rsidRDefault="006F1B3D" w:rsidP="008C7539">
            <w:pPr>
              <w:pStyle w:val="TableParagraph"/>
              <w:suppressAutoHyphens/>
              <w:rPr>
                <w:sz w:val="20"/>
              </w:rPr>
            </w:pPr>
          </w:p>
        </w:tc>
      </w:tr>
      <w:tr w:rsidR="006F1B3D" w14:paraId="33F7772D" w14:textId="77777777">
        <w:trPr>
          <w:trHeight w:val="390"/>
        </w:trPr>
        <w:tc>
          <w:tcPr>
            <w:tcW w:w="108" w:type="dxa"/>
          </w:tcPr>
          <w:p w14:paraId="37ED0D78" w14:textId="77777777" w:rsidR="006F1B3D" w:rsidRDefault="006F1B3D" w:rsidP="008C7539">
            <w:pPr>
              <w:pStyle w:val="TableParagraph"/>
              <w:suppressAutoHyphens/>
              <w:rPr>
                <w:sz w:val="20"/>
              </w:rPr>
            </w:pPr>
          </w:p>
        </w:tc>
        <w:tc>
          <w:tcPr>
            <w:tcW w:w="3853" w:type="dxa"/>
          </w:tcPr>
          <w:p w14:paraId="1C2A9926" w14:textId="77777777" w:rsidR="006F1B3D" w:rsidRDefault="000615E0" w:rsidP="008C7539">
            <w:pPr>
              <w:pStyle w:val="TableParagraph"/>
              <w:suppressAutoHyphens/>
              <w:spacing w:before="133" w:line="237" w:lineRule="exact"/>
              <w:ind w:left="-1"/>
              <w:rPr>
                <w:sz w:val="21"/>
              </w:rPr>
            </w:pPr>
            <w:ins w:id="2438" w:author="Editor" w:date="2026-09-10T11:06:00Z">
              <w:r>
                <w:rPr>
                  <w:sz w:val="21"/>
                </w:rPr>
                <w:t>Percent</w:t>
              </w:r>
            </w:ins>
            <w:del w:id="2439" w:author="Editor" w:date="2026-09-10T11:06:00Z">
              <w:r w:rsidR="00191F14" w:rsidDel="000615E0">
                <w:rPr>
                  <w:sz w:val="21"/>
                </w:rPr>
                <w:delText>%</w:delText>
              </w:r>
            </w:del>
            <w:r w:rsidR="00191F14">
              <w:rPr>
                <w:spacing w:val="6"/>
                <w:sz w:val="21"/>
              </w:rPr>
              <w:t xml:space="preserve"> </w:t>
            </w:r>
            <w:r w:rsidR="00191F14">
              <w:rPr>
                <w:sz w:val="21"/>
              </w:rPr>
              <w:t>with</w:t>
            </w:r>
            <w:r w:rsidR="00191F14">
              <w:rPr>
                <w:spacing w:val="7"/>
                <w:sz w:val="21"/>
              </w:rPr>
              <w:t xml:space="preserve"> </w:t>
            </w:r>
            <w:r w:rsidR="00191F14">
              <w:rPr>
                <w:sz w:val="21"/>
              </w:rPr>
              <w:t>dirt</w:t>
            </w:r>
            <w:r w:rsidR="00191F14">
              <w:rPr>
                <w:spacing w:val="6"/>
                <w:sz w:val="21"/>
              </w:rPr>
              <w:t xml:space="preserve"> </w:t>
            </w:r>
            <w:r w:rsidR="00191F14">
              <w:rPr>
                <w:spacing w:val="-2"/>
                <w:sz w:val="21"/>
              </w:rPr>
              <w:t>floors</w:t>
            </w:r>
          </w:p>
        </w:tc>
        <w:tc>
          <w:tcPr>
            <w:tcW w:w="214" w:type="dxa"/>
          </w:tcPr>
          <w:p w14:paraId="29421781" w14:textId="77777777" w:rsidR="006F1B3D" w:rsidRDefault="006F1B3D" w:rsidP="008C7539">
            <w:pPr>
              <w:pStyle w:val="TableParagraph"/>
              <w:suppressAutoHyphens/>
              <w:rPr>
                <w:sz w:val="20"/>
              </w:rPr>
            </w:pPr>
          </w:p>
        </w:tc>
        <w:tc>
          <w:tcPr>
            <w:tcW w:w="1801" w:type="dxa"/>
          </w:tcPr>
          <w:p w14:paraId="678C7B64" w14:textId="77777777" w:rsidR="006F1B3D" w:rsidRDefault="00191F14" w:rsidP="008C7539">
            <w:pPr>
              <w:pStyle w:val="TableParagraph"/>
              <w:suppressAutoHyphens/>
              <w:spacing w:before="133" w:line="237" w:lineRule="exact"/>
              <w:ind w:right="3"/>
              <w:jc w:val="center"/>
              <w:rPr>
                <w:sz w:val="21"/>
              </w:rPr>
            </w:pPr>
            <w:r>
              <w:rPr>
                <w:spacing w:val="-4"/>
                <w:sz w:val="21"/>
              </w:rPr>
              <w:t>62.0</w:t>
            </w:r>
          </w:p>
        </w:tc>
        <w:tc>
          <w:tcPr>
            <w:tcW w:w="212" w:type="dxa"/>
          </w:tcPr>
          <w:p w14:paraId="136688C4" w14:textId="77777777" w:rsidR="006F1B3D" w:rsidRDefault="006F1B3D" w:rsidP="008C7539">
            <w:pPr>
              <w:pStyle w:val="TableParagraph"/>
              <w:suppressAutoHyphens/>
              <w:rPr>
                <w:sz w:val="20"/>
              </w:rPr>
            </w:pPr>
          </w:p>
        </w:tc>
        <w:tc>
          <w:tcPr>
            <w:tcW w:w="1592" w:type="dxa"/>
          </w:tcPr>
          <w:p w14:paraId="5F998E15" w14:textId="77777777" w:rsidR="006F1B3D" w:rsidRDefault="00191F14" w:rsidP="008C7539">
            <w:pPr>
              <w:pStyle w:val="TableParagraph"/>
              <w:suppressAutoHyphens/>
              <w:spacing w:before="133" w:line="237" w:lineRule="exact"/>
              <w:ind w:left="1" w:right="10"/>
              <w:jc w:val="center"/>
              <w:rPr>
                <w:sz w:val="21"/>
              </w:rPr>
            </w:pPr>
            <w:r>
              <w:rPr>
                <w:spacing w:val="-4"/>
                <w:sz w:val="21"/>
              </w:rPr>
              <w:t>22.1</w:t>
            </w:r>
          </w:p>
        </w:tc>
        <w:tc>
          <w:tcPr>
            <w:tcW w:w="107" w:type="dxa"/>
          </w:tcPr>
          <w:p w14:paraId="20ECB564" w14:textId="77777777" w:rsidR="006F1B3D" w:rsidRDefault="006F1B3D" w:rsidP="008C7539">
            <w:pPr>
              <w:pStyle w:val="TableParagraph"/>
              <w:suppressAutoHyphens/>
              <w:rPr>
                <w:sz w:val="20"/>
              </w:rPr>
            </w:pPr>
          </w:p>
        </w:tc>
      </w:tr>
      <w:tr w:rsidR="006F1B3D" w14:paraId="244CD2DF" w14:textId="77777777" w:rsidTr="004A2FF4">
        <w:trPr>
          <w:trHeight w:val="217"/>
        </w:trPr>
        <w:tc>
          <w:tcPr>
            <w:tcW w:w="108" w:type="dxa"/>
          </w:tcPr>
          <w:p w14:paraId="37A3B584" w14:textId="77777777" w:rsidR="006F1B3D" w:rsidRDefault="006F1B3D" w:rsidP="008C7539">
            <w:pPr>
              <w:pStyle w:val="TableParagraph"/>
              <w:suppressAutoHyphens/>
              <w:rPr>
                <w:sz w:val="20"/>
              </w:rPr>
            </w:pPr>
          </w:p>
        </w:tc>
        <w:tc>
          <w:tcPr>
            <w:tcW w:w="3853" w:type="dxa"/>
          </w:tcPr>
          <w:p w14:paraId="1E775D53" w14:textId="77777777" w:rsidR="006F1B3D" w:rsidRDefault="006F1B3D" w:rsidP="008C7539">
            <w:pPr>
              <w:pStyle w:val="TableParagraph"/>
              <w:suppressAutoHyphens/>
              <w:rPr>
                <w:sz w:val="20"/>
              </w:rPr>
            </w:pPr>
          </w:p>
        </w:tc>
        <w:tc>
          <w:tcPr>
            <w:tcW w:w="214" w:type="dxa"/>
          </w:tcPr>
          <w:p w14:paraId="644400DB" w14:textId="77777777" w:rsidR="006F1B3D" w:rsidRDefault="006F1B3D" w:rsidP="008C7539">
            <w:pPr>
              <w:pStyle w:val="TableParagraph"/>
              <w:suppressAutoHyphens/>
              <w:rPr>
                <w:sz w:val="20"/>
              </w:rPr>
            </w:pPr>
          </w:p>
        </w:tc>
        <w:tc>
          <w:tcPr>
            <w:tcW w:w="1801" w:type="dxa"/>
          </w:tcPr>
          <w:p w14:paraId="1FE1CB3F"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21.6)</w:t>
            </w:r>
          </w:p>
        </w:tc>
        <w:tc>
          <w:tcPr>
            <w:tcW w:w="212" w:type="dxa"/>
          </w:tcPr>
          <w:p w14:paraId="343EE2C4" w14:textId="77777777" w:rsidR="006F1B3D" w:rsidRDefault="006F1B3D" w:rsidP="008C7539">
            <w:pPr>
              <w:pStyle w:val="TableParagraph"/>
              <w:suppressAutoHyphens/>
              <w:rPr>
                <w:sz w:val="20"/>
              </w:rPr>
            </w:pPr>
          </w:p>
        </w:tc>
        <w:tc>
          <w:tcPr>
            <w:tcW w:w="1592" w:type="dxa"/>
          </w:tcPr>
          <w:p w14:paraId="6B8E397D"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14.2)</w:t>
            </w:r>
          </w:p>
        </w:tc>
        <w:tc>
          <w:tcPr>
            <w:tcW w:w="107" w:type="dxa"/>
          </w:tcPr>
          <w:p w14:paraId="4A406AC5" w14:textId="77777777" w:rsidR="006F1B3D" w:rsidRDefault="006F1B3D" w:rsidP="008C7539">
            <w:pPr>
              <w:pStyle w:val="TableParagraph"/>
              <w:suppressAutoHyphens/>
              <w:rPr>
                <w:sz w:val="20"/>
              </w:rPr>
            </w:pPr>
          </w:p>
        </w:tc>
      </w:tr>
      <w:tr w:rsidR="006F1B3D" w14:paraId="1F56220E" w14:textId="77777777">
        <w:trPr>
          <w:trHeight w:val="390"/>
        </w:trPr>
        <w:tc>
          <w:tcPr>
            <w:tcW w:w="108" w:type="dxa"/>
          </w:tcPr>
          <w:p w14:paraId="32427D8B" w14:textId="77777777" w:rsidR="006F1B3D" w:rsidRDefault="006F1B3D" w:rsidP="008C7539">
            <w:pPr>
              <w:pStyle w:val="TableParagraph"/>
              <w:suppressAutoHyphens/>
              <w:rPr>
                <w:sz w:val="20"/>
              </w:rPr>
            </w:pPr>
          </w:p>
        </w:tc>
        <w:tc>
          <w:tcPr>
            <w:tcW w:w="3853" w:type="dxa"/>
          </w:tcPr>
          <w:p w14:paraId="3BD710BE" w14:textId="77777777" w:rsidR="006F1B3D" w:rsidRDefault="000615E0" w:rsidP="008C7539">
            <w:pPr>
              <w:pStyle w:val="TableParagraph"/>
              <w:suppressAutoHyphens/>
              <w:spacing w:before="133" w:line="237" w:lineRule="exact"/>
              <w:ind w:left="-1"/>
              <w:rPr>
                <w:sz w:val="21"/>
              </w:rPr>
            </w:pPr>
            <w:ins w:id="2440" w:author="Editor" w:date="2026-09-10T11:06:00Z">
              <w:r>
                <w:rPr>
                  <w:sz w:val="21"/>
                </w:rPr>
                <w:t>Percent</w:t>
              </w:r>
              <w:r w:rsidDel="000615E0">
                <w:rPr>
                  <w:sz w:val="21"/>
                </w:rPr>
                <w:t xml:space="preserve"> </w:t>
              </w:r>
            </w:ins>
            <w:del w:id="2441" w:author="Editor" w:date="2026-09-10T11:06:00Z">
              <w:r w:rsidR="00191F14" w:rsidDel="000615E0">
                <w:rPr>
                  <w:sz w:val="21"/>
                </w:rPr>
                <w:delText>%</w:delText>
              </w:r>
              <w:r w:rsidR="00191F14" w:rsidDel="000615E0">
                <w:rPr>
                  <w:spacing w:val="9"/>
                  <w:sz w:val="21"/>
                </w:rPr>
                <w:delText xml:space="preserve"> </w:delText>
              </w:r>
            </w:del>
            <w:r w:rsidR="00191F14">
              <w:rPr>
                <w:sz w:val="21"/>
              </w:rPr>
              <w:t>without</w:t>
            </w:r>
            <w:r w:rsidR="00191F14">
              <w:rPr>
                <w:spacing w:val="9"/>
                <w:sz w:val="21"/>
              </w:rPr>
              <w:t xml:space="preserve"> </w:t>
            </w:r>
            <w:r w:rsidR="00191F14">
              <w:rPr>
                <w:spacing w:val="-2"/>
                <w:sz w:val="21"/>
              </w:rPr>
              <w:t>drainage</w:t>
            </w:r>
          </w:p>
        </w:tc>
        <w:tc>
          <w:tcPr>
            <w:tcW w:w="214" w:type="dxa"/>
          </w:tcPr>
          <w:p w14:paraId="44AA1B4B" w14:textId="77777777" w:rsidR="006F1B3D" w:rsidRDefault="006F1B3D" w:rsidP="008C7539">
            <w:pPr>
              <w:pStyle w:val="TableParagraph"/>
              <w:suppressAutoHyphens/>
              <w:rPr>
                <w:sz w:val="20"/>
              </w:rPr>
            </w:pPr>
          </w:p>
        </w:tc>
        <w:tc>
          <w:tcPr>
            <w:tcW w:w="1801" w:type="dxa"/>
          </w:tcPr>
          <w:p w14:paraId="4CE5F705" w14:textId="77777777" w:rsidR="006F1B3D" w:rsidRDefault="00191F14" w:rsidP="008C7539">
            <w:pPr>
              <w:pStyle w:val="TableParagraph"/>
              <w:suppressAutoHyphens/>
              <w:spacing w:before="133" w:line="237" w:lineRule="exact"/>
              <w:ind w:right="3"/>
              <w:jc w:val="center"/>
              <w:rPr>
                <w:sz w:val="21"/>
              </w:rPr>
            </w:pPr>
            <w:r>
              <w:rPr>
                <w:spacing w:val="-4"/>
                <w:sz w:val="21"/>
              </w:rPr>
              <w:t>60.3</w:t>
            </w:r>
          </w:p>
        </w:tc>
        <w:tc>
          <w:tcPr>
            <w:tcW w:w="212" w:type="dxa"/>
          </w:tcPr>
          <w:p w14:paraId="2D424E70" w14:textId="77777777" w:rsidR="006F1B3D" w:rsidRDefault="006F1B3D" w:rsidP="008C7539">
            <w:pPr>
              <w:pStyle w:val="TableParagraph"/>
              <w:suppressAutoHyphens/>
              <w:rPr>
                <w:sz w:val="20"/>
              </w:rPr>
            </w:pPr>
          </w:p>
        </w:tc>
        <w:tc>
          <w:tcPr>
            <w:tcW w:w="1592" w:type="dxa"/>
          </w:tcPr>
          <w:p w14:paraId="63C7ED6F" w14:textId="77777777" w:rsidR="006F1B3D" w:rsidRDefault="00191F14" w:rsidP="008C7539">
            <w:pPr>
              <w:pStyle w:val="TableParagraph"/>
              <w:suppressAutoHyphens/>
              <w:spacing w:before="133" w:line="237" w:lineRule="exact"/>
              <w:ind w:left="1" w:right="10"/>
              <w:jc w:val="center"/>
              <w:rPr>
                <w:sz w:val="21"/>
              </w:rPr>
            </w:pPr>
            <w:r>
              <w:rPr>
                <w:spacing w:val="-4"/>
                <w:sz w:val="21"/>
              </w:rPr>
              <w:t>25.9</w:t>
            </w:r>
          </w:p>
        </w:tc>
        <w:tc>
          <w:tcPr>
            <w:tcW w:w="107" w:type="dxa"/>
          </w:tcPr>
          <w:p w14:paraId="07ECB7DC" w14:textId="77777777" w:rsidR="006F1B3D" w:rsidRDefault="006F1B3D" w:rsidP="008C7539">
            <w:pPr>
              <w:pStyle w:val="TableParagraph"/>
              <w:suppressAutoHyphens/>
              <w:rPr>
                <w:sz w:val="20"/>
              </w:rPr>
            </w:pPr>
          </w:p>
        </w:tc>
      </w:tr>
      <w:tr w:rsidR="006F1B3D" w14:paraId="739BA464" w14:textId="77777777" w:rsidTr="004A2FF4">
        <w:trPr>
          <w:trHeight w:val="217"/>
        </w:trPr>
        <w:tc>
          <w:tcPr>
            <w:tcW w:w="108" w:type="dxa"/>
          </w:tcPr>
          <w:p w14:paraId="4665303A" w14:textId="77777777" w:rsidR="006F1B3D" w:rsidRDefault="006F1B3D" w:rsidP="008C7539">
            <w:pPr>
              <w:pStyle w:val="TableParagraph"/>
              <w:suppressAutoHyphens/>
              <w:rPr>
                <w:sz w:val="20"/>
              </w:rPr>
            </w:pPr>
          </w:p>
        </w:tc>
        <w:tc>
          <w:tcPr>
            <w:tcW w:w="3853" w:type="dxa"/>
          </w:tcPr>
          <w:p w14:paraId="32F8034D" w14:textId="77777777" w:rsidR="006F1B3D" w:rsidRDefault="006F1B3D" w:rsidP="008C7539">
            <w:pPr>
              <w:pStyle w:val="TableParagraph"/>
              <w:suppressAutoHyphens/>
              <w:rPr>
                <w:sz w:val="20"/>
              </w:rPr>
            </w:pPr>
          </w:p>
        </w:tc>
        <w:tc>
          <w:tcPr>
            <w:tcW w:w="214" w:type="dxa"/>
          </w:tcPr>
          <w:p w14:paraId="6FA37FD4" w14:textId="77777777" w:rsidR="006F1B3D" w:rsidRDefault="006F1B3D" w:rsidP="008C7539">
            <w:pPr>
              <w:pStyle w:val="TableParagraph"/>
              <w:suppressAutoHyphens/>
              <w:rPr>
                <w:sz w:val="20"/>
              </w:rPr>
            </w:pPr>
          </w:p>
        </w:tc>
        <w:tc>
          <w:tcPr>
            <w:tcW w:w="1801" w:type="dxa"/>
          </w:tcPr>
          <w:p w14:paraId="6E6BE691"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18.5)</w:t>
            </w:r>
          </w:p>
        </w:tc>
        <w:tc>
          <w:tcPr>
            <w:tcW w:w="212" w:type="dxa"/>
          </w:tcPr>
          <w:p w14:paraId="3C7940F0" w14:textId="77777777" w:rsidR="006F1B3D" w:rsidRDefault="006F1B3D" w:rsidP="008C7539">
            <w:pPr>
              <w:pStyle w:val="TableParagraph"/>
              <w:suppressAutoHyphens/>
              <w:rPr>
                <w:sz w:val="20"/>
              </w:rPr>
            </w:pPr>
          </w:p>
        </w:tc>
        <w:tc>
          <w:tcPr>
            <w:tcW w:w="1592" w:type="dxa"/>
          </w:tcPr>
          <w:p w14:paraId="12BCFF32"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16.6)</w:t>
            </w:r>
          </w:p>
        </w:tc>
        <w:tc>
          <w:tcPr>
            <w:tcW w:w="107" w:type="dxa"/>
          </w:tcPr>
          <w:p w14:paraId="7796E9FE" w14:textId="77777777" w:rsidR="006F1B3D" w:rsidRDefault="006F1B3D" w:rsidP="008C7539">
            <w:pPr>
              <w:pStyle w:val="TableParagraph"/>
              <w:suppressAutoHyphens/>
              <w:rPr>
                <w:sz w:val="20"/>
              </w:rPr>
            </w:pPr>
          </w:p>
        </w:tc>
      </w:tr>
      <w:tr w:rsidR="006F1B3D" w14:paraId="74E89952" w14:textId="77777777">
        <w:trPr>
          <w:trHeight w:val="390"/>
        </w:trPr>
        <w:tc>
          <w:tcPr>
            <w:tcW w:w="108" w:type="dxa"/>
          </w:tcPr>
          <w:p w14:paraId="34FE788E" w14:textId="77777777" w:rsidR="006F1B3D" w:rsidRDefault="006F1B3D" w:rsidP="008C7539">
            <w:pPr>
              <w:pStyle w:val="TableParagraph"/>
              <w:suppressAutoHyphens/>
              <w:rPr>
                <w:sz w:val="20"/>
              </w:rPr>
            </w:pPr>
          </w:p>
        </w:tc>
        <w:tc>
          <w:tcPr>
            <w:tcW w:w="3853" w:type="dxa"/>
          </w:tcPr>
          <w:p w14:paraId="2163AC8A" w14:textId="77777777" w:rsidR="006F1B3D" w:rsidRDefault="000615E0" w:rsidP="008C7539">
            <w:pPr>
              <w:pStyle w:val="TableParagraph"/>
              <w:suppressAutoHyphens/>
              <w:spacing w:before="117" w:line="252" w:lineRule="exact"/>
              <w:ind w:left="-1"/>
              <w:rPr>
                <w:sz w:val="21"/>
              </w:rPr>
            </w:pPr>
            <w:ins w:id="2442" w:author="Editor" w:date="2026-09-10T11:06:00Z">
              <w:r>
                <w:rPr>
                  <w:sz w:val="21"/>
                </w:rPr>
                <w:t>Percent</w:t>
              </w:r>
              <w:r w:rsidDel="000615E0">
                <w:rPr>
                  <w:sz w:val="21"/>
                </w:rPr>
                <w:t xml:space="preserve"> </w:t>
              </w:r>
            </w:ins>
            <w:del w:id="2443" w:author="Editor" w:date="2026-09-10T11:06:00Z">
              <w:r w:rsidR="00191F14" w:rsidDel="000615E0">
                <w:rPr>
                  <w:sz w:val="21"/>
                </w:rPr>
                <w:delText>%</w:delText>
              </w:r>
              <w:r w:rsidR="00191F14" w:rsidDel="000615E0">
                <w:rPr>
                  <w:spacing w:val="8"/>
                  <w:sz w:val="21"/>
                </w:rPr>
                <w:delText xml:space="preserve"> </w:delText>
              </w:r>
            </w:del>
            <w:r w:rsidR="00191F14">
              <w:rPr>
                <w:sz w:val="21"/>
              </w:rPr>
              <w:t>in</w:t>
            </w:r>
            <w:r w:rsidR="00191F14">
              <w:rPr>
                <w:spacing w:val="8"/>
                <w:sz w:val="21"/>
              </w:rPr>
              <w:t xml:space="preserve"> </w:t>
            </w:r>
            <w:r w:rsidR="00191F14">
              <w:rPr>
                <w:sz w:val="21"/>
              </w:rPr>
              <w:t>localities</w:t>
            </w:r>
            <w:r w:rsidR="00191F14">
              <w:rPr>
                <w:spacing w:val="8"/>
                <w:sz w:val="21"/>
              </w:rPr>
              <w:t xml:space="preserve"> </w:t>
            </w:r>
            <w:r w:rsidR="00191F14">
              <w:rPr>
                <w:rFonts w:ascii="Sitka Heading"/>
                <w:i/>
                <w:spacing w:val="-2"/>
                <w:sz w:val="21"/>
              </w:rPr>
              <w:t>&lt;</w:t>
            </w:r>
            <w:r w:rsidR="00191F14">
              <w:rPr>
                <w:spacing w:val="-2"/>
                <w:sz w:val="21"/>
              </w:rPr>
              <w:t>5,000</w:t>
            </w:r>
          </w:p>
        </w:tc>
        <w:tc>
          <w:tcPr>
            <w:tcW w:w="214" w:type="dxa"/>
          </w:tcPr>
          <w:p w14:paraId="07DEF284" w14:textId="77777777" w:rsidR="006F1B3D" w:rsidRDefault="006F1B3D" w:rsidP="008C7539">
            <w:pPr>
              <w:pStyle w:val="TableParagraph"/>
              <w:suppressAutoHyphens/>
              <w:rPr>
                <w:sz w:val="20"/>
              </w:rPr>
            </w:pPr>
          </w:p>
        </w:tc>
        <w:tc>
          <w:tcPr>
            <w:tcW w:w="1801" w:type="dxa"/>
          </w:tcPr>
          <w:p w14:paraId="0F0A7744" w14:textId="77777777" w:rsidR="006F1B3D" w:rsidRDefault="00191F14" w:rsidP="008C7539">
            <w:pPr>
              <w:pStyle w:val="TableParagraph"/>
              <w:suppressAutoHyphens/>
              <w:spacing w:before="133" w:line="237" w:lineRule="exact"/>
              <w:ind w:right="3"/>
              <w:jc w:val="center"/>
              <w:rPr>
                <w:sz w:val="21"/>
              </w:rPr>
            </w:pPr>
            <w:r>
              <w:rPr>
                <w:spacing w:val="-4"/>
                <w:sz w:val="21"/>
              </w:rPr>
              <w:t>95.5</w:t>
            </w:r>
          </w:p>
        </w:tc>
        <w:tc>
          <w:tcPr>
            <w:tcW w:w="212" w:type="dxa"/>
          </w:tcPr>
          <w:p w14:paraId="1F8E1FDB" w14:textId="77777777" w:rsidR="006F1B3D" w:rsidRDefault="006F1B3D" w:rsidP="008C7539">
            <w:pPr>
              <w:pStyle w:val="TableParagraph"/>
              <w:suppressAutoHyphens/>
              <w:rPr>
                <w:sz w:val="20"/>
              </w:rPr>
            </w:pPr>
          </w:p>
        </w:tc>
        <w:tc>
          <w:tcPr>
            <w:tcW w:w="1592" w:type="dxa"/>
          </w:tcPr>
          <w:p w14:paraId="2A68D838" w14:textId="77777777" w:rsidR="006F1B3D" w:rsidRDefault="00191F14" w:rsidP="008C7539">
            <w:pPr>
              <w:pStyle w:val="TableParagraph"/>
              <w:suppressAutoHyphens/>
              <w:spacing w:before="133" w:line="237" w:lineRule="exact"/>
              <w:ind w:left="1" w:right="10"/>
              <w:jc w:val="center"/>
              <w:rPr>
                <w:sz w:val="21"/>
              </w:rPr>
            </w:pPr>
            <w:r>
              <w:rPr>
                <w:spacing w:val="-4"/>
                <w:sz w:val="21"/>
              </w:rPr>
              <w:t>60.2</w:t>
            </w:r>
          </w:p>
        </w:tc>
        <w:tc>
          <w:tcPr>
            <w:tcW w:w="107" w:type="dxa"/>
          </w:tcPr>
          <w:p w14:paraId="133BB703" w14:textId="77777777" w:rsidR="006F1B3D" w:rsidRDefault="006F1B3D" w:rsidP="008C7539">
            <w:pPr>
              <w:pStyle w:val="TableParagraph"/>
              <w:suppressAutoHyphens/>
              <w:rPr>
                <w:sz w:val="20"/>
              </w:rPr>
            </w:pPr>
          </w:p>
        </w:tc>
      </w:tr>
      <w:tr w:rsidR="006F1B3D" w14:paraId="7F2BDAB9" w14:textId="77777777" w:rsidTr="004A2FF4">
        <w:trPr>
          <w:trHeight w:val="208"/>
        </w:trPr>
        <w:tc>
          <w:tcPr>
            <w:tcW w:w="108" w:type="dxa"/>
          </w:tcPr>
          <w:p w14:paraId="1A4ED793" w14:textId="77777777" w:rsidR="006F1B3D" w:rsidRDefault="006F1B3D" w:rsidP="008C7539">
            <w:pPr>
              <w:pStyle w:val="TableParagraph"/>
              <w:suppressAutoHyphens/>
              <w:rPr>
                <w:sz w:val="20"/>
              </w:rPr>
            </w:pPr>
          </w:p>
        </w:tc>
        <w:tc>
          <w:tcPr>
            <w:tcW w:w="3853" w:type="dxa"/>
          </w:tcPr>
          <w:p w14:paraId="5DB0F4BF" w14:textId="77777777" w:rsidR="006F1B3D" w:rsidRDefault="006F1B3D" w:rsidP="008C7539">
            <w:pPr>
              <w:pStyle w:val="TableParagraph"/>
              <w:suppressAutoHyphens/>
              <w:rPr>
                <w:sz w:val="20"/>
              </w:rPr>
            </w:pPr>
          </w:p>
        </w:tc>
        <w:tc>
          <w:tcPr>
            <w:tcW w:w="214" w:type="dxa"/>
          </w:tcPr>
          <w:p w14:paraId="68AA3520" w14:textId="77777777" w:rsidR="006F1B3D" w:rsidRDefault="006F1B3D" w:rsidP="008C7539">
            <w:pPr>
              <w:pStyle w:val="TableParagraph"/>
              <w:suppressAutoHyphens/>
              <w:rPr>
                <w:sz w:val="20"/>
              </w:rPr>
            </w:pPr>
          </w:p>
        </w:tc>
        <w:tc>
          <w:tcPr>
            <w:tcW w:w="1801" w:type="dxa"/>
          </w:tcPr>
          <w:p w14:paraId="64C5027C"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2"/>
                <w:sz w:val="21"/>
              </w:rPr>
              <w:t>13.5)</w:t>
            </w:r>
          </w:p>
        </w:tc>
        <w:tc>
          <w:tcPr>
            <w:tcW w:w="212" w:type="dxa"/>
          </w:tcPr>
          <w:p w14:paraId="74FD4488" w14:textId="77777777" w:rsidR="006F1B3D" w:rsidRDefault="006F1B3D" w:rsidP="008C7539">
            <w:pPr>
              <w:pStyle w:val="TableParagraph"/>
              <w:suppressAutoHyphens/>
              <w:rPr>
                <w:sz w:val="20"/>
              </w:rPr>
            </w:pPr>
          </w:p>
        </w:tc>
        <w:tc>
          <w:tcPr>
            <w:tcW w:w="1592" w:type="dxa"/>
          </w:tcPr>
          <w:p w14:paraId="333B0E6B"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36.1)</w:t>
            </w:r>
          </w:p>
        </w:tc>
        <w:tc>
          <w:tcPr>
            <w:tcW w:w="107" w:type="dxa"/>
          </w:tcPr>
          <w:p w14:paraId="7BA4DFD5" w14:textId="77777777" w:rsidR="006F1B3D" w:rsidRDefault="006F1B3D" w:rsidP="008C7539">
            <w:pPr>
              <w:pStyle w:val="TableParagraph"/>
              <w:suppressAutoHyphens/>
              <w:rPr>
                <w:sz w:val="20"/>
              </w:rPr>
            </w:pPr>
          </w:p>
        </w:tc>
      </w:tr>
      <w:tr w:rsidR="006F1B3D" w14:paraId="4FD3A194" w14:textId="77777777">
        <w:trPr>
          <w:trHeight w:val="390"/>
        </w:trPr>
        <w:tc>
          <w:tcPr>
            <w:tcW w:w="108" w:type="dxa"/>
          </w:tcPr>
          <w:p w14:paraId="5072DE39" w14:textId="77777777" w:rsidR="006F1B3D" w:rsidRDefault="006F1B3D" w:rsidP="008C7539">
            <w:pPr>
              <w:pStyle w:val="TableParagraph"/>
              <w:suppressAutoHyphens/>
              <w:rPr>
                <w:sz w:val="20"/>
              </w:rPr>
            </w:pPr>
          </w:p>
        </w:tc>
        <w:tc>
          <w:tcPr>
            <w:tcW w:w="3853" w:type="dxa"/>
          </w:tcPr>
          <w:p w14:paraId="61C403A7" w14:textId="77777777" w:rsidR="006F1B3D" w:rsidRDefault="000615E0" w:rsidP="008C7539">
            <w:pPr>
              <w:pStyle w:val="TableParagraph"/>
              <w:suppressAutoHyphens/>
              <w:spacing w:before="132" w:line="238" w:lineRule="exact"/>
              <w:ind w:left="-1"/>
              <w:rPr>
                <w:sz w:val="21"/>
              </w:rPr>
            </w:pPr>
            <w:ins w:id="2444" w:author="Editor" w:date="2026-09-10T11:06:00Z">
              <w:r>
                <w:rPr>
                  <w:sz w:val="21"/>
                </w:rPr>
                <w:t>Percent</w:t>
              </w:r>
              <w:r w:rsidDel="000615E0">
                <w:rPr>
                  <w:w w:val="105"/>
                  <w:sz w:val="21"/>
                </w:rPr>
                <w:t xml:space="preserve"> </w:t>
              </w:r>
            </w:ins>
            <w:del w:id="2445" w:author="Editor" w:date="2026-09-10T11:06:00Z">
              <w:r w:rsidR="00191F14" w:rsidDel="000615E0">
                <w:rPr>
                  <w:w w:val="105"/>
                  <w:sz w:val="21"/>
                </w:rPr>
                <w:delText>%</w:delText>
              </w:r>
              <w:r w:rsidR="00191F14" w:rsidDel="000615E0">
                <w:rPr>
                  <w:spacing w:val="-8"/>
                  <w:w w:val="105"/>
                  <w:sz w:val="21"/>
                </w:rPr>
                <w:delText xml:space="preserve"> </w:delText>
              </w:r>
            </w:del>
            <w:r w:rsidR="00191F14">
              <w:rPr>
                <w:w w:val="105"/>
                <w:sz w:val="21"/>
              </w:rPr>
              <w:t>in</w:t>
            </w:r>
            <w:r w:rsidR="00191F14">
              <w:rPr>
                <w:spacing w:val="-7"/>
                <w:w w:val="105"/>
                <w:sz w:val="21"/>
              </w:rPr>
              <w:t xml:space="preserve"> </w:t>
            </w:r>
            <w:r w:rsidR="00191F14">
              <w:rPr>
                <w:w w:val="105"/>
                <w:sz w:val="21"/>
              </w:rPr>
              <w:t>2</w:t>
            </w:r>
            <w:r w:rsidR="00191F14">
              <w:rPr>
                <w:rFonts w:ascii="Arial MT"/>
                <w:w w:val="105"/>
                <w:sz w:val="21"/>
              </w:rPr>
              <w:t>+</w:t>
            </w:r>
            <w:r w:rsidR="00191F14">
              <w:rPr>
                <w:rFonts w:ascii="Arial MT"/>
                <w:spacing w:val="-14"/>
                <w:w w:val="105"/>
                <w:sz w:val="21"/>
              </w:rPr>
              <w:t xml:space="preserve"> </w:t>
            </w:r>
            <w:r w:rsidR="00191F14">
              <w:rPr>
                <w:w w:val="105"/>
                <w:sz w:val="21"/>
              </w:rPr>
              <w:t>person</w:t>
            </w:r>
            <w:r w:rsidR="00191F14">
              <w:rPr>
                <w:spacing w:val="-7"/>
                <w:w w:val="105"/>
                <w:sz w:val="21"/>
              </w:rPr>
              <w:t xml:space="preserve"> </w:t>
            </w:r>
            <w:r w:rsidR="00191F14">
              <w:rPr>
                <w:spacing w:val="-2"/>
                <w:w w:val="105"/>
                <w:sz w:val="21"/>
              </w:rPr>
              <w:t>households</w:t>
            </w:r>
          </w:p>
        </w:tc>
        <w:tc>
          <w:tcPr>
            <w:tcW w:w="214" w:type="dxa"/>
          </w:tcPr>
          <w:p w14:paraId="37CCFA6E" w14:textId="77777777" w:rsidR="006F1B3D" w:rsidRDefault="006F1B3D" w:rsidP="008C7539">
            <w:pPr>
              <w:pStyle w:val="TableParagraph"/>
              <w:suppressAutoHyphens/>
              <w:rPr>
                <w:sz w:val="20"/>
              </w:rPr>
            </w:pPr>
          </w:p>
        </w:tc>
        <w:tc>
          <w:tcPr>
            <w:tcW w:w="1801" w:type="dxa"/>
          </w:tcPr>
          <w:p w14:paraId="4DB022DB" w14:textId="77777777" w:rsidR="006F1B3D" w:rsidRDefault="00191F14" w:rsidP="008C7539">
            <w:pPr>
              <w:pStyle w:val="TableParagraph"/>
              <w:suppressAutoHyphens/>
              <w:spacing w:before="133" w:line="237" w:lineRule="exact"/>
              <w:ind w:right="3"/>
              <w:jc w:val="center"/>
              <w:rPr>
                <w:sz w:val="21"/>
              </w:rPr>
            </w:pPr>
            <w:r>
              <w:rPr>
                <w:spacing w:val="-4"/>
                <w:sz w:val="21"/>
              </w:rPr>
              <w:t>85.8</w:t>
            </w:r>
          </w:p>
        </w:tc>
        <w:tc>
          <w:tcPr>
            <w:tcW w:w="212" w:type="dxa"/>
          </w:tcPr>
          <w:p w14:paraId="7935FDAD" w14:textId="77777777" w:rsidR="006F1B3D" w:rsidRDefault="006F1B3D" w:rsidP="008C7539">
            <w:pPr>
              <w:pStyle w:val="TableParagraph"/>
              <w:suppressAutoHyphens/>
              <w:rPr>
                <w:sz w:val="20"/>
              </w:rPr>
            </w:pPr>
          </w:p>
        </w:tc>
        <w:tc>
          <w:tcPr>
            <w:tcW w:w="1592" w:type="dxa"/>
          </w:tcPr>
          <w:p w14:paraId="2751D90D" w14:textId="77777777" w:rsidR="006F1B3D" w:rsidRDefault="00191F14" w:rsidP="008C7539">
            <w:pPr>
              <w:pStyle w:val="TableParagraph"/>
              <w:suppressAutoHyphens/>
              <w:spacing w:before="133" w:line="237" w:lineRule="exact"/>
              <w:ind w:left="1" w:right="10"/>
              <w:jc w:val="center"/>
              <w:rPr>
                <w:sz w:val="21"/>
              </w:rPr>
            </w:pPr>
            <w:r>
              <w:rPr>
                <w:spacing w:val="-4"/>
                <w:sz w:val="21"/>
              </w:rPr>
              <w:t>69.2</w:t>
            </w:r>
          </w:p>
        </w:tc>
        <w:tc>
          <w:tcPr>
            <w:tcW w:w="107" w:type="dxa"/>
          </w:tcPr>
          <w:p w14:paraId="0A007D4D" w14:textId="77777777" w:rsidR="006F1B3D" w:rsidRDefault="006F1B3D" w:rsidP="008C7539">
            <w:pPr>
              <w:pStyle w:val="TableParagraph"/>
              <w:suppressAutoHyphens/>
              <w:rPr>
                <w:sz w:val="20"/>
              </w:rPr>
            </w:pPr>
          </w:p>
        </w:tc>
      </w:tr>
      <w:tr w:rsidR="006F1B3D" w14:paraId="5894C24B" w14:textId="77777777" w:rsidTr="004A2FF4">
        <w:trPr>
          <w:trHeight w:val="208"/>
        </w:trPr>
        <w:tc>
          <w:tcPr>
            <w:tcW w:w="108" w:type="dxa"/>
          </w:tcPr>
          <w:p w14:paraId="04EA83DC" w14:textId="77777777" w:rsidR="006F1B3D" w:rsidRDefault="006F1B3D" w:rsidP="008C7539">
            <w:pPr>
              <w:pStyle w:val="TableParagraph"/>
              <w:suppressAutoHyphens/>
              <w:rPr>
                <w:sz w:val="20"/>
              </w:rPr>
            </w:pPr>
          </w:p>
        </w:tc>
        <w:tc>
          <w:tcPr>
            <w:tcW w:w="3853" w:type="dxa"/>
          </w:tcPr>
          <w:p w14:paraId="33D14146" w14:textId="77777777" w:rsidR="006F1B3D" w:rsidRDefault="006F1B3D" w:rsidP="008C7539">
            <w:pPr>
              <w:pStyle w:val="TableParagraph"/>
              <w:suppressAutoHyphens/>
              <w:rPr>
                <w:sz w:val="20"/>
              </w:rPr>
            </w:pPr>
          </w:p>
        </w:tc>
        <w:tc>
          <w:tcPr>
            <w:tcW w:w="214" w:type="dxa"/>
          </w:tcPr>
          <w:p w14:paraId="7DC1F6AA" w14:textId="77777777" w:rsidR="006F1B3D" w:rsidRDefault="006F1B3D" w:rsidP="008C7539">
            <w:pPr>
              <w:pStyle w:val="TableParagraph"/>
              <w:suppressAutoHyphens/>
              <w:rPr>
                <w:sz w:val="20"/>
              </w:rPr>
            </w:pPr>
          </w:p>
        </w:tc>
        <w:tc>
          <w:tcPr>
            <w:tcW w:w="1801" w:type="dxa"/>
          </w:tcPr>
          <w:p w14:paraId="1520C89A" w14:textId="77777777" w:rsidR="006F1B3D" w:rsidRDefault="00191F14" w:rsidP="008C7539">
            <w:pPr>
              <w:pStyle w:val="TableParagraph"/>
              <w:suppressAutoHyphens/>
              <w:spacing w:before="3"/>
              <w:ind w:right="3"/>
              <w:jc w:val="center"/>
              <w:rPr>
                <w:sz w:val="21"/>
              </w:rPr>
            </w:pPr>
            <w:r>
              <w:rPr>
                <w:sz w:val="21"/>
              </w:rPr>
              <w:t>(</w:t>
            </w:r>
            <w:r>
              <w:rPr>
                <w:spacing w:val="2"/>
                <w:sz w:val="21"/>
              </w:rPr>
              <w:t xml:space="preserve"> </w:t>
            </w:r>
            <w:r>
              <w:rPr>
                <w:spacing w:val="-4"/>
                <w:sz w:val="21"/>
              </w:rPr>
              <w:t>8.6)</w:t>
            </w:r>
          </w:p>
        </w:tc>
        <w:tc>
          <w:tcPr>
            <w:tcW w:w="212" w:type="dxa"/>
          </w:tcPr>
          <w:p w14:paraId="25BC84B4" w14:textId="77777777" w:rsidR="006F1B3D" w:rsidRDefault="006F1B3D" w:rsidP="008C7539">
            <w:pPr>
              <w:pStyle w:val="TableParagraph"/>
              <w:suppressAutoHyphens/>
              <w:rPr>
                <w:sz w:val="20"/>
              </w:rPr>
            </w:pPr>
          </w:p>
        </w:tc>
        <w:tc>
          <w:tcPr>
            <w:tcW w:w="1592" w:type="dxa"/>
          </w:tcPr>
          <w:p w14:paraId="4C3BAF2D" w14:textId="77777777" w:rsidR="006F1B3D" w:rsidRDefault="00191F14" w:rsidP="008C7539">
            <w:pPr>
              <w:pStyle w:val="TableParagraph"/>
              <w:suppressAutoHyphens/>
              <w:spacing w:before="3"/>
              <w:ind w:left="1" w:right="10"/>
              <w:jc w:val="center"/>
              <w:rPr>
                <w:sz w:val="21"/>
              </w:rPr>
            </w:pPr>
            <w:r>
              <w:rPr>
                <w:sz w:val="21"/>
              </w:rPr>
              <w:t>(</w:t>
            </w:r>
            <w:r>
              <w:rPr>
                <w:spacing w:val="2"/>
                <w:sz w:val="21"/>
              </w:rPr>
              <w:t xml:space="preserve"> </w:t>
            </w:r>
            <w:r>
              <w:rPr>
                <w:spacing w:val="-2"/>
                <w:sz w:val="21"/>
              </w:rPr>
              <w:t>11.6)</w:t>
            </w:r>
          </w:p>
        </w:tc>
        <w:tc>
          <w:tcPr>
            <w:tcW w:w="107" w:type="dxa"/>
          </w:tcPr>
          <w:p w14:paraId="28BC3D9F" w14:textId="77777777" w:rsidR="006F1B3D" w:rsidRDefault="006F1B3D" w:rsidP="008C7539">
            <w:pPr>
              <w:pStyle w:val="TableParagraph"/>
              <w:suppressAutoHyphens/>
              <w:rPr>
                <w:sz w:val="20"/>
              </w:rPr>
            </w:pPr>
          </w:p>
        </w:tc>
      </w:tr>
      <w:tr w:rsidR="006F1B3D" w14:paraId="2FF027CF" w14:textId="77777777">
        <w:trPr>
          <w:trHeight w:val="442"/>
        </w:trPr>
        <w:tc>
          <w:tcPr>
            <w:tcW w:w="108" w:type="dxa"/>
            <w:tcBorders>
              <w:bottom w:val="single" w:sz="8" w:space="0" w:color="000000"/>
            </w:tcBorders>
          </w:tcPr>
          <w:p w14:paraId="5DEEA6AA" w14:textId="77777777" w:rsidR="006F1B3D" w:rsidRDefault="006F1B3D" w:rsidP="008C7539">
            <w:pPr>
              <w:pStyle w:val="TableParagraph"/>
              <w:suppressAutoHyphens/>
              <w:rPr>
                <w:sz w:val="20"/>
              </w:rPr>
            </w:pPr>
          </w:p>
        </w:tc>
        <w:tc>
          <w:tcPr>
            <w:tcW w:w="3853" w:type="dxa"/>
            <w:tcBorders>
              <w:bottom w:val="single" w:sz="8" w:space="0" w:color="000000"/>
            </w:tcBorders>
          </w:tcPr>
          <w:p w14:paraId="277CA56C" w14:textId="77777777" w:rsidR="006F1B3D" w:rsidRDefault="00191F14" w:rsidP="008C7539">
            <w:pPr>
              <w:pStyle w:val="TableParagraph"/>
              <w:suppressAutoHyphens/>
              <w:spacing w:before="133"/>
              <w:ind w:left="-1"/>
              <w:rPr>
                <w:sz w:val="21"/>
              </w:rPr>
            </w:pPr>
            <w:r>
              <w:rPr>
                <w:spacing w:val="-2"/>
                <w:sz w:val="21"/>
              </w:rPr>
              <w:t>Municipalities</w:t>
            </w:r>
          </w:p>
        </w:tc>
        <w:tc>
          <w:tcPr>
            <w:tcW w:w="214" w:type="dxa"/>
            <w:tcBorders>
              <w:bottom w:val="single" w:sz="8" w:space="0" w:color="000000"/>
            </w:tcBorders>
          </w:tcPr>
          <w:p w14:paraId="73E2D5A8" w14:textId="77777777" w:rsidR="006F1B3D" w:rsidRDefault="006F1B3D" w:rsidP="008C7539">
            <w:pPr>
              <w:pStyle w:val="TableParagraph"/>
              <w:suppressAutoHyphens/>
              <w:rPr>
                <w:sz w:val="20"/>
              </w:rPr>
            </w:pPr>
          </w:p>
        </w:tc>
        <w:tc>
          <w:tcPr>
            <w:tcW w:w="1801" w:type="dxa"/>
            <w:tcBorders>
              <w:bottom w:val="single" w:sz="8" w:space="0" w:color="000000"/>
            </w:tcBorders>
          </w:tcPr>
          <w:p w14:paraId="602B7B6D" w14:textId="77777777" w:rsidR="006F1B3D" w:rsidRDefault="00191F14" w:rsidP="008C7539">
            <w:pPr>
              <w:pStyle w:val="TableParagraph"/>
              <w:suppressAutoHyphens/>
              <w:spacing w:before="133"/>
              <w:ind w:right="3"/>
              <w:jc w:val="center"/>
              <w:rPr>
                <w:sz w:val="21"/>
              </w:rPr>
            </w:pPr>
            <w:r>
              <w:rPr>
                <w:spacing w:val="-4"/>
                <w:sz w:val="21"/>
              </w:rPr>
              <w:t>1</w:t>
            </w:r>
            <w:ins w:id="2446" w:author="Editor" w:date="2026-09-10T11:06:00Z">
              <w:r w:rsidR="000615E0">
                <w:rPr>
                  <w:spacing w:val="-4"/>
                  <w:sz w:val="21"/>
                </w:rPr>
                <w:t>,</w:t>
              </w:r>
            </w:ins>
            <w:r>
              <w:rPr>
                <w:spacing w:val="-4"/>
                <w:sz w:val="21"/>
              </w:rPr>
              <w:t>119</w:t>
            </w:r>
          </w:p>
        </w:tc>
        <w:tc>
          <w:tcPr>
            <w:tcW w:w="212" w:type="dxa"/>
            <w:tcBorders>
              <w:bottom w:val="single" w:sz="8" w:space="0" w:color="000000"/>
            </w:tcBorders>
          </w:tcPr>
          <w:p w14:paraId="7F2AE5ED" w14:textId="77777777" w:rsidR="006F1B3D" w:rsidRDefault="006F1B3D" w:rsidP="008C7539">
            <w:pPr>
              <w:pStyle w:val="TableParagraph"/>
              <w:suppressAutoHyphens/>
              <w:rPr>
                <w:sz w:val="20"/>
              </w:rPr>
            </w:pPr>
          </w:p>
        </w:tc>
        <w:tc>
          <w:tcPr>
            <w:tcW w:w="1592" w:type="dxa"/>
            <w:tcBorders>
              <w:bottom w:val="single" w:sz="8" w:space="0" w:color="000000"/>
            </w:tcBorders>
          </w:tcPr>
          <w:p w14:paraId="2BC3B36E" w14:textId="77777777" w:rsidR="006F1B3D" w:rsidRDefault="00191F14" w:rsidP="008C7539">
            <w:pPr>
              <w:pStyle w:val="TableParagraph"/>
              <w:suppressAutoHyphens/>
              <w:spacing w:before="133"/>
              <w:ind w:left="1" w:right="10"/>
              <w:jc w:val="center"/>
              <w:rPr>
                <w:sz w:val="21"/>
              </w:rPr>
            </w:pPr>
            <w:r>
              <w:rPr>
                <w:spacing w:val="-4"/>
                <w:sz w:val="21"/>
              </w:rPr>
              <w:t>1</w:t>
            </w:r>
            <w:ins w:id="2447" w:author="Editor" w:date="2026-09-10T11:07:00Z">
              <w:r w:rsidR="000615E0">
                <w:rPr>
                  <w:spacing w:val="-4"/>
                  <w:sz w:val="21"/>
                </w:rPr>
                <w:t>,</w:t>
              </w:r>
            </w:ins>
            <w:r>
              <w:rPr>
                <w:spacing w:val="-4"/>
                <w:sz w:val="21"/>
              </w:rPr>
              <w:t>234</w:t>
            </w:r>
          </w:p>
        </w:tc>
        <w:tc>
          <w:tcPr>
            <w:tcW w:w="107" w:type="dxa"/>
            <w:tcBorders>
              <w:bottom w:val="single" w:sz="8" w:space="0" w:color="000000"/>
            </w:tcBorders>
          </w:tcPr>
          <w:p w14:paraId="0DC74008" w14:textId="77777777" w:rsidR="006F1B3D" w:rsidRDefault="006F1B3D" w:rsidP="008C7539">
            <w:pPr>
              <w:pStyle w:val="TableParagraph"/>
              <w:suppressAutoHyphens/>
              <w:rPr>
                <w:sz w:val="20"/>
              </w:rPr>
            </w:pPr>
          </w:p>
        </w:tc>
      </w:tr>
    </w:tbl>
    <w:p w14:paraId="2B33ECD1" w14:textId="77777777" w:rsidR="00235695" w:rsidRDefault="00235695" w:rsidP="00181B91">
      <w:pPr>
        <w:suppressAutoHyphens/>
        <w:spacing w:before="120"/>
        <w:ind w:right="720"/>
        <w:jc w:val="both"/>
        <w:rPr>
          <w:ins w:id="2448" w:author="Editor" w:date="2026-09-11T11:22:00Z"/>
          <w:sz w:val="20"/>
        </w:rPr>
      </w:pPr>
      <w:ins w:id="2449" w:author="Editor" w:date="2026-09-11T11:22:00Z">
        <w:r>
          <w:rPr>
            <w:sz w:val="20"/>
          </w:rPr>
          <w:t>Source: Prepared by the authors.</w:t>
        </w:r>
      </w:ins>
    </w:p>
    <w:p w14:paraId="0210E5BF" w14:textId="77777777" w:rsidR="000615E0" w:rsidRDefault="00191F14" w:rsidP="004A2FF4">
      <w:pPr>
        <w:suppressAutoHyphens/>
        <w:spacing w:line="249" w:lineRule="auto"/>
        <w:ind w:right="717"/>
        <w:jc w:val="both"/>
        <w:rPr>
          <w:ins w:id="2450" w:author="Editor" w:date="2026-09-10T11:07:00Z"/>
          <w:sz w:val="20"/>
        </w:rPr>
      </w:pPr>
      <w:r>
        <w:rPr>
          <w:sz w:val="20"/>
        </w:rPr>
        <w:t>Note</w:t>
      </w:r>
      <w:del w:id="2451" w:author="Editor" w:date="2026-09-10T11:06:00Z">
        <w:r w:rsidDel="000615E0">
          <w:rPr>
            <w:sz w:val="20"/>
          </w:rPr>
          <w:delText>s</w:delText>
        </w:r>
      </w:del>
      <w:r>
        <w:rPr>
          <w:sz w:val="20"/>
        </w:rPr>
        <w:t>: Panel</w:t>
      </w:r>
      <w:r>
        <w:rPr>
          <w:spacing w:val="-6"/>
          <w:sz w:val="20"/>
        </w:rPr>
        <w:t xml:space="preserve"> </w:t>
      </w:r>
      <w:r>
        <w:rPr>
          <w:sz w:val="20"/>
        </w:rPr>
        <w:t>A</w:t>
      </w:r>
      <w:r>
        <w:rPr>
          <w:spacing w:val="-6"/>
          <w:sz w:val="20"/>
        </w:rPr>
        <w:t xml:space="preserve"> </w:t>
      </w:r>
      <w:r>
        <w:rPr>
          <w:sz w:val="20"/>
        </w:rPr>
        <w:t>reports</w:t>
      </w:r>
      <w:r>
        <w:rPr>
          <w:spacing w:val="-6"/>
          <w:sz w:val="20"/>
        </w:rPr>
        <w:t xml:space="preserve"> </w:t>
      </w:r>
      <w:r>
        <w:rPr>
          <w:sz w:val="20"/>
        </w:rPr>
        <w:t>the</w:t>
      </w:r>
      <w:r>
        <w:rPr>
          <w:spacing w:val="-6"/>
          <w:sz w:val="20"/>
        </w:rPr>
        <w:t xml:space="preserve"> </w:t>
      </w:r>
      <w:r>
        <w:rPr>
          <w:sz w:val="20"/>
        </w:rPr>
        <w:t>proportion</w:t>
      </w:r>
      <w:r>
        <w:rPr>
          <w:spacing w:val="-6"/>
          <w:sz w:val="20"/>
        </w:rPr>
        <w:t xml:space="preserve"> </w:t>
      </w:r>
      <w:del w:id="2452" w:author="Editor" w:date="2026-09-10T13:39:00Z">
        <w:r w:rsidDel="00BE0057">
          <w:rPr>
            <w:sz w:val="20"/>
          </w:rPr>
          <w:delText>(%)</w:delText>
        </w:r>
        <w:r w:rsidDel="00BE0057">
          <w:rPr>
            <w:spacing w:val="-6"/>
            <w:sz w:val="20"/>
          </w:rPr>
          <w:delText xml:space="preserve"> </w:delText>
        </w:r>
      </w:del>
      <w:ins w:id="2453" w:author="Editor" w:date="2026-09-10T13:39:00Z">
        <w:r w:rsidR="00BE0057">
          <w:rPr>
            <w:sz w:val="20"/>
          </w:rPr>
          <w:t>(percent)</w:t>
        </w:r>
        <w:r w:rsidR="00BE0057">
          <w:rPr>
            <w:spacing w:val="-6"/>
            <w:sz w:val="20"/>
          </w:rPr>
          <w:t xml:space="preserve"> </w:t>
        </w:r>
      </w:ins>
      <w:r>
        <w:rPr>
          <w:sz w:val="20"/>
        </w:rPr>
        <w:t>of</w:t>
      </w:r>
      <w:r>
        <w:rPr>
          <w:spacing w:val="-6"/>
          <w:sz w:val="20"/>
        </w:rPr>
        <w:t xml:space="preserve"> </w:t>
      </w:r>
      <w:r>
        <w:rPr>
          <w:sz w:val="20"/>
        </w:rPr>
        <w:t>municipalities</w:t>
      </w:r>
      <w:r>
        <w:rPr>
          <w:spacing w:val="-6"/>
          <w:sz w:val="20"/>
        </w:rPr>
        <w:t xml:space="preserve"> </w:t>
      </w:r>
      <w:r>
        <w:rPr>
          <w:sz w:val="20"/>
        </w:rPr>
        <w:t>with</w:t>
      </w:r>
      <w:r>
        <w:rPr>
          <w:spacing w:val="-6"/>
          <w:sz w:val="20"/>
        </w:rPr>
        <w:t xml:space="preserve"> </w:t>
      </w:r>
      <w:r w:rsidRPr="003503A6">
        <w:rPr>
          <w:sz w:val="20"/>
        </w:rPr>
        <w:t>Progresa</w:t>
      </w:r>
      <w:r>
        <w:rPr>
          <w:spacing w:val="-6"/>
          <w:sz w:val="20"/>
        </w:rPr>
        <w:t xml:space="preserve"> </w:t>
      </w:r>
      <w:r>
        <w:rPr>
          <w:sz w:val="20"/>
        </w:rPr>
        <w:t>beneficiaries,</w:t>
      </w:r>
      <w:r>
        <w:rPr>
          <w:spacing w:val="-6"/>
          <w:sz w:val="20"/>
        </w:rPr>
        <w:t xml:space="preserve"> </w:t>
      </w:r>
      <w:r>
        <w:rPr>
          <w:sz w:val="20"/>
        </w:rPr>
        <w:t>defined</w:t>
      </w:r>
      <w:r>
        <w:rPr>
          <w:spacing w:val="-6"/>
          <w:sz w:val="20"/>
        </w:rPr>
        <w:t xml:space="preserve"> </w:t>
      </w:r>
      <w:r>
        <w:rPr>
          <w:sz w:val="20"/>
        </w:rPr>
        <w:t>as</w:t>
      </w:r>
      <w:r>
        <w:rPr>
          <w:spacing w:val="-6"/>
          <w:sz w:val="20"/>
        </w:rPr>
        <w:t xml:space="preserve"> </w:t>
      </w:r>
      <w:r>
        <w:rPr>
          <w:sz w:val="20"/>
        </w:rPr>
        <w:t>the ratio</w:t>
      </w:r>
      <w:r>
        <w:rPr>
          <w:spacing w:val="-6"/>
          <w:sz w:val="20"/>
        </w:rPr>
        <w:t xml:space="preserve"> </w:t>
      </w:r>
      <w:r>
        <w:rPr>
          <w:sz w:val="20"/>
        </w:rPr>
        <w:t>of</w:t>
      </w:r>
      <w:r>
        <w:rPr>
          <w:spacing w:val="-6"/>
          <w:sz w:val="20"/>
        </w:rPr>
        <w:t xml:space="preserve"> </w:t>
      </w:r>
      <w:r>
        <w:rPr>
          <w:sz w:val="20"/>
        </w:rPr>
        <w:t>beneficiary</w:t>
      </w:r>
      <w:r>
        <w:rPr>
          <w:spacing w:val="-6"/>
          <w:sz w:val="20"/>
        </w:rPr>
        <w:t xml:space="preserve"> </w:t>
      </w:r>
      <w:r>
        <w:rPr>
          <w:sz w:val="20"/>
        </w:rPr>
        <w:t>households</w:t>
      </w:r>
      <w:r>
        <w:rPr>
          <w:spacing w:val="-6"/>
          <w:sz w:val="20"/>
        </w:rPr>
        <w:t xml:space="preserve"> </w:t>
      </w:r>
      <w:r>
        <w:rPr>
          <w:sz w:val="20"/>
        </w:rPr>
        <w:t>to</w:t>
      </w:r>
      <w:r>
        <w:rPr>
          <w:spacing w:val="-6"/>
          <w:sz w:val="20"/>
        </w:rPr>
        <w:t xml:space="preserve"> </w:t>
      </w:r>
      <w:r>
        <w:rPr>
          <w:sz w:val="20"/>
        </w:rPr>
        <w:t>total</w:t>
      </w:r>
      <w:r>
        <w:rPr>
          <w:spacing w:val="-6"/>
          <w:sz w:val="20"/>
        </w:rPr>
        <w:t xml:space="preserve"> </w:t>
      </w:r>
      <w:r>
        <w:rPr>
          <w:sz w:val="20"/>
        </w:rPr>
        <w:t>municipal</w:t>
      </w:r>
      <w:r>
        <w:rPr>
          <w:spacing w:val="-6"/>
          <w:sz w:val="20"/>
        </w:rPr>
        <w:t xml:space="preserve"> </w:t>
      </w:r>
      <w:r>
        <w:rPr>
          <w:sz w:val="20"/>
        </w:rPr>
        <w:t>households,</w:t>
      </w:r>
      <w:r>
        <w:rPr>
          <w:spacing w:val="-6"/>
          <w:sz w:val="20"/>
        </w:rPr>
        <w:t xml:space="preserve"> </w:t>
      </w:r>
      <w:r>
        <w:rPr>
          <w:sz w:val="20"/>
        </w:rPr>
        <w:t>with</w:t>
      </w:r>
      <w:r>
        <w:rPr>
          <w:spacing w:val="-6"/>
          <w:sz w:val="20"/>
        </w:rPr>
        <w:t xml:space="preserve"> </w:t>
      </w:r>
      <w:r>
        <w:rPr>
          <w:sz w:val="20"/>
        </w:rPr>
        <w:t>standard</w:t>
      </w:r>
      <w:r>
        <w:rPr>
          <w:spacing w:val="-6"/>
          <w:sz w:val="20"/>
        </w:rPr>
        <w:t xml:space="preserve"> </w:t>
      </w:r>
      <w:r>
        <w:rPr>
          <w:sz w:val="20"/>
        </w:rPr>
        <w:t>deviations</w:t>
      </w:r>
      <w:r>
        <w:rPr>
          <w:spacing w:val="-6"/>
          <w:sz w:val="20"/>
        </w:rPr>
        <w:t xml:space="preserve"> </w:t>
      </w:r>
      <w:r>
        <w:rPr>
          <w:sz w:val="20"/>
        </w:rPr>
        <w:t>in</w:t>
      </w:r>
      <w:r>
        <w:rPr>
          <w:spacing w:val="-6"/>
          <w:sz w:val="20"/>
        </w:rPr>
        <w:t xml:space="preserve"> </w:t>
      </w:r>
      <w:r>
        <w:rPr>
          <w:sz w:val="20"/>
        </w:rPr>
        <w:t>parentheses. Panel B presents sample means (</w:t>
      </w:r>
      <w:ins w:id="2454" w:author="Editor" w:date="2026-09-10T13:40:00Z">
        <w:r w:rsidR="00BE0057">
          <w:rPr>
            <w:sz w:val="20"/>
          </w:rPr>
          <w:t>percent</w:t>
        </w:r>
      </w:ins>
      <w:del w:id="2455" w:author="Editor" w:date="2026-09-10T13:40:00Z">
        <w:r w:rsidDel="00BE0057">
          <w:rPr>
            <w:sz w:val="20"/>
          </w:rPr>
          <w:delText>%</w:delText>
        </w:r>
      </w:del>
      <w:r>
        <w:rPr>
          <w:sz w:val="20"/>
        </w:rPr>
        <w:t>) for socioeconomic characteristics, measured at the 1990 baseline (pre-program)</w:t>
      </w:r>
      <w:r>
        <w:rPr>
          <w:spacing w:val="-8"/>
          <w:sz w:val="20"/>
        </w:rPr>
        <w:t xml:space="preserve"> </w:t>
      </w:r>
      <w:r>
        <w:rPr>
          <w:sz w:val="20"/>
        </w:rPr>
        <w:t>census,</w:t>
      </w:r>
      <w:r>
        <w:rPr>
          <w:spacing w:val="-8"/>
          <w:sz w:val="20"/>
        </w:rPr>
        <w:t xml:space="preserve"> </w:t>
      </w:r>
      <w:r>
        <w:rPr>
          <w:sz w:val="20"/>
        </w:rPr>
        <w:t>with</w:t>
      </w:r>
      <w:r>
        <w:rPr>
          <w:spacing w:val="-8"/>
          <w:sz w:val="20"/>
        </w:rPr>
        <w:t xml:space="preserve"> </w:t>
      </w:r>
      <w:r>
        <w:rPr>
          <w:sz w:val="20"/>
        </w:rPr>
        <w:t>standard</w:t>
      </w:r>
      <w:r>
        <w:rPr>
          <w:spacing w:val="-8"/>
          <w:sz w:val="20"/>
        </w:rPr>
        <w:t xml:space="preserve"> </w:t>
      </w:r>
      <w:r>
        <w:rPr>
          <w:sz w:val="20"/>
        </w:rPr>
        <w:t>deviations</w:t>
      </w:r>
      <w:r>
        <w:rPr>
          <w:spacing w:val="-8"/>
          <w:sz w:val="20"/>
        </w:rPr>
        <w:t xml:space="preserve"> </w:t>
      </w:r>
      <w:r>
        <w:rPr>
          <w:sz w:val="20"/>
        </w:rPr>
        <w:t>in</w:t>
      </w:r>
      <w:r>
        <w:rPr>
          <w:spacing w:val="-8"/>
          <w:sz w:val="20"/>
        </w:rPr>
        <w:t xml:space="preserve"> </w:t>
      </w:r>
      <w:r>
        <w:rPr>
          <w:sz w:val="20"/>
        </w:rPr>
        <w:t>parentheses. Highly</w:t>
      </w:r>
      <w:r>
        <w:rPr>
          <w:spacing w:val="-8"/>
          <w:sz w:val="20"/>
        </w:rPr>
        <w:t xml:space="preserve"> </w:t>
      </w:r>
      <w:r>
        <w:rPr>
          <w:sz w:val="20"/>
        </w:rPr>
        <w:t>marginalized</w:t>
      </w:r>
      <w:r>
        <w:rPr>
          <w:spacing w:val="-8"/>
          <w:sz w:val="20"/>
        </w:rPr>
        <w:t xml:space="preserve"> </w:t>
      </w:r>
      <w:r>
        <w:rPr>
          <w:sz w:val="20"/>
        </w:rPr>
        <w:t>municipalities</w:t>
      </w:r>
      <w:r>
        <w:rPr>
          <w:spacing w:val="-8"/>
          <w:sz w:val="20"/>
        </w:rPr>
        <w:t xml:space="preserve"> </w:t>
      </w:r>
      <w:r>
        <w:rPr>
          <w:sz w:val="20"/>
        </w:rPr>
        <w:t>are those</w:t>
      </w:r>
      <w:r>
        <w:rPr>
          <w:spacing w:val="-5"/>
          <w:sz w:val="20"/>
        </w:rPr>
        <w:t xml:space="preserve"> </w:t>
      </w:r>
      <w:r>
        <w:rPr>
          <w:sz w:val="20"/>
        </w:rPr>
        <w:t>classified</w:t>
      </w:r>
      <w:r>
        <w:rPr>
          <w:spacing w:val="-5"/>
          <w:sz w:val="20"/>
        </w:rPr>
        <w:t xml:space="preserve"> </w:t>
      </w:r>
      <w:r>
        <w:rPr>
          <w:sz w:val="20"/>
        </w:rPr>
        <w:t>as</w:t>
      </w:r>
      <w:r>
        <w:rPr>
          <w:spacing w:val="-5"/>
          <w:sz w:val="20"/>
        </w:rPr>
        <w:t xml:space="preserve"> </w:t>
      </w:r>
      <w:r>
        <w:rPr>
          <w:sz w:val="20"/>
        </w:rPr>
        <w:t>high</w:t>
      </w:r>
      <w:r>
        <w:rPr>
          <w:spacing w:val="-5"/>
          <w:sz w:val="20"/>
        </w:rPr>
        <w:t xml:space="preserve"> </w:t>
      </w:r>
      <w:r>
        <w:rPr>
          <w:sz w:val="20"/>
        </w:rPr>
        <w:t>(grade</w:t>
      </w:r>
      <w:r>
        <w:rPr>
          <w:spacing w:val="-5"/>
          <w:sz w:val="20"/>
        </w:rPr>
        <w:t xml:space="preserve"> </w:t>
      </w:r>
      <w:r>
        <w:rPr>
          <w:sz w:val="20"/>
        </w:rPr>
        <w:t>4)</w:t>
      </w:r>
      <w:r>
        <w:rPr>
          <w:spacing w:val="-5"/>
          <w:sz w:val="20"/>
        </w:rPr>
        <w:t xml:space="preserve"> </w:t>
      </w:r>
      <w:r>
        <w:rPr>
          <w:sz w:val="20"/>
        </w:rPr>
        <w:t>or</w:t>
      </w:r>
      <w:r>
        <w:rPr>
          <w:spacing w:val="-5"/>
          <w:sz w:val="20"/>
        </w:rPr>
        <w:t xml:space="preserve"> </w:t>
      </w:r>
      <w:r>
        <w:rPr>
          <w:sz w:val="20"/>
        </w:rPr>
        <w:t>very</w:t>
      </w:r>
      <w:r>
        <w:rPr>
          <w:spacing w:val="-5"/>
          <w:sz w:val="20"/>
        </w:rPr>
        <w:t xml:space="preserve"> </w:t>
      </w:r>
      <w:r>
        <w:rPr>
          <w:sz w:val="20"/>
        </w:rPr>
        <w:t>high</w:t>
      </w:r>
      <w:r>
        <w:rPr>
          <w:spacing w:val="-5"/>
          <w:sz w:val="20"/>
        </w:rPr>
        <w:t xml:space="preserve"> </w:t>
      </w:r>
      <w:r>
        <w:rPr>
          <w:sz w:val="20"/>
        </w:rPr>
        <w:t>(grade</w:t>
      </w:r>
      <w:r>
        <w:rPr>
          <w:spacing w:val="-5"/>
          <w:sz w:val="20"/>
        </w:rPr>
        <w:t xml:space="preserve"> </w:t>
      </w:r>
      <w:r>
        <w:rPr>
          <w:sz w:val="20"/>
        </w:rPr>
        <w:t>5)</w:t>
      </w:r>
      <w:r>
        <w:rPr>
          <w:spacing w:val="-5"/>
          <w:sz w:val="20"/>
        </w:rPr>
        <w:t xml:space="preserve"> </w:t>
      </w:r>
      <w:r>
        <w:rPr>
          <w:sz w:val="20"/>
        </w:rPr>
        <w:t>on</w:t>
      </w:r>
      <w:r>
        <w:rPr>
          <w:spacing w:val="-5"/>
          <w:sz w:val="20"/>
        </w:rPr>
        <w:t xml:space="preserve"> </w:t>
      </w:r>
      <w:r>
        <w:rPr>
          <w:sz w:val="20"/>
        </w:rPr>
        <w:t>the</w:t>
      </w:r>
      <w:r>
        <w:rPr>
          <w:spacing w:val="-5"/>
          <w:sz w:val="20"/>
        </w:rPr>
        <w:t xml:space="preserve"> </w:t>
      </w:r>
      <w:del w:id="2456" w:author="Editor" w:date="2026-09-10T13:41:00Z">
        <w:r w:rsidDel="00BE0057">
          <w:rPr>
            <w:sz w:val="20"/>
          </w:rPr>
          <w:delText>1</w:delText>
        </w:r>
      </w:del>
      <w:ins w:id="2457" w:author="Editor" w:date="2026-09-10T13:40:00Z">
        <w:r w:rsidR="00BE0057" w:rsidRPr="00BE0057">
          <w:rPr>
            <w:sz w:val="20"/>
            <w:szCs w:val="20"/>
          </w:rPr>
          <w:t xml:space="preserve">1990 Marginalization Index of the </w:t>
        </w:r>
        <w:r w:rsidR="00BE0057" w:rsidRPr="003503A6">
          <w:rPr>
            <w:i/>
            <w:sz w:val="20"/>
            <w:szCs w:val="20"/>
          </w:rPr>
          <w:t>Consejo</w:t>
        </w:r>
        <w:r w:rsidR="00BE0057" w:rsidRPr="003503A6">
          <w:rPr>
            <w:i/>
            <w:spacing w:val="-8"/>
            <w:sz w:val="20"/>
            <w:szCs w:val="20"/>
          </w:rPr>
          <w:t xml:space="preserve"> </w:t>
        </w:r>
        <w:r w:rsidR="00BE0057" w:rsidRPr="003503A6">
          <w:rPr>
            <w:i/>
            <w:sz w:val="20"/>
            <w:szCs w:val="20"/>
          </w:rPr>
          <w:t>Nacional</w:t>
        </w:r>
        <w:r w:rsidR="00BE0057" w:rsidRPr="003503A6">
          <w:rPr>
            <w:i/>
            <w:spacing w:val="-8"/>
            <w:sz w:val="20"/>
            <w:szCs w:val="20"/>
          </w:rPr>
          <w:t xml:space="preserve"> </w:t>
        </w:r>
        <w:r w:rsidR="00BE0057" w:rsidRPr="003503A6">
          <w:rPr>
            <w:i/>
            <w:sz w:val="20"/>
            <w:szCs w:val="20"/>
          </w:rPr>
          <w:t>de</w:t>
        </w:r>
        <w:r w:rsidR="00BE0057" w:rsidRPr="003503A6">
          <w:rPr>
            <w:i/>
            <w:spacing w:val="-8"/>
            <w:sz w:val="20"/>
            <w:szCs w:val="20"/>
          </w:rPr>
          <w:t xml:space="preserve"> </w:t>
        </w:r>
        <w:r w:rsidR="00BE0057" w:rsidRPr="003503A6">
          <w:rPr>
            <w:i/>
            <w:spacing w:val="8"/>
            <w:sz w:val="20"/>
            <w:szCs w:val="20"/>
          </w:rPr>
          <w:t>Poblac</w:t>
        </w:r>
        <w:r w:rsidR="00BE0057" w:rsidRPr="003503A6">
          <w:rPr>
            <w:i/>
            <w:spacing w:val="7"/>
            <w:sz w:val="20"/>
            <w:szCs w:val="20"/>
          </w:rPr>
          <w:t>i</w:t>
        </w:r>
        <w:r w:rsidR="00BE0057" w:rsidRPr="003503A6">
          <w:rPr>
            <w:i/>
            <w:spacing w:val="-92"/>
            <w:sz w:val="20"/>
            <w:szCs w:val="20"/>
          </w:rPr>
          <w:t>o</w:t>
        </w:r>
        <w:r w:rsidR="00BE0057" w:rsidRPr="003503A6">
          <w:rPr>
            <w:i/>
            <w:spacing w:val="27"/>
            <w:sz w:val="20"/>
            <w:szCs w:val="20"/>
          </w:rPr>
          <w:t>´</w:t>
        </w:r>
        <w:r w:rsidR="00BE0057" w:rsidRPr="003503A6">
          <w:rPr>
            <w:i/>
            <w:sz w:val="20"/>
            <w:szCs w:val="20"/>
          </w:rPr>
          <w:t xml:space="preserve">n </w:t>
        </w:r>
        <w:r w:rsidR="00BE0057">
          <w:rPr>
            <w:sz w:val="20"/>
            <w:szCs w:val="20"/>
          </w:rPr>
          <w:t>(</w:t>
        </w:r>
        <w:r w:rsidR="00BE0057" w:rsidRPr="00BE0057">
          <w:rPr>
            <w:sz w:val="20"/>
            <w:szCs w:val="20"/>
          </w:rPr>
          <w:t>CONAPO</w:t>
        </w:r>
        <w:r w:rsidR="00BE0057">
          <w:rPr>
            <w:sz w:val="20"/>
            <w:szCs w:val="20"/>
          </w:rPr>
          <w:t>)</w:t>
        </w:r>
        <w:r w:rsidR="00BE0057" w:rsidRPr="00BE0057">
          <w:rPr>
            <w:sz w:val="20"/>
            <w:szCs w:val="20"/>
          </w:rPr>
          <w:t>.</w:t>
        </w:r>
      </w:ins>
      <w:ins w:id="2458" w:author="Editor" w:date="2026-09-10T13:41:00Z">
        <w:r w:rsidR="00BE0057">
          <w:rPr>
            <w:sz w:val="20"/>
            <w:szCs w:val="20"/>
          </w:rPr>
          <w:t xml:space="preserve"> N</w:t>
        </w:r>
      </w:ins>
      <w:del w:id="2459" w:author="Editor" w:date="2026-09-10T13:40:00Z">
        <w:r w:rsidDel="00BE0057">
          <w:rPr>
            <w:sz w:val="20"/>
          </w:rPr>
          <w:delText>990</w:delText>
        </w:r>
        <w:r w:rsidDel="00BE0057">
          <w:rPr>
            <w:spacing w:val="-5"/>
            <w:sz w:val="20"/>
          </w:rPr>
          <w:delText xml:space="preserve"> </w:delText>
        </w:r>
        <w:r w:rsidDel="00BE0057">
          <w:rPr>
            <w:sz w:val="20"/>
          </w:rPr>
          <w:delText>CONAPO</w:delText>
        </w:r>
        <w:r w:rsidDel="00BE0057">
          <w:rPr>
            <w:spacing w:val="-5"/>
            <w:sz w:val="20"/>
          </w:rPr>
          <w:delText xml:space="preserve"> </w:delText>
        </w:r>
        <w:r w:rsidDel="00BE0057">
          <w:rPr>
            <w:sz w:val="20"/>
          </w:rPr>
          <w:delText>Marginalization</w:delText>
        </w:r>
        <w:r w:rsidDel="00BE0057">
          <w:rPr>
            <w:spacing w:val="-5"/>
            <w:sz w:val="20"/>
          </w:rPr>
          <w:delText xml:space="preserve"> </w:delText>
        </w:r>
        <w:r w:rsidDel="00BE0057">
          <w:rPr>
            <w:sz w:val="20"/>
          </w:rPr>
          <w:delText>Index</w:delText>
        </w:r>
      </w:del>
      <w:del w:id="2460" w:author="Editor" w:date="2026-09-10T13:41:00Z">
        <w:r w:rsidDel="00BE0057">
          <w:rPr>
            <w:sz w:val="20"/>
          </w:rPr>
          <w:delText>; n</w:delText>
        </w:r>
      </w:del>
      <w:r>
        <w:rPr>
          <w:sz w:val="20"/>
        </w:rPr>
        <w:t>on-marginalized municipalities are the three remaining levels.</w:t>
      </w:r>
      <w:r>
        <w:rPr>
          <w:spacing w:val="40"/>
          <w:sz w:val="20"/>
        </w:rPr>
        <w:t xml:space="preserve"> </w:t>
      </w:r>
      <w:r>
        <w:rPr>
          <w:sz w:val="20"/>
        </w:rPr>
        <w:t>“With crowding” is measured as the number of occupants per room.</w:t>
      </w:r>
      <w:r>
        <w:rPr>
          <w:sz w:val="20"/>
        </w:rPr>
        <w:tab/>
      </w:r>
    </w:p>
    <w:p w14:paraId="5D4A7F5E" w14:textId="77777777" w:rsidR="000615E0" w:rsidRDefault="000615E0" w:rsidP="008C7539">
      <w:pPr>
        <w:tabs>
          <w:tab w:val="right" w:pos="4799"/>
        </w:tabs>
        <w:suppressAutoHyphens/>
        <w:spacing w:before="49" w:line="249" w:lineRule="auto"/>
        <w:ind w:left="600" w:right="1318"/>
        <w:jc w:val="both"/>
        <w:rPr>
          <w:ins w:id="2461" w:author="Editor" w:date="2026-09-10T11:07:00Z"/>
          <w:sz w:val="20"/>
        </w:rPr>
      </w:pPr>
    </w:p>
    <w:p w14:paraId="0E050EB9" w14:textId="77777777" w:rsidR="006F1B3D" w:rsidRDefault="00191F14" w:rsidP="004A2FF4">
      <w:pPr>
        <w:tabs>
          <w:tab w:val="right" w:pos="4799"/>
        </w:tabs>
        <w:suppressAutoHyphens/>
        <w:spacing w:before="49" w:line="249" w:lineRule="auto"/>
        <w:ind w:left="600" w:right="1318"/>
        <w:jc w:val="center"/>
        <w:rPr>
          <w:position w:val="-16"/>
          <w:sz w:val="24"/>
        </w:rPr>
      </w:pPr>
      <w:r>
        <w:rPr>
          <w:spacing w:val="-6"/>
          <w:position w:val="-16"/>
          <w:sz w:val="24"/>
        </w:rPr>
        <w:t>21</w:t>
      </w:r>
    </w:p>
    <w:p w14:paraId="731283F4" w14:textId="77777777" w:rsidR="006F1B3D" w:rsidRDefault="006F1B3D" w:rsidP="008C7539">
      <w:pPr>
        <w:suppressAutoHyphens/>
        <w:spacing w:line="249" w:lineRule="auto"/>
        <w:jc w:val="both"/>
        <w:rPr>
          <w:position w:val="-16"/>
          <w:sz w:val="24"/>
        </w:rPr>
        <w:sectPr w:rsidR="006F1B3D">
          <w:footerReference w:type="default" r:id="rId19"/>
          <w:pgSz w:w="12240" w:h="15840"/>
          <w:pgMar w:top="1700" w:right="720" w:bottom="280" w:left="1440" w:header="0" w:footer="0" w:gutter="0"/>
          <w:cols w:space="720"/>
        </w:sectPr>
      </w:pPr>
    </w:p>
    <w:p w14:paraId="285D230D" w14:textId="77777777" w:rsidR="006F1B3D" w:rsidRPr="0007505F" w:rsidRDefault="00191F14" w:rsidP="008C7539">
      <w:pPr>
        <w:pStyle w:val="BodyText"/>
        <w:suppressAutoHyphens/>
        <w:spacing w:before="77" w:line="252" w:lineRule="auto"/>
        <w:ind w:right="718"/>
        <w:rPr>
          <w:b/>
        </w:rPr>
      </w:pPr>
      <w:bookmarkStart w:id="2462" w:name="_bookmark72"/>
      <w:bookmarkEnd w:id="2462"/>
      <w:r w:rsidRPr="0007505F">
        <w:rPr>
          <w:b/>
        </w:rPr>
        <w:lastRenderedPageBreak/>
        <w:t>Table 2</w:t>
      </w:r>
      <w:r w:rsidR="0007505F">
        <w:rPr>
          <w:b/>
        </w:rPr>
        <w:t>.</w:t>
      </w:r>
      <w:r w:rsidRPr="0007505F">
        <w:rPr>
          <w:b/>
          <w:spacing w:val="40"/>
        </w:rPr>
        <w:t xml:space="preserve"> </w:t>
      </w:r>
      <w:del w:id="2463" w:author="Editor" w:date="2026-09-08T18:17:00Z">
        <w:r w:rsidRPr="0007505F" w:rsidDel="00B50A25">
          <w:rPr>
            <w:b/>
          </w:rPr>
          <w:delText>E</w:delText>
        </w:r>
        <w:r w:rsidRPr="0007505F" w:rsidDel="00B50A25">
          <w:rPr>
            <w:rFonts w:ascii="Arial MT" w:hAnsi="Arial MT"/>
            <w:b/>
          </w:rPr>
          <w:delText>ff</w:delText>
        </w:r>
        <w:r w:rsidRPr="0007505F" w:rsidDel="00B50A25">
          <w:rPr>
            <w:b/>
          </w:rPr>
          <w:delText xml:space="preserve">ects </w:delText>
        </w:r>
      </w:del>
      <w:ins w:id="2464" w:author="Editor" w:date="2026-09-08T18:17:00Z">
        <w:r w:rsidR="00B50A25" w:rsidRPr="0007505F">
          <w:rPr>
            <w:b/>
          </w:rPr>
          <w:t xml:space="preserve">Effects </w:t>
        </w:r>
      </w:ins>
      <w:r w:rsidRPr="0007505F">
        <w:rPr>
          <w:b/>
        </w:rPr>
        <w:t xml:space="preserve">of </w:t>
      </w:r>
      <w:r w:rsidRPr="003503A6">
        <w:rPr>
          <w:b/>
        </w:rPr>
        <w:t>Progresa</w:t>
      </w:r>
      <w:r w:rsidRPr="0007505F">
        <w:rPr>
          <w:b/>
        </w:rPr>
        <w:t xml:space="preserve"> Enrollment Intensity on Older Adults’ Mortality by Sex and Age</w:t>
      </w:r>
      <w:r w:rsidRPr="0007505F">
        <w:rPr>
          <w:b/>
          <w:spacing w:val="80"/>
          <w:w w:val="150"/>
        </w:rPr>
        <w:t xml:space="preserve"> </w:t>
      </w:r>
      <w:r w:rsidRPr="0007505F">
        <w:rPr>
          <w:b/>
          <w:spacing w:val="-2"/>
        </w:rPr>
        <w:t>Group</w:t>
      </w:r>
    </w:p>
    <w:p w14:paraId="1816637F" w14:textId="77777777" w:rsidR="006F1B3D" w:rsidRDefault="006F1B3D" w:rsidP="008C7539">
      <w:pPr>
        <w:pStyle w:val="BodyText"/>
        <w:suppressAutoHyphens/>
        <w:spacing w:before="14"/>
        <w:rPr>
          <w:sz w:val="20"/>
        </w:rPr>
      </w:pPr>
    </w:p>
    <w:tbl>
      <w:tblPr>
        <w:tblW w:w="0" w:type="auto"/>
        <w:tblInd w:w="1118" w:type="dxa"/>
        <w:tblLayout w:type="fixed"/>
        <w:tblCellMar>
          <w:left w:w="0" w:type="dxa"/>
          <w:right w:w="0" w:type="dxa"/>
        </w:tblCellMar>
        <w:tblLook w:val="01E0" w:firstRow="1" w:lastRow="1" w:firstColumn="1" w:lastColumn="1" w:noHBand="0" w:noVBand="0"/>
      </w:tblPr>
      <w:tblGrid>
        <w:gridCol w:w="3165"/>
        <w:gridCol w:w="773"/>
        <w:gridCol w:w="884"/>
        <w:gridCol w:w="95"/>
        <w:gridCol w:w="1255"/>
        <w:gridCol w:w="20"/>
        <w:gridCol w:w="808"/>
        <w:gridCol w:w="792"/>
      </w:tblGrid>
      <w:tr w:rsidR="006F1B3D" w14:paraId="7EBC9554" w14:textId="77777777" w:rsidTr="00181B91">
        <w:trPr>
          <w:trHeight w:val="301"/>
        </w:trPr>
        <w:tc>
          <w:tcPr>
            <w:tcW w:w="4822" w:type="dxa"/>
            <w:gridSpan w:val="3"/>
            <w:tcBorders>
              <w:top w:val="double" w:sz="4" w:space="0" w:color="000000"/>
            </w:tcBorders>
          </w:tcPr>
          <w:p w14:paraId="2DF3B456" w14:textId="77777777" w:rsidR="006F1B3D" w:rsidRPr="0007505F" w:rsidRDefault="00191F14" w:rsidP="008C7539">
            <w:pPr>
              <w:pStyle w:val="TableParagraph"/>
              <w:suppressAutoHyphens/>
              <w:spacing w:line="244" w:lineRule="exact"/>
              <w:ind w:right="368"/>
              <w:jc w:val="right"/>
              <w:rPr>
                <w:rFonts w:ascii="Calibri"/>
                <w:b/>
                <w:sz w:val="21"/>
              </w:rPr>
            </w:pPr>
            <w:r w:rsidRPr="0007505F">
              <w:rPr>
                <w:b/>
                <w:sz w:val="21"/>
              </w:rPr>
              <w:t>Ages</w:t>
            </w:r>
            <w:r w:rsidRPr="0007505F">
              <w:rPr>
                <w:b/>
                <w:spacing w:val="-3"/>
                <w:sz w:val="21"/>
              </w:rPr>
              <w:t xml:space="preserve"> </w:t>
            </w:r>
            <w:r w:rsidRPr="0007505F">
              <w:rPr>
                <w:b/>
                <w:spacing w:val="-5"/>
                <w:sz w:val="21"/>
              </w:rPr>
              <w:t>65</w:t>
            </w:r>
            <w:r w:rsidRPr="0007505F">
              <w:rPr>
                <w:rFonts w:ascii="Calibri"/>
                <w:b/>
                <w:spacing w:val="-5"/>
                <w:sz w:val="21"/>
              </w:rPr>
              <w:t>+</w:t>
            </w:r>
          </w:p>
        </w:tc>
        <w:tc>
          <w:tcPr>
            <w:tcW w:w="1350" w:type="dxa"/>
            <w:gridSpan w:val="2"/>
            <w:tcBorders>
              <w:top w:val="double" w:sz="4" w:space="0" w:color="000000"/>
            </w:tcBorders>
          </w:tcPr>
          <w:p w14:paraId="795A1FBB" w14:textId="77777777" w:rsidR="006F1B3D" w:rsidRPr="0007505F" w:rsidRDefault="00191F14" w:rsidP="008C7539">
            <w:pPr>
              <w:pStyle w:val="TableParagraph"/>
              <w:suppressAutoHyphens/>
              <w:spacing w:line="233" w:lineRule="exact"/>
              <w:ind w:left="209"/>
              <w:rPr>
                <w:b/>
                <w:sz w:val="21"/>
              </w:rPr>
            </w:pPr>
            <w:r w:rsidRPr="0007505F">
              <w:rPr>
                <w:b/>
                <w:sz w:val="21"/>
              </w:rPr>
              <w:t>Ages</w:t>
            </w:r>
            <w:r w:rsidRPr="0007505F">
              <w:rPr>
                <w:b/>
                <w:spacing w:val="-3"/>
                <w:sz w:val="21"/>
              </w:rPr>
              <w:t xml:space="preserve"> </w:t>
            </w:r>
            <w:r w:rsidRPr="0007505F">
              <w:rPr>
                <w:b/>
                <w:sz w:val="21"/>
              </w:rPr>
              <w:t>65–</w:t>
            </w:r>
            <w:r w:rsidRPr="0007505F">
              <w:rPr>
                <w:b/>
                <w:spacing w:val="-5"/>
                <w:sz w:val="21"/>
              </w:rPr>
              <w:t>69</w:t>
            </w:r>
          </w:p>
        </w:tc>
        <w:tc>
          <w:tcPr>
            <w:tcW w:w="1620" w:type="dxa"/>
            <w:gridSpan w:val="3"/>
            <w:tcBorders>
              <w:top w:val="double" w:sz="4" w:space="0" w:color="000000"/>
            </w:tcBorders>
          </w:tcPr>
          <w:p w14:paraId="118036A2" w14:textId="77777777" w:rsidR="006F1B3D" w:rsidRPr="0007505F" w:rsidRDefault="00191F14" w:rsidP="008C7539">
            <w:pPr>
              <w:pStyle w:val="TableParagraph"/>
              <w:suppressAutoHyphens/>
              <w:spacing w:line="244" w:lineRule="exact"/>
              <w:ind w:left="209"/>
              <w:rPr>
                <w:rFonts w:ascii="Calibri"/>
                <w:b/>
                <w:sz w:val="21"/>
              </w:rPr>
            </w:pPr>
            <w:r w:rsidRPr="0007505F">
              <w:rPr>
                <w:b/>
                <w:sz w:val="21"/>
              </w:rPr>
              <w:t>Ages</w:t>
            </w:r>
            <w:r w:rsidRPr="0007505F">
              <w:rPr>
                <w:b/>
                <w:spacing w:val="-3"/>
                <w:sz w:val="21"/>
              </w:rPr>
              <w:t xml:space="preserve"> </w:t>
            </w:r>
            <w:r w:rsidRPr="0007505F">
              <w:rPr>
                <w:b/>
                <w:spacing w:val="-5"/>
                <w:sz w:val="21"/>
              </w:rPr>
              <w:t>70</w:t>
            </w:r>
            <w:r w:rsidRPr="0007505F">
              <w:rPr>
                <w:rFonts w:ascii="Calibri"/>
                <w:b/>
                <w:spacing w:val="-5"/>
                <w:sz w:val="21"/>
              </w:rPr>
              <w:t>+</w:t>
            </w:r>
          </w:p>
        </w:tc>
      </w:tr>
      <w:tr w:rsidR="006F1B3D" w14:paraId="0509FC86" w14:textId="77777777" w:rsidTr="00BF059B">
        <w:trPr>
          <w:trHeight w:val="306"/>
        </w:trPr>
        <w:tc>
          <w:tcPr>
            <w:tcW w:w="3165" w:type="dxa"/>
            <w:tcBorders>
              <w:bottom w:val="single" w:sz="8" w:space="0" w:color="000000"/>
            </w:tcBorders>
          </w:tcPr>
          <w:p w14:paraId="23B9A55D" w14:textId="77777777" w:rsidR="006F1B3D" w:rsidRDefault="006F1B3D" w:rsidP="008C7539">
            <w:pPr>
              <w:pStyle w:val="TableParagraph"/>
              <w:suppressAutoHyphens/>
              <w:rPr>
                <w:sz w:val="20"/>
              </w:rPr>
            </w:pPr>
          </w:p>
        </w:tc>
        <w:tc>
          <w:tcPr>
            <w:tcW w:w="773" w:type="dxa"/>
            <w:tcBorders>
              <w:top w:val="single" w:sz="4" w:space="0" w:color="000000"/>
              <w:bottom w:val="single" w:sz="8" w:space="0" w:color="000000"/>
            </w:tcBorders>
          </w:tcPr>
          <w:p w14:paraId="24099F5A" w14:textId="77777777" w:rsidR="006F1B3D" w:rsidRPr="004A2FF4" w:rsidRDefault="00191F14" w:rsidP="008C7539">
            <w:pPr>
              <w:pStyle w:val="TableParagraph"/>
              <w:suppressAutoHyphens/>
              <w:spacing w:before="39"/>
              <w:ind w:left="212"/>
              <w:rPr>
                <w:b/>
                <w:sz w:val="21"/>
              </w:rPr>
            </w:pPr>
            <w:r w:rsidRPr="004A2FF4">
              <w:rPr>
                <w:b/>
                <w:spacing w:val="-5"/>
                <w:sz w:val="21"/>
              </w:rPr>
              <w:t>(1)</w:t>
            </w:r>
          </w:p>
        </w:tc>
        <w:tc>
          <w:tcPr>
            <w:tcW w:w="884" w:type="dxa"/>
            <w:tcBorders>
              <w:top w:val="single" w:sz="4" w:space="0" w:color="000000"/>
              <w:bottom w:val="single" w:sz="8" w:space="0" w:color="000000"/>
            </w:tcBorders>
          </w:tcPr>
          <w:p w14:paraId="20330CE0" w14:textId="77777777" w:rsidR="006F1B3D" w:rsidRPr="004A2FF4" w:rsidRDefault="00191F14" w:rsidP="008C7539">
            <w:pPr>
              <w:pStyle w:val="TableParagraph"/>
              <w:suppressAutoHyphens/>
              <w:spacing w:before="39"/>
              <w:ind w:left="105"/>
              <w:jc w:val="center"/>
              <w:rPr>
                <w:b/>
                <w:sz w:val="21"/>
              </w:rPr>
            </w:pPr>
            <w:r w:rsidRPr="004A2FF4">
              <w:rPr>
                <w:b/>
                <w:spacing w:val="-5"/>
                <w:sz w:val="21"/>
              </w:rPr>
              <w:t>(2)</w:t>
            </w:r>
          </w:p>
        </w:tc>
        <w:tc>
          <w:tcPr>
            <w:tcW w:w="95" w:type="dxa"/>
            <w:tcBorders>
              <w:bottom w:val="single" w:sz="8" w:space="0" w:color="000000"/>
            </w:tcBorders>
          </w:tcPr>
          <w:p w14:paraId="6181A44C" w14:textId="77777777" w:rsidR="006F1B3D" w:rsidRPr="004A2FF4" w:rsidRDefault="006F1B3D" w:rsidP="008C7539">
            <w:pPr>
              <w:pStyle w:val="TableParagraph"/>
              <w:suppressAutoHyphens/>
              <w:rPr>
                <w:b/>
                <w:sz w:val="20"/>
              </w:rPr>
            </w:pPr>
          </w:p>
        </w:tc>
        <w:tc>
          <w:tcPr>
            <w:tcW w:w="1255" w:type="dxa"/>
            <w:tcBorders>
              <w:top w:val="single" w:sz="4" w:space="0" w:color="000000"/>
              <w:bottom w:val="single" w:sz="8" w:space="0" w:color="000000"/>
            </w:tcBorders>
          </w:tcPr>
          <w:p w14:paraId="4588D6EB" w14:textId="77777777" w:rsidR="006F1B3D" w:rsidRPr="004A2FF4" w:rsidRDefault="00191F14" w:rsidP="008C7539">
            <w:pPr>
              <w:pStyle w:val="TableParagraph"/>
              <w:suppressAutoHyphens/>
              <w:spacing w:before="39"/>
              <w:ind w:left="2"/>
              <w:jc w:val="center"/>
              <w:rPr>
                <w:b/>
                <w:sz w:val="21"/>
              </w:rPr>
            </w:pPr>
            <w:r w:rsidRPr="004A2FF4">
              <w:rPr>
                <w:b/>
                <w:spacing w:val="-5"/>
                <w:sz w:val="21"/>
              </w:rPr>
              <w:t>(3)</w:t>
            </w:r>
          </w:p>
        </w:tc>
        <w:tc>
          <w:tcPr>
            <w:tcW w:w="20" w:type="dxa"/>
            <w:tcBorders>
              <w:bottom w:val="single" w:sz="8" w:space="0" w:color="000000"/>
            </w:tcBorders>
          </w:tcPr>
          <w:p w14:paraId="2DA9D103" w14:textId="77777777" w:rsidR="006F1B3D" w:rsidRPr="004A2FF4" w:rsidRDefault="006F1B3D" w:rsidP="008C7539">
            <w:pPr>
              <w:pStyle w:val="TableParagraph"/>
              <w:suppressAutoHyphens/>
              <w:rPr>
                <w:b/>
                <w:sz w:val="20"/>
              </w:rPr>
            </w:pPr>
          </w:p>
        </w:tc>
        <w:tc>
          <w:tcPr>
            <w:tcW w:w="808" w:type="dxa"/>
            <w:tcBorders>
              <w:top w:val="single" w:sz="4" w:space="0" w:color="000000"/>
              <w:bottom w:val="single" w:sz="8" w:space="0" w:color="000000"/>
            </w:tcBorders>
          </w:tcPr>
          <w:p w14:paraId="66C4192F" w14:textId="77777777" w:rsidR="006F1B3D" w:rsidRPr="004A2FF4" w:rsidRDefault="00191F14" w:rsidP="008C7539">
            <w:pPr>
              <w:pStyle w:val="TableParagraph"/>
              <w:suppressAutoHyphens/>
              <w:spacing w:before="39"/>
              <w:ind w:left="3"/>
              <w:jc w:val="center"/>
              <w:rPr>
                <w:b/>
                <w:sz w:val="21"/>
              </w:rPr>
            </w:pPr>
            <w:r w:rsidRPr="004A2FF4">
              <w:rPr>
                <w:b/>
                <w:spacing w:val="-5"/>
                <w:sz w:val="21"/>
              </w:rPr>
              <w:t>(4)</w:t>
            </w:r>
          </w:p>
        </w:tc>
        <w:tc>
          <w:tcPr>
            <w:tcW w:w="792" w:type="dxa"/>
            <w:tcBorders>
              <w:bottom w:val="single" w:sz="8" w:space="0" w:color="000000"/>
            </w:tcBorders>
          </w:tcPr>
          <w:p w14:paraId="0C0709A7" w14:textId="77777777" w:rsidR="006F1B3D" w:rsidRDefault="006F1B3D" w:rsidP="008C7539">
            <w:pPr>
              <w:pStyle w:val="TableParagraph"/>
              <w:suppressAutoHyphens/>
              <w:rPr>
                <w:sz w:val="20"/>
              </w:rPr>
            </w:pPr>
          </w:p>
        </w:tc>
      </w:tr>
      <w:tr w:rsidR="006F1B3D" w14:paraId="2F0499DE" w14:textId="77777777" w:rsidTr="00BF059B">
        <w:trPr>
          <w:trHeight w:val="548"/>
        </w:trPr>
        <w:tc>
          <w:tcPr>
            <w:tcW w:w="3165" w:type="dxa"/>
            <w:tcBorders>
              <w:top w:val="single" w:sz="8" w:space="0" w:color="000000"/>
            </w:tcBorders>
          </w:tcPr>
          <w:p w14:paraId="6B2964A3" w14:textId="77777777" w:rsidR="006F1B3D" w:rsidRPr="004A2FF4" w:rsidRDefault="00191F14" w:rsidP="008C7539">
            <w:pPr>
              <w:pStyle w:val="TableParagraph"/>
              <w:suppressAutoHyphens/>
              <w:spacing w:before="39"/>
              <w:ind w:left="105"/>
              <w:rPr>
                <w:sz w:val="21"/>
              </w:rPr>
            </w:pPr>
            <w:r w:rsidRPr="004A2FF4">
              <w:rPr>
                <w:sz w:val="21"/>
                <w:u w:val="single"/>
              </w:rPr>
              <w:t>Panel</w:t>
            </w:r>
            <w:r w:rsidRPr="004A2FF4">
              <w:rPr>
                <w:spacing w:val="-9"/>
                <w:sz w:val="21"/>
                <w:u w:val="single"/>
              </w:rPr>
              <w:t xml:space="preserve"> </w:t>
            </w:r>
            <w:r w:rsidRPr="004A2FF4">
              <w:rPr>
                <w:sz w:val="21"/>
                <w:u w:val="single"/>
              </w:rPr>
              <w:t>A:</w:t>
            </w:r>
            <w:r w:rsidRPr="004A2FF4">
              <w:rPr>
                <w:spacing w:val="-8"/>
                <w:sz w:val="21"/>
                <w:u w:val="single"/>
              </w:rPr>
              <w:t xml:space="preserve"> </w:t>
            </w:r>
            <w:r w:rsidRPr="004A2FF4">
              <w:rPr>
                <w:spacing w:val="-2"/>
                <w:sz w:val="21"/>
                <w:u w:val="single"/>
              </w:rPr>
              <w:t>Pooled</w:t>
            </w:r>
          </w:p>
          <w:p w14:paraId="2E06B7C1" w14:textId="77777777" w:rsidR="006F1B3D" w:rsidRDefault="00191F14" w:rsidP="00BA336D">
            <w:pPr>
              <w:pStyle w:val="TableParagraph"/>
              <w:suppressAutoHyphens/>
              <w:spacing w:before="13" w:line="236" w:lineRule="exact"/>
              <w:ind w:left="105"/>
              <w:rPr>
                <w:i/>
                <w:sz w:val="21"/>
              </w:rPr>
            </w:pPr>
            <w:r w:rsidRPr="0010201A">
              <w:rPr>
                <w:i/>
                <w:sz w:val="21"/>
              </w:rPr>
              <w:t>Intensity</w:t>
            </w:r>
            <w:del w:id="2465" w:author="Editor" w:date="2026-09-12T15:37:00Z">
              <w:r w:rsidRPr="0010201A" w:rsidDel="00BA336D">
                <w:rPr>
                  <w:sz w:val="21"/>
                  <w:vertAlign w:val="subscript"/>
                </w:rPr>
                <w:delText xml:space="preserve"> </w:delText>
              </w:r>
            </w:del>
            <w:r w:rsidRPr="0010201A">
              <w:rPr>
                <w:sz w:val="21"/>
                <w:vertAlign w:val="subscript"/>
              </w:rPr>
              <w:t>1999</w:t>
            </w:r>
            <w:r w:rsidRPr="0010201A">
              <w:rPr>
                <w:i/>
                <w:sz w:val="21"/>
              </w:rPr>
              <w:t xml:space="preserve"> x </w:t>
            </w:r>
            <w:del w:id="2466" w:author="Editor" w:date="2026-09-11T11:54:00Z">
              <w:r w:rsidRPr="0010201A" w:rsidDel="00E0145E">
                <w:rPr>
                  <w:i/>
                  <w:sz w:val="21"/>
                </w:rPr>
                <w:delText xml:space="preserve">post </w:delText>
              </w:r>
            </w:del>
            <w:ins w:id="2467" w:author="Editor" w:date="2026-09-11T11:54:00Z">
              <w:r w:rsidR="00E0145E" w:rsidRPr="0010201A">
                <w:rPr>
                  <w:i/>
                  <w:sz w:val="21"/>
                </w:rPr>
                <w:t>Post</w:t>
              </w:r>
              <w:r w:rsidR="00E0145E" w:rsidRPr="004A2FF4">
                <w:rPr>
                  <w:sz w:val="21"/>
                </w:rPr>
                <w:t xml:space="preserve"> </w:t>
              </w:r>
            </w:ins>
            <w:r w:rsidRPr="004A2FF4">
              <w:rPr>
                <w:sz w:val="21"/>
              </w:rPr>
              <w:t>(1997</w:t>
            </w:r>
            <w:ins w:id="2468" w:author="Editor" w:date="2026-09-10T13:41:00Z">
              <w:r w:rsidR="00BE0057">
                <w:rPr>
                  <w:sz w:val="21"/>
                </w:rPr>
                <w:t>–</w:t>
              </w:r>
            </w:ins>
            <w:del w:id="2469" w:author="Editor" w:date="2026-09-10T13:41:00Z">
              <w:r w:rsidRPr="004A2FF4" w:rsidDel="00BE0057">
                <w:rPr>
                  <w:sz w:val="21"/>
                </w:rPr>
                <w:delText>-</w:delText>
              </w:r>
            </w:del>
            <w:r w:rsidRPr="004A2FF4">
              <w:rPr>
                <w:spacing w:val="-2"/>
                <w:sz w:val="21"/>
              </w:rPr>
              <w:t>2006)</w:t>
            </w:r>
          </w:p>
        </w:tc>
        <w:tc>
          <w:tcPr>
            <w:tcW w:w="773" w:type="dxa"/>
            <w:tcBorders>
              <w:top w:val="single" w:sz="8" w:space="0" w:color="000000"/>
            </w:tcBorders>
          </w:tcPr>
          <w:p w14:paraId="52C42860" w14:textId="77777777" w:rsidR="006F1B3D" w:rsidRDefault="006F1B3D" w:rsidP="008C7539">
            <w:pPr>
              <w:pStyle w:val="TableParagraph"/>
              <w:suppressAutoHyphens/>
              <w:spacing w:before="51"/>
              <w:rPr>
                <w:sz w:val="21"/>
              </w:rPr>
            </w:pPr>
          </w:p>
          <w:p w14:paraId="4A4DCCBB" w14:textId="77777777" w:rsidR="006F1B3D" w:rsidRDefault="00191F14" w:rsidP="008C7539">
            <w:pPr>
              <w:pStyle w:val="TableParagraph"/>
              <w:suppressAutoHyphens/>
              <w:spacing w:before="1" w:line="236" w:lineRule="exact"/>
              <w:ind w:right="163"/>
              <w:jc w:val="right"/>
              <w:rPr>
                <w:sz w:val="21"/>
              </w:rPr>
            </w:pPr>
            <w:r>
              <w:rPr>
                <w:sz w:val="21"/>
              </w:rPr>
              <w:t>-</w:t>
            </w:r>
            <w:r>
              <w:rPr>
                <w:spacing w:val="-2"/>
                <w:sz w:val="21"/>
              </w:rPr>
              <w:t>0.719</w:t>
            </w:r>
          </w:p>
        </w:tc>
        <w:tc>
          <w:tcPr>
            <w:tcW w:w="884" w:type="dxa"/>
            <w:tcBorders>
              <w:top w:val="single" w:sz="8" w:space="0" w:color="000000"/>
            </w:tcBorders>
          </w:tcPr>
          <w:p w14:paraId="25B40451" w14:textId="77777777" w:rsidR="006F1B3D" w:rsidRDefault="006F1B3D" w:rsidP="008C7539">
            <w:pPr>
              <w:pStyle w:val="TableParagraph"/>
              <w:suppressAutoHyphens/>
              <w:spacing w:before="51"/>
              <w:rPr>
                <w:sz w:val="21"/>
              </w:rPr>
            </w:pPr>
          </w:p>
          <w:p w14:paraId="06165DDD" w14:textId="77777777" w:rsidR="006F1B3D" w:rsidRDefault="00191F14" w:rsidP="008C7539">
            <w:pPr>
              <w:pStyle w:val="TableParagraph"/>
              <w:suppressAutoHyphens/>
              <w:spacing w:before="1" w:line="236" w:lineRule="exact"/>
              <w:ind w:left="105"/>
              <w:jc w:val="center"/>
              <w:rPr>
                <w:sz w:val="21"/>
              </w:rPr>
            </w:pPr>
            <w:r>
              <w:rPr>
                <w:spacing w:val="-2"/>
                <w:sz w:val="21"/>
              </w:rPr>
              <w:t>0.835</w:t>
            </w:r>
          </w:p>
        </w:tc>
        <w:tc>
          <w:tcPr>
            <w:tcW w:w="95" w:type="dxa"/>
            <w:tcBorders>
              <w:top w:val="single" w:sz="8" w:space="0" w:color="000000"/>
            </w:tcBorders>
          </w:tcPr>
          <w:p w14:paraId="231B90DF" w14:textId="77777777" w:rsidR="006F1B3D" w:rsidRDefault="006F1B3D" w:rsidP="008C7539">
            <w:pPr>
              <w:pStyle w:val="TableParagraph"/>
              <w:suppressAutoHyphens/>
              <w:rPr>
                <w:sz w:val="20"/>
              </w:rPr>
            </w:pPr>
          </w:p>
        </w:tc>
        <w:tc>
          <w:tcPr>
            <w:tcW w:w="1255" w:type="dxa"/>
            <w:tcBorders>
              <w:top w:val="single" w:sz="8" w:space="0" w:color="000000"/>
            </w:tcBorders>
          </w:tcPr>
          <w:p w14:paraId="73918D94" w14:textId="77777777" w:rsidR="006F1B3D" w:rsidRDefault="006F1B3D" w:rsidP="008C7539">
            <w:pPr>
              <w:pStyle w:val="TableParagraph"/>
              <w:suppressAutoHyphens/>
              <w:spacing w:before="51"/>
              <w:rPr>
                <w:sz w:val="21"/>
              </w:rPr>
            </w:pPr>
          </w:p>
          <w:p w14:paraId="31F16D6A" w14:textId="77777777" w:rsidR="006F1B3D" w:rsidRDefault="00191F14" w:rsidP="008C7539">
            <w:pPr>
              <w:pStyle w:val="TableParagraph"/>
              <w:suppressAutoHyphens/>
              <w:spacing w:before="1" w:line="236" w:lineRule="exact"/>
              <w:ind w:left="2"/>
              <w:jc w:val="center"/>
              <w:rPr>
                <w:sz w:val="21"/>
              </w:rPr>
            </w:pPr>
            <w:r>
              <w:rPr>
                <w:spacing w:val="-2"/>
                <w:sz w:val="21"/>
              </w:rPr>
              <w:t>0.142</w:t>
            </w:r>
          </w:p>
        </w:tc>
        <w:tc>
          <w:tcPr>
            <w:tcW w:w="20" w:type="dxa"/>
            <w:tcBorders>
              <w:top w:val="single" w:sz="8" w:space="0" w:color="000000"/>
            </w:tcBorders>
          </w:tcPr>
          <w:p w14:paraId="15FF3EB9" w14:textId="77777777" w:rsidR="006F1B3D" w:rsidRDefault="006F1B3D" w:rsidP="008C7539">
            <w:pPr>
              <w:pStyle w:val="TableParagraph"/>
              <w:suppressAutoHyphens/>
              <w:rPr>
                <w:sz w:val="20"/>
              </w:rPr>
            </w:pPr>
          </w:p>
        </w:tc>
        <w:tc>
          <w:tcPr>
            <w:tcW w:w="808" w:type="dxa"/>
            <w:tcBorders>
              <w:top w:val="single" w:sz="8" w:space="0" w:color="000000"/>
            </w:tcBorders>
          </w:tcPr>
          <w:p w14:paraId="7C15F00F" w14:textId="77777777" w:rsidR="006F1B3D" w:rsidRDefault="006F1B3D" w:rsidP="008C7539">
            <w:pPr>
              <w:pStyle w:val="TableParagraph"/>
              <w:suppressAutoHyphens/>
              <w:spacing w:before="51"/>
              <w:rPr>
                <w:sz w:val="21"/>
              </w:rPr>
            </w:pPr>
          </w:p>
          <w:p w14:paraId="70A759C5" w14:textId="77777777" w:rsidR="006F1B3D" w:rsidRDefault="00191F14" w:rsidP="008C7539">
            <w:pPr>
              <w:pStyle w:val="TableParagraph"/>
              <w:suppressAutoHyphens/>
              <w:spacing w:before="1" w:line="236" w:lineRule="exact"/>
              <w:ind w:left="2"/>
              <w:jc w:val="center"/>
              <w:rPr>
                <w:sz w:val="21"/>
              </w:rPr>
            </w:pPr>
            <w:r>
              <w:rPr>
                <w:sz w:val="21"/>
              </w:rPr>
              <w:t>-</w:t>
            </w:r>
            <w:r>
              <w:rPr>
                <w:spacing w:val="-2"/>
                <w:sz w:val="21"/>
              </w:rPr>
              <w:t>0.137</w:t>
            </w:r>
          </w:p>
        </w:tc>
        <w:tc>
          <w:tcPr>
            <w:tcW w:w="792" w:type="dxa"/>
            <w:tcBorders>
              <w:top w:val="single" w:sz="8" w:space="0" w:color="000000"/>
            </w:tcBorders>
          </w:tcPr>
          <w:p w14:paraId="5F2BD12D" w14:textId="77777777" w:rsidR="006F1B3D" w:rsidRDefault="006F1B3D" w:rsidP="008C7539">
            <w:pPr>
              <w:pStyle w:val="TableParagraph"/>
              <w:suppressAutoHyphens/>
              <w:rPr>
                <w:sz w:val="20"/>
              </w:rPr>
            </w:pPr>
          </w:p>
        </w:tc>
      </w:tr>
      <w:tr w:rsidR="006F1B3D" w14:paraId="36B6BA38" w14:textId="77777777" w:rsidTr="00BF059B">
        <w:trPr>
          <w:trHeight w:val="381"/>
        </w:trPr>
        <w:tc>
          <w:tcPr>
            <w:tcW w:w="3165" w:type="dxa"/>
          </w:tcPr>
          <w:p w14:paraId="5E8FB06A" w14:textId="77777777" w:rsidR="006F1B3D" w:rsidRDefault="006F1B3D" w:rsidP="008C7539">
            <w:pPr>
              <w:pStyle w:val="TableParagraph"/>
              <w:suppressAutoHyphens/>
              <w:rPr>
                <w:sz w:val="20"/>
              </w:rPr>
            </w:pPr>
          </w:p>
        </w:tc>
        <w:tc>
          <w:tcPr>
            <w:tcW w:w="773" w:type="dxa"/>
          </w:tcPr>
          <w:p w14:paraId="496FB962" w14:textId="77777777" w:rsidR="006F1B3D" w:rsidRDefault="00191F14" w:rsidP="008C7539">
            <w:pPr>
              <w:pStyle w:val="TableParagraph"/>
              <w:suppressAutoHyphens/>
              <w:spacing w:line="240" w:lineRule="exact"/>
              <w:ind w:right="102"/>
              <w:jc w:val="right"/>
              <w:rPr>
                <w:sz w:val="21"/>
              </w:rPr>
            </w:pPr>
            <w:r>
              <w:rPr>
                <w:sz w:val="21"/>
              </w:rPr>
              <w:t xml:space="preserve">( </w:t>
            </w:r>
            <w:r>
              <w:rPr>
                <w:spacing w:val="-2"/>
                <w:sz w:val="21"/>
              </w:rPr>
              <w:t>1.464)</w:t>
            </w:r>
          </w:p>
        </w:tc>
        <w:tc>
          <w:tcPr>
            <w:tcW w:w="884" w:type="dxa"/>
          </w:tcPr>
          <w:p w14:paraId="5E27CD80" w14:textId="77777777" w:rsidR="006F1B3D" w:rsidRDefault="00191F14" w:rsidP="008C7539">
            <w:pPr>
              <w:pStyle w:val="TableParagraph"/>
              <w:suppressAutoHyphens/>
              <w:spacing w:line="240" w:lineRule="exact"/>
              <w:ind w:left="105"/>
              <w:jc w:val="center"/>
              <w:rPr>
                <w:sz w:val="21"/>
              </w:rPr>
            </w:pPr>
            <w:r>
              <w:rPr>
                <w:sz w:val="21"/>
              </w:rPr>
              <w:t xml:space="preserve">( </w:t>
            </w:r>
            <w:r>
              <w:rPr>
                <w:spacing w:val="-2"/>
                <w:sz w:val="21"/>
              </w:rPr>
              <w:t>1.487)</w:t>
            </w:r>
          </w:p>
        </w:tc>
        <w:tc>
          <w:tcPr>
            <w:tcW w:w="95" w:type="dxa"/>
          </w:tcPr>
          <w:p w14:paraId="38038CBB" w14:textId="77777777" w:rsidR="006F1B3D" w:rsidRDefault="006F1B3D" w:rsidP="008C7539">
            <w:pPr>
              <w:pStyle w:val="TableParagraph"/>
              <w:suppressAutoHyphens/>
              <w:rPr>
                <w:sz w:val="20"/>
              </w:rPr>
            </w:pPr>
          </w:p>
        </w:tc>
        <w:tc>
          <w:tcPr>
            <w:tcW w:w="1255" w:type="dxa"/>
          </w:tcPr>
          <w:p w14:paraId="7B3AA49E" w14:textId="77777777" w:rsidR="006F1B3D" w:rsidRDefault="00191F14" w:rsidP="008C7539">
            <w:pPr>
              <w:pStyle w:val="TableParagraph"/>
              <w:suppressAutoHyphens/>
              <w:spacing w:line="240" w:lineRule="exact"/>
              <w:ind w:left="2"/>
              <w:jc w:val="center"/>
              <w:rPr>
                <w:sz w:val="21"/>
              </w:rPr>
            </w:pPr>
            <w:r>
              <w:rPr>
                <w:sz w:val="21"/>
              </w:rPr>
              <w:t xml:space="preserve">( </w:t>
            </w:r>
            <w:r>
              <w:rPr>
                <w:spacing w:val="-2"/>
                <w:sz w:val="21"/>
              </w:rPr>
              <w:t>1.284)</w:t>
            </w:r>
          </w:p>
        </w:tc>
        <w:tc>
          <w:tcPr>
            <w:tcW w:w="20" w:type="dxa"/>
          </w:tcPr>
          <w:p w14:paraId="13CA3491" w14:textId="77777777" w:rsidR="006F1B3D" w:rsidRDefault="006F1B3D" w:rsidP="008C7539">
            <w:pPr>
              <w:pStyle w:val="TableParagraph"/>
              <w:suppressAutoHyphens/>
              <w:rPr>
                <w:sz w:val="20"/>
              </w:rPr>
            </w:pPr>
          </w:p>
        </w:tc>
        <w:tc>
          <w:tcPr>
            <w:tcW w:w="808" w:type="dxa"/>
          </w:tcPr>
          <w:p w14:paraId="4F4F5932" w14:textId="77777777" w:rsidR="006F1B3D" w:rsidRDefault="00191F14" w:rsidP="008C7539">
            <w:pPr>
              <w:pStyle w:val="TableParagraph"/>
              <w:suppressAutoHyphens/>
              <w:spacing w:line="240" w:lineRule="exact"/>
              <w:ind w:left="3"/>
              <w:jc w:val="center"/>
              <w:rPr>
                <w:sz w:val="21"/>
              </w:rPr>
            </w:pPr>
            <w:r>
              <w:rPr>
                <w:sz w:val="21"/>
              </w:rPr>
              <w:t xml:space="preserve">( </w:t>
            </w:r>
            <w:r>
              <w:rPr>
                <w:spacing w:val="-2"/>
                <w:sz w:val="21"/>
              </w:rPr>
              <w:t>2.032)</w:t>
            </w:r>
          </w:p>
        </w:tc>
        <w:tc>
          <w:tcPr>
            <w:tcW w:w="792" w:type="dxa"/>
          </w:tcPr>
          <w:p w14:paraId="321DA7AF" w14:textId="77777777" w:rsidR="006F1B3D" w:rsidRDefault="006F1B3D" w:rsidP="008C7539">
            <w:pPr>
              <w:pStyle w:val="TableParagraph"/>
              <w:suppressAutoHyphens/>
              <w:rPr>
                <w:sz w:val="20"/>
              </w:rPr>
            </w:pPr>
          </w:p>
        </w:tc>
      </w:tr>
      <w:tr w:rsidR="006F1B3D" w14:paraId="266183E3" w14:textId="77777777" w:rsidTr="00BF059B">
        <w:trPr>
          <w:trHeight w:val="381"/>
        </w:trPr>
        <w:tc>
          <w:tcPr>
            <w:tcW w:w="3165" w:type="dxa"/>
          </w:tcPr>
          <w:p w14:paraId="1B12C16D" w14:textId="77777777" w:rsidR="006F1B3D" w:rsidRDefault="00191F14" w:rsidP="008C7539">
            <w:pPr>
              <w:pStyle w:val="TableParagraph"/>
              <w:suppressAutoHyphens/>
              <w:spacing w:before="126" w:line="236" w:lineRule="exact"/>
              <w:ind w:left="105"/>
              <w:rPr>
                <w:sz w:val="21"/>
              </w:rPr>
            </w:pPr>
            <w:r>
              <w:rPr>
                <w:sz w:val="21"/>
              </w:rPr>
              <w:t>Mean (1991</w:t>
            </w:r>
            <w:ins w:id="2470" w:author="Editor" w:date="2026-09-10T13:45:00Z">
              <w:r w:rsidR="00601A3D">
                <w:rPr>
                  <w:sz w:val="21"/>
                </w:rPr>
                <w:t>–</w:t>
              </w:r>
            </w:ins>
            <w:del w:id="2471" w:author="Editor" w:date="2026-09-10T13:45:00Z">
              <w:r w:rsidDel="00601A3D">
                <w:rPr>
                  <w:sz w:val="21"/>
                </w:rPr>
                <w:delText>-</w:delText>
              </w:r>
            </w:del>
            <w:r>
              <w:rPr>
                <w:spacing w:val="-2"/>
                <w:sz w:val="21"/>
              </w:rPr>
              <w:t>1996)</w:t>
            </w:r>
          </w:p>
        </w:tc>
        <w:tc>
          <w:tcPr>
            <w:tcW w:w="773" w:type="dxa"/>
          </w:tcPr>
          <w:p w14:paraId="39932639" w14:textId="77777777" w:rsidR="006F1B3D" w:rsidRDefault="00191F14" w:rsidP="008C7539">
            <w:pPr>
              <w:pStyle w:val="TableParagraph"/>
              <w:suppressAutoHyphens/>
              <w:spacing w:before="126" w:line="236" w:lineRule="exact"/>
              <w:ind w:right="198"/>
              <w:jc w:val="right"/>
              <w:rPr>
                <w:sz w:val="21"/>
              </w:rPr>
            </w:pPr>
            <w:r>
              <w:rPr>
                <w:spacing w:val="-2"/>
                <w:sz w:val="21"/>
              </w:rPr>
              <w:t>46.47</w:t>
            </w:r>
          </w:p>
        </w:tc>
        <w:tc>
          <w:tcPr>
            <w:tcW w:w="884" w:type="dxa"/>
          </w:tcPr>
          <w:p w14:paraId="5D2E3850" w14:textId="77777777" w:rsidR="006F1B3D" w:rsidRDefault="00191F14" w:rsidP="008C7539">
            <w:pPr>
              <w:pStyle w:val="TableParagraph"/>
              <w:suppressAutoHyphens/>
              <w:spacing w:before="126" w:line="236" w:lineRule="exact"/>
              <w:ind w:left="105"/>
              <w:jc w:val="center"/>
              <w:rPr>
                <w:sz w:val="21"/>
              </w:rPr>
            </w:pPr>
            <w:r>
              <w:rPr>
                <w:spacing w:val="-2"/>
                <w:sz w:val="21"/>
              </w:rPr>
              <w:t>46.47</w:t>
            </w:r>
          </w:p>
        </w:tc>
        <w:tc>
          <w:tcPr>
            <w:tcW w:w="95" w:type="dxa"/>
          </w:tcPr>
          <w:p w14:paraId="51334C93" w14:textId="77777777" w:rsidR="006F1B3D" w:rsidRDefault="006F1B3D" w:rsidP="008C7539">
            <w:pPr>
              <w:pStyle w:val="TableParagraph"/>
              <w:suppressAutoHyphens/>
              <w:rPr>
                <w:sz w:val="20"/>
              </w:rPr>
            </w:pPr>
          </w:p>
        </w:tc>
        <w:tc>
          <w:tcPr>
            <w:tcW w:w="1255" w:type="dxa"/>
          </w:tcPr>
          <w:p w14:paraId="380D7261" w14:textId="77777777" w:rsidR="006F1B3D" w:rsidRDefault="00191F14" w:rsidP="008C7539">
            <w:pPr>
              <w:pStyle w:val="TableParagraph"/>
              <w:suppressAutoHyphens/>
              <w:spacing w:before="126" w:line="236" w:lineRule="exact"/>
              <w:ind w:left="2"/>
              <w:jc w:val="center"/>
              <w:rPr>
                <w:sz w:val="21"/>
              </w:rPr>
            </w:pPr>
            <w:r>
              <w:rPr>
                <w:spacing w:val="-2"/>
                <w:sz w:val="21"/>
              </w:rPr>
              <w:t>21.09</w:t>
            </w:r>
          </w:p>
        </w:tc>
        <w:tc>
          <w:tcPr>
            <w:tcW w:w="20" w:type="dxa"/>
          </w:tcPr>
          <w:p w14:paraId="76E9B7F2" w14:textId="77777777" w:rsidR="006F1B3D" w:rsidRDefault="006F1B3D" w:rsidP="008C7539">
            <w:pPr>
              <w:pStyle w:val="TableParagraph"/>
              <w:suppressAutoHyphens/>
              <w:rPr>
                <w:sz w:val="20"/>
              </w:rPr>
            </w:pPr>
          </w:p>
        </w:tc>
        <w:tc>
          <w:tcPr>
            <w:tcW w:w="808" w:type="dxa"/>
          </w:tcPr>
          <w:p w14:paraId="7F42AE67" w14:textId="77777777" w:rsidR="006F1B3D" w:rsidRDefault="00191F14" w:rsidP="008C7539">
            <w:pPr>
              <w:pStyle w:val="TableParagraph"/>
              <w:suppressAutoHyphens/>
              <w:spacing w:before="126" w:line="236" w:lineRule="exact"/>
              <w:ind w:left="3"/>
              <w:jc w:val="center"/>
              <w:rPr>
                <w:sz w:val="21"/>
              </w:rPr>
            </w:pPr>
            <w:r>
              <w:rPr>
                <w:spacing w:val="-2"/>
                <w:sz w:val="21"/>
              </w:rPr>
              <w:t>60.08</w:t>
            </w:r>
          </w:p>
        </w:tc>
        <w:tc>
          <w:tcPr>
            <w:tcW w:w="792" w:type="dxa"/>
          </w:tcPr>
          <w:p w14:paraId="3C29B069" w14:textId="77777777" w:rsidR="006F1B3D" w:rsidRDefault="006F1B3D" w:rsidP="008C7539">
            <w:pPr>
              <w:pStyle w:val="TableParagraph"/>
              <w:suppressAutoHyphens/>
              <w:rPr>
                <w:sz w:val="20"/>
              </w:rPr>
            </w:pPr>
          </w:p>
        </w:tc>
      </w:tr>
      <w:tr w:rsidR="006F1B3D" w14:paraId="42140369" w14:textId="77777777" w:rsidTr="00BF059B">
        <w:trPr>
          <w:trHeight w:val="381"/>
        </w:trPr>
        <w:tc>
          <w:tcPr>
            <w:tcW w:w="3165" w:type="dxa"/>
          </w:tcPr>
          <w:p w14:paraId="060D69D8" w14:textId="77777777" w:rsidR="006F1B3D" w:rsidRDefault="001706D7" w:rsidP="008C7539">
            <w:pPr>
              <w:pStyle w:val="TableParagraph"/>
              <w:suppressAutoHyphens/>
              <w:spacing w:line="240" w:lineRule="exact"/>
              <w:ind w:left="105"/>
              <w:rPr>
                <w:sz w:val="21"/>
              </w:rPr>
            </w:pPr>
            <w:ins w:id="2472" w:author="Editor" w:date="2026-09-12T15:28:00Z">
              <w:r w:rsidRPr="00DF5074">
                <w:rPr>
                  <w:sz w:val="21"/>
                </w:rPr>
                <w:t>Observations</w:t>
              </w:r>
            </w:ins>
            <w:del w:id="2473" w:author="Editor" w:date="2026-09-10T11:10:00Z">
              <w:r w:rsidR="00191F14" w:rsidDel="000615E0">
                <w:rPr>
                  <w:spacing w:val="-5"/>
                  <w:sz w:val="21"/>
                </w:rPr>
                <w:delText>Obs</w:delText>
              </w:r>
            </w:del>
          </w:p>
        </w:tc>
        <w:tc>
          <w:tcPr>
            <w:tcW w:w="773" w:type="dxa"/>
          </w:tcPr>
          <w:p w14:paraId="4BA236CB" w14:textId="77777777" w:rsidR="006F1B3D" w:rsidRDefault="00191F14" w:rsidP="008C7539">
            <w:pPr>
              <w:pStyle w:val="TableParagraph"/>
              <w:suppressAutoHyphens/>
              <w:spacing w:line="240" w:lineRule="exact"/>
              <w:ind w:right="146"/>
              <w:jc w:val="right"/>
              <w:rPr>
                <w:sz w:val="21"/>
              </w:rPr>
            </w:pPr>
            <w:r>
              <w:rPr>
                <w:spacing w:val="-2"/>
                <w:sz w:val="21"/>
              </w:rPr>
              <w:t>17,904</w:t>
            </w:r>
          </w:p>
        </w:tc>
        <w:tc>
          <w:tcPr>
            <w:tcW w:w="884" w:type="dxa"/>
          </w:tcPr>
          <w:p w14:paraId="291CF3D9" w14:textId="77777777" w:rsidR="006F1B3D" w:rsidRDefault="00191F14" w:rsidP="008C7539">
            <w:pPr>
              <w:pStyle w:val="TableParagraph"/>
              <w:suppressAutoHyphens/>
              <w:spacing w:line="240" w:lineRule="exact"/>
              <w:ind w:left="105"/>
              <w:jc w:val="center"/>
              <w:rPr>
                <w:sz w:val="21"/>
              </w:rPr>
            </w:pPr>
            <w:r>
              <w:rPr>
                <w:spacing w:val="-2"/>
                <w:sz w:val="21"/>
              </w:rPr>
              <w:t>17,904</w:t>
            </w:r>
          </w:p>
        </w:tc>
        <w:tc>
          <w:tcPr>
            <w:tcW w:w="95" w:type="dxa"/>
          </w:tcPr>
          <w:p w14:paraId="56C38719" w14:textId="77777777" w:rsidR="006F1B3D" w:rsidRDefault="006F1B3D" w:rsidP="008C7539">
            <w:pPr>
              <w:pStyle w:val="TableParagraph"/>
              <w:suppressAutoHyphens/>
              <w:rPr>
                <w:sz w:val="20"/>
              </w:rPr>
            </w:pPr>
          </w:p>
        </w:tc>
        <w:tc>
          <w:tcPr>
            <w:tcW w:w="1255" w:type="dxa"/>
          </w:tcPr>
          <w:p w14:paraId="2622BDEC" w14:textId="77777777" w:rsidR="006F1B3D" w:rsidRDefault="00191F14" w:rsidP="008C7539">
            <w:pPr>
              <w:pStyle w:val="TableParagraph"/>
              <w:suppressAutoHyphens/>
              <w:spacing w:line="240" w:lineRule="exact"/>
              <w:ind w:left="2"/>
              <w:jc w:val="center"/>
              <w:rPr>
                <w:sz w:val="21"/>
              </w:rPr>
            </w:pPr>
            <w:r>
              <w:rPr>
                <w:spacing w:val="-2"/>
                <w:sz w:val="21"/>
              </w:rPr>
              <w:t>17,904</w:t>
            </w:r>
          </w:p>
        </w:tc>
        <w:tc>
          <w:tcPr>
            <w:tcW w:w="20" w:type="dxa"/>
          </w:tcPr>
          <w:p w14:paraId="1DDCD988" w14:textId="77777777" w:rsidR="006F1B3D" w:rsidRDefault="006F1B3D" w:rsidP="008C7539">
            <w:pPr>
              <w:pStyle w:val="TableParagraph"/>
              <w:suppressAutoHyphens/>
              <w:rPr>
                <w:sz w:val="20"/>
              </w:rPr>
            </w:pPr>
          </w:p>
        </w:tc>
        <w:tc>
          <w:tcPr>
            <w:tcW w:w="808" w:type="dxa"/>
          </w:tcPr>
          <w:p w14:paraId="3C92053B" w14:textId="77777777" w:rsidR="006F1B3D" w:rsidRDefault="00191F14" w:rsidP="008C7539">
            <w:pPr>
              <w:pStyle w:val="TableParagraph"/>
              <w:suppressAutoHyphens/>
              <w:spacing w:line="240" w:lineRule="exact"/>
              <w:ind w:left="3"/>
              <w:jc w:val="center"/>
              <w:rPr>
                <w:sz w:val="21"/>
              </w:rPr>
            </w:pPr>
            <w:r>
              <w:rPr>
                <w:spacing w:val="-2"/>
                <w:sz w:val="21"/>
              </w:rPr>
              <w:t>17,904</w:t>
            </w:r>
          </w:p>
        </w:tc>
        <w:tc>
          <w:tcPr>
            <w:tcW w:w="792" w:type="dxa"/>
          </w:tcPr>
          <w:p w14:paraId="48DF8592" w14:textId="77777777" w:rsidR="006F1B3D" w:rsidRDefault="006F1B3D" w:rsidP="008C7539">
            <w:pPr>
              <w:pStyle w:val="TableParagraph"/>
              <w:suppressAutoHyphens/>
              <w:rPr>
                <w:sz w:val="20"/>
              </w:rPr>
            </w:pPr>
          </w:p>
        </w:tc>
      </w:tr>
      <w:tr w:rsidR="006F1B3D" w14:paraId="0F7D5456" w14:textId="77777777" w:rsidTr="00BF059B">
        <w:trPr>
          <w:trHeight w:val="635"/>
        </w:trPr>
        <w:tc>
          <w:tcPr>
            <w:tcW w:w="3165" w:type="dxa"/>
          </w:tcPr>
          <w:p w14:paraId="14D3B707" w14:textId="77777777" w:rsidR="006F1B3D" w:rsidRPr="004A2FF4" w:rsidRDefault="00191F14" w:rsidP="008C7539">
            <w:pPr>
              <w:pStyle w:val="TableParagraph"/>
              <w:suppressAutoHyphens/>
              <w:spacing w:before="126"/>
              <w:ind w:left="105"/>
              <w:rPr>
                <w:sz w:val="21"/>
              </w:rPr>
            </w:pPr>
            <w:r w:rsidRPr="004A2FF4">
              <w:rPr>
                <w:sz w:val="21"/>
                <w:u w:val="single"/>
              </w:rPr>
              <w:t>Panel</w:t>
            </w:r>
            <w:r w:rsidRPr="004A2FF4">
              <w:rPr>
                <w:spacing w:val="-9"/>
                <w:sz w:val="21"/>
                <w:u w:val="single"/>
              </w:rPr>
              <w:t xml:space="preserve"> </w:t>
            </w:r>
            <w:r w:rsidRPr="004A2FF4">
              <w:rPr>
                <w:sz w:val="21"/>
                <w:u w:val="single"/>
              </w:rPr>
              <w:t>B:</w:t>
            </w:r>
            <w:r w:rsidRPr="004A2FF4">
              <w:rPr>
                <w:spacing w:val="-8"/>
                <w:sz w:val="21"/>
                <w:u w:val="single"/>
              </w:rPr>
              <w:t xml:space="preserve"> </w:t>
            </w:r>
            <w:r w:rsidRPr="004A2FF4">
              <w:rPr>
                <w:spacing w:val="-2"/>
                <w:sz w:val="21"/>
                <w:u w:val="single"/>
              </w:rPr>
              <w:t>Females</w:t>
            </w:r>
          </w:p>
          <w:p w14:paraId="19213FE4" w14:textId="77777777" w:rsidR="006F1B3D" w:rsidRDefault="00BA336D" w:rsidP="00E0145E">
            <w:pPr>
              <w:pStyle w:val="TableParagraph"/>
              <w:suppressAutoHyphens/>
              <w:spacing w:before="12" w:line="236" w:lineRule="exact"/>
              <w:ind w:left="105"/>
              <w:rPr>
                <w:i/>
                <w:sz w:val="21"/>
              </w:rPr>
            </w:pPr>
            <w:ins w:id="2474" w:author="Editor" w:date="2026-09-12T15:38:00Z">
              <w:r w:rsidRPr="00DF5074">
                <w:rPr>
                  <w:i/>
                  <w:sz w:val="21"/>
                </w:rPr>
                <w:t>Intensity</w:t>
              </w:r>
              <w:r w:rsidRPr="0010201A">
                <w:rPr>
                  <w:sz w:val="21"/>
                  <w:vertAlign w:val="subscript"/>
                </w:rPr>
                <w:t>1999</w:t>
              </w:r>
            </w:ins>
            <w:del w:id="2475" w:author="Editor" w:date="2026-09-12T15:38:00Z">
              <w:r w:rsidR="00191F14" w:rsidRPr="0010201A" w:rsidDel="00BA336D">
                <w:rPr>
                  <w:i/>
                  <w:sz w:val="21"/>
                </w:rPr>
                <w:delText xml:space="preserve">Intensity 1999 </w:delText>
              </w:r>
            </w:del>
            <w:ins w:id="2476" w:author="Editor" w:date="2026-09-12T15:38:00Z">
              <w:r>
                <w:rPr>
                  <w:i/>
                  <w:sz w:val="21"/>
                </w:rPr>
                <w:t xml:space="preserve"> </w:t>
              </w:r>
            </w:ins>
            <w:r w:rsidR="00191F14" w:rsidRPr="0010201A">
              <w:rPr>
                <w:i/>
                <w:sz w:val="21"/>
              </w:rPr>
              <w:t xml:space="preserve">x </w:t>
            </w:r>
            <w:del w:id="2477" w:author="Editor" w:date="2026-09-11T11:54:00Z">
              <w:r w:rsidR="00191F14" w:rsidRPr="0010201A" w:rsidDel="00E0145E">
                <w:rPr>
                  <w:i/>
                  <w:sz w:val="21"/>
                </w:rPr>
                <w:delText xml:space="preserve">post </w:delText>
              </w:r>
            </w:del>
            <w:ins w:id="2478" w:author="Editor" w:date="2026-09-11T11:54:00Z">
              <w:r w:rsidR="00E0145E" w:rsidRPr="0010201A">
                <w:rPr>
                  <w:i/>
                  <w:sz w:val="21"/>
                </w:rPr>
                <w:t>Post</w:t>
              </w:r>
              <w:r w:rsidR="00E0145E" w:rsidRPr="004A2FF4">
                <w:rPr>
                  <w:sz w:val="21"/>
                </w:rPr>
                <w:t xml:space="preserve"> </w:t>
              </w:r>
            </w:ins>
            <w:r w:rsidR="00191F14" w:rsidRPr="004A2FF4">
              <w:rPr>
                <w:sz w:val="21"/>
              </w:rPr>
              <w:t>(1997</w:t>
            </w:r>
            <w:ins w:id="2479" w:author="Editor" w:date="2026-09-10T11:09:00Z">
              <w:r w:rsidR="000615E0">
                <w:rPr>
                  <w:sz w:val="21"/>
                </w:rPr>
                <w:t>–</w:t>
              </w:r>
            </w:ins>
            <w:del w:id="2480" w:author="Editor" w:date="2026-09-10T11:09:00Z">
              <w:r w:rsidR="00191F14" w:rsidRPr="004A2FF4" w:rsidDel="000615E0">
                <w:rPr>
                  <w:sz w:val="21"/>
                </w:rPr>
                <w:delText>-</w:delText>
              </w:r>
            </w:del>
            <w:r w:rsidR="00191F14" w:rsidRPr="004A2FF4">
              <w:rPr>
                <w:spacing w:val="-2"/>
                <w:sz w:val="21"/>
              </w:rPr>
              <w:t>2006)</w:t>
            </w:r>
          </w:p>
        </w:tc>
        <w:tc>
          <w:tcPr>
            <w:tcW w:w="773" w:type="dxa"/>
          </w:tcPr>
          <w:p w14:paraId="2B9CD815" w14:textId="77777777" w:rsidR="006F1B3D" w:rsidRDefault="006F1B3D" w:rsidP="008C7539">
            <w:pPr>
              <w:pStyle w:val="TableParagraph"/>
              <w:suppressAutoHyphens/>
              <w:spacing w:before="138"/>
              <w:rPr>
                <w:sz w:val="21"/>
              </w:rPr>
            </w:pPr>
          </w:p>
          <w:p w14:paraId="3B1A77B1" w14:textId="77777777" w:rsidR="006F1B3D" w:rsidRDefault="00191F14" w:rsidP="008C7539">
            <w:pPr>
              <w:pStyle w:val="TableParagraph"/>
              <w:suppressAutoHyphens/>
              <w:spacing w:line="236" w:lineRule="exact"/>
              <w:ind w:right="198"/>
              <w:jc w:val="right"/>
              <w:rPr>
                <w:sz w:val="21"/>
              </w:rPr>
            </w:pPr>
            <w:r>
              <w:rPr>
                <w:spacing w:val="-2"/>
                <w:sz w:val="21"/>
              </w:rPr>
              <w:t>0.620</w:t>
            </w:r>
          </w:p>
        </w:tc>
        <w:tc>
          <w:tcPr>
            <w:tcW w:w="884" w:type="dxa"/>
          </w:tcPr>
          <w:p w14:paraId="016EA7E2" w14:textId="77777777" w:rsidR="006F1B3D" w:rsidRDefault="006F1B3D" w:rsidP="008C7539">
            <w:pPr>
              <w:pStyle w:val="TableParagraph"/>
              <w:suppressAutoHyphens/>
              <w:spacing w:before="138"/>
              <w:rPr>
                <w:sz w:val="21"/>
              </w:rPr>
            </w:pPr>
          </w:p>
          <w:p w14:paraId="0D2B2FC5" w14:textId="77777777" w:rsidR="006F1B3D" w:rsidRDefault="00191F14" w:rsidP="008C7539">
            <w:pPr>
              <w:pStyle w:val="TableParagraph"/>
              <w:suppressAutoHyphens/>
              <w:spacing w:line="236" w:lineRule="exact"/>
              <w:ind w:left="105"/>
              <w:jc w:val="center"/>
              <w:rPr>
                <w:sz w:val="21"/>
              </w:rPr>
            </w:pPr>
            <w:r>
              <w:rPr>
                <w:spacing w:val="-2"/>
                <w:sz w:val="21"/>
              </w:rPr>
              <w:t>2.516</w:t>
            </w:r>
          </w:p>
        </w:tc>
        <w:tc>
          <w:tcPr>
            <w:tcW w:w="95" w:type="dxa"/>
          </w:tcPr>
          <w:p w14:paraId="4CD4418E" w14:textId="77777777" w:rsidR="006F1B3D" w:rsidRDefault="006F1B3D" w:rsidP="008C7539">
            <w:pPr>
              <w:pStyle w:val="TableParagraph"/>
              <w:suppressAutoHyphens/>
              <w:rPr>
                <w:sz w:val="20"/>
              </w:rPr>
            </w:pPr>
          </w:p>
        </w:tc>
        <w:tc>
          <w:tcPr>
            <w:tcW w:w="1255" w:type="dxa"/>
          </w:tcPr>
          <w:p w14:paraId="05E3B147" w14:textId="77777777" w:rsidR="006F1B3D" w:rsidRDefault="006F1B3D" w:rsidP="008C7539">
            <w:pPr>
              <w:pStyle w:val="TableParagraph"/>
              <w:suppressAutoHyphens/>
              <w:spacing w:before="138"/>
              <w:rPr>
                <w:sz w:val="21"/>
              </w:rPr>
            </w:pPr>
          </w:p>
          <w:p w14:paraId="0B14B3EF" w14:textId="77777777" w:rsidR="006F1B3D" w:rsidRDefault="00191F14" w:rsidP="008C7539">
            <w:pPr>
              <w:pStyle w:val="TableParagraph"/>
              <w:suppressAutoHyphens/>
              <w:spacing w:line="236" w:lineRule="exact"/>
              <w:ind w:left="2"/>
              <w:jc w:val="center"/>
              <w:rPr>
                <w:sz w:val="21"/>
              </w:rPr>
            </w:pPr>
            <w:r>
              <w:rPr>
                <w:spacing w:val="-2"/>
                <w:sz w:val="21"/>
              </w:rPr>
              <w:t>0.323</w:t>
            </w:r>
          </w:p>
        </w:tc>
        <w:tc>
          <w:tcPr>
            <w:tcW w:w="20" w:type="dxa"/>
          </w:tcPr>
          <w:p w14:paraId="344781B6" w14:textId="77777777" w:rsidR="006F1B3D" w:rsidRDefault="006F1B3D" w:rsidP="008C7539">
            <w:pPr>
              <w:pStyle w:val="TableParagraph"/>
              <w:suppressAutoHyphens/>
              <w:rPr>
                <w:sz w:val="20"/>
              </w:rPr>
            </w:pPr>
          </w:p>
        </w:tc>
        <w:tc>
          <w:tcPr>
            <w:tcW w:w="808" w:type="dxa"/>
          </w:tcPr>
          <w:p w14:paraId="3647EB33" w14:textId="77777777" w:rsidR="006F1B3D" w:rsidRDefault="006F1B3D" w:rsidP="008C7539">
            <w:pPr>
              <w:pStyle w:val="TableParagraph"/>
              <w:suppressAutoHyphens/>
              <w:spacing w:before="138"/>
              <w:rPr>
                <w:sz w:val="21"/>
              </w:rPr>
            </w:pPr>
          </w:p>
          <w:p w14:paraId="0016D355" w14:textId="77777777" w:rsidR="006F1B3D" w:rsidRDefault="00191F14" w:rsidP="008C7539">
            <w:pPr>
              <w:pStyle w:val="TableParagraph"/>
              <w:suppressAutoHyphens/>
              <w:spacing w:line="236" w:lineRule="exact"/>
              <w:ind w:left="3"/>
              <w:jc w:val="center"/>
              <w:rPr>
                <w:sz w:val="21"/>
              </w:rPr>
            </w:pPr>
            <w:r>
              <w:rPr>
                <w:spacing w:val="-2"/>
                <w:sz w:val="21"/>
              </w:rPr>
              <w:t>1.417</w:t>
            </w:r>
          </w:p>
        </w:tc>
        <w:tc>
          <w:tcPr>
            <w:tcW w:w="792" w:type="dxa"/>
          </w:tcPr>
          <w:p w14:paraId="06B60227" w14:textId="77777777" w:rsidR="006F1B3D" w:rsidRDefault="006F1B3D" w:rsidP="008C7539">
            <w:pPr>
              <w:pStyle w:val="TableParagraph"/>
              <w:suppressAutoHyphens/>
              <w:rPr>
                <w:sz w:val="20"/>
              </w:rPr>
            </w:pPr>
          </w:p>
        </w:tc>
      </w:tr>
      <w:tr w:rsidR="006F1B3D" w14:paraId="0420440B" w14:textId="77777777" w:rsidTr="00BF059B">
        <w:trPr>
          <w:trHeight w:val="381"/>
        </w:trPr>
        <w:tc>
          <w:tcPr>
            <w:tcW w:w="3165" w:type="dxa"/>
          </w:tcPr>
          <w:p w14:paraId="561910EC" w14:textId="77777777" w:rsidR="006F1B3D" w:rsidRDefault="006F1B3D" w:rsidP="008C7539">
            <w:pPr>
              <w:pStyle w:val="TableParagraph"/>
              <w:suppressAutoHyphens/>
              <w:rPr>
                <w:sz w:val="20"/>
              </w:rPr>
            </w:pPr>
          </w:p>
        </w:tc>
        <w:tc>
          <w:tcPr>
            <w:tcW w:w="773" w:type="dxa"/>
          </w:tcPr>
          <w:p w14:paraId="1AAAFF6D" w14:textId="77777777" w:rsidR="006F1B3D" w:rsidRDefault="00191F14" w:rsidP="008C7539">
            <w:pPr>
              <w:pStyle w:val="TableParagraph"/>
              <w:suppressAutoHyphens/>
              <w:spacing w:line="240" w:lineRule="exact"/>
              <w:ind w:right="102"/>
              <w:jc w:val="right"/>
              <w:rPr>
                <w:sz w:val="21"/>
              </w:rPr>
            </w:pPr>
            <w:r>
              <w:rPr>
                <w:sz w:val="21"/>
              </w:rPr>
              <w:t xml:space="preserve">( </w:t>
            </w:r>
            <w:r>
              <w:rPr>
                <w:spacing w:val="-2"/>
                <w:sz w:val="21"/>
              </w:rPr>
              <w:t>1.824)</w:t>
            </w:r>
          </w:p>
        </w:tc>
        <w:tc>
          <w:tcPr>
            <w:tcW w:w="884" w:type="dxa"/>
          </w:tcPr>
          <w:p w14:paraId="2D15CA1F" w14:textId="77777777" w:rsidR="006F1B3D" w:rsidRDefault="00191F14" w:rsidP="008C7539">
            <w:pPr>
              <w:pStyle w:val="TableParagraph"/>
              <w:suppressAutoHyphens/>
              <w:spacing w:line="240" w:lineRule="exact"/>
              <w:ind w:left="105"/>
              <w:jc w:val="center"/>
              <w:rPr>
                <w:sz w:val="21"/>
              </w:rPr>
            </w:pPr>
            <w:r>
              <w:rPr>
                <w:sz w:val="21"/>
              </w:rPr>
              <w:t xml:space="preserve">( </w:t>
            </w:r>
            <w:r>
              <w:rPr>
                <w:spacing w:val="-2"/>
                <w:sz w:val="21"/>
              </w:rPr>
              <w:t>1.836)</w:t>
            </w:r>
          </w:p>
        </w:tc>
        <w:tc>
          <w:tcPr>
            <w:tcW w:w="95" w:type="dxa"/>
          </w:tcPr>
          <w:p w14:paraId="37F7D2B7" w14:textId="77777777" w:rsidR="006F1B3D" w:rsidRDefault="006F1B3D" w:rsidP="008C7539">
            <w:pPr>
              <w:pStyle w:val="TableParagraph"/>
              <w:suppressAutoHyphens/>
              <w:rPr>
                <w:sz w:val="20"/>
              </w:rPr>
            </w:pPr>
          </w:p>
        </w:tc>
        <w:tc>
          <w:tcPr>
            <w:tcW w:w="1255" w:type="dxa"/>
          </w:tcPr>
          <w:p w14:paraId="395B8CF3" w14:textId="77777777" w:rsidR="006F1B3D" w:rsidRDefault="00191F14" w:rsidP="008C7539">
            <w:pPr>
              <w:pStyle w:val="TableParagraph"/>
              <w:suppressAutoHyphens/>
              <w:spacing w:line="240" w:lineRule="exact"/>
              <w:ind w:left="2"/>
              <w:jc w:val="center"/>
              <w:rPr>
                <w:sz w:val="21"/>
              </w:rPr>
            </w:pPr>
            <w:r>
              <w:rPr>
                <w:sz w:val="21"/>
              </w:rPr>
              <w:t xml:space="preserve">( </w:t>
            </w:r>
            <w:r>
              <w:rPr>
                <w:spacing w:val="-2"/>
                <w:sz w:val="21"/>
              </w:rPr>
              <w:t>1.566)</w:t>
            </w:r>
          </w:p>
        </w:tc>
        <w:tc>
          <w:tcPr>
            <w:tcW w:w="20" w:type="dxa"/>
          </w:tcPr>
          <w:p w14:paraId="083B1149" w14:textId="77777777" w:rsidR="006F1B3D" w:rsidRDefault="006F1B3D" w:rsidP="008C7539">
            <w:pPr>
              <w:pStyle w:val="TableParagraph"/>
              <w:suppressAutoHyphens/>
              <w:rPr>
                <w:sz w:val="20"/>
              </w:rPr>
            </w:pPr>
          </w:p>
        </w:tc>
        <w:tc>
          <w:tcPr>
            <w:tcW w:w="808" w:type="dxa"/>
          </w:tcPr>
          <w:p w14:paraId="5D12CA2D" w14:textId="77777777" w:rsidR="006F1B3D" w:rsidRDefault="00191F14" w:rsidP="008C7539">
            <w:pPr>
              <w:pStyle w:val="TableParagraph"/>
              <w:suppressAutoHyphens/>
              <w:spacing w:line="240" w:lineRule="exact"/>
              <w:ind w:left="3"/>
              <w:jc w:val="center"/>
              <w:rPr>
                <w:sz w:val="21"/>
              </w:rPr>
            </w:pPr>
            <w:r>
              <w:rPr>
                <w:sz w:val="21"/>
              </w:rPr>
              <w:t xml:space="preserve">( </w:t>
            </w:r>
            <w:r>
              <w:rPr>
                <w:spacing w:val="-2"/>
                <w:sz w:val="21"/>
              </w:rPr>
              <w:t>2.516)</w:t>
            </w:r>
          </w:p>
        </w:tc>
        <w:tc>
          <w:tcPr>
            <w:tcW w:w="792" w:type="dxa"/>
          </w:tcPr>
          <w:p w14:paraId="34E30414" w14:textId="77777777" w:rsidR="006F1B3D" w:rsidRDefault="006F1B3D" w:rsidP="008C7539">
            <w:pPr>
              <w:pStyle w:val="TableParagraph"/>
              <w:suppressAutoHyphens/>
              <w:rPr>
                <w:sz w:val="20"/>
              </w:rPr>
            </w:pPr>
          </w:p>
        </w:tc>
      </w:tr>
      <w:tr w:rsidR="006F1B3D" w14:paraId="14315D56" w14:textId="77777777" w:rsidTr="00BF059B">
        <w:trPr>
          <w:trHeight w:val="381"/>
        </w:trPr>
        <w:tc>
          <w:tcPr>
            <w:tcW w:w="3165" w:type="dxa"/>
          </w:tcPr>
          <w:p w14:paraId="64DF0620" w14:textId="77777777" w:rsidR="006F1B3D" w:rsidRDefault="00191F14" w:rsidP="008C7539">
            <w:pPr>
              <w:pStyle w:val="TableParagraph"/>
              <w:suppressAutoHyphens/>
              <w:spacing w:before="126" w:line="236" w:lineRule="exact"/>
              <w:ind w:left="105"/>
              <w:rPr>
                <w:sz w:val="21"/>
              </w:rPr>
            </w:pPr>
            <w:r>
              <w:rPr>
                <w:sz w:val="21"/>
              </w:rPr>
              <w:t>Mean (1991</w:t>
            </w:r>
            <w:ins w:id="2481" w:author="Editor" w:date="2026-09-10T11:09:00Z">
              <w:r w:rsidR="000615E0">
                <w:rPr>
                  <w:sz w:val="21"/>
                </w:rPr>
                <w:t>–</w:t>
              </w:r>
            </w:ins>
            <w:del w:id="2482" w:author="Editor" w:date="2026-09-10T11:09:00Z">
              <w:r w:rsidDel="000615E0">
                <w:rPr>
                  <w:sz w:val="21"/>
                </w:rPr>
                <w:delText>-</w:delText>
              </w:r>
            </w:del>
            <w:r>
              <w:rPr>
                <w:spacing w:val="-2"/>
                <w:sz w:val="21"/>
              </w:rPr>
              <w:t>1996)</w:t>
            </w:r>
          </w:p>
        </w:tc>
        <w:tc>
          <w:tcPr>
            <w:tcW w:w="773" w:type="dxa"/>
          </w:tcPr>
          <w:p w14:paraId="5AFAF94D" w14:textId="77777777" w:rsidR="006F1B3D" w:rsidRDefault="00191F14" w:rsidP="008C7539">
            <w:pPr>
              <w:pStyle w:val="TableParagraph"/>
              <w:suppressAutoHyphens/>
              <w:spacing w:before="126" w:line="236" w:lineRule="exact"/>
              <w:ind w:right="198"/>
              <w:jc w:val="right"/>
              <w:rPr>
                <w:sz w:val="21"/>
              </w:rPr>
            </w:pPr>
            <w:r>
              <w:rPr>
                <w:spacing w:val="-2"/>
                <w:sz w:val="21"/>
              </w:rPr>
              <w:t>46.11</w:t>
            </w:r>
          </w:p>
        </w:tc>
        <w:tc>
          <w:tcPr>
            <w:tcW w:w="884" w:type="dxa"/>
          </w:tcPr>
          <w:p w14:paraId="693AEC97" w14:textId="77777777" w:rsidR="006F1B3D" w:rsidRDefault="00191F14" w:rsidP="008C7539">
            <w:pPr>
              <w:pStyle w:val="TableParagraph"/>
              <w:suppressAutoHyphens/>
              <w:spacing w:before="126" w:line="236" w:lineRule="exact"/>
              <w:ind w:left="105"/>
              <w:jc w:val="center"/>
              <w:rPr>
                <w:sz w:val="21"/>
              </w:rPr>
            </w:pPr>
            <w:r>
              <w:rPr>
                <w:spacing w:val="-2"/>
                <w:sz w:val="21"/>
              </w:rPr>
              <w:t>46.11</w:t>
            </w:r>
          </w:p>
        </w:tc>
        <w:tc>
          <w:tcPr>
            <w:tcW w:w="95" w:type="dxa"/>
          </w:tcPr>
          <w:p w14:paraId="14935318" w14:textId="77777777" w:rsidR="006F1B3D" w:rsidRDefault="006F1B3D" w:rsidP="008C7539">
            <w:pPr>
              <w:pStyle w:val="TableParagraph"/>
              <w:suppressAutoHyphens/>
              <w:rPr>
                <w:sz w:val="20"/>
              </w:rPr>
            </w:pPr>
          </w:p>
        </w:tc>
        <w:tc>
          <w:tcPr>
            <w:tcW w:w="1255" w:type="dxa"/>
          </w:tcPr>
          <w:p w14:paraId="72E78B52" w14:textId="77777777" w:rsidR="006F1B3D" w:rsidRDefault="00191F14" w:rsidP="008C7539">
            <w:pPr>
              <w:pStyle w:val="TableParagraph"/>
              <w:suppressAutoHyphens/>
              <w:spacing w:before="126" w:line="236" w:lineRule="exact"/>
              <w:ind w:left="2"/>
              <w:jc w:val="center"/>
              <w:rPr>
                <w:sz w:val="21"/>
              </w:rPr>
            </w:pPr>
            <w:r>
              <w:rPr>
                <w:spacing w:val="-2"/>
                <w:sz w:val="21"/>
              </w:rPr>
              <w:t>19.56</w:t>
            </w:r>
          </w:p>
        </w:tc>
        <w:tc>
          <w:tcPr>
            <w:tcW w:w="20" w:type="dxa"/>
          </w:tcPr>
          <w:p w14:paraId="37D8AD32" w14:textId="77777777" w:rsidR="006F1B3D" w:rsidRDefault="006F1B3D" w:rsidP="008C7539">
            <w:pPr>
              <w:pStyle w:val="TableParagraph"/>
              <w:suppressAutoHyphens/>
              <w:rPr>
                <w:sz w:val="20"/>
              </w:rPr>
            </w:pPr>
          </w:p>
        </w:tc>
        <w:tc>
          <w:tcPr>
            <w:tcW w:w="808" w:type="dxa"/>
          </w:tcPr>
          <w:p w14:paraId="0E7919EE" w14:textId="77777777" w:rsidR="006F1B3D" w:rsidRDefault="00191F14" w:rsidP="008C7539">
            <w:pPr>
              <w:pStyle w:val="TableParagraph"/>
              <w:suppressAutoHyphens/>
              <w:spacing w:before="126" w:line="236" w:lineRule="exact"/>
              <w:ind w:left="3"/>
              <w:jc w:val="center"/>
              <w:rPr>
                <w:sz w:val="21"/>
              </w:rPr>
            </w:pPr>
            <w:r>
              <w:rPr>
                <w:spacing w:val="-2"/>
                <w:sz w:val="21"/>
              </w:rPr>
              <w:t>61.10</w:t>
            </w:r>
          </w:p>
        </w:tc>
        <w:tc>
          <w:tcPr>
            <w:tcW w:w="792" w:type="dxa"/>
          </w:tcPr>
          <w:p w14:paraId="56E46CDE" w14:textId="77777777" w:rsidR="006F1B3D" w:rsidRDefault="006F1B3D" w:rsidP="008C7539">
            <w:pPr>
              <w:pStyle w:val="TableParagraph"/>
              <w:suppressAutoHyphens/>
              <w:rPr>
                <w:sz w:val="20"/>
              </w:rPr>
            </w:pPr>
          </w:p>
        </w:tc>
      </w:tr>
      <w:tr w:rsidR="006F1B3D" w14:paraId="517D9B97" w14:textId="77777777" w:rsidTr="00BF059B">
        <w:trPr>
          <w:trHeight w:val="381"/>
        </w:trPr>
        <w:tc>
          <w:tcPr>
            <w:tcW w:w="3165" w:type="dxa"/>
          </w:tcPr>
          <w:p w14:paraId="44D67A2B" w14:textId="77777777" w:rsidR="006F1B3D" w:rsidRPr="001706D7" w:rsidRDefault="000615E0" w:rsidP="008C7539">
            <w:pPr>
              <w:pStyle w:val="TableParagraph"/>
              <w:suppressAutoHyphens/>
              <w:spacing w:line="240" w:lineRule="exact"/>
              <w:ind w:left="105"/>
              <w:rPr>
                <w:sz w:val="21"/>
              </w:rPr>
            </w:pPr>
            <w:ins w:id="2483" w:author="Editor" w:date="2026-09-10T11:10:00Z">
              <w:r w:rsidRPr="0010201A">
                <w:rPr>
                  <w:sz w:val="21"/>
                </w:rPr>
                <w:t>Observations</w:t>
              </w:r>
            </w:ins>
            <w:del w:id="2484" w:author="Editor" w:date="2026-09-10T11:10:00Z">
              <w:r w:rsidR="00191F14" w:rsidRPr="0010201A" w:rsidDel="000615E0">
                <w:rPr>
                  <w:sz w:val="21"/>
                </w:rPr>
                <w:delText>Obs</w:delText>
              </w:r>
            </w:del>
          </w:p>
        </w:tc>
        <w:tc>
          <w:tcPr>
            <w:tcW w:w="773" w:type="dxa"/>
          </w:tcPr>
          <w:p w14:paraId="731999DC" w14:textId="77777777" w:rsidR="006F1B3D" w:rsidRDefault="00191F14" w:rsidP="008C7539">
            <w:pPr>
              <w:pStyle w:val="TableParagraph"/>
              <w:suppressAutoHyphens/>
              <w:spacing w:line="240" w:lineRule="exact"/>
              <w:ind w:right="146"/>
              <w:jc w:val="right"/>
              <w:rPr>
                <w:sz w:val="21"/>
              </w:rPr>
            </w:pPr>
            <w:r>
              <w:rPr>
                <w:spacing w:val="-2"/>
                <w:sz w:val="21"/>
              </w:rPr>
              <w:t>17,904</w:t>
            </w:r>
          </w:p>
        </w:tc>
        <w:tc>
          <w:tcPr>
            <w:tcW w:w="884" w:type="dxa"/>
          </w:tcPr>
          <w:p w14:paraId="38308FBF" w14:textId="77777777" w:rsidR="006F1B3D" w:rsidRDefault="00191F14" w:rsidP="008C7539">
            <w:pPr>
              <w:pStyle w:val="TableParagraph"/>
              <w:suppressAutoHyphens/>
              <w:spacing w:line="240" w:lineRule="exact"/>
              <w:ind w:left="105"/>
              <w:jc w:val="center"/>
              <w:rPr>
                <w:sz w:val="21"/>
              </w:rPr>
            </w:pPr>
            <w:r>
              <w:rPr>
                <w:spacing w:val="-2"/>
                <w:sz w:val="21"/>
              </w:rPr>
              <w:t>17,904</w:t>
            </w:r>
          </w:p>
        </w:tc>
        <w:tc>
          <w:tcPr>
            <w:tcW w:w="95" w:type="dxa"/>
          </w:tcPr>
          <w:p w14:paraId="3A0771EC" w14:textId="77777777" w:rsidR="006F1B3D" w:rsidRDefault="006F1B3D" w:rsidP="008C7539">
            <w:pPr>
              <w:pStyle w:val="TableParagraph"/>
              <w:suppressAutoHyphens/>
              <w:rPr>
                <w:sz w:val="20"/>
              </w:rPr>
            </w:pPr>
          </w:p>
        </w:tc>
        <w:tc>
          <w:tcPr>
            <w:tcW w:w="1255" w:type="dxa"/>
          </w:tcPr>
          <w:p w14:paraId="4AAA34EA" w14:textId="77777777" w:rsidR="006F1B3D" w:rsidRDefault="00191F14" w:rsidP="008C7539">
            <w:pPr>
              <w:pStyle w:val="TableParagraph"/>
              <w:suppressAutoHyphens/>
              <w:spacing w:line="240" w:lineRule="exact"/>
              <w:ind w:left="2"/>
              <w:jc w:val="center"/>
              <w:rPr>
                <w:sz w:val="21"/>
              </w:rPr>
            </w:pPr>
            <w:r>
              <w:rPr>
                <w:spacing w:val="-2"/>
                <w:sz w:val="21"/>
              </w:rPr>
              <w:t>17,821</w:t>
            </w:r>
          </w:p>
        </w:tc>
        <w:tc>
          <w:tcPr>
            <w:tcW w:w="20" w:type="dxa"/>
          </w:tcPr>
          <w:p w14:paraId="7EBCC81A" w14:textId="77777777" w:rsidR="006F1B3D" w:rsidRDefault="006F1B3D" w:rsidP="008C7539">
            <w:pPr>
              <w:pStyle w:val="TableParagraph"/>
              <w:suppressAutoHyphens/>
              <w:rPr>
                <w:sz w:val="20"/>
              </w:rPr>
            </w:pPr>
          </w:p>
        </w:tc>
        <w:tc>
          <w:tcPr>
            <w:tcW w:w="808" w:type="dxa"/>
          </w:tcPr>
          <w:p w14:paraId="2B557825" w14:textId="77777777" w:rsidR="006F1B3D" w:rsidRDefault="00191F14" w:rsidP="008C7539">
            <w:pPr>
              <w:pStyle w:val="TableParagraph"/>
              <w:suppressAutoHyphens/>
              <w:spacing w:line="240" w:lineRule="exact"/>
              <w:ind w:left="3"/>
              <w:jc w:val="center"/>
              <w:rPr>
                <w:sz w:val="21"/>
              </w:rPr>
            </w:pPr>
            <w:r>
              <w:rPr>
                <w:spacing w:val="-2"/>
                <w:sz w:val="21"/>
              </w:rPr>
              <w:t>17,821</w:t>
            </w:r>
          </w:p>
        </w:tc>
        <w:tc>
          <w:tcPr>
            <w:tcW w:w="792" w:type="dxa"/>
          </w:tcPr>
          <w:p w14:paraId="08EEF019" w14:textId="77777777" w:rsidR="006F1B3D" w:rsidRDefault="006F1B3D" w:rsidP="008C7539">
            <w:pPr>
              <w:pStyle w:val="TableParagraph"/>
              <w:suppressAutoHyphens/>
              <w:rPr>
                <w:sz w:val="20"/>
              </w:rPr>
            </w:pPr>
          </w:p>
        </w:tc>
      </w:tr>
      <w:tr w:rsidR="006F1B3D" w14:paraId="427E385B" w14:textId="77777777" w:rsidTr="00BF059B">
        <w:trPr>
          <w:trHeight w:val="635"/>
        </w:trPr>
        <w:tc>
          <w:tcPr>
            <w:tcW w:w="3165" w:type="dxa"/>
          </w:tcPr>
          <w:p w14:paraId="5AC6C5A6" w14:textId="77777777" w:rsidR="006F1B3D" w:rsidRPr="00C40890" w:rsidRDefault="00191F14" w:rsidP="008C7539">
            <w:pPr>
              <w:pStyle w:val="TableParagraph"/>
              <w:suppressAutoHyphens/>
              <w:spacing w:before="126"/>
              <w:ind w:left="105"/>
              <w:rPr>
                <w:sz w:val="21"/>
              </w:rPr>
            </w:pPr>
            <w:r w:rsidRPr="00C40890">
              <w:rPr>
                <w:sz w:val="21"/>
                <w:u w:val="single"/>
              </w:rPr>
              <w:t>Panel</w:t>
            </w:r>
            <w:r w:rsidRPr="00C40890">
              <w:rPr>
                <w:spacing w:val="-9"/>
                <w:sz w:val="21"/>
                <w:u w:val="single"/>
              </w:rPr>
              <w:t xml:space="preserve"> </w:t>
            </w:r>
            <w:r w:rsidRPr="00C40890">
              <w:rPr>
                <w:sz w:val="21"/>
                <w:u w:val="single"/>
              </w:rPr>
              <w:t>C:</w:t>
            </w:r>
            <w:r w:rsidRPr="00C40890">
              <w:rPr>
                <w:spacing w:val="-8"/>
                <w:sz w:val="21"/>
                <w:u w:val="single"/>
              </w:rPr>
              <w:t xml:space="preserve"> </w:t>
            </w:r>
            <w:r w:rsidRPr="00C40890">
              <w:rPr>
                <w:spacing w:val="-2"/>
                <w:sz w:val="21"/>
                <w:u w:val="single"/>
              </w:rPr>
              <w:t>Males</w:t>
            </w:r>
          </w:p>
          <w:p w14:paraId="16994A53" w14:textId="77777777" w:rsidR="006F1B3D" w:rsidRDefault="00BA336D" w:rsidP="00E0145E">
            <w:pPr>
              <w:pStyle w:val="TableParagraph"/>
              <w:suppressAutoHyphens/>
              <w:spacing w:before="12" w:line="236" w:lineRule="exact"/>
              <w:ind w:left="105"/>
              <w:rPr>
                <w:i/>
                <w:sz w:val="21"/>
              </w:rPr>
            </w:pPr>
            <w:ins w:id="2485" w:author="Editor" w:date="2026-09-12T15:38:00Z">
              <w:r w:rsidRPr="00DF5074">
                <w:rPr>
                  <w:i/>
                  <w:sz w:val="21"/>
                </w:rPr>
                <w:t>Intensity</w:t>
              </w:r>
              <w:r w:rsidRPr="0010201A">
                <w:rPr>
                  <w:sz w:val="21"/>
                  <w:vertAlign w:val="subscript"/>
                </w:rPr>
                <w:t>1999</w:t>
              </w:r>
            </w:ins>
            <w:del w:id="2486" w:author="Editor" w:date="2026-09-12T15:38:00Z">
              <w:r w:rsidR="00191F14" w:rsidRPr="0010201A" w:rsidDel="00BA336D">
                <w:rPr>
                  <w:i/>
                  <w:sz w:val="21"/>
                </w:rPr>
                <w:delText xml:space="preserve">Intensity 1999 </w:delText>
              </w:r>
            </w:del>
            <w:ins w:id="2487" w:author="Editor" w:date="2026-09-12T15:38:00Z">
              <w:r>
                <w:rPr>
                  <w:i/>
                  <w:sz w:val="21"/>
                </w:rPr>
                <w:t xml:space="preserve"> </w:t>
              </w:r>
            </w:ins>
            <w:r w:rsidR="00191F14" w:rsidRPr="0010201A">
              <w:rPr>
                <w:i/>
                <w:sz w:val="21"/>
              </w:rPr>
              <w:t xml:space="preserve">x </w:t>
            </w:r>
            <w:del w:id="2488" w:author="Editor" w:date="2026-09-11T11:54:00Z">
              <w:r w:rsidR="00191F14" w:rsidRPr="0010201A" w:rsidDel="00E0145E">
                <w:rPr>
                  <w:i/>
                  <w:sz w:val="21"/>
                </w:rPr>
                <w:delText xml:space="preserve">post </w:delText>
              </w:r>
            </w:del>
            <w:ins w:id="2489" w:author="Editor" w:date="2026-09-11T11:54:00Z">
              <w:r w:rsidR="00E0145E" w:rsidRPr="0010201A">
                <w:rPr>
                  <w:i/>
                  <w:sz w:val="21"/>
                </w:rPr>
                <w:t>Post</w:t>
              </w:r>
              <w:r w:rsidR="00E0145E" w:rsidRPr="00C40890">
                <w:rPr>
                  <w:sz w:val="21"/>
                </w:rPr>
                <w:t xml:space="preserve"> </w:t>
              </w:r>
            </w:ins>
            <w:r w:rsidR="00191F14" w:rsidRPr="00C40890">
              <w:rPr>
                <w:sz w:val="21"/>
              </w:rPr>
              <w:t>(1997</w:t>
            </w:r>
            <w:ins w:id="2490" w:author="Editor" w:date="2026-09-10T11:09:00Z">
              <w:r w:rsidR="000615E0" w:rsidRPr="009D0EF3">
                <w:rPr>
                  <w:sz w:val="21"/>
                </w:rPr>
                <w:t>–</w:t>
              </w:r>
            </w:ins>
            <w:del w:id="2491" w:author="Editor" w:date="2026-09-10T11:09:00Z">
              <w:r w:rsidR="00191F14" w:rsidRPr="009D0EF3" w:rsidDel="000615E0">
                <w:rPr>
                  <w:sz w:val="21"/>
                </w:rPr>
                <w:delText>-</w:delText>
              </w:r>
            </w:del>
            <w:r w:rsidR="00191F14" w:rsidRPr="009D0EF3">
              <w:rPr>
                <w:spacing w:val="-2"/>
                <w:sz w:val="21"/>
              </w:rPr>
              <w:t>2006)</w:t>
            </w:r>
          </w:p>
        </w:tc>
        <w:tc>
          <w:tcPr>
            <w:tcW w:w="773" w:type="dxa"/>
          </w:tcPr>
          <w:p w14:paraId="11C4FD8A" w14:textId="77777777" w:rsidR="006F1B3D" w:rsidRDefault="006F1B3D" w:rsidP="008C7539">
            <w:pPr>
              <w:pStyle w:val="TableParagraph"/>
              <w:suppressAutoHyphens/>
              <w:spacing w:before="138"/>
              <w:rPr>
                <w:sz w:val="21"/>
              </w:rPr>
            </w:pPr>
          </w:p>
          <w:p w14:paraId="4D3F5120" w14:textId="77777777" w:rsidR="006F1B3D" w:rsidRDefault="00191F14" w:rsidP="008C7539">
            <w:pPr>
              <w:pStyle w:val="TableParagraph"/>
              <w:suppressAutoHyphens/>
              <w:spacing w:line="236" w:lineRule="exact"/>
              <w:ind w:right="163"/>
              <w:jc w:val="right"/>
              <w:rPr>
                <w:sz w:val="21"/>
              </w:rPr>
            </w:pPr>
            <w:r>
              <w:rPr>
                <w:sz w:val="21"/>
              </w:rPr>
              <w:t>-</w:t>
            </w:r>
            <w:r>
              <w:rPr>
                <w:spacing w:val="-2"/>
                <w:sz w:val="21"/>
              </w:rPr>
              <w:t>2.206</w:t>
            </w:r>
          </w:p>
        </w:tc>
        <w:tc>
          <w:tcPr>
            <w:tcW w:w="884" w:type="dxa"/>
          </w:tcPr>
          <w:p w14:paraId="11182918" w14:textId="77777777" w:rsidR="006F1B3D" w:rsidRDefault="006F1B3D" w:rsidP="008C7539">
            <w:pPr>
              <w:pStyle w:val="TableParagraph"/>
              <w:suppressAutoHyphens/>
              <w:spacing w:before="138"/>
              <w:rPr>
                <w:sz w:val="21"/>
              </w:rPr>
            </w:pPr>
          </w:p>
          <w:p w14:paraId="66ED49D8" w14:textId="77777777" w:rsidR="006F1B3D" w:rsidRDefault="00191F14" w:rsidP="008C7539">
            <w:pPr>
              <w:pStyle w:val="TableParagraph"/>
              <w:suppressAutoHyphens/>
              <w:spacing w:line="236" w:lineRule="exact"/>
              <w:ind w:left="105"/>
              <w:jc w:val="center"/>
              <w:rPr>
                <w:sz w:val="21"/>
              </w:rPr>
            </w:pPr>
            <w:r>
              <w:rPr>
                <w:sz w:val="21"/>
              </w:rPr>
              <w:t>-</w:t>
            </w:r>
            <w:r>
              <w:rPr>
                <w:spacing w:val="-2"/>
                <w:sz w:val="21"/>
              </w:rPr>
              <w:t>1.037</w:t>
            </w:r>
          </w:p>
        </w:tc>
        <w:tc>
          <w:tcPr>
            <w:tcW w:w="95" w:type="dxa"/>
          </w:tcPr>
          <w:p w14:paraId="3836D24A" w14:textId="77777777" w:rsidR="006F1B3D" w:rsidRDefault="006F1B3D" w:rsidP="008C7539">
            <w:pPr>
              <w:pStyle w:val="TableParagraph"/>
              <w:suppressAutoHyphens/>
              <w:rPr>
                <w:sz w:val="20"/>
              </w:rPr>
            </w:pPr>
          </w:p>
        </w:tc>
        <w:tc>
          <w:tcPr>
            <w:tcW w:w="1255" w:type="dxa"/>
          </w:tcPr>
          <w:p w14:paraId="2A2E2D29" w14:textId="77777777" w:rsidR="006F1B3D" w:rsidRDefault="006F1B3D" w:rsidP="008C7539">
            <w:pPr>
              <w:pStyle w:val="TableParagraph"/>
              <w:suppressAutoHyphens/>
              <w:spacing w:before="138"/>
              <w:rPr>
                <w:sz w:val="21"/>
              </w:rPr>
            </w:pPr>
          </w:p>
          <w:p w14:paraId="48875449" w14:textId="77777777" w:rsidR="006F1B3D" w:rsidRDefault="00191F14" w:rsidP="008C7539">
            <w:pPr>
              <w:pStyle w:val="TableParagraph"/>
              <w:suppressAutoHyphens/>
              <w:spacing w:line="236" w:lineRule="exact"/>
              <w:ind w:left="2"/>
              <w:jc w:val="center"/>
              <w:rPr>
                <w:sz w:val="21"/>
              </w:rPr>
            </w:pPr>
            <w:r>
              <w:rPr>
                <w:sz w:val="21"/>
              </w:rPr>
              <w:t>-</w:t>
            </w:r>
            <w:r>
              <w:rPr>
                <w:spacing w:val="-2"/>
                <w:sz w:val="21"/>
              </w:rPr>
              <w:t>0.161</w:t>
            </w:r>
          </w:p>
        </w:tc>
        <w:tc>
          <w:tcPr>
            <w:tcW w:w="20" w:type="dxa"/>
          </w:tcPr>
          <w:p w14:paraId="0AB95EEC" w14:textId="77777777" w:rsidR="006F1B3D" w:rsidRDefault="006F1B3D" w:rsidP="008C7539">
            <w:pPr>
              <w:pStyle w:val="TableParagraph"/>
              <w:suppressAutoHyphens/>
              <w:rPr>
                <w:sz w:val="20"/>
              </w:rPr>
            </w:pPr>
          </w:p>
        </w:tc>
        <w:tc>
          <w:tcPr>
            <w:tcW w:w="808" w:type="dxa"/>
          </w:tcPr>
          <w:p w14:paraId="047B3484" w14:textId="77777777" w:rsidR="006F1B3D" w:rsidRDefault="006F1B3D" w:rsidP="008C7539">
            <w:pPr>
              <w:pStyle w:val="TableParagraph"/>
              <w:suppressAutoHyphens/>
              <w:spacing w:before="138"/>
              <w:rPr>
                <w:sz w:val="21"/>
              </w:rPr>
            </w:pPr>
          </w:p>
          <w:p w14:paraId="059A68F3" w14:textId="77777777" w:rsidR="006F1B3D" w:rsidRDefault="00191F14" w:rsidP="008C7539">
            <w:pPr>
              <w:pStyle w:val="TableParagraph"/>
              <w:suppressAutoHyphens/>
              <w:spacing w:line="236" w:lineRule="exact"/>
              <w:ind w:left="2"/>
              <w:jc w:val="center"/>
              <w:rPr>
                <w:sz w:val="21"/>
              </w:rPr>
            </w:pPr>
            <w:r>
              <w:rPr>
                <w:sz w:val="21"/>
              </w:rPr>
              <w:t>-</w:t>
            </w:r>
            <w:r>
              <w:rPr>
                <w:spacing w:val="-2"/>
                <w:sz w:val="21"/>
              </w:rPr>
              <w:t>1.774</w:t>
            </w:r>
          </w:p>
        </w:tc>
        <w:tc>
          <w:tcPr>
            <w:tcW w:w="792" w:type="dxa"/>
          </w:tcPr>
          <w:p w14:paraId="0FB8E036" w14:textId="77777777" w:rsidR="006F1B3D" w:rsidRDefault="006F1B3D" w:rsidP="008C7539">
            <w:pPr>
              <w:pStyle w:val="TableParagraph"/>
              <w:suppressAutoHyphens/>
              <w:rPr>
                <w:sz w:val="20"/>
              </w:rPr>
            </w:pPr>
          </w:p>
        </w:tc>
      </w:tr>
      <w:tr w:rsidR="006F1B3D" w14:paraId="57C5D00E" w14:textId="77777777" w:rsidTr="00BF059B">
        <w:trPr>
          <w:trHeight w:val="381"/>
        </w:trPr>
        <w:tc>
          <w:tcPr>
            <w:tcW w:w="3165" w:type="dxa"/>
          </w:tcPr>
          <w:p w14:paraId="7F44D27F" w14:textId="77777777" w:rsidR="006F1B3D" w:rsidRDefault="006F1B3D" w:rsidP="008C7539">
            <w:pPr>
              <w:pStyle w:val="TableParagraph"/>
              <w:suppressAutoHyphens/>
              <w:rPr>
                <w:sz w:val="20"/>
              </w:rPr>
            </w:pPr>
          </w:p>
        </w:tc>
        <w:tc>
          <w:tcPr>
            <w:tcW w:w="773" w:type="dxa"/>
          </w:tcPr>
          <w:p w14:paraId="0E4C515E" w14:textId="77777777" w:rsidR="006F1B3D" w:rsidRDefault="00191F14" w:rsidP="008C7539">
            <w:pPr>
              <w:pStyle w:val="TableParagraph"/>
              <w:suppressAutoHyphens/>
              <w:spacing w:line="240" w:lineRule="exact"/>
              <w:ind w:right="102"/>
              <w:jc w:val="right"/>
              <w:rPr>
                <w:sz w:val="21"/>
              </w:rPr>
            </w:pPr>
            <w:r>
              <w:rPr>
                <w:sz w:val="21"/>
              </w:rPr>
              <w:t xml:space="preserve">( </w:t>
            </w:r>
            <w:r>
              <w:rPr>
                <w:spacing w:val="-2"/>
                <w:sz w:val="21"/>
              </w:rPr>
              <w:t>1.735)</w:t>
            </w:r>
          </w:p>
        </w:tc>
        <w:tc>
          <w:tcPr>
            <w:tcW w:w="884" w:type="dxa"/>
          </w:tcPr>
          <w:p w14:paraId="20DA471C" w14:textId="77777777" w:rsidR="006F1B3D" w:rsidRDefault="00191F14" w:rsidP="008C7539">
            <w:pPr>
              <w:pStyle w:val="TableParagraph"/>
              <w:suppressAutoHyphens/>
              <w:spacing w:line="240" w:lineRule="exact"/>
              <w:ind w:left="105"/>
              <w:jc w:val="center"/>
              <w:rPr>
                <w:sz w:val="21"/>
              </w:rPr>
            </w:pPr>
            <w:r>
              <w:rPr>
                <w:sz w:val="21"/>
              </w:rPr>
              <w:t xml:space="preserve">( </w:t>
            </w:r>
            <w:r>
              <w:rPr>
                <w:spacing w:val="-2"/>
                <w:sz w:val="21"/>
              </w:rPr>
              <w:t>1.773)</w:t>
            </w:r>
          </w:p>
        </w:tc>
        <w:tc>
          <w:tcPr>
            <w:tcW w:w="95" w:type="dxa"/>
          </w:tcPr>
          <w:p w14:paraId="70E6CD58" w14:textId="77777777" w:rsidR="006F1B3D" w:rsidRDefault="006F1B3D" w:rsidP="008C7539">
            <w:pPr>
              <w:pStyle w:val="TableParagraph"/>
              <w:suppressAutoHyphens/>
              <w:rPr>
                <w:sz w:val="20"/>
              </w:rPr>
            </w:pPr>
          </w:p>
        </w:tc>
        <w:tc>
          <w:tcPr>
            <w:tcW w:w="1255" w:type="dxa"/>
          </w:tcPr>
          <w:p w14:paraId="61609071" w14:textId="77777777" w:rsidR="006F1B3D" w:rsidRDefault="00191F14" w:rsidP="008C7539">
            <w:pPr>
              <w:pStyle w:val="TableParagraph"/>
              <w:suppressAutoHyphens/>
              <w:spacing w:line="240" w:lineRule="exact"/>
              <w:ind w:left="2"/>
              <w:jc w:val="center"/>
              <w:rPr>
                <w:sz w:val="21"/>
              </w:rPr>
            </w:pPr>
            <w:r>
              <w:rPr>
                <w:sz w:val="21"/>
              </w:rPr>
              <w:t xml:space="preserve">( </w:t>
            </w:r>
            <w:r>
              <w:rPr>
                <w:spacing w:val="-2"/>
                <w:sz w:val="21"/>
              </w:rPr>
              <w:t>1.855)</w:t>
            </w:r>
          </w:p>
        </w:tc>
        <w:tc>
          <w:tcPr>
            <w:tcW w:w="20" w:type="dxa"/>
          </w:tcPr>
          <w:p w14:paraId="50923968" w14:textId="77777777" w:rsidR="006F1B3D" w:rsidRDefault="006F1B3D" w:rsidP="008C7539">
            <w:pPr>
              <w:pStyle w:val="TableParagraph"/>
              <w:suppressAutoHyphens/>
              <w:rPr>
                <w:sz w:val="20"/>
              </w:rPr>
            </w:pPr>
          </w:p>
        </w:tc>
        <w:tc>
          <w:tcPr>
            <w:tcW w:w="808" w:type="dxa"/>
          </w:tcPr>
          <w:p w14:paraId="14B13C60" w14:textId="77777777" w:rsidR="006F1B3D" w:rsidRDefault="00191F14" w:rsidP="008C7539">
            <w:pPr>
              <w:pStyle w:val="TableParagraph"/>
              <w:suppressAutoHyphens/>
              <w:spacing w:line="240" w:lineRule="exact"/>
              <w:ind w:left="3"/>
              <w:jc w:val="center"/>
              <w:rPr>
                <w:sz w:val="21"/>
              </w:rPr>
            </w:pPr>
            <w:r>
              <w:rPr>
                <w:sz w:val="21"/>
              </w:rPr>
              <w:t xml:space="preserve">( </w:t>
            </w:r>
            <w:r>
              <w:rPr>
                <w:spacing w:val="-2"/>
                <w:sz w:val="21"/>
              </w:rPr>
              <w:t>2.402)</w:t>
            </w:r>
          </w:p>
        </w:tc>
        <w:tc>
          <w:tcPr>
            <w:tcW w:w="792" w:type="dxa"/>
          </w:tcPr>
          <w:p w14:paraId="6E65F06F" w14:textId="77777777" w:rsidR="006F1B3D" w:rsidRDefault="006F1B3D" w:rsidP="008C7539">
            <w:pPr>
              <w:pStyle w:val="TableParagraph"/>
              <w:suppressAutoHyphens/>
              <w:rPr>
                <w:sz w:val="20"/>
              </w:rPr>
            </w:pPr>
          </w:p>
        </w:tc>
      </w:tr>
      <w:tr w:rsidR="006F1B3D" w14:paraId="6CB48C48" w14:textId="77777777" w:rsidTr="00BF059B">
        <w:trPr>
          <w:trHeight w:val="381"/>
        </w:trPr>
        <w:tc>
          <w:tcPr>
            <w:tcW w:w="3165" w:type="dxa"/>
          </w:tcPr>
          <w:p w14:paraId="5ACB7B22" w14:textId="77777777" w:rsidR="006F1B3D" w:rsidRDefault="00191F14" w:rsidP="008C7539">
            <w:pPr>
              <w:pStyle w:val="TableParagraph"/>
              <w:suppressAutoHyphens/>
              <w:spacing w:before="126" w:line="236" w:lineRule="exact"/>
              <w:ind w:left="105"/>
              <w:rPr>
                <w:sz w:val="21"/>
              </w:rPr>
            </w:pPr>
            <w:r>
              <w:rPr>
                <w:sz w:val="21"/>
              </w:rPr>
              <w:t>Mean (1991</w:t>
            </w:r>
            <w:ins w:id="2492" w:author="Editor" w:date="2026-09-10T11:30:00Z">
              <w:r w:rsidR="00C03E63">
                <w:rPr>
                  <w:sz w:val="21"/>
                </w:rPr>
                <w:t>–</w:t>
              </w:r>
            </w:ins>
            <w:del w:id="2493" w:author="Editor" w:date="2026-09-10T11:30:00Z">
              <w:r w:rsidDel="00C03E63">
                <w:rPr>
                  <w:sz w:val="21"/>
                </w:rPr>
                <w:delText>-</w:delText>
              </w:r>
            </w:del>
            <w:r>
              <w:rPr>
                <w:spacing w:val="-2"/>
                <w:sz w:val="21"/>
              </w:rPr>
              <w:t>1996)</w:t>
            </w:r>
          </w:p>
        </w:tc>
        <w:tc>
          <w:tcPr>
            <w:tcW w:w="773" w:type="dxa"/>
          </w:tcPr>
          <w:p w14:paraId="4B3F9D38" w14:textId="77777777" w:rsidR="006F1B3D" w:rsidRDefault="00191F14" w:rsidP="008C7539">
            <w:pPr>
              <w:pStyle w:val="TableParagraph"/>
              <w:suppressAutoHyphens/>
              <w:spacing w:before="126" w:line="236" w:lineRule="exact"/>
              <w:ind w:right="198"/>
              <w:jc w:val="right"/>
              <w:rPr>
                <w:sz w:val="21"/>
              </w:rPr>
            </w:pPr>
            <w:r>
              <w:rPr>
                <w:spacing w:val="-2"/>
                <w:sz w:val="21"/>
              </w:rPr>
              <w:t>47.26</w:t>
            </w:r>
          </w:p>
        </w:tc>
        <w:tc>
          <w:tcPr>
            <w:tcW w:w="884" w:type="dxa"/>
          </w:tcPr>
          <w:p w14:paraId="627F4D53" w14:textId="77777777" w:rsidR="006F1B3D" w:rsidRDefault="00191F14" w:rsidP="008C7539">
            <w:pPr>
              <w:pStyle w:val="TableParagraph"/>
              <w:suppressAutoHyphens/>
              <w:spacing w:before="126" w:line="236" w:lineRule="exact"/>
              <w:ind w:left="105"/>
              <w:jc w:val="center"/>
              <w:rPr>
                <w:sz w:val="21"/>
              </w:rPr>
            </w:pPr>
            <w:r>
              <w:rPr>
                <w:spacing w:val="-2"/>
                <w:sz w:val="21"/>
              </w:rPr>
              <w:t>47.26</w:t>
            </w:r>
          </w:p>
        </w:tc>
        <w:tc>
          <w:tcPr>
            <w:tcW w:w="95" w:type="dxa"/>
          </w:tcPr>
          <w:p w14:paraId="48C65D24" w14:textId="77777777" w:rsidR="006F1B3D" w:rsidRDefault="006F1B3D" w:rsidP="008C7539">
            <w:pPr>
              <w:pStyle w:val="TableParagraph"/>
              <w:suppressAutoHyphens/>
              <w:rPr>
                <w:sz w:val="20"/>
              </w:rPr>
            </w:pPr>
          </w:p>
        </w:tc>
        <w:tc>
          <w:tcPr>
            <w:tcW w:w="1255" w:type="dxa"/>
          </w:tcPr>
          <w:p w14:paraId="7CF00ECF" w14:textId="77777777" w:rsidR="006F1B3D" w:rsidRDefault="00191F14" w:rsidP="008C7539">
            <w:pPr>
              <w:pStyle w:val="TableParagraph"/>
              <w:suppressAutoHyphens/>
              <w:spacing w:before="126" w:line="236" w:lineRule="exact"/>
              <w:ind w:left="2"/>
              <w:jc w:val="center"/>
              <w:rPr>
                <w:sz w:val="21"/>
              </w:rPr>
            </w:pPr>
            <w:r>
              <w:rPr>
                <w:spacing w:val="-2"/>
                <w:sz w:val="21"/>
              </w:rPr>
              <w:t>23.58</w:t>
            </w:r>
          </w:p>
        </w:tc>
        <w:tc>
          <w:tcPr>
            <w:tcW w:w="20" w:type="dxa"/>
          </w:tcPr>
          <w:p w14:paraId="20750826" w14:textId="77777777" w:rsidR="006F1B3D" w:rsidRDefault="006F1B3D" w:rsidP="008C7539">
            <w:pPr>
              <w:pStyle w:val="TableParagraph"/>
              <w:suppressAutoHyphens/>
              <w:rPr>
                <w:sz w:val="20"/>
              </w:rPr>
            </w:pPr>
          </w:p>
        </w:tc>
        <w:tc>
          <w:tcPr>
            <w:tcW w:w="808" w:type="dxa"/>
          </w:tcPr>
          <w:p w14:paraId="44C6517A" w14:textId="77777777" w:rsidR="006F1B3D" w:rsidRDefault="00191F14" w:rsidP="008C7539">
            <w:pPr>
              <w:pStyle w:val="TableParagraph"/>
              <w:suppressAutoHyphens/>
              <w:spacing w:before="126" w:line="236" w:lineRule="exact"/>
              <w:ind w:left="3"/>
              <w:jc w:val="center"/>
              <w:rPr>
                <w:sz w:val="21"/>
              </w:rPr>
            </w:pPr>
            <w:r>
              <w:rPr>
                <w:spacing w:val="-2"/>
                <w:sz w:val="21"/>
              </w:rPr>
              <w:t>60.85</w:t>
            </w:r>
          </w:p>
        </w:tc>
        <w:tc>
          <w:tcPr>
            <w:tcW w:w="792" w:type="dxa"/>
          </w:tcPr>
          <w:p w14:paraId="07308D97" w14:textId="77777777" w:rsidR="006F1B3D" w:rsidRDefault="006F1B3D" w:rsidP="008C7539">
            <w:pPr>
              <w:pStyle w:val="TableParagraph"/>
              <w:suppressAutoHyphens/>
              <w:rPr>
                <w:sz w:val="20"/>
              </w:rPr>
            </w:pPr>
          </w:p>
        </w:tc>
      </w:tr>
      <w:tr w:rsidR="006F1B3D" w14:paraId="7F93A085" w14:textId="77777777" w:rsidTr="00BF059B">
        <w:trPr>
          <w:trHeight w:val="381"/>
        </w:trPr>
        <w:tc>
          <w:tcPr>
            <w:tcW w:w="3165" w:type="dxa"/>
          </w:tcPr>
          <w:p w14:paraId="6576895C" w14:textId="77777777" w:rsidR="006F1B3D" w:rsidRDefault="001706D7" w:rsidP="000615E0">
            <w:pPr>
              <w:pStyle w:val="TableParagraph"/>
              <w:suppressAutoHyphens/>
              <w:spacing w:line="240" w:lineRule="exact"/>
              <w:ind w:left="105"/>
              <w:rPr>
                <w:sz w:val="21"/>
              </w:rPr>
            </w:pPr>
            <w:ins w:id="2494" w:author="Editor" w:date="2026-09-12T15:28:00Z">
              <w:r w:rsidRPr="00DF5074">
                <w:rPr>
                  <w:sz w:val="21"/>
                </w:rPr>
                <w:t>Observations</w:t>
              </w:r>
            </w:ins>
            <w:del w:id="2495" w:author="Editor" w:date="2026-09-10T11:10:00Z">
              <w:r w:rsidR="00191F14" w:rsidDel="000615E0">
                <w:rPr>
                  <w:spacing w:val="-5"/>
                  <w:sz w:val="21"/>
                </w:rPr>
                <w:delText>Obs</w:delText>
              </w:r>
            </w:del>
          </w:p>
        </w:tc>
        <w:tc>
          <w:tcPr>
            <w:tcW w:w="773" w:type="dxa"/>
          </w:tcPr>
          <w:p w14:paraId="0F807B25" w14:textId="77777777" w:rsidR="006F1B3D" w:rsidRDefault="00191F14" w:rsidP="008C7539">
            <w:pPr>
              <w:pStyle w:val="TableParagraph"/>
              <w:suppressAutoHyphens/>
              <w:spacing w:line="240" w:lineRule="exact"/>
              <w:ind w:right="146"/>
              <w:jc w:val="right"/>
              <w:rPr>
                <w:sz w:val="21"/>
              </w:rPr>
            </w:pPr>
            <w:r>
              <w:rPr>
                <w:spacing w:val="-2"/>
                <w:sz w:val="21"/>
              </w:rPr>
              <w:t>17,904</w:t>
            </w:r>
          </w:p>
        </w:tc>
        <w:tc>
          <w:tcPr>
            <w:tcW w:w="884" w:type="dxa"/>
          </w:tcPr>
          <w:p w14:paraId="4F01036C" w14:textId="77777777" w:rsidR="006F1B3D" w:rsidRDefault="00191F14" w:rsidP="008C7539">
            <w:pPr>
              <w:pStyle w:val="TableParagraph"/>
              <w:suppressAutoHyphens/>
              <w:spacing w:line="240" w:lineRule="exact"/>
              <w:ind w:left="105"/>
              <w:jc w:val="center"/>
              <w:rPr>
                <w:sz w:val="21"/>
              </w:rPr>
            </w:pPr>
            <w:r>
              <w:rPr>
                <w:spacing w:val="-2"/>
                <w:sz w:val="21"/>
              </w:rPr>
              <w:t>17,904</w:t>
            </w:r>
          </w:p>
        </w:tc>
        <w:tc>
          <w:tcPr>
            <w:tcW w:w="95" w:type="dxa"/>
          </w:tcPr>
          <w:p w14:paraId="74ED1CEC" w14:textId="77777777" w:rsidR="006F1B3D" w:rsidRDefault="006F1B3D" w:rsidP="008C7539">
            <w:pPr>
              <w:pStyle w:val="TableParagraph"/>
              <w:suppressAutoHyphens/>
              <w:rPr>
                <w:sz w:val="20"/>
              </w:rPr>
            </w:pPr>
          </w:p>
        </w:tc>
        <w:tc>
          <w:tcPr>
            <w:tcW w:w="1255" w:type="dxa"/>
          </w:tcPr>
          <w:p w14:paraId="477B9001" w14:textId="77777777" w:rsidR="006F1B3D" w:rsidRDefault="00191F14" w:rsidP="008C7539">
            <w:pPr>
              <w:pStyle w:val="TableParagraph"/>
              <w:suppressAutoHyphens/>
              <w:spacing w:line="240" w:lineRule="exact"/>
              <w:ind w:left="2"/>
              <w:jc w:val="center"/>
              <w:rPr>
                <w:sz w:val="21"/>
              </w:rPr>
            </w:pPr>
            <w:r>
              <w:rPr>
                <w:spacing w:val="-2"/>
                <w:sz w:val="21"/>
              </w:rPr>
              <w:t>17,818</w:t>
            </w:r>
          </w:p>
        </w:tc>
        <w:tc>
          <w:tcPr>
            <w:tcW w:w="20" w:type="dxa"/>
          </w:tcPr>
          <w:p w14:paraId="6A506362" w14:textId="77777777" w:rsidR="006F1B3D" w:rsidRDefault="006F1B3D" w:rsidP="008C7539">
            <w:pPr>
              <w:pStyle w:val="TableParagraph"/>
              <w:suppressAutoHyphens/>
              <w:rPr>
                <w:sz w:val="20"/>
              </w:rPr>
            </w:pPr>
          </w:p>
        </w:tc>
        <w:tc>
          <w:tcPr>
            <w:tcW w:w="808" w:type="dxa"/>
          </w:tcPr>
          <w:p w14:paraId="29018B75" w14:textId="77777777" w:rsidR="006F1B3D" w:rsidRDefault="00191F14" w:rsidP="008C7539">
            <w:pPr>
              <w:pStyle w:val="TableParagraph"/>
              <w:suppressAutoHyphens/>
              <w:spacing w:line="240" w:lineRule="exact"/>
              <w:ind w:left="3"/>
              <w:jc w:val="center"/>
              <w:rPr>
                <w:sz w:val="21"/>
              </w:rPr>
            </w:pPr>
            <w:r>
              <w:rPr>
                <w:spacing w:val="-2"/>
                <w:sz w:val="21"/>
              </w:rPr>
              <w:t>17,821</w:t>
            </w:r>
          </w:p>
        </w:tc>
        <w:tc>
          <w:tcPr>
            <w:tcW w:w="792" w:type="dxa"/>
          </w:tcPr>
          <w:p w14:paraId="3B4FCDB6" w14:textId="77777777" w:rsidR="006F1B3D" w:rsidRDefault="006F1B3D" w:rsidP="008C7539">
            <w:pPr>
              <w:pStyle w:val="TableParagraph"/>
              <w:suppressAutoHyphens/>
              <w:rPr>
                <w:sz w:val="20"/>
              </w:rPr>
            </w:pPr>
          </w:p>
        </w:tc>
      </w:tr>
      <w:tr w:rsidR="006F1B3D" w14:paraId="6AB0AC9C" w14:textId="77777777" w:rsidTr="00BF059B">
        <w:trPr>
          <w:trHeight w:val="508"/>
        </w:trPr>
        <w:tc>
          <w:tcPr>
            <w:tcW w:w="3165" w:type="dxa"/>
          </w:tcPr>
          <w:p w14:paraId="5D82139D" w14:textId="77777777" w:rsidR="006F1B3D" w:rsidRDefault="00191F14" w:rsidP="000615E0">
            <w:pPr>
              <w:pStyle w:val="TableParagraph"/>
              <w:suppressAutoHyphens/>
              <w:spacing w:before="126"/>
              <w:ind w:left="105"/>
              <w:rPr>
                <w:sz w:val="21"/>
              </w:rPr>
            </w:pPr>
            <w:r>
              <w:rPr>
                <w:sz w:val="21"/>
              </w:rPr>
              <w:t>N</w:t>
            </w:r>
            <w:ins w:id="2496" w:author="Editor" w:date="2026-09-10T11:10:00Z">
              <w:r w:rsidR="000615E0">
                <w:rPr>
                  <w:sz w:val="21"/>
                </w:rPr>
                <w:t>umber of municipalities</w:t>
              </w:r>
            </w:ins>
            <w:del w:id="2497" w:author="Editor" w:date="2026-09-10T11:10:00Z">
              <w:r w:rsidDel="000615E0">
                <w:rPr>
                  <w:sz w:val="21"/>
                </w:rPr>
                <w:delText xml:space="preserve">o. </w:delText>
              </w:r>
              <w:r w:rsidDel="000615E0">
                <w:rPr>
                  <w:spacing w:val="-5"/>
                  <w:sz w:val="21"/>
                </w:rPr>
                <w:delText>Mun</w:delText>
              </w:r>
            </w:del>
          </w:p>
        </w:tc>
        <w:tc>
          <w:tcPr>
            <w:tcW w:w="773" w:type="dxa"/>
          </w:tcPr>
          <w:p w14:paraId="62374D44" w14:textId="77777777" w:rsidR="006F1B3D" w:rsidRDefault="00191F14" w:rsidP="008C7539">
            <w:pPr>
              <w:pStyle w:val="TableParagraph"/>
              <w:suppressAutoHyphens/>
              <w:spacing w:before="126"/>
              <w:ind w:right="198"/>
              <w:jc w:val="right"/>
              <w:rPr>
                <w:sz w:val="21"/>
              </w:rPr>
            </w:pPr>
            <w:r>
              <w:rPr>
                <w:spacing w:val="-2"/>
                <w:sz w:val="21"/>
              </w:rPr>
              <w:t>1,119</w:t>
            </w:r>
          </w:p>
        </w:tc>
        <w:tc>
          <w:tcPr>
            <w:tcW w:w="884" w:type="dxa"/>
          </w:tcPr>
          <w:p w14:paraId="7E9C24BB" w14:textId="77777777" w:rsidR="006F1B3D" w:rsidRDefault="00191F14" w:rsidP="008C7539">
            <w:pPr>
              <w:pStyle w:val="TableParagraph"/>
              <w:suppressAutoHyphens/>
              <w:spacing w:before="126"/>
              <w:ind w:left="105"/>
              <w:jc w:val="center"/>
              <w:rPr>
                <w:sz w:val="21"/>
              </w:rPr>
            </w:pPr>
            <w:r>
              <w:rPr>
                <w:spacing w:val="-2"/>
                <w:sz w:val="21"/>
              </w:rPr>
              <w:t>1,119</w:t>
            </w:r>
          </w:p>
        </w:tc>
        <w:tc>
          <w:tcPr>
            <w:tcW w:w="95" w:type="dxa"/>
          </w:tcPr>
          <w:p w14:paraId="473A23E0" w14:textId="77777777" w:rsidR="006F1B3D" w:rsidRDefault="006F1B3D" w:rsidP="008C7539">
            <w:pPr>
              <w:pStyle w:val="TableParagraph"/>
              <w:suppressAutoHyphens/>
              <w:rPr>
                <w:sz w:val="20"/>
              </w:rPr>
            </w:pPr>
          </w:p>
        </w:tc>
        <w:tc>
          <w:tcPr>
            <w:tcW w:w="1255" w:type="dxa"/>
          </w:tcPr>
          <w:p w14:paraId="1C7F31A7" w14:textId="77777777" w:rsidR="006F1B3D" w:rsidRDefault="00191F14" w:rsidP="008C7539">
            <w:pPr>
              <w:pStyle w:val="TableParagraph"/>
              <w:suppressAutoHyphens/>
              <w:spacing w:before="126"/>
              <w:ind w:left="2"/>
              <w:jc w:val="center"/>
              <w:rPr>
                <w:sz w:val="21"/>
              </w:rPr>
            </w:pPr>
            <w:r>
              <w:rPr>
                <w:spacing w:val="-2"/>
                <w:sz w:val="21"/>
              </w:rPr>
              <w:t>1,119</w:t>
            </w:r>
          </w:p>
        </w:tc>
        <w:tc>
          <w:tcPr>
            <w:tcW w:w="20" w:type="dxa"/>
          </w:tcPr>
          <w:p w14:paraId="56A08F03" w14:textId="77777777" w:rsidR="006F1B3D" w:rsidRDefault="006F1B3D" w:rsidP="008C7539">
            <w:pPr>
              <w:pStyle w:val="TableParagraph"/>
              <w:suppressAutoHyphens/>
              <w:rPr>
                <w:sz w:val="20"/>
              </w:rPr>
            </w:pPr>
          </w:p>
        </w:tc>
        <w:tc>
          <w:tcPr>
            <w:tcW w:w="808" w:type="dxa"/>
          </w:tcPr>
          <w:p w14:paraId="689B3A88" w14:textId="77777777" w:rsidR="006F1B3D" w:rsidRDefault="00191F14" w:rsidP="008C7539">
            <w:pPr>
              <w:pStyle w:val="TableParagraph"/>
              <w:suppressAutoHyphens/>
              <w:spacing w:before="126"/>
              <w:ind w:left="3"/>
              <w:jc w:val="center"/>
              <w:rPr>
                <w:sz w:val="21"/>
              </w:rPr>
            </w:pPr>
            <w:r>
              <w:rPr>
                <w:spacing w:val="-2"/>
                <w:sz w:val="21"/>
              </w:rPr>
              <w:t>1,119</w:t>
            </w:r>
          </w:p>
        </w:tc>
        <w:tc>
          <w:tcPr>
            <w:tcW w:w="792" w:type="dxa"/>
          </w:tcPr>
          <w:p w14:paraId="26216872" w14:textId="77777777" w:rsidR="006F1B3D" w:rsidRDefault="006F1B3D" w:rsidP="008C7539">
            <w:pPr>
              <w:pStyle w:val="TableParagraph"/>
              <w:suppressAutoHyphens/>
              <w:rPr>
                <w:sz w:val="20"/>
              </w:rPr>
            </w:pPr>
          </w:p>
        </w:tc>
      </w:tr>
      <w:tr w:rsidR="006F1B3D" w14:paraId="18D5FBE9" w14:textId="77777777" w:rsidTr="00BF059B">
        <w:trPr>
          <w:trHeight w:val="686"/>
        </w:trPr>
        <w:tc>
          <w:tcPr>
            <w:tcW w:w="3165" w:type="dxa"/>
            <w:tcBorders>
              <w:bottom w:val="single" w:sz="8" w:space="0" w:color="000000"/>
            </w:tcBorders>
          </w:tcPr>
          <w:p w14:paraId="16DADCA7" w14:textId="77777777" w:rsidR="006F1B3D" w:rsidRDefault="00191F14" w:rsidP="00C03E63">
            <w:pPr>
              <w:pStyle w:val="TableParagraph"/>
              <w:suppressAutoHyphens/>
              <w:spacing w:before="126" w:line="252" w:lineRule="auto"/>
              <w:ind w:left="105" w:right="532"/>
              <w:rPr>
                <w:sz w:val="21"/>
              </w:rPr>
            </w:pPr>
            <w:r w:rsidRPr="00601A3D">
              <w:rPr>
                <w:sz w:val="21"/>
              </w:rPr>
              <w:t>S</w:t>
            </w:r>
            <w:ins w:id="2498" w:author="Editor" w:date="2026-09-10T11:30:00Z">
              <w:r w:rsidR="00C03E63" w:rsidRPr="00601A3D">
                <w:rPr>
                  <w:sz w:val="21"/>
                </w:rPr>
                <w:t>ocioeconomic status</w:t>
              </w:r>
            </w:ins>
            <w:del w:id="2499" w:author="Editor" w:date="2026-09-10T11:30:00Z">
              <w:r w:rsidRPr="00601A3D" w:rsidDel="00C03E63">
                <w:rPr>
                  <w:sz w:val="21"/>
                </w:rPr>
                <w:delText>ES</w:delText>
              </w:r>
            </w:del>
            <w:r w:rsidRPr="004A2FF4">
              <w:rPr>
                <w:sz w:val="21"/>
              </w:rPr>
              <w:t xml:space="preserve"> </w:t>
            </w:r>
            <w:del w:id="2500" w:author="Editor" w:date="2026-09-10T11:30:00Z">
              <w:r w:rsidRPr="00601A3D" w:rsidDel="00C03E63">
                <w:rPr>
                  <w:sz w:val="21"/>
                </w:rPr>
                <w:delText>Trend</w:delText>
              </w:r>
              <w:r w:rsidRPr="004A2FF4" w:rsidDel="00C03E63">
                <w:rPr>
                  <w:sz w:val="21"/>
                </w:rPr>
                <w:delText xml:space="preserve"> </w:delText>
              </w:r>
            </w:del>
            <w:ins w:id="2501" w:author="Editor" w:date="2026-09-10T11:30:00Z">
              <w:r w:rsidR="00C03E63" w:rsidRPr="00601A3D">
                <w:rPr>
                  <w:sz w:val="21"/>
                </w:rPr>
                <w:t>trend</w:t>
              </w:r>
              <w:r w:rsidR="00C03E63" w:rsidRPr="004A2FF4">
                <w:rPr>
                  <w:sz w:val="21"/>
                </w:rPr>
                <w:t xml:space="preserve"> </w:t>
              </w:r>
            </w:ins>
            <w:r w:rsidRPr="00601A3D">
              <w:rPr>
                <w:sz w:val="21"/>
              </w:rPr>
              <w:t>(Cont</w:t>
            </w:r>
            <w:ins w:id="2502" w:author="Editor" w:date="2026-09-10T11:30:00Z">
              <w:r w:rsidR="00C03E63" w:rsidRPr="00601A3D">
                <w:rPr>
                  <w:sz w:val="21"/>
                </w:rPr>
                <w:t>inuity</w:t>
              </w:r>
            </w:ins>
            <w:del w:id="2503" w:author="Editor" w:date="2026-09-10T11:30:00Z">
              <w:r w:rsidRPr="00601A3D" w:rsidDel="00C03E63">
                <w:rPr>
                  <w:sz w:val="21"/>
                </w:rPr>
                <w:delText>.</w:delText>
              </w:r>
            </w:del>
            <w:r w:rsidRPr="004A2FF4">
              <w:rPr>
                <w:sz w:val="21"/>
              </w:rPr>
              <w:t xml:space="preserve"> </w:t>
            </w:r>
            <w:r w:rsidRPr="00601A3D">
              <w:rPr>
                <w:sz w:val="21"/>
              </w:rPr>
              <w:t xml:space="preserve">Index) </w:t>
            </w:r>
            <w:del w:id="2504" w:author="Editor" w:date="2026-09-10T11:30:00Z">
              <w:r w:rsidRPr="00601A3D" w:rsidDel="00C03E63">
                <w:rPr>
                  <w:sz w:val="21"/>
                </w:rPr>
                <w:delText xml:space="preserve">Mean </w:delText>
              </w:r>
            </w:del>
            <w:ins w:id="2505" w:author="Editor" w:date="2026-09-10T11:30:00Z">
              <w:r w:rsidR="00C03E63" w:rsidRPr="00601A3D">
                <w:rPr>
                  <w:sz w:val="21"/>
                </w:rPr>
                <w:t xml:space="preserve">mean </w:t>
              </w:r>
            </w:ins>
            <w:del w:id="2506" w:author="Editor" w:date="2026-09-10T11:30:00Z">
              <w:r w:rsidRPr="00601A3D" w:rsidDel="00C03E63">
                <w:rPr>
                  <w:sz w:val="21"/>
                </w:rPr>
                <w:delText xml:space="preserve">Intensity </w:delText>
              </w:r>
            </w:del>
            <w:ins w:id="2507" w:author="Editor" w:date="2026-09-10T11:30:00Z">
              <w:r w:rsidR="00C03E63" w:rsidRPr="00601A3D">
                <w:rPr>
                  <w:sz w:val="21"/>
                </w:rPr>
                <w:t xml:space="preserve">intensity </w:t>
              </w:r>
            </w:ins>
            <w:r w:rsidRPr="00601A3D">
              <w:rPr>
                <w:sz w:val="21"/>
              </w:rPr>
              <w:t xml:space="preserve">1999 </w:t>
            </w:r>
            <w:del w:id="2508" w:author="Editor" w:date="2026-09-10T11:10:00Z">
              <w:r w:rsidRPr="004A2FF4" w:rsidDel="000615E0">
                <w:rPr>
                  <w:sz w:val="21"/>
                </w:rPr>
                <w:delText>(%)</w:delText>
              </w:r>
            </w:del>
            <w:ins w:id="2509" w:author="Editor" w:date="2026-09-10T11:10:00Z">
              <w:r w:rsidR="000615E0" w:rsidRPr="004A2FF4">
                <w:rPr>
                  <w:sz w:val="21"/>
                </w:rPr>
                <w:t>(percent</w:t>
              </w:r>
              <w:r w:rsidR="000615E0">
                <w:rPr>
                  <w:spacing w:val="-5"/>
                  <w:sz w:val="21"/>
                </w:rPr>
                <w:t>)</w:t>
              </w:r>
            </w:ins>
          </w:p>
        </w:tc>
        <w:tc>
          <w:tcPr>
            <w:tcW w:w="773" w:type="dxa"/>
            <w:tcBorders>
              <w:bottom w:val="single" w:sz="8" w:space="0" w:color="000000"/>
            </w:tcBorders>
          </w:tcPr>
          <w:p w14:paraId="654FAF6F" w14:textId="77777777" w:rsidR="006F1B3D" w:rsidRDefault="00191F14" w:rsidP="008C7539">
            <w:pPr>
              <w:pStyle w:val="TableParagraph"/>
              <w:suppressAutoHyphens/>
              <w:spacing w:before="126" w:line="252" w:lineRule="auto"/>
              <w:ind w:left="151" w:right="250" w:firstLine="108"/>
              <w:rPr>
                <w:sz w:val="21"/>
              </w:rPr>
            </w:pPr>
            <w:r>
              <w:rPr>
                <w:spacing w:val="-10"/>
                <w:sz w:val="21"/>
              </w:rPr>
              <w:t>N</w:t>
            </w:r>
            <w:ins w:id="2510" w:author="Editor" w:date="2026-09-10T13:41:00Z">
              <w:r w:rsidR="00BE0057">
                <w:rPr>
                  <w:spacing w:val="-10"/>
                  <w:sz w:val="21"/>
                </w:rPr>
                <w:t>o</w:t>
              </w:r>
            </w:ins>
            <w:r>
              <w:rPr>
                <w:spacing w:val="-10"/>
                <w:sz w:val="21"/>
              </w:rPr>
              <w:t xml:space="preserve"> </w:t>
            </w:r>
            <w:r>
              <w:rPr>
                <w:spacing w:val="-4"/>
                <w:sz w:val="21"/>
              </w:rPr>
              <w:t>44.4</w:t>
            </w:r>
          </w:p>
        </w:tc>
        <w:tc>
          <w:tcPr>
            <w:tcW w:w="884" w:type="dxa"/>
            <w:tcBorders>
              <w:bottom w:val="single" w:sz="8" w:space="0" w:color="000000"/>
            </w:tcBorders>
          </w:tcPr>
          <w:p w14:paraId="3D0A1B14" w14:textId="77777777" w:rsidR="006F1B3D" w:rsidRDefault="00191F14" w:rsidP="008C7539">
            <w:pPr>
              <w:pStyle w:val="TableParagraph"/>
              <w:suppressAutoHyphens/>
              <w:spacing w:before="126" w:line="252" w:lineRule="auto"/>
              <w:ind w:left="255" w:right="146" w:firstLine="108"/>
              <w:rPr>
                <w:sz w:val="21"/>
              </w:rPr>
            </w:pPr>
            <w:r>
              <w:rPr>
                <w:spacing w:val="-10"/>
                <w:sz w:val="21"/>
              </w:rPr>
              <w:t>Y</w:t>
            </w:r>
            <w:ins w:id="2511" w:author="Editor" w:date="2026-09-10T13:41:00Z">
              <w:r w:rsidR="00BE0057">
                <w:rPr>
                  <w:spacing w:val="-10"/>
                  <w:sz w:val="21"/>
                </w:rPr>
                <w:t>e</w:t>
              </w:r>
            </w:ins>
            <w:ins w:id="2512" w:author="Editor" w:date="2026-09-10T13:42:00Z">
              <w:r w:rsidR="00BE0057">
                <w:rPr>
                  <w:spacing w:val="-10"/>
                  <w:sz w:val="21"/>
                </w:rPr>
                <w:t>s</w:t>
              </w:r>
            </w:ins>
            <w:r>
              <w:rPr>
                <w:spacing w:val="-10"/>
                <w:sz w:val="21"/>
              </w:rPr>
              <w:t xml:space="preserve"> </w:t>
            </w:r>
            <w:r>
              <w:rPr>
                <w:spacing w:val="-4"/>
                <w:sz w:val="21"/>
              </w:rPr>
              <w:t>44.4</w:t>
            </w:r>
          </w:p>
        </w:tc>
        <w:tc>
          <w:tcPr>
            <w:tcW w:w="95" w:type="dxa"/>
            <w:tcBorders>
              <w:bottom w:val="single" w:sz="8" w:space="0" w:color="000000"/>
            </w:tcBorders>
          </w:tcPr>
          <w:p w14:paraId="47BD9B5E" w14:textId="77777777" w:rsidR="006F1B3D" w:rsidRDefault="006F1B3D" w:rsidP="008C7539">
            <w:pPr>
              <w:pStyle w:val="TableParagraph"/>
              <w:suppressAutoHyphens/>
              <w:rPr>
                <w:sz w:val="20"/>
              </w:rPr>
            </w:pPr>
          </w:p>
        </w:tc>
        <w:tc>
          <w:tcPr>
            <w:tcW w:w="1255" w:type="dxa"/>
            <w:tcBorders>
              <w:bottom w:val="single" w:sz="8" w:space="0" w:color="000000"/>
            </w:tcBorders>
          </w:tcPr>
          <w:p w14:paraId="4FFE3B77" w14:textId="77777777" w:rsidR="006F1B3D" w:rsidRDefault="00191F14" w:rsidP="008C7539">
            <w:pPr>
              <w:pStyle w:val="TableParagraph"/>
              <w:suppressAutoHyphens/>
              <w:spacing w:before="126" w:line="252" w:lineRule="auto"/>
              <w:ind w:left="312" w:right="306" w:firstLine="108"/>
              <w:rPr>
                <w:sz w:val="21"/>
              </w:rPr>
            </w:pPr>
            <w:r>
              <w:rPr>
                <w:spacing w:val="-10"/>
                <w:sz w:val="21"/>
              </w:rPr>
              <w:t>N</w:t>
            </w:r>
            <w:ins w:id="2513" w:author="Editor" w:date="2026-09-10T13:42:00Z">
              <w:r w:rsidR="00601A3D">
                <w:rPr>
                  <w:spacing w:val="-10"/>
                  <w:sz w:val="21"/>
                </w:rPr>
                <w:t>o</w:t>
              </w:r>
            </w:ins>
            <w:r>
              <w:rPr>
                <w:spacing w:val="-10"/>
                <w:sz w:val="21"/>
              </w:rPr>
              <w:t xml:space="preserve"> </w:t>
            </w:r>
            <w:r>
              <w:rPr>
                <w:spacing w:val="-4"/>
                <w:sz w:val="21"/>
              </w:rPr>
              <w:t>44.4</w:t>
            </w:r>
          </w:p>
        </w:tc>
        <w:tc>
          <w:tcPr>
            <w:tcW w:w="20" w:type="dxa"/>
            <w:tcBorders>
              <w:bottom w:val="single" w:sz="8" w:space="0" w:color="000000"/>
            </w:tcBorders>
          </w:tcPr>
          <w:p w14:paraId="673C27A9" w14:textId="77777777" w:rsidR="006F1B3D" w:rsidRDefault="006F1B3D" w:rsidP="008C7539">
            <w:pPr>
              <w:pStyle w:val="TableParagraph"/>
              <w:suppressAutoHyphens/>
              <w:rPr>
                <w:sz w:val="20"/>
              </w:rPr>
            </w:pPr>
          </w:p>
        </w:tc>
        <w:tc>
          <w:tcPr>
            <w:tcW w:w="808" w:type="dxa"/>
            <w:tcBorders>
              <w:bottom w:val="single" w:sz="8" w:space="0" w:color="000000"/>
            </w:tcBorders>
          </w:tcPr>
          <w:p w14:paraId="09CA59A9" w14:textId="77777777" w:rsidR="006F1B3D" w:rsidRDefault="00191F14" w:rsidP="008C7539">
            <w:pPr>
              <w:pStyle w:val="TableParagraph"/>
              <w:suppressAutoHyphens/>
              <w:spacing w:before="126" w:line="252" w:lineRule="auto"/>
              <w:ind w:left="221" w:right="215" w:firstLine="108"/>
              <w:rPr>
                <w:sz w:val="21"/>
              </w:rPr>
            </w:pPr>
            <w:r>
              <w:rPr>
                <w:spacing w:val="-10"/>
                <w:sz w:val="21"/>
              </w:rPr>
              <w:t>N</w:t>
            </w:r>
            <w:ins w:id="2514" w:author="Editor" w:date="2026-09-10T13:42:00Z">
              <w:r w:rsidR="00601A3D">
                <w:rPr>
                  <w:spacing w:val="-10"/>
                  <w:sz w:val="21"/>
                </w:rPr>
                <w:t>o</w:t>
              </w:r>
            </w:ins>
            <w:r>
              <w:rPr>
                <w:spacing w:val="-10"/>
                <w:sz w:val="21"/>
              </w:rPr>
              <w:t xml:space="preserve"> </w:t>
            </w:r>
            <w:r>
              <w:rPr>
                <w:spacing w:val="-4"/>
                <w:sz w:val="21"/>
              </w:rPr>
              <w:t>44.4</w:t>
            </w:r>
          </w:p>
        </w:tc>
        <w:tc>
          <w:tcPr>
            <w:tcW w:w="792" w:type="dxa"/>
            <w:tcBorders>
              <w:bottom w:val="single" w:sz="8" w:space="0" w:color="000000"/>
            </w:tcBorders>
          </w:tcPr>
          <w:p w14:paraId="32DE6503" w14:textId="77777777" w:rsidR="006F1B3D" w:rsidRDefault="006F1B3D" w:rsidP="008C7539">
            <w:pPr>
              <w:pStyle w:val="TableParagraph"/>
              <w:suppressAutoHyphens/>
              <w:rPr>
                <w:sz w:val="20"/>
              </w:rPr>
            </w:pPr>
          </w:p>
        </w:tc>
      </w:tr>
    </w:tbl>
    <w:p w14:paraId="642DC89F" w14:textId="77777777" w:rsidR="00235695" w:rsidRDefault="00235695" w:rsidP="00C40890">
      <w:pPr>
        <w:suppressAutoHyphens/>
        <w:spacing w:before="120"/>
        <w:ind w:left="302" w:right="720" w:firstLine="720"/>
        <w:jc w:val="both"/>
        <w:rPr>
          <w:ins w:id="2515" w:author="Editor" w:date="2026-09-11T11:22:00Z"/>
          <w:sz w:val="20"/>
        </w:rPr>
      </w:pPr>
      <w:ins w:id="2516" w:author="Editor" w:date="2026-09-11T11:22:00Z">
        <w:r>
          <w:rPr>
            <w:sz w:val="20"/>
          </w:rPr>
          <w:t>Source: Prepared by the authors.</w:t>
        </w:r>
      </w:ins>
    </w:p>
    <w:p w14:paraId="4B7677B1" w14:textId="77777777" w:rsidR="006F1B3D" w:rsidDel="00601A3D" w:rsidRDefault="00191F14" w:rsidP="008C7539">
      <w:pPr>
        <w:suppressAutoHyphens/>
        <w:spacing w:before="50" w:line="249" w:lineRule="auto"/>
        <w:ind w:left="1028" w:right="1746"/>
        <w:jc w:val="both"/>
        <w:rPr>
          <w:del w:id="2517" w:author="Editor" w:date="2026-09-10T13:43:00Z"/>
          <w:sz w:val="20"/>
        </w:rPr>
      </w:pPr>
      <w:r>
        <w:rPr>
          <w:sz w:val="20"/>
        </w:rPr>
        <w:t>Note</w:t>
      </w:r>
      <w:del w:id="2518" w:author="Editor" w:date="2026-09-10T11:30:00Z">
        <w:r w:rsidDel="00C03E63">
          <w:rPr>
            <w:sz w:val="20"/>
          </w:rPr>
          <w:delText>s</w:delText>
        </w:r>
      </w:del>
      <w:r>
        <w:rPr>
          <w:sz w:val="20"/>
        </w:rPr>
        <w:t>: Th</w:t>
      </w:r>
      <w:ins w:id="2519" w:author="Editor" w:date="2026-09-13T17:30:00Z">
        <w:r w:rsidR="00BF059B">
          <w:rPr>
            <w:sz w:val="20"/>
          </w:rPr>
          <w:t>e</w:t>
        </w:r>
      </w:ins>
      <w:del w:id="2520" w:author="Editor" w:date="2026-09-13T17:30:00Z">
        <w:r w:rsidDel="00BF059B">
          <w:rPr>
            <w:sz w:val="20"/>
          </w:rPr>
          <w:delText>is</w:delText>
        </w:r>
      </w:del>
      <w:r>
        <w:rPr>
          <w:spacing w:val="-5"/>
          <w:sz w:val="20"/>
        </w:rPr>
        <w:t xml:space="preserve"> </w:t>
      </w:r>
      <w:r>
        <w:rPr>
          <w:sz w:val="20"/>
        </w:rPr>
        <w:t>table</w:t>
      </w:r>
      <w:r>
        <w:rPr>
          <w:spacing w:val="-5"/>
          <w:sz w:val="20"/>
        </w:rPr>
        <w:t xml:space="preserve"> </w:t>
      </w:r>
      <w:r>
        <w:rPr>
          <w:sz w:val="20"/>
        </w:rPr>
        <w:t>reports</w:t>
      </w:r>
      <w:r>
        <w:rPr>
          <w:spacing w:val="-5"/>
          <w:sz w:val="20"/>
        </w:rPr>
        <w:t xml:space="preserve"> </w:t>
      </w:r>
      <w:del w:id="2521" w:author="Editor" w:date="2026-09-08T18:17:00Z">
        <w:r w:rsidDel="00B50A25">
          <w:rPr>
            <w:sz w:val="20"/>
          </w:rPr>
          <w:delText>di</w:delText>
        </w:r>
        <w:r w:rsidDel="00B50A25">
          <w:rPr>
            <w:rFonts w:ascii="Arial MT" w:hAnsi="Arial MT"/>
            <w:sz w:val="20"/>
          </w:rPr>
          <w:delText>ff</w:delText>
        </w:r>
        <w:r w:rsidDel="00B50A25">
          <w:rPr>
            <w:sz w:val="20"/>
          </w:rPr>
          <w:delText>erence</w:delText>
        </w:r>
      </w:del>
      <w:ins w:id="2522" w:author="Editor" w:date="2026-09-08T18:17:00Z">
        <w:r w:rsidR="00B50A25">
          <w:rPr>
            <w:sz w:val="20"/>
          </w:rPr>
          <w:t>difference</w:t>
        </w:r>
      </w:ins>
      <w:r>
        <w:rPr>
          <w:sz w:val="20"/>
        </w:rPr>
        <w:t>-in-</w:t>
      </w:r>
      <w:del w:id="2523" w:author="Editor" w:date="2026-09-08T18:17:00Z">
        <w:r w:rsidDel="00B50A25">
          <w:rPr>
            <w:sz w:val="20"/>
          </w:rPr>
          <w:delText>di</w:delText>
        </w:r>
        <w:r w:rsidDel="00B50A25">
          <w:rPr>
            <w:rFonts w:ascii="Arial MT" w:hAnsi="Arial MT"/>
            <w:sz w:val="20"/>
          </w:rPr>
          <w:delText>ff</w:delText>
        </w:r>
        <w:r w:rsidDel="00B50A25">
          <w:rPr>
            <w:sz w:val="20"/>
          </w:rPr>
          <w:delText>erences</w:delText>
        </w:r>
        <w:r w:rsidDel="00B50A25">
          <w:rPr>
            <w:spacing w:val="-5"/>
            <w:sz w:val="20"/>
          </w:rPr>
          <w:delText xml:space="preserve"> </w:delText>
        </w:r>
      </w:del>
      <w:ins w:id="2524" w:author="Editor" w:date="2026-09-08T18:17:00Z">
        <w:r w:rsidR="00B50A25">
          <w:rPr>
            <w:sz w:val="20"/>
          </w:rPr>
          <w:t>differences</w:t>
        </w:r>
        <w:r w:rsidR="00B50A25">
          <w:rPr>
            <w:spacing w:val="-5"/>
            <w:sz w:val="20"/>
          </w:rPr>
          <w:t xml:space="preserve"> </w:t>
        </w:r>
      </w:ins>
      <w:r>
        <w:rPr>
          <w:sz w:val="20"/>
        </w:rPr>
        <w:t>estimates</w:t>
      </w:r>
      <w:r>
        <w:rPr>
          <w:spacing w:val="-5"/>
          <w:sz w:val="20"/>
        </w:rPr>
        <w:t xml:space="preserve"> </w:t>
      </w:r>
      <w:r>
        <w:rPr>
          <w:sz w:val="20"/>
        </w:rPr>
        <w:t>of</w:t>
      </w:r>
      <w:r>
        <w:rPr>
          <w:spacing w:val="-5"/>
          <w:sz w:val="20"/>
        </w:rPr>
        <w:t xml:space="preserve"> </w:t>
      </w:r>
      <w:r>
        <w:rPr>
          <w:sz w:val="20"/>
        </w:rPr>
        <w:t>the</w:t>
      </w:r>
      <w:r>
        <w:rPr>
          <w:spacing w:val="-5"/>
          <w:sz w:val="20"/>
        </w:rPr>
        <w:t xml:space="preserve"> </w:t>
      </w:r>
      <w:ins w:id="2525" w:author="Editor" w:date="2026-09-08T18:17:00Z">
        <w:r w:rsidR="00B50A25">
          <w:rPr>
            <w:spacing w:val="-5"/>
            <w:sz w:val="20"/>
          </w:rPr>
          <w:t>eff</w:t>
        </w:r>
      </w:ins>
      <w:del w:id="2526" w:author="Editor" w:date="2026-09-08T18:17:00Z">
        <w:r w:rsidDel="00B50A25">
          <w:rPr>
            <w:sz w:val="20"/>
          </w:rPr>
          <w:delText>e</w:delText>
        </w:r>
        <w:r w:rsidDel="00B50A25">
          <w:rPr>
            <w:rFonts w:ascii="Arial MT" w:hAnsi="Arial MT"/>
            <w:sz w:val="20"/>
          </w:rPr>
          <w:delText>ff</w:delText>
        </w:r>
        <w:r w:rsidDel="00B50A25">
          <w:rPr>
            <w:sz w:val="20"/>
          </w:rPr>
          <w:delText>ect</w:delText>
        </w:r>
        <w:r w:rsidDel="00B50A25">
          <w:rPr>
            <w:spacing w:val="-5"/>
            <w:sz w:val="20"/>
          </w:rPr>
          <w:delText xml:space="preserve"> </w:delText>
        </w:r>
      </w:del>
      <w:ins w:id="2527" w:author="Editor" w:date="2026-09-08T18:17:00Z">
        <w:r w:rsidR="00B50A25">
          <w:rPr>
            <w:sz w:val="20"/>
          </w:rPr>
          <w:t>ect</w:t>
        </w:r>
        <w:r w:rsidR="00B50A25">
          <w:rPr>
            <w:spacing w:val="-5"/>
            <w:sz w:val="20"/>
          </w:rPr>
          <w:t xml:space="preserve"> </w:t>
        </w:r>
      </w:ins>
      <w:r>
        <w:rPr>
          <w:sz w:val="20"/>
        </w:rPr>
        <w:t>of</w:t>
      </w:r>
      <w:r>
        <w:rPr>
          <w:spacing w:val="-5"/>
          <w:sz w:val="20"/>
        </w:rPr>
        <w:t xml:space="preserve"> </w:t>
      </w:r>
      <w:r w:rsidRPr="003503A6">
        <w:rPr>
          <w:sz w:val="20"/>
        </w:rPr>
        <w:t>Progresa</w:t>
      </w:r>
      <w:r>
        <w:rPr>
          <w:spacing w:val="-5"/>
          <w:sz w:val="20"/>
        </w:rPr>
        <w:t xml:space="preserve"> </w:t>
      </w:r>
      <w:r>
        <w:rPr>
          <w:sz w:val="20"/>
        </w:rPr>
        <w:t>enroll</w:t>
      </w:r>
      <w:del w:id="2528" w:author="Editor" w:date="2026-09-10T08:58:00Z">
        <w:r w:rsidDel="00D261A8">
          <w:rPr>
            <w:sz w:val="20"/>
          </w:rPr>
          <w:delText>-</w:delText>
        </w:r>
      </w:del>
      <w:r>
        <w:rPr>
          <w:sz w:val="20"/>
        </w:rPr>
        <w:t>ment</w:t>
      </w:r>
      <w:r>
        <w:rPr>
          <w:spacing w:val="-2"/>
          <w:sz w:val="20"/>
        </w:rPr>
        <w:t xml:space="preserve"> </w:t>
      </w:r>
      <w:r>
        <w:rPr>
          <w:sz w:val="20"/>
        </w:rPr>
        <w:t>intensity</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mortality</w:t>
      </w:r>
      <w:r>
        <w:rPr>
          <w:spacing w:val="-2"/>
          <w:sz w:val="20"/>
        </w:rPr>
        <w:t xml:space="preserve"> </w:t>
      </w:r>
      <w:r>
        <w:rPr>
          <w:sz w:val="20"/>
        </w:rPr>
        <w:t>rate</w:t>
      </w:r>
      <w:r>
        <w:rPr>
          <w:spacing w:val="-2"/>
          <w:sz w:val="20"/>
        </w:rPr>
        <w:t xml:space="preserve"> </w:t>
      </w:r>
      <w:r>
        <w:rPr>
          <w:sz w:val="20"/>
        </w:rPr>
        <w:t>for</w:t>
      </w:r>
      <w:r>
        <w:rPr>
          <w:spacing w:val="-2"/>
          <w:sz w:val="20"/>
        </w:rPr>
        <w:t xml:space="preserve"> </w:t>
      </w:r>
      <w:r>
        <w:rPr>
          <w:sz w:val="20"/>
        </w:rPr>
        <w:t>older</w:t>
      </w:r>
      <w:r>
        <w:rPr>
          <w:spacing w:val="-2"/>
          <w:sz w:val="20"/>
        </w:rPr>
        <w:t xml:space="preserve"> </w:t>
      </w:r>
      <w:r>
        <w:rPr>
          <w:sz w:val="20"/>
        </w:rPr>
        <w:t>adults</w:t>
      </w:r>
      <w:r>
        <w:rPr>
          <w:spacing w:val="-2"/>
          <w:sz w:val="20"/>
        </w:rPr>
        <w:t xml:space="preserve"> </w:t>
      </w:r>
      <w:r>
        <w:rPr>
          <w:sz w:val="20"/>
        </w:rPr>
        <w:t>per</w:t>
      </w:r>
      <w:r>
        <w:rPr>
          <w:spacing w:val="-2"/>
          <w:sz w:val="20"/>
        </w:rPr>
        <w:t xml:space="preserve"> </w:t>
      </w:r>
      <w:r>
        <w:rPr>
          <w:sz w:val="20"/>
        </w:rPr>
        <w:t>1,000</w:t>
      </w:r>
      <w:r>
        <w:rPr>
          <w:spacing w:val="-2"/>
          <w:sz w:val="20"/>
        </w:rPr>
        <w:t xml:space="preserve"> </w:t>
      </w:r>
      <w:del w:id="2529" w:author="Editor" w:date="2026-09-10T13:42:00Z">
        <w:r w:rsidDel="00601A3D">
          <w:rPr>
            <w:sz w:val="20"/>
          </w:rPr>
          <w:delText>inhabitants</w:delText>
        </w:r>
      </w:del>
      <w:ins w:id="2530" w:author="Editor" w:date="2026-09-13T17:15:00Z">
        <w:r w:rsidR="00EC25F2">
          <w:rPr>
            <w:sz w:val="20"/>
          </w:rPr>
          <w:t>persons</w:t>
        </w:r>
      </w:ins>
      <w:r>
        <w:rPr>
          <w:sz w:val="20"/>
        </w:rPr>
        <w:t>,</w:t>
      </w:r>
      <w:r>
        <w:rPr>
          <w:spacing w:val="-1"/>
          <w:sz w:val="20"/>
        </w:rPr>
        <w:t xml:space="preserve"> </w:t>
      </w:r>
      <w:r>
        <w:rPr>
          <w:sz w:val="20"/>
        </w:rPr>
        <w:t>disaggregated</w:t>
      </w:r>
      <w:r>
        <w:rPr>
          <w:spacing w:val="-2"/>
          <w:sz w:val="20"/>
        </w:rPr>
        <w:t xml:space="preserve"> </w:t>
      </w:r>
      <w:r>
        <w:rPr>
          <w:sz w:val="20"/>
        </w:rPr>
        <w:t>by age group.</w:t>
      </w:r>
      <w:r>
        <w:rPr>
          <w:spacing w:val="36"/>
          <w:sz w:val="20"/>
        </w:rPr>
        <w:t xml:space="preserve"> </w:t>
      </w:r>
      <w:r>
        <w:rPr>
          <w:sz w:val="20"/>
        </w:rPr>
        <w:t>Columns (1) and (2) report estimates for ages 65 and older; column (2) adds a municipality-specific</w:t>
      </w:r>
      <w:r>
        <w:rPr>
          <w:spacing w:val="-3"/>
          <w:sz w:val="20"/>
        </w:rPr>
        <w:t xml:space="preserve"> </w:t>
      </w:r>
      <w:r>
        <w:rPr>
          <w:sz w:val="20"/>
        </w:rPr>
        <w:t>linear</w:t>
      </w:r>
      <w:r>
        <w:rPr>
          <w:spacing w:val="-3"/>
          <w:sz w:val="20"/>
        </w:rPr>
        <w:t xml:space="preserve"> </w:t>
      </w:r>
      <w:r>
        <w:rPr>
          <w:sz w:val="20"/>
        </w:rPr>
        <w:t>time</w:t>
      </w:r>
      <w:r>
        <w:rPr>
          <w:spacing w:val="-3"/>
          <w:sz w:val="20"/>
        </w:rPr>
        <w:t xml:space="preserve"> </w:t>
      </w:r>
      <w:r>
        <w:rPr>
          <w:sz w:val="20"/>
        </w:rPr>
        <w:t>trend</w:t>
      </w:r>
      <w:r>
        <w:rPr>
          <w:spacing w:val="-3"/>
          <w:sz w:val="20"/>
        </w:rPr>
        <w:t xml:space="preserve"> </w:t>
      </w:r>
      <w:r>
        <w:rPr>
          <w:sz w:val="20"/>
        </w:rPr>
        <w:t>interacted</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continuous</w:t>
      </w:r>
      <w:r>
        <w:rPr>
          <w:spacing w:val="-3"/>
          <w:sz w:val="20"/>
        </w:rPr>
        <w:t xml:space="preserve"> </w:t>
      </w:r>
      <w:ins w:id="2531" w:author="Editor" w:date="2026-09-10T13:43:00Z">
        <w:r w:rsidR="00601A3D" w:rsidRPr="00BE0057">
          <w:rPr>
            <w:sz w:val="20"/>
            <w:szCs w:val="20"/>
          </w:rPr>
          <w:t xml:space="preserve">1990 Marginalization Index of the </w:t>
        </w:r>
        <w:r w:rsidR="00601A3D" w:rsidRPr="00C40890">
          <w:rPr>
            <w:i/>
            <w:sz w:val="20"/>
            <w:szCs w:val="20"/>
          </w:rPr>
          <w:t>Consejo</w:t>
        </w:r>
        <w:r w:rsidR="00601A3D" w:rsidRPr="00C40890">
          <w:rPr>
            <w:i/>
            <w:spacing w:val="-8"/>
            <w:sz w:val="20"/>
            <w:szCs w:val="20"/>
          </w:rPr>
          <w:t xml:space="preserve"> </w:t>
        </w:r>
        <w:r w:rsidR="00601A3D" w:rsidRPr="00C40890">
          <w:rPr>
            <w:i/>
            <w:sz w:val="20"/>
            <w:szCs w:val="20"/>
          </w:rPr>
          <w:t>Nacional</w:t>
        </w:r>
        <w:r w:rsidR="00601A3D" w:rsidRPr="00C40890">
          <w:rPr>
            <w:i/>
            <w:spacing w:val="-8"/>
            <w:sz w:val="20"/>
            <w:szCs w:val="20"/>
          </w:rPr>
          <w:t xml:space="preserve"> </w:t>
        </w:r>
        <w:r w:rsidR="00601A3D" w:rsidRPr="00C40890">
          <w:rPr>
            <w:i/>
            <w:sz w:val="20"/>
            <w:szCs w:val="20"/>
          </w:rPr>
          <w:t>de</w:t>
        </w:r>
        <w:r w:rsidR="00601A3D" w:rsidRPr="00C40890">
          <w:rPr>
            <w:i/>
            <w:spacing w:val="-8"/>
            <w:sz w:val="20"/>
            <w:szCs w:val="20"/>
          </w:rPr>
          <w:t xml:space="preserve"> </w:t>
        </w:r>
        <w:r w:rsidR="00601A3D" w:rsidRPr="00C40890">
          <w:rPr>
            <w:i/>
            <w:spacing w:val="8"/>
            <w:sz w:val="20"/>
            <w:szCs w:val="20"/>
          </w:rPr>
          <w:t>Poblac</w:t>
        </w:r>
        <w:r w:rsidR="00601A3D" w:rsidRPr="00C40890">
          <w:rPr>
            <w:i/>
            <w:spacing w:val="7"/>
            <w:sz w:val="20"/>
            <w:szCs w:val="20"/>
          </w:rPr>
          <w:t>i</w:t>
        </w:r>
        <w:r w:rsidR="00601A3D" w:rsidRPr="00C40890">
          <w:rPr>
            <w:i/>
            <w:spacing w:val="-92"/>
            <w:sz w:val="20"/>
            <w:szCs w:val="20"/>
          </w:rPr>
          <w:t>o</w:t>
        </w:r>
        <w:r w:rsidR="00601A3D" w:rsidRPr="00C40890">
          <w:rPr>
            <w:i/>
            <w:spacing w:val="27"/>
            <w:sz w:val="20"/>
            <w:szCs w:val="20"/>
          </w:rPr>
          <w:t>´</w:t>
        </w:r>
        <w:r w:rsidR="00601A3D" w:rsidRPr="00C40890">
          <w:rPr>
            <w:i/>
            <w:sz w:val="20"/>
            <w:szCs w:val="20"/>
          </w:rPr>
          <w:t>n</w:t>
        </w:r>
        <w:r w:rsidR="00601A3D">
          <w:rPr>
            <w:sz w:val="20"/>
            <w:szCs w:val="20"/>
          </w:rPr>
          <w:t xml:space="preserve"> (</w:t>
        </w:r>
        <w:r w:rsidR="00601A3D" w:rsidRPr="00BE0057">
          <w:rPr>
            <w:sz w:val="20"/>
            <w:szCs w:val="20"/>
          </w:rPr>
          <w:t>CONAPO</w:t>
        </w:r>
        <w:r w:rsidR="00601A3D">
          <w:rPr>
            <w:sz w:val="20"/>
            <w:szCs w:val="20"/>
          </w:rPr>
          <w:t>)</w:t>
        </w:r>
        <w:r w:rsidR="00601A3D" w:rsidRPr="00BE0057">
          <w:rPr>
            <w:sz w:val="20"/>
            <w:szCs w:val="20"/>
          </w:rPr>
          <w:t>.</w:t>
        </w:r>
      </w:ins>
      <w:del w:id="2532" w:author="Editor" w:date="2026-09-10T13:43:00Z">
        <w:r w:rsidDel="00601A3D">
          <w:rPr>
            <w:sz w:val="20"/>
          </w:rPr>
          <w:delText>1990</w:delText>
        </w:r>
        <w:r w:rsidDel="00601A3D">
          <w:rPr>
            <w:spacing w:val="-3"/>
            <w:sz w:val="20"/>
          </w:rPr>
          <w:delText xml:space="preserve"> </w:delText>
        </w:r>
        <w:r w:rsidDel="00601A3D">
          <w:rPr>
            <w:sz w:val="20"/>
          </w:rPr>
          <w:delText>marginalization index.</w:delText>
        </w:r>
      </w:del>
      <w:r>
        <w:rPr>
          <w:spacing w:val="25"/>
          <w:sz w:val="20"/>
        </w:rPr>
        <w:t xml:space="preserve"> </w:t>
      </w:r>
      <w:r>
        <w:rPr>
          <w:sz w:val="20"/>
        </w:rPr>
        <w:t>Columns</w:t>
      </w:r>
      <w:r>
        <w:rPr>
          <w:spacing w:val="1"/>
          <w:sz w:val="20"/>
        </w:rPr>
        <w:t xml:space="preserve"> </w:t>
      </w:r>
      <w:r>
        <w:rPr>
          <w:sz w:val="20"/>
        </w:rPr>
        <w:t>(3)</w:t>
      </w:r>
      <w:r>
        <w:rPr>
          <w:spacing w:val="2"/>
          <w:sz w:val="20"/>
        </w:rPr>
        <w:t xml:space="preserve"> </w:t>
      </w:r>
      <w:r>
        <w:rPr>
          <w:sz w:val="20"/>
        </w:rPr>
        <w:t>and</w:t>
      </w:r>
      <w:r>
        <w:rPr>
          <w:spacing w:val="1"/>
          <w:sz w:val="20"/>
        </w:rPr>
        <w:t xml:space="preserve"> </w:t>
      </w:r>
      <w:r>
        <w:rPr>
          <w:sz w:val="20"/>
        </w:rPr>
        <w:t>(4)</w:t>
      </w:r>
      <w:r>
        <w:rPr>
          <w:spacing w:val="2"/>
          <w:sz w:val="20"/>
        </w:rPr>
        <w:t xml:space="preserve"> </w:t>
      </w:r>
      <w:r>
        <w:rPr>
          <w:sz w:val="20"/>
        </w:rPr>
        <w:t>report</w:t>
      </w:r>
      <w:r>
        <w:rPr>
          <w:spacing w:val="1"/>
          <w:sz w:val="20"/>
        </w:rPr>
        <w:t xml:space="preserve"> </w:t>
      </w:r>
      <w:r>
        <w:rPr>
          <w:sz w:val="20"/>
        </w:rPr>
        <w:t>estimates</w:t>
      </w:r>
      <w:r>
        <w:rPr>
          <w:spacing w:val="1"/>
          <w:sz w:val="20"/>
        </w:rPr>
        <w:t xml:space="preserve"> </w:t>
      </w:r>
      <w:r>
        <w:rPr>
          <w:sz w:val="20"/>
        </w:rPr>
        <w:t>for</w:t>
      </w:r>
      <w:r>
        <w:rPr>
          <w:spacing w:val="2"/>
          <w:sz w:val="20"/>
        </w:rPr>
        <w:t xml:space="preserve"> </w:t>
      </w:r>
      <w:r>
        <w:rPr>
          <w:sz w:val="20"/>
        </w:rPr>
        <w:t>ages</w:t>
      </w:r>
      <w:r>
        <w:rPr>
          <w:spacing w:val="1"/>
          <w:sz w:val="20"/>
        </w:rPr>
        <w:t xml:space="preserve"> </w:t>
      </w:r>
      <w:r>
        <w:rPr>
          <w:sz w:val="20"/>
        </w:rPr>
        <w:t>65–69</w:t>
      </w:r>
      <w:r>
        <w:rPr>
          <w:spacing w:val="2"/>
          <w:sz w:val="20"/>
        </w:rPr>
        <w:t xml:space="preserve"> </w:t>
      </w:r>
      <w:r>
        <w:rPr>
          <w:sz w:val="20"/>
        </w:rPr>
        <w:t>and</w:t>
      </w:r>
      <w:r>
        <w:rPr>
          <w:spacing w:val="1"/>
          <w:sz w:val="20"/>
        </w:rPr>
        <w:t xml:space="preserve"> </w:t>
      </w:r>
      <w:r>
        <w:rPr>
          <w:sz w:val="20"/>
        </w:rPr>
        <w:t>70</w:t>
      </w:r>
      <w:r>
        <w:rPr>
          <w:spacing w:val="2"/>
          <w:sz w:val="20"/>
        </w:rPr>
        <w:t xml:space="preserve"> </w:t>
      </w:r>
      <w:r>
        <w:rPr>
          <w:sz w:val="20"/>
        </w:rPr>
        <w:t>and</w:t>
      </w:r>
      <w:r>
        <w:rPr>
          <w:spacing w:val="1"/>
          <w:sz w:val="20"/>
        </w:rPr>
        <w:t xml:space="preserve"> </w:t>
      </w:r>
      <w:r>
        <w:rPr>
          <w:sz w:val="20"/>
        </w:rPr>
        <w:t>older,</w:t>
      </w:r>
      <w:r>
        <w:rPr>
          <w:spacing w:val="3"/>
          <w:sz w:val="20"/>
        </w:rPr>
        <w:t xml:space="preserve"> </w:t>
      </w:r>
      <w:r>
        <w:rPr>
          <w:spacing w:val="-2"/>
          <w:sz w:val="20"/>
        </w:rPr>
        <w:t>respectively.</w:t>
      </w:r>
      <w:ins w:id="2533" w:author="Editor" w:date="2026-09-10T13:43:00Z">
        <w:r w:rsidR="00601A3D">
          <w:rPr>
            <w:spacing w:val="-2"/>
            <w:sz w:val="20"/>
          </w:rPr>
          <w:t xml:space="preserve"> </w:t>
        </w:r>
      </w:ins>
    </w:p>
    <w:p w14:paraId="1ADAABC7" w14:textId="77777777" w:rsidR="006F1B3D" w:rsidDel="00601A3D" w:rsidRDefault="00191F14" w:rsidP="004A2FF4">
      <w:pPr>
        <w:suppressAutoHyphens/>
        <w:spacing w:before="50" w:line="249" w:lineRule="auto"/>
        <w:ind w:left="1028" w:right="1746"/>
        <w:jc w:val="both"/>
        <w:rPr>
          <w:del w:id="2534" w:author="Editor" w:date="2026-09-10T13:43:00Z"/>
          <w:sz w:val="20"/>
        </w:rPr>
      </w:pPr>
      <w:r>
        <w:rPr>
          <w:i/>
          <w:sz w:val="20"/>
        </w:rPr>
        <w:t>Intensity</w:t>
      </w:r>
      <w:r>
        <w:rPr>
          <w:position w:val="-4"/>
          <w:sz w:val="14"/>
        </w:rPr>
        <w:t>1999</w:t>
      </w:r>
      <w:r>
        <w:rPr>
          <w:spacing w:val="18"/>
          <w:position w:val="-4"/>
          <w:sz w:val="14"/>
        </w:rPr>
        <w:t xml:space="preserve"> </w:t>
      </w:r>
      <w:r>
        <w:rPr>
          <w:rFonts w:ascii="Lucida Sans Unicode" w:hAnsi="Lucida Sans Unicode"/>
          <w:sz w:val="20"/>
        </w:rPr>
        <w:t>×</w:t>
      </w:r>
      <w:r>
        <w:rPr>
          <w:rFonts w:ascii="Lucida Sans Unicode" w:hAnsi="Lucida Sans Unicode"/>
          <w:spacing w:val="-16"/>
          <w:sz w:val="20"/>
        </w:rPr>
        <w:t xml:space="preserve"> </w:t>
      </w:r>
      <w:r>
        <w:rPr>
          <w:i/>
          <w:sz w:val="20"/>
        </w:rPr>
        <w:t xml:space="preserve">Post </w:t>
      </w:r>
      <w:r>
        <w:rPr>
          <w:sz w:val="20"/>
        </w:rPr>
        <w:t xml:space="preserve">captures the </w:t>
      </w:r>
      <w:ins w:id="2535" w:author="Editor" w:date="2026-09-08T18:17:00Z">
        <w:r w:rsidR="00B50A25">
          <w:rPr>
            <w:sz w:val="20"/>
          </w:rPr>
          <w:t>eff</w:t>
        </w:r>
      </w:ins>
      <w:del w:id="2536" w:author="Editor" w:date="2026-09-08T18:17:00Z">
        <w:r w:rsidDel="00B50A25">
          <w:rPr>
            <w:sz w:val="20"/>
          </w:rPr>
          <w:delText>e</w:delText>
        </w:r>
        <w:r w:rsidDel="00B50A25">
          <w:rPr>
            <w:rFonts w:ascii="Arial MT" w:hAnsi="Arial MT"/>
            <w:sz w:val="20"/>
          </w:rPr>
          <w:delText>ff</w:delText>
        </w:r>
      </w:del>
      <w:r>
        <w:rPr>
          <w:sz w:val="20"/>
        </w:rPr>
        <w:t xml:space="preserve">ect of early-phase (1997–1999) </w:t>
      </w:r>
      <w:r w:rsidRPr="003503A6">
        <w:rPr>
          <w:sz w:val="20"/>
        </w:rPr>
        <w:t>Progresa</w:t>
      </w:r>
      <w:r>
        <w:rPr>
          <w:sz w:val="20"/>
        </w:rPr>
        <w:t xml:space="preserve"> enrollment:</w:t>
      </w:r>
      <w:r>
        <w:rPr>
          <w:spacing w:val="25"/>
          <w:sz w:val="20"/>
        </w:rPr>
        <w:t xml:space="preserve"> </w:t>
      </w:r>
      <w:r>
        <w:rPr>
          <w:sz w:val="20"/>
        </w:rPr>
        <w:t>a co</w:t>
      </w:r>
      <w:ins w:id="2537" w:author="Editor" w:date="2026-09-08T18:17:00Z">
        <w:r w:rsidR="00B50A25">
          <w:rPr>
            <w:sz w:val="20"/>
          </w:rPr>
          <w:t>eff</w:t>
        </w:r>
      </w:ins>
      <w:del w:id="2538" w:author="Editor" w:date="2026-09-08T18:17:00Z">
        <w:r w:rsidDel="00B50A25">
          <w:rPr>
            <w:sz w:val="20"/>
          </w:rPr>
          <w:delText>e</w:delText>
        </w:r>
        <w:r w:rsidDel="00B50A25">
          <w:rPr>
            <w:rFonts w:ascii="Arial MT" w:hAnsi="Arial MT"/>
            <w:sz w:val="20"/>
          </w:rPr>
          <w:delText>ff</w:delText>
        </w:r>
      </w:del>
      <w:r>
        <w:rPr>
          <w:rFonts w:ascii="Arial MT" w:hAnsi="Arial MT"/>
          <w:sz w:val="20"/>
        </w:rPr>
        <w:t>i</w:t>
      </w:r>
      <w:r>
        <w:rPr>
          <w:sz w:val="20"/>
        </w:rPr>
        <w:t>cient</w:t>
      </w:r>
      <w:r>
        <w:rPr>
          <w:spacing w:val="-6"/>
          <w:sz w:val="20"/>
        </w:rPr>
        <w:t xml:space="preserve"> </w:t>
      </w:r>
      <w:r>
        <w:rPr>
          <w:sz w:val="20"/>
        </w:rPr>
        <w:t>of</w:t>
      </w:r>
      <w:r>
        <w:rPr>
          <w:spacing w:val="-6"/>
          <w:sz w:val="20"/>
        </w:rPr>
        <w:t xml:space="preserve"> </w:t>
      </w:r>
      <w:r>
        <w:rPr>
          <w:sz w:val="20"/>
        </w:rPr>
        <w:t>one</w:t>
      </w:r>
      <w:r>
        <w:rPr>
          <w:spacing w:val="-6"/>
          <w:sz w:val="20"/>
        </w:rPr>
        <w:t xml:space="preserve"> </w:t>
      </w:r>
      <w:r>
        <w:rPr>
          <w:sz w:val="20"/>
        </w:rPr>
        <w:t>corresponds</w:t>
      </w:r>
      <w:r>
        <w:rPr>
          <w:spacing w:val="-6"/>
          <w:sz w:val="20"/>
        </w:rPr>
        <w:t xml:space="preserve"> </w:t>
      </w:r>
      <w:r>
        <w:rPr>
          <w:sz w:val="20"/>
        </w:rPr>
        <w:t>to</w:t>
      </w:r>
      <w:r>
        <w:rPr>
          <w:spacing w:val="-6"/>
          <w:sz w:val="20"/>
        </w:rPr>
        <w:t xml:space="preserve"> </w:t>
      </w:r>
      <w:r>
        <w:rPr>
          <w:sz w:val="20"/>
        </w:rPr>
        <w:t>moving</w:t>
      </w:r>
      <w:r>
        <w:rPr>
          <w:spacing w:val="-6"/>
          <w:sz w:val="20"/>
        </w:rPr>
        <w:t xml:space="preserve"> </w:t>
      </w:r>
      <w:r>
        <w:rPr>
          <w:sz w:val="20"/>
        </w:rPr>
        <w:t>from</w:t>
      </w:r>
      <w:r>
        <w:rPr>
          <w:spacing w:val="-6"/>
          <w:sz w:val="20"/>
        </w:rPr>
        <w:t xml:space="preserve"> </w:t>
      </w:r>
      <w:r>
        <w:rPr>
          <w:sz w:val="20"/>
        </w:rPr>
        <w:t>0</w:t>
      </w:r>
      <w:del w:id="2539" w:author="Editor" w:date="2026-09-10T13:43:00Z">
        <w:r w:rsidDel="00601A3D">
          <w:rPr>
            <w:sz w:val="20"/>
          </w:rPr>
          <w:delText>%</w:delText>
        </w:r>
      </w:del>
      <w:r>
        <w:rPr>
          <w:spacing w:val="-6"/>
          <w:sz w:val="20"/>
        </w:rPr>
        <w:t xml:space="preserve"> </w:t>
      </w:r>
      <w:r>
        <w:rPr>
          <w:sz w:val="20"/>
        </w:rPr>
        <w:t>to</w:t>
      </w:r>
      <w:r>
        <w:rPr>
          <w:spacing w:val="-6"/>
          <w:sz w:val="20"/>
        </w:rPr>
        <w:t xml:space="preserve"> </w:t>
      </w:r>
      <w:r>
        <w:rPr>
          <w:sz w:val="20"/>
        </w:rPr>
        <w:t>100</w:t>
      </w:r>
      <w:ins w:id="2540" w:author="Editor" w:date="2026-09-10T13:43:00Z">
        <w:r w:rsidR="00601A3D">
          <w:rPr>
            <w:sz w:val="20"/>
          </w:rPr>
          <w:t xml:space="preserve"> percent</w:t>
        </w:r>
      </w:ins>
      <w:del w:id="2541" w:author="Editor" w:date="2026-09-10T13:43:00Z">
        <w:r w:rsidDel="00601A3D">
          <w:rPr>
            <w:sz w:val="20"/>
          </w:rPr>
          <w:delText>%</w:delText>
        </w:r>
      </w:del>
      <w:r>
        <w:rPr>
          <w:spacing w:val="-6"/>
          <w:sz w:val="20"/>
        </w:rPr>
        <w:t xml:space="preserve"> </w:t>
      </w:r>
      <w:r>
        <w:rPr>
          <w:sz w:val="20"/>
        </w:rPr>
        <w:t>beneficiary</w:t>
      </w:r>
      <w:r>
        <w:rPr>
          <w:spacing w:val="-6"/>
          <w:sz w:val="20"/>
        </w:rPr>
        <w:t xml:space="preserve"> </w:t>
      </w:r>
      <w:r>
        <w:rPr>
          <w:sz w:val="20"/>
        </w:rPr>
        <w:t>household</w:t>
      </w:r>
      <w:r>
        <w:rPr>
          <w:spacing w:val="-6"/>
          <w:sz w:val="20"/>
        </w:rPr>
        <w:t xml:space="preserve"> </w:t>
      </w:r>
      <w:r>
        <w:rPr>
          <w:sz w:val="20"/>
        </w:rPr>
        <w:t>coverage after 1997.</w:t>
      </w:r>
      <w:r>
        <w:rPr>
          <w:spacing w:val="40"/>
          <w:sz w:val="20"/>
        </w:rPr>
        <w:t xml:space="preserve"> </w:t>
      </w:r>
      <w:r>
        <w:rPr>
          <w:i/>
          <w:sz w:val="20"/>
        </w:rPr>
        <w:t>Intensity</w:t>
      </w:r>
      <w:r>
        <w:rPr>
          <w:position w:val="-4"/>
          <w:sz w:val="14"/>
        </w:rPr>
        <w:t>2005</w:t>
      </w:r>
      <w:r>
        <w:rPr>
          <w:spacing w:val="27"/>
          <w:position w:val="-4"/>
          <w:sz w:val="14"/>
        </w:rPr>
        <w:t xml:space="preserve"> </w:t>
      </w:r>
      <w:r>
        <w:rPr>
          <w:rFonts w:ascii="Lucida Sans Unicode" w:hAnsi="Lucida Sans Unicode"/>
          <w:sz w:val="20"/>
        </w:rPr>
        <w:t>×</w:t>
      </w:r>
      <w:r>
        <w:rPr>
          <w:rFonts w:ascii="Lucida Sans Unicode" w:hAnsi="Lucida Sans Unicode"/>
          <w:spacing w:val="-11"/>
          <w:sz w:val="20"/>
        </w:rPr>
        <w:t xml:space="preserve"> </w:t>
      </w:r>
      <w:r>
        <w:rPr>
          <w:i/>
          <w:sz w:val="20"/>
        </w:rPr>
        <w:t xml:space="preserve">Post </w:t>
      </w:r>
      <w:r>
        <w:rPr>
          <w:sz w:val="20"/>
        </w:rPr>
        <w:t>is included in every regression as a control but is not re</w:t>
      </w:r>
      <w:del w:id="2542" w:author="Editor" w:date="2026-09-10T13:43:00Z">
        <w:r w:rsidDel="00601A3D">
          <w:rPr>
            <w:sz w:val="20"/>
          </w:rPr>
          <w:delText>-</w:delText>
        </w:r>
      </w:del>
      <w:r>
        <w:rPr>
          <w:sz w:val="20"/>
        </w:rPr>
        <w:t>ported, as</w:t>
      </w:r>
      <w:r>
        <w:rPr>
          <w:spacing w:val="-1"/>
          <w:sz w:val="20"/>
        </w:rPr>
        <w:t xml:space="preserve"> </w:t>
      </w:r>
      <w:r>
        <w:rPr>
          <w:sz w:val="20"/>
        </w:rPr>
        <w:t>it</w:t>
      </w:r>
      <w:r>
        <w:rPr>
          <w:spacing w:val="-1"/>
          <w:sz w:val="20"/>
        </w:rPr>
        <w:t xml:space="preserve"> </w:t>
      </w:r>
      <w:r>
        <w:rPr>
          <w:sz w:val="20"/>
        </w:rPr>
        <w:t>has</w:t>
      </w:r>
      <w:r>
        <w:rPr>
          <w:spacing w:val="-1"/>
          <w:sz w:val="20"/>
        </w:rPr>
        <w:t xml:space="preserve"> </w:t>
      </w:r>
      <w:r>
        <w:rPr>
          <w:sz w:val="20"/>
        </w:rPr>
        <w:t>no</w:t>
      </w:r>
      <w:r>
        <w:rPr>
          <w:spacing w:val="-1"/>
          <w:sz w:val="20"/>
        </w:rPr>
        <w:t xml:space="preserve"> </w:t>
      </w:r>
      <w:r>
        <w:rPr>
          <w:sz w:val="20"/>
        </w:rPr>
        <w:t>stand-alone interpretation</w:t>
      </w:r>
      <w:r>
        <w:rPr>
          <w:spacing w:val="-1"/>
          <w:sz w:val="20"/>
        </w:rPr>
        <w:t xml:space="preserve"> </w:t>
      </w:r>
      <w:r>
        <w:rPr>
          <w:sz w:val="20"/>
        </w:rPr>
        <w:t>in</w:t>
      </w:r>
      <w:r>
        <w:rPr>
          <w:spacing w:val="-1"/>
          <w:sz w:val="20"/>
        </w:rPr>
        <w:t xml:space="preserve"> </w:t>
      </w:r>
      <w:r>
        <w:rPr>
          <w:sz w:val="20"/>
        </w:rPr>
        <w:t>this</w:t>
      </w:r>
      <w:r>
        <w:rPr>
          <w:spacing w:val="-1"/>
          <w:sz w:val="20"/>
        </w:rPr>
        <w:t xml:space="preserve"> </w:t>
      </w:r>
      <w:r>
        <w:rPr>
          <w:sz w:val="20"/>
        </w:rPr>
        <w:t>specification.</w:t>
      </w:r>
      <w:r>
        <w:rPr>
          <w:spacing w:val="19"/>
          <w:sz w:val="20"/>
        </w:rPr>
        <w:t xml:space="preserve"> </w:t>
      </w:r>
      <w:r>
        <w:rPr>
          <w:sz w:val="20"/>
        </w:rPr>
        <w:t>The</w:t>
      </w:r>
      <w:r>
        <w:rPr>
          <w:spacing w:val="-1"/>
          <w:sz w:val="20"/>
        </w:rPr>
        <w:t xml:space="preserve"> </w:t>
      </w:r>
      <w:r>
        <w:rPr>
          <w:sz w:val="20"/>
        </w:rPr>
        <w:t>post-dummy</w:t>
      </w:r>
      <w:r>
        <w:rPr>
          <w:spacing w:val="-1"/>
          <w:sz w:val="20"/>
        </w:rPr>
        <w:t xml:space="preserve"> </w:t>
      </w:r>
      <w:r>
        <w:rPr>
          <w:spacing w:val="-2"/>
          <w:sz w:val="20"/>
        </w:rPr>
        <w:t>equals</w:t>
      </w:r>
      <w:ins w:id="2543" w:author="Editor" w:date="2026-09-10T13:43:00Z">
        <w:r w:rsidR="00601A3D">
          <w:rPr>
            <w:spacing w:val="-2"/>
            <w:sz w:val="20"/>
          </w:rPr>
          <w:t xml:space="preserve"> </w:t>
        </w:r>
      </w:ins>
    </w:p>
    <w:p w14:paraId="51FCA90A" w14:textId="77777777" w:rsidR="006F1B3D" w:rsidRDefault="00191F14" w:rsidP="00EC25F2">
      <w:pPr>
        <w:suppressAutoHyphens/>
        <w:spacing w:before="50" w:line="249" w:lineRule="auto"/>
        <w:ind w:left="1028" w:right="1746"/>
        <w:jc w:val="both"/>
        <w:rPr>
          <w:sz w:val="20"/>
        </w:rPr>
      </w:pPr>
      <w:del w:id="2544" w:author="Editor" w:date="2026-09-13T17:16:00Z">
        <w:r w:rsidDel="00EC25F2">
          <w:rPr>
            <w:sz w:val="20"/>
          </w:rPr>
          <w:lastRenderedPageBreak/>
          <w:delText>1</w:delText>
        </w:r>
      </w:del>
      <w:ins w:id="2545" w:author="Editor" w:date="2026-09-13T17:16:00Z">
        <w:r w:rsidR="00EC25F2">
          <w:rPr>
            <w:sz w:val="20"/>
          </w:rPr>
          <w:t>one</w:t>
        </w:r>
      </w:ins>
      <w:r>
        <w:rPr>
          <w:sz w:val="20"/>
        </w:rPr>
        <w:t xml:space="preserve"> for </w:t>
      </w:r>
      <w:del w:id="2546" w:author="Editor" w:date="2026-09-10T13:43:00Z">
        <w:r w:rsidDel="00601A3D">
          <w:rPr>
            <w:sz w:val="20"/>
          </w:rPr>
          <w:delText xml:space="preserve">years </w:delText>
        </w:r>
      </w:del>
      <w:ins w:id="2547" w:author="Editor" w:date="2026-09-10T13:43:00Z">
        <w:r w:rsidR="00601A3D">
          <w:rPr>
            <w:sz w:val="20"/>
          </w:rPr>
          <w:t xml:space="preserve">the years </w:t>
        </w:r>
      </w:ins>
      <w:r>
        <w:rPr>
          <w:sz w:val="20"/>
        </w:rPr>
        <w:t>1997–2006.</w:t>
      </w:r>
      <w:r>
        <w:rPr>
          <w:spacing w:val="23"/>
          <w:sz w:val="20"/>
        </w:rPr>
        <w:t xml:space="preserve"> </w:t>
      </w:r>
      <w:r>
        <w:rPr>
          <w:sz w:val="20"/>
        </w:rPr>
        <w:t>The sample is restricted to highly marginalized municipalities.</w:t>
      </w:r>
      <w:r>
        <w:rPr>
          <w:spacing w:val="23"/>
          <w:sz w:val="20"/>
        </w:rPr>
        <w:t xml:space="preserve"> </w:t>
      </w:r>
      <w:r>
        <w:rPr>
          <w:sz w:val="20"/>
        </w:rPr>
        <w:t xml:space="preserve">All regressions include municipality and year fixed </w:t>
      </w:r>
      <w:ins w:id="2548" w:author="Editor" w:date="2026-09-08T18:18:00Z">
        <w:r w:rsidR="00B50A25">
          <w:rPr>
            <w:sz w:val="20"/>
          </w:rPr>
          <w:t>eff</w:t>
        </w:r>
      </w:ins>
      <w:del w:id="2549" w:author="Editor" w:date="2026-09-08T18:18:00Z">
        <w:r w:rsidDel="00B50A25">
          <w:rPr>
            <w:sz w:val="20"/>
          </w:rPr>
          <w:delText>e</w:delText>
        </w:r>
        <w:r w:rsidDel="00B50A25">
          <w:rPr>
            <w:rFonts w:ascii="Arial MT" w:hAnsi="Arial MT"/>
            <w:sz w:val="20"/>
          </w:rPr>
          <w:delText>ff</w:delText>
        </w:r>
      </w:del>
      <w:r>
        <w:rPr>
          <w:sz w:val="20"/>
        </w:rPr>
        <w:t>ects</w:t>
      </w:r>
      <w:ins w:id="2550" w:author="Editor" w:date="2026-09-10T13:44:00Z">
        <w:r w:rsidR="00601A3D">
          <w:rPr>
            <w:sz w:val="20"/>
          </w:rPr>
          <w:t xml:space="preserve"> and</w:t>
        </w:r>
      </w:ins>
      <w:del w:id="2551" w:author="Editor" w:date="2026-09-10T13:44:00Z">
        <w:r w:rsidDel="00601A3D">
          <w:rPr>
            <w:sz w:val="20"/>
          </w:rPr>
          <w:delText>,</w:delText>
        </w:r>
      </w:del>
      <w:r>
        <w:rPr>
          <w:sz w:val="20"/>
        </w:rPr>
        <w:t xml:space="preserve"> </w:t>
      </w:r>
      <w:r w:rsidRPr="004A2FF4">
        <w:rPr>
          <w:i/>
          <w:sz w:val="20"/>
        </w:rPr>
        <w:t>Seguro Popular</w:t>
      </w:r>
      <w:r>
        <w:rPr>
          <w:sz w:val="20"/>
        </w:rPr>
        <w:t xml:space="preserve"> intensity, and are weighted by the population of the relevant age group.</w:t>
      </w:r>
      <w:r>
        <w:rPr>
          <w:spacing w:val="40"/>
          <w:sz w:val="20"/>
        </w:rPr>
        <w:t xml:space="preserve"> </w:t>
      </w:r>
      <w:r>
        <w:rPr>
          <w:sz w:val="20"/>
        </w:rPr>
        <w:t>Standard errors are clustered at the municipality level and shown in parentheses. ***p</w:t>
      </w:r>
      <w:ins w:id="2552" w:author="Editor" w:date="2026-09-13T17:20:00Z">
        <w:r w:rsidR="00BE05E8">
          <w:rPr>
            <w:sz w:val="20"/>
          </w:rPr>
          <w:t xml:space="preserve"> </w:t>
        </w:r>
      </w:ins>
      <w:r>
        <w:rPr>
          <w:rFonts w:ascii="Sitka Heading" w:hAnsi="Sitka Heading"/>
          <w:i/>
          <w:sz w:val="20"/>
        </w:rPr>
        <w:t xml:space="preserve">&lt; </w:t>
      </w:r>
      <w:r>
        <w:rPr>
          <w:sz w:val="20"/>
        </w:rPr>
        <w:t>0</w:t>
      </w:r>
      <w:r>
        <w:rPr>
          <w:rFonts w:ascii="Sitka Heading" w:hAnsi="Sitka Heading"/>
          <w:i/>
          <w:sz w:val="20"/>
        </w:rPr>
        <w:t>.</w:t>
      </w:r>
      <w:r>
        <w:rPr>
          <w:sz w:val="20"/>
        </w:rPr>
        <w:t>01, **p</w:t>
      </w:r>
      <w:ins w:id="2553" w:author="Editor" w:date="2026-09-13T17:20:00Z">
        <w:r w:rsidR="00BE05E8">
          <w:rPr>
            <w:sz w:val="20"/>
          </w:rPr>
          <w:t xml:space="preserve"> </w:t>
        </w:r>
      </w:ins>
      <w:r>
        <w:rPr>
          <w:rFonts w:ascii="Sitka Heading" w:hAnsi="Sitka Heading"/>
          <w:i/>
          <w:sz w:val="20"/>
        </w:rPr>
        <w:t xml:space="preserve">&lt; </w:t>
      </w:r>
      <w:r>
        <w:rPr>
          <w:sz w:val="20"/>
        </w:rPr>
        <w:t>0</w:t>
      </w:r>
      <w:r>
        <w:rPr>
          <w:rFonts w:ascii="Sitka Heading" w:hAnsi="Sitka Heading"/>
          <w:i/>
          <w:sz w:val="20"/>
        </w:rPr>
        <w:t>.</w:t>
      </w:r>
      <w:r>
        <w:rPr>
          <w:sz w:val="20"/>
        </w:rPr>
        <w:t>05, *p</w:t>
      </w:r>
      <w:ins w:id="2554" w:author="Editor" w:date="2026-09-13T17:20:00Z">
        <w:r w:rsidR="00BE05E8">
          <w:rPr>
            <w:sz w:val="20"/>
          </w:rPr>
          <w:t xml:space="preserve"> </w:t>
        </w:r>
      </w:ins>
      <w:r>
        <w:rPr>
          <w:rFonts w:ascii="Sitka Heading" w:hAnsi="Sitka Heading"/>
          <w:i/>
          <w:sz w:val="20"/>
        </w:rPr>
        <w:t xml:space="preserve">&lt; </w:t>
      </w:r>
      <w:r>
        <w:rPr>
          <w:sz w:val="20"/>
        </w:rPr>
        <w:t>0</w:t>
      </w:r>
      <w:r>
        <w:rPr>
          <w:rFonts w:ascii="Sitka Heading" w:hAnsi="Sitka Heading"/>
          <w:i/>
          <w:sz w:val="20"/>
        </w:rPr>
        <w:t>.</w:t>
      </w:r>
      <w:r>
        <w:rPr>
          <w:sz w:val="20"/>
        </w:rPr>
        <w:t>1.</w:t>
      </w:r>
    </w:p>
    <w:p w14:paraId="64EDC3DD" w14:textId="77777777" w:rsidR="006F1B3D" w:rsidRDefault="006F1B3D" w:rsidP="008C7539">
      <w:pPr>
        <w:suppressAutoHyphens/>
        <w:spacing w:line="244" w:lineRule="auto"/>
        <w:jc w:val="both"/>
        <w:rPr>
          <w:sz w:val="20"/>
        </w:rPr>
        <w:sectPr w:rsidR="006F1B3D">
          <w:footerReference w:type="default" r:id="rId20"/>
          <w:pgSz w:w="12240" w:h="15840"/>
          <w:pgMar w:top="1700" w:right="720" w:bottom="1420" w:left="1440" w:header="0" w:footer="1223" w:gutter="0"/>
          <w:pgNumType w:start="22"/>
          <w:cols w:space="720"/>
        </w:sectPr>
      </w:pPr>
    </w:p>
    <w:p w14:paraId="107FF052" w14:textId="77777777" w:rsidR="006F1B3D" w:rsidRPr="0007505F" w:rsidRDefault="00191F14" w:rsidP="008C7539">
      <w:pPr>
        <w:pStyle w:val="BodyText"/>
        <w:suppressAutoHyphens/>
        <w:spacing w:before="77" w:line="252" w:lineRule="auto"/>
        <w:rPr>
          <w:b/>
        </w:rPr>
      </w:pPr>
      <w:bookmarkStart w:id="2555" w:name="List_of_Figures"/>
      <w:bookmarkStart w:id="2556" w:name="List_of_Tables"/>
      <w:bookmarkStart w:id="2557" w:name="_bookmark73"/>
      <w:bookmarkEnd w:id="2555"/>
      <w:bookmarkEnd w:id="2556"/>
      <w:bookmarkEnd w:id="2557"/>
      <w:r>
        <w:rPr>
          <w:b/>
        </w:rPr>
        <w:lastRenderedPageBreak/>
        <w:t>Table</w:t>
      </w:r>
      <w:r>
        <w:rPr>
          <w:b/>
          <w:spacing w:val="-15"/>
        </w:rPr>
        <w:t xml:space="preserve"> </w:t>
      </w:r>
      <w:r>
        <w:rPr>
          <w:b/>
        </w:rPr>
        <w:t>3</w:t>
      </w:r>
      <w:r w:rsidR="0007505F">
        <w:rPr>
          <w:b/>
        </w:rPr>
        <w:t>.</w:t>
      </w:r>
      <w:r>
        <w:rPr>
          <w:b/>
          <w:spacing w:val="-15"/>
        </w:rPr>
        <w:t xml:space="preserve"> </w:t>
      </w:r>
      <w:r w:rsidRPr="0007505F">
        <w:rPr>
          <w:b/>
        </w:rPr>
        <w:t>E</w:t>
      </w:r>
      <w:ins w:id="2558" w:author="Editor" w:date="2026-09-08T18:18:00Z">
        <w:r w:rsidR="00B50A25" w:rsidRPr="0007505F">
          <w:rPr>
            <w:b/>
          </w:rPr>
          <w:t>ff</w:t>
        </w:r>
      </w:ins>
      <w:del w:id="2559" w:author="Editor" w:date="2026-09-08T18:18:00Z">
        <w:r w:rsidRPr="0007505F" w:rsidDel="00B50A25">
          <w:rPr>
            <w:rFonts w:ascii="Arial MT"/>
            <w:b/>
          </w:rPr>
          <w:delText>ff</w:delText>
        </w:r>
      </w:del>
      <w:r w:rsidRPr="0007505F">
        <w:rPr>
          <w:b/>
        </w:rPr>
        <w:t>ects</w:t>
      </w:r>
      <w:r w:rsidRPr="0007505F">
        <w:rPr>
          <w:b/>
          <w:spacing w:val="-15"/>
        </w:rPr>
        <w:t xml:space="preserve"> </w:t>
      </w:r>
      <w:r w:rsidRPr="0007505F">
        <w:rPr>
          <w:b/>
        </w:rPr>
        <w:t>of</w:t>
      </w:r>
      <w:r w:rsidRPr="0007505F">
        <w:rPr>
          <w:b/>
          <w:spacing w:val="-15"/>
        </w:rPr>
        <w:t xml:space="preserve"> </w:t>
      </w:r>
      <w:r w:rsidRPr="003503A6">
        <w:rPr>
          <w:b/>
        </w:rPr>
        <w:t>Progresa</w:t>
      </w:r>
      <w:r w:rsidRPr="0007505F">
        <w:rPr>
          <w:b/>
          <w:spacing w:val="-15"/>
        </w:rPr>
        <w:t xml:space="preserve"> </w:t>
      </w:r>
      <w:r w:rsidRPr="0007505F">
        <w:rPr>
          <w:b/>
        </w:rPr>
        <w:t>on</w:t>
      </w:r>
      <w:r w:rsidRPr="0007505F">
        <w:rPr>
          <w:b/>
          <w:spacing w:val="-15"/>
        </w:rPr>
        <w:t xml:space="preserve"> </w:t>
      </w:r>
      <w:r w:rsidRPr="0007505F">
        <w:rPr>
          <w:b/>
        </w:rPr>
        <w:t>Labor</w:t>
      </w:r>
      <w:r w:rsidRPr="0007505F">
        <w:rPr>
          <w:b/>
          <w:spacing w:val="-15"/>
        </w:rPr>
        <w:t xml:space="preserve"> </w:t>
      </w:r>
      <w:r w:rsidRPr="0007505F">
        <w:rPr>
          <w:b/>
        </w:rPr>
        <w:t>Supply</w:t>
      </w:r>
      <w:r w:rsidRPr="0007505F">
        <w:rPr>
          <w:b/>
          <w:spacing w:val="-15"/>
        </w:rPr>
        <w:t xml:space="preserve"> </w:t>
      </w:r>
      <w:r w:rsidRPr="0007505F">
        <w:rPr>
          <w:b/>
        </w:rPr>
        <w:t>and</w:t>
      </w:r>
      <w:r w:rsidRPr="0007505F">
        <w:rPr>
          <w:b/>
          <w:spacing w:val="-15"/>
        </w:rPr>
        <w:t xml:space="preserve"> </w:t>
      </w:r>
      <w:r w:rsidRPr="0007505F">
        <w:rPr>
          <w:b/>
        </w:rPr>
        <w:t>Living</w:t>
      </w:r>
      <w:r w:rsidRPr="0007505F">
        <w:rPr>
          <w:b/>
          <w:spacing w:val="-15"/>
        </w:rPr>
        <w:t xml:space="preserve"> </w:t>
      </w:r>
      <w:r w:rsidRPr="0007505F">
        <w:rPr>
          <w:b/>
        </w:rPr>
        <w:t>Arrangements</w:t>
      </w:r>
      <w:r w:rsidRPr="0007505F">
        <w:rPr>
          <w:b/>
          <w:spacing w:val="-15"/>
        </w:rPr>
        <w:t xml:space="preserve"> </w:t>
      </w:r>
      <w:r w:rsidRPr="0007505F">
        <w:rPr>
          <w:b/>
        </w:rPr>
        <w:t>of</w:t>
      </w:r>
      <w:r w:rsidRPr="0007505F">
        <w:rPr>
          <w:b/>
          <w:spacing w:val="-15"/>
        </w:rPr>
        <w:t xml:space="preserve"> </w:t>
      </w:r>
      <w:r w:rsidRPr="0007505F">
        <w:rPr>
          <w:b/>
        </w:rPr>
        <w:t>Older</w:t>
      </w:r>
      <w:r w:rsidRPr="0007505F">
        <w:rPr>
          <w:b/>
          <w:spacing w:val="-15"/>
        </w:rPr>
        <w:t xml:space="preserve"> </w:t>
      </w:r>
      <w:r w:rsidRPr="0007505F">
        <w:rPr>
          <w:b/>
        </w:rPr>
        <w:t>Adults</w:t>
      </w:r>
      <w:r w:rsidRPr="0007505F">
        <w:rPr>
          <w:b/>
          <w:spacing w:val="-15"/>
        </w:rPr>
        <w:t xml:space="preserve"> </w:t>
      </w:r>
      <w:r w:rsidRPr="0007505F">
        <w:rPr>
          <w:b/>
        </w:rPr>
        <w:t>in</w:t>
      </w:r>
      <w:r w:rsidRPr="0007505F">
        <w:rPr>
          <w:b/>
          <w:spacing w:val="-15"/>
        </w:rPr>
        <w:t xml:space="preserve"> </w:t>
      </w:r>
      <w:r w:rsidRPr="0007505F">
        <w:rPr>
          <w:b/>
        </w:rPr>
        <w:t xml:space="preserve">Eligible </w:t>
      </w:r>
      <w:r w:rsidRPr="0007505F">
        <w:rPr>
          <w:b/>
          <w:spacing w:val="-2"/>
        </w:rPr>
        <w:t>Households</w:t>
      </w:r>
    </w:p>
    <w:p w14:paraId="17333702" w14:textId="77777777" w:rsidR="006F1B3D" w:rsidRDefault="00191F14" w:rsidP="008C7539">
      <w:pPr>
        <w:pStyle w:val="BodyText"/>
        <w:suppressAutoHyphens/>
        <w:spacing w:before="11"/>
        <w:rPr>
          <w:sz w:val="16"/>
        </w:rPr>
      </w:pPr>
      <w:r>
        <w:rPr>
          <w:noProof/>
          <w:sz w:val="16"/>
        </w:rPr>
        <mc:AlternateContent>
          <mc:Choice Requires="wpg">
            <w:drawing>
              <wp:anchor distT="0" distB="0" distL="0" distR="0" simplePos="0" relativeHeight="487625728" behindDoc="1" locked="0" layoutInCell="1" allowOverlap="1" wp14:anchorId="2432CD86" wp14:editId="4C03541D">
                <wp:simplePos x="0" y="0"/>
                <wp:positionH relativeFrom="page">
                  <wp:posOffset>961844</wp:posOffset>
                </wp:positionH>
                <wp:positionV relativeFrom="paragraph">
                  <wp:posOffset>139369</wp:posOffset>
                </wp:positionV>
                <wp:extent cx="6070600" cy="26670"/>
                <wp:effectExtent l="0" t="0" r="0" b="0"/>
                <wp:wrapTopAndBottom/>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0600" cy="26670"/>
                          <a:chOff x="0" y="0"/>
                          <a:chExt cx="6070600" cy="26670"/>
                        </a:xfrm>
                      </wpg:grpSpPr>
                      <wps:wsp>
                        <wps:cNvPr id="345" name="Graphic 345"/>
                        <wps:cNvSpPr/>
                        <wps:spPr>
                          <a:xfrm>
                            <a:off x="0" y="1895"/>
                            <a:ext cx="6070600" cy="1270"/>
                          </a:xfrm>
                          <a:custGeom>
                            <a:avLst/>
                            <a:gdLst/>
                            <a:ahLst/>
                            <a:cxnLst/>
                            <a:rect l="l" t="t" r="r" b="b"/>
                            <a:pathLst>
                              <a:path w="6070600">
                                <a:moveTo>
                                  <a:pt x="0" y="0"/>
                                </a:moveTo>
                                <a:lnTo>
                                  <a:pt x="6070453" y="0"/>
                                </a:lnTo>
                              </a:path>
                            </a:pathLst>
                          </a:custGeom>
                          <a:ln w="3790">
                            <a:solidFill>
                              <a:srgbClr val="000000"/>
                            </a:solidFill>
                            <a:prstDash val="solid"/>
                          </a:ln>
                        </wps:spPr>
                        <wps:bodyPr wrap="square" lIns="0" tIns="0" rIns="0" bIns="0" rtlCol="0">
                          <a:prstTxWarp prst="textNoShape">
                            <a:avLst/>
                          </a:prstTxWarp>
                          <a:noAutofit/>
                        </wps:bodyPr>
                      </wps:wsp>
                      <wps:wsp>
                        <wps:cNvPr id="346" name="Graphic 346"/>
                        <wps:cNvSpPr/>
                        <wps:spPr>
                          <a:xfrm>
                            <a:off x="0" y="24669"/>
                            <a:ext cx="6070600" cy="1270"/>
                          </a:xfrm>
                          <a:custGeom>
                            <a:avLst/>
                            <a:gdLst/>
                            <a:ahLst/>
                            <a:cxnLst/>
                            <a:rect l="l" t="t" r="r" b="b"/>
                            <a:pathLst>
                              <a:path w="6070600">
                                <a:moveTo>
                                  <a:pt x="0" y="0"/>
                                </a:moveTo>
                                <a:lnTo>
                                  <a:pt x="6070453" y="0"/>
                                </a:lnTo>
                              </a:path>
                            </a:pathLst>
                          </a:custGeom>
                          <a:ln w="37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CBB9CE" id="Group 344" o:spid="_x0000_s1026" style="position:absolute;margin-left:75.75pt;margin-top:10.95pt;width:478pt;height:2.1pt;z-index:-15690752;mso-wrap-distance-left:0;mso-wrap-distance-right:0;mso-position-horizontal-relative:page" coordsize="60706,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">
                <v:shape id="Graphic 345" o:spid="_x0000_s1027" style="position:absolute;top:18;width:60706;height:13;visibility:visible;mso-wrap-style:square;v-text-anchor:top" coordsize="607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" path="m,l6070453,e" filled="f" strokeweight=".1053mm">
                  <v:path arrowok="t"/>
                </v:shape>
                <v:shape id="Graphic 346" o:spid="_x0000_s1028" style="position:absolute;top:246;width:60706;height:13;visibility:visible;mso-wrap-style:square;v-text-anchor:top" coordsize="607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" path="m,l6070453,e" filled="f" strokeweight=".1053mm">
                  <v:path arrowok="t"/>
                </v:shape>
                <w10:wrap type="topAndBottom" anchorx="page"/>
              </v:group>
            </w:pict>
          </mc:Fallback>
        </mc:AlternateContent>
      </w:r>
    </w:p>
    <w:p w14:paraId="22D20A91" w14:textId="77777777" w:rsidR="006F1B3D" w:rsidRPr="004A2FF4" w:rsidRDefault="00191F14" w:rsidP="008C7539">
      <w:pPr>
        <w:tabs>
          <w:tab w:val="left" w:pos="7311"/>
        </w:tabs>
        <w:suppressAutoHyphens/>
        <w:spacing w:after="30"/>
        <w:ind w:left="3377"/>
        <w:rPr>
          <w:b/>
          <w:sz w:val="18"/>
        </w:rPr>
      </w:pPr>
      <w:r w:rsidRPr="004A2FF4">
        <w:rPr>
          <w:b/>
          <w:sz w:val="18"/>
        </w:rPr>
        <w:t>All</w:t>
      </w:r>
      <w:r w:rsidRPr="004A2FF4">
        <w:rPr>
          <w:b/>
          <w:spacing w:val="-6"/>
          <w:sz w:val="18"/>
        </w:rPr>
        <w:t xml:space="preserve"> </w:t>
      </w:r>
      <w:r w:rsidRPr="004A2FF4">
        <w:rPr>
          <w:b/>
          <w:sz w:val="18"/>
        </w:rPr>
        <w:t>Eligible</w:t>
      </w:r>
      <w:r w:rsidRPr="004A2FF4">
        <w:rPr>
          <w:b/>
          <w:spacing w:val="-5"/>
          <w:sz w:val="18"/>
        </w:rPr>
        <w:t xml:space="preserve"> </w:t>
      </w:r>
      <w:r w:rsidRPr="004A2FF4">
        <w:rPr>
          <w:b/>
          <w:sz w:val="18"/>
        </w:rPr>
        <w:t>Older</w:t>
      </w:r>
      <w:r w:rsidRPr="004A2FF4">
        <w:rPr>
          <w:b/>
          <w:spacing w:val="-5"/>
          <w:sz w:val="18"/>
        </w:rPr>
        <w:t xml:space="preserve"> </w:t>
      </w:r>
      <w:r w:rsidRPr="004A2FF4">
        <w:rPr>
          <w:b/>
          <w:sz w:val="18"/>
        </w:rPr>
        <w:t>Adults</w:t>
      </w:r>
      <w:r w:rsidRPr="004A2FF4">
        <w:rPr>
          <w:b/>
          <w:spacing w:val="-5"/>
          <w:sz w:val="18"/>
        </w:rPr>
        <w:t xml:space="preserve"> </w:t>
      </w:r>
      <w:r w:rsidRPr="004A2FF4">
        <w:rPr>
          <w:b/>
          <w:spacing w:val="-4"/>
          <w:sz w:val="18"/>
        </w:rPr>
        <w:t>(65</w:t>
      </w:r>
      <w:r w:rsidRPr="004A2FF4">
        <w:rPr>
          <w:rFonts w:ascii="Calibri"/>
          <w:b/>
          <w:spacing w:val="-4"/>
          <w:sz w:val="18"/>
        </w:rPr>
        <w:t>+</w:t>
      </w:r>
      <w:r w:rsidRPr="004A2FF4">
        <w:rPr>
          <w:b/>
          <w:spacing w:val="-4"/>
          <w:sz w:val="18"/>
        </w:rPr>
        <w:t>)</w:t>
      </w:r>
      <w:r w:rsidRPr="004A2FF4">
        <w:rPr>
          <w:b/>
          <w:sz w:val="18"/>
        </w:rPr>
        <w:tab/>
      </w:r>
      <w:r w:rsidRPr="004A2FF4">
        <w:rPr>
          <w:b/>
          <w:spacing w:val="-2"/>
          <w:sz w:val="18"/>
        </w:rPr>
        <w:t>Older-Adults-Only</w:t>
      </w:r>
      <w:r w:rsidRPr="004A2FF4">
        <w:rPr>
          <w:b/>
          <w:spacing w:val="15"/>
          <w:sz w:val="18"/>
        </w:rPr>
        <w:t xml:space="preserve"> </w:t>
      </w:r>
      <w:r w:rsidRPr="004A2FF4">
        <w:rPr>
          <w:b/>
          <w:spacing w:val="-2"/>
          <w:sz w:val="18"/>
        </w:rPr>
        <w:t>Households</w:t>
      </w:r>
    </w:p>
    <w:tbl>
      <w:tblPr>
        <w:tblW w:w="0" w:type="auto"/>
        <w:tblInd w:w="82" w:type="dxa"/>
        <w:tblLayout w:type="fixed"/>
        <w:tblCellMar>
          <w:left w:w="0" w:type="dxa"/>
          <w:right w:w="0" w:type="dxa"/>
        </w:tblCellMar>
        <w:tblLook w:val="01E0" w:firstRow="1" w:lastRow="1" w:firstColumn="1" w:lastColumn="1" w:noHBand="0" w:noVBand="0"/>
      </w:tblPr>
      <w:tblGrid>
        <w:gridCol w:w="1791"/>
        <w:gridCol w:w="1030"/>
        <w:gridCol w:w="175"/>
        <w:gridCol w:w="808"/>
        <w:gridCol w:w="1784"/>
        <w:gridCol w:w="723"/>
        <w:gridCol w:w="175"/>
        <w:gridCol w:w="571"/>
        <w:gridCol w:w="175"/>
        <w:gridCol w:w="1030"/>
        <w:gridCol w:w="175"/>
        <w:gridCol w:w="1030"/>
        <w:gridCol w:w="87"/>
      </w:tblGrid>
      <w:tr w:rsidR="006F1B3D" w:rsidRPr="000615E0" w14:paraId="4C5D51DF" w14:textId="77777777" w:rsidTr="004A2FF4">
        <w:trPr>
          <w:trHeight w:val="290"/>
        </w:trPr>
        <w:tc>
          <w:tcPr>
            <w:tcW w:w="1791" w:type="dxa"/>
            <w:vMerge w:val="restart"/>
            <w:tcBorders>
              <w:bottom w:val="single" w:sz="6" w:space="0" w:color="000000"/>
            </w:tcBorders>
          </w:tcPr>
          <w:p w14:paraId="6EEC110C" w14:textId="77777777" w:rsidR="006F1B3D" w:rsidRPr="004A2FF4" w:rsidRDefault="006F1B3D" w:rsidP="008C7539">
            <w:pPr>
              <w:pStyle w:val="TableParagraph"/>
              <w:suppressAutoHyphens/>
              <w:rPr>
                <w:b/>
                <w:sz w:val="18"/>
              </w:rPr>
            </w:pPr>
          </w:p>
        </w:tc>
        <w:tc>
          <w:tcPr>
            <w:tcW w:w="1030" w:type="dxa"/>
            <w:tcBorders>
              <w:top w:val="single" w:sz="4" w:space="0" w:color="000000"/>
              <w:bottom w:val="single" w:sz="4" w:space="0" w:color="000000"/>
            </w:tcBorders>
          </w:tcPr>
          <w:p w14:paraId="7156F849" w14:textId="77777777" w:rsidR="006F1B3D" w:rsidRPr="004A2FF4" w:rsidRDefault="00191F14" w:rsidP="008C7539">
            <w:pPr>
              <w:pStyle w:val="TableParagraph"/>
              <w:suppressAutoHyphens/>
              <w:spacing w:before="31"/>
              <w:ind w:left="9" w:right="10"/>
              <w:jc w:val="center"/>
              <w:rPr>
                <w:b/>
                <w:sz w:val="18"/>
              </w:rPr>
            </w:pPr>
            <w:r w:rsidRPr="004A2FF4">
              <w:rPr>
                <w:b/>
                <w:spacing w:val="-2"/>
                <w:sz w:val="18"/>
              </w:rPr>
              <w:t>Labor</w:t>
            </w:r>
          </w:p>
        </w:tc>
        <w:tc>
          <w:tcPr>
            <w:tcW w:w="175" w:type="dxa"/>
            <w:tcBorders>
              <w:top w:val="single" w:sz="4" w:space="0" w:color="000000"/>
            </w:tcBorders>
          </w:tcPr>
          <w:p w14:paraId="307FFD56" w14:textId="77777777" w:rsidR="006F1B3D" w:rsidRPr="004A2FF4" w:rsidRDefault="006F1B3D" w:rsidP="008C7539">
            <w:pPr>
              <w:pStyle w:val="TableParagraph"/>
              <w:suppressAutoHyphens/>
              <w:rPr>
                <w:b/>
                <w:sz w:val="18"/>
              </w:rPr>
            </w:pPr>
          </w:p>
        </w:tc>
        <w:tc>
          <w:tcPr>
            <w:tcW w:w="808" w:type="dxa"/>
            <w:tcBorders>
              <w:top w:val="single" w:sz="4" w:space="0" w:color="000000"/>
              <w:bottom w:val="single" w:sz="4" w:space="0" w:color="000000"/>
            </w:tcBorders>
          </w:tcPr>
          <w:p w14:paraId="3926869D" w14:textId="77777777" w:rsidR="006F1B3D" w:rsidRPr="004A2FF4" w:rsidRDefault="006F1B3D" w:rsidP="008C7539">
            <w:pPr>
              <w:pStyle w:val="TableParagraph"/>
              <w:suppressAutoHyphens/>
              <w:rPr>
                <w:b/>
                <w:sz w:val="18"/>
              </w:rPr>
            </w:pPr>
          </w:p>
        </w:tc>
        <w:tc>
          <w:tcPr>
            <w:tcW w:w="1784" w:type="dxa"/>
            <w:tcBorders>
              <w:top w:val="single" w:sz="4" w:space="0" w:color="000000"/>
              <w:bottom w:val="single" w:sz="4" w:space="0" w:color="000000"/>
            </w:tcBorders>
          </w:tcPr>
          <w:p w14:paraId="1606FB9F" w14:textId="77777777" w:rsidR="006F1B3D" w:rsidRPr="004A2FF4" w:rsidRDefault="00191F14" w:rsidP="008C7539">
            <w:pPr>
              <w:pStyle w:val="TableParagraph"/>
              <w:suppressAutoHyphens/>
              <w:spacing w:before="31"/>
              <w:ind w:left="93" w:right="-44"/>
              <w:rPr>
                <w:b/>
                <w:sz w:val="18"/>
              </w:rPr>
            </w:pPr>
            <w:r w:rsidRPr="004A2FF4">
              <w:rPr>
                <w:b/>
                <w:sz w:val="18"/>
              </w:rPr>
              <w:t>Living</w:t>
            </w:r>
            <w:r w:rsidRPr="004A2FF4">
              <w:rPr>
                <w:b/>
                <w:spacing w:val="-6"/>
                <w:sz w:val="18"/>
              </w:rPr>
              <w:t xml:space="preserve"> </w:t>
            </w:r>
            <w:r w:rsidRPr="004A2FF4">
              <w:rPr>
                <w:b/>
                <w:spacing w:val="-2"/>
                <w:sz w:val="18"/>
              </w:rPr>
              <w:t>Arrangements</w:t>
            </w:r>
          </w:p>
        </w:tc>
        <w:tc>
          <w:tcPr>
            <w:tcW w:w="723" w:type="dxa"/>
            <w:tcBorders>
              <w:top w:val="single" w:sz="4" w:space="0" w:color="000000"/>
              <w:bottom w:val="single" w:sz="4" w:space="0" w:color="000000"/>
            </w:tcBorders>
          </w:tcPr>
          <w:p w14:paraId="24EFBA49" w14:textId="77777777" w:rsidR="006F1B3D" w:rsidRPr="004A2FF4" w:rsidRDefault="006F1B3D" w:rsidP="008C7539">
            <w:pPr>
              <w:pStyle w:val="TableParagraph"/>
              <w:suppressAutoHyphens/>
              <w:rPr>
                <w:b/>
                <w:sz w:val="18"/>
              </w:rPr>
            </w:pPr>
          </w:p>
        </w:tc>
        <w:tc>
          <w:tcPr>
            <w:tcW w:w="175" w:type="dxa"/>
            <w:tcBorders>
              <w:top w:val="single" w:sz="4" w:space="0" w:color="000000"/>
            </w:tcBorders>
          </w:tcPr>
          <w:p w14:paraId="1BCA4CDA" w14:textId="77777777" w:rsidR="006F1B3D" w:rsidRPr="004A2FF4" w:rsidRDefault="006F1B3D" w:rsidP="008C7539">
            <w:pPr>
              <w:pStyle w:val="TableParagraph"/>
              <w:suppressAutoHyphens/>
              <w:rPr>
                <w:b/>
                <w:sz w:val="18"/>
              </w:rPr>
            </w:pPr>
          </w:p>
        </w:tc>
        <w:tc>
          <w:tcPr>
            <w:tcW w:w="571" w:type="dxa"/>
            <w:tcBorders>
              <w:top w:val="single" w:sz="4" w:space="0" w:color="000000"/>
              <w:bottom w:val="single" w:sz="4" w:space="0" w:color="000000"/>
            </w:tcBorders>
          </w:tcPr>
          <w:p w14:paraId="3AF301DD" w14:textId="77777777" w:rsidR="006F1B3D" w:rsidRPr="004A2FF4" w:rsidRDefault="00191F14" w:rsidP="008C7539">
            <w:pPr>
              <w:pStyle w:val="TableParagraph"/>
              <w:suppressAutoHyphens/>
              <w:spacing w:before="31"/>
              <w:ind w:left="5"/>
              <w:jc w:val="center"/>
              <w:rPr>
                <w:b/>
                <w:sz w:val="18"/>
              </w:rPr>
            </w:pPr>
            <w:r w:rsidRPr="004A2FF4">
              <w:rPr>
                <w:b/>
                <w:spacing w:val="-2"/>
                <w:sz w:val="18"/>
              </w:rPr>
              <w:t>Health</w:t>
            </w:r>
          </w:p>
        </w:tc>
        <w:tc>
          <w:tcPr>
            <w:tcW w:w="175" w:type="dxa"/>
          </w:tcPr>
          <w:p w14:paraId="179B5DBE" w14:textId="77777777" w:rsidR="006F1B3D" w:rsidRPr="004A2FF4" w:rsidRDefault="006F1B3D" w:rsidP="008C7539">
            <w:pPr>
              <w:pStyle w:val="TableParagraph"/>
              <w:suppressAutoHyphens/>
              <w:rPr>
                <w:b/>
                <w:sz w:val="18"/>
              </w:rPr>
            </w:pPr>
          </w:p>
        </w:tc>
        <w:tc>
          <w:tcPr>
            <w:tcW w:w="1030" w:type="dxa"/>
            <w:tcBorders>
              <w:top w:val="single" w:sz="4" w:space="0" w:color="000000"/>
              <w:bottom w:val="single" w:sz="4" w:space="0" w:color="000000"/>
            </w:tcBorders>
          </w:tcPr>
          <w:p w14:paraId="3E680F6D" w14:textId="77777777" w:rsidR="006F1B3D" w:rsidRPr="004A2FF4" w:rsidRDefault="00191F14" w:rsidP="008C7539">
            <w:pPr>
              <w:pStyle w:val="TableParagraph"/>
              <w:suppressAutoHyphens/>
              <w:spacing w:before="31"/>
              <w:ind w:left="9" w:right="7"/>
              <w:jc w:val="center"/>
              <w:rPr>
                <w:b/>
                <w:sz w:val="18"/>
              </w:rPr>
            </w:pPr>
            <w:r w:rsidRPr="004A2FF4">
              <w:rPr>
                <w:b/>
                <w:spacing w:val="-2"/>
                <w:sz w:val="18"/>
              </w:rPr>
              <w:t>Labor</w:t>
            </w:r>
          </w:p>
        </w:tc>
        <w:tc>
          <w:tcPr>
            <w:tcW w:w="175" w:type="dxa"/>
            <w:tcBorders>
              <w:top w:val="single" w:sz="4" w:space="0" w:color="000000"/>
            </w:tcBorders>
          </w:tcPr>
          <w:p w14:paraId="3924946D" w14:textId="77777777" w:rsidR="006F1B3D" w:rsidRPr="004A2FF4" w:rsidRDefault="006F1B3D" w:rsidP="008C7539">
            <w:pPr>
              <w:pStyle w:val="TableParagraph"/>
              <w:suppressAutoHyphens/>
              <w:rPr>
                <w:b/>
                <w:sz w:val="18"/>
              </w:rPr>
            </w:pPr>
          </w:p>
        </w:tc>
        <w:tc>
          <w:tcPr>
            <w:tcW w:w="1030" w:type="dxa"/>
            <w:tcBorders>
              <w:top w:val="single" w:sz="4" w:space="0" w:color="000000"/>
              <w:bottom w:val="single" w:sz="4" w:space="0" w:color="000000"/>
            </w:tcBorders>
          </w:tcPr>
          <w:p w14:paraId="4B5EEC8B" w14:textId="77777777" w:rsidR="006F1B3D" w:rsidRPr="004A2FF4" w:rsidRDefault="00191F14" w:rsidP="008C7539">
            <w:pPr>
              <w:pStyle w:val="TableParagraph"/>
              <w:suppressAutoHyphens/>
              <w:spacing w:before="31"/>
              <w:ind w:left="10" w:right="1"/>
              <w:jc w:val="center"/>
              <w:rPr>
                <w:b/>
                <w:sz w:val="18"/>
              </w:rPr>
            </w:pPr>
            <w:r w:rsidRPr="004A2FF4">
              <w:rPr>
                <w:b/>
                <w:spacing w:val="-2"/>
                <w:sz w:val="18"/>
              </w:rPr>
              <w:t>Health</w:t>
            </w:r>
          </w:p>
        </w:tc>
        <w:tc>
          <w:tcPr>
            <w:tcW w:w="87" w:type="dxa"/>
            <w:vMerge w:val="restart"/>
            <w:tcBorders>
              <w:bottom w:val="single" w:sz="6" w:space="0" w:color="000000"/>
            </w:tcBorders>
          </w:tcPr>
          <w:p w14:paraId="13A56D43" w14:textId="77777777" w:rsidR="006F1B3D" w:rsidRPr="004A2FF4" w:rsidRDefault="006F1B3D" w:rsidP="008C7539">
            <w:pPr>
              <w:pStyle w:val="TableParagraph"/>
              <w:suppressAutoHyphens/>
              <w:rPr>
                <w:b/>
                <w:sz w:val="18"/>
              </w:rPr>
            </w:pPr>
          </w:p>
        </w:tc>
      </w:tr>
      <w:tr w:rsidR="006F1B3D" w14:paraId="4D117E74" w14:textId="77777777" w:rsidTr="004A2FF4">
        <w:trPr>
          <w:trHeight w:val="288"/>
        </w:trPr>
        <w:tc>
          <w:tcPr>
            <w:tcW w:w="1791" w:type="dxa"/>
            <w:vMerge/>
            <w:tcBorders>
              <w:top w:val="nil"/>
              <w:bottom w:val="single" w:sz="6" w:space="0" w:color="000000"/>
            </w:tcBorders>
          </w:tcPr>
          <w:p w14:paraId="331AAA22" w14:textId="77777777" w:rsidR="006F1B3D" w:rsidRDefault="006F1B3D" w:rsidP="008C7539">
            <w:pPr>
              <w:suppressAutoHyphens/>
              <w:rPr>
                <w:sz w:val="2"/>
                <w:szCs w:val="2"/>
              </w:rPr>
            </w:pPr>
          </w:p>
        </w:tc>
        <w:tc>
          <w:tcPr>
            <w:tcW w:w="1030" w:type="dxa"/>
            <w:tcBorders>
              <w:top w:val="single" w:sz="4" w:space="0" w:color="000000"/>
              <w:bottom w:val="single" w:sz="4" w:space="0" w:color="000000"/>
            </w:tcBorders>
          </w:tcPr>
          <w:p w14:paraId="20FDB731" w14:textId="77777777" w:rsidR="006F1B3D" w:rsidRDefault="00191F14" w:rsidP="008C7539">
            <w:pPr>
              <w:pStyle w:val="TableParagraph"/>
              <w:suppressAutoHyphens/>
              <w:spacing w:before="29"/>
              <w:jc w:val="center"/>
              <w:rPr>
                <w:sz w:val="18"/>
              </w:rPr>
            </w:pPr>
            <w:r>
              <w:rPr>
                <w:spacing w:val="-4"/>
                <w:sz w:val="18"/>
              </w:rPr>
              <w:t>Weekly</w:t>
            </w:r>
            <w:r>
              <w:rPr>
                <w:spacing w:val="2"/>
                <w:sz w:val="18"/>
              </w:rPr>
              <w:t xml:space="preserve"> </w:t>
            </w:r>
            <w:r>
              <w:rPr>
                <w:spacing w:val="-2"/>
                <w:sz w:val="18"/>
              </w:rPr>
              <w:t>Hours</w:t>
            </w:r>
          </w:p>
        </w:tc>
        <w:tc>
          <w:tcPr>
            <w:tcW w:w="175" w:type="dxa"/>
          </w:tcPr>
          <w:p w14:paraId="4069884D" w14:textId="77777777" w:rsidR="006F1B3D" w:rsidRDefault="006F1B3D" w:rsidP="008C7539">
            <w:pPr>
              <w:pStyle w:val="TableParagraph"/>
              <w:suppressAutoHyphens/>
              <w:rPr>
                <w:sz w:val="18"/>
              </w:rPr>
            </w:pPr>
          </w:p>
        </w:tc>
        <w:tc>
          <w:tcPr>
            <w:tcW w:w="808" w:type="dxa"/>
            <w:tcBorders>
              <w:top w:val="single" w:sz="4" w:space="0" w:color="000000"/>
              <w:bottom w:val="single" w:sz="4" w:space="0" w:color="000000"/>
            </w:tcBorders>
          </w:tcPr>
          <w:p w14:paraId="2B9EBFF9" w14:textId="77777777" w:rsidR="006F1B3D" w:rsidRDefault="00191F14" w:rsidP="008C7539">
            <w:pPr>
              <w:pStyle w:val="TableParagraph"/>
              <w:suppressAutoHyphens/>
              <w:spacing w:before="29"/>
              <w:ind w:left="2"/>
              <w:jc w:val="center"/>
              <w:rPr>
                <w:sz w:val="18"/>
              </w:rPr>
            </w:pPr>
            <w:r>
              <w:rPr>
                <w:spacing w:val="-2"/>
                <w:sz w:val="18"/>
              </w:rPr>
              <w:t>Live</w:t>
            </w:r>
            <w:r>
              <w:rPr>
                <w:spacing w:val="-5"/>
                <w:sz w:val="18"/>
              </w:rPr>
              <w:t xml:space="preserve"> </w:t>
            </w:r>
            <w:r>
              <w:rPr>
                <w:spacing w:val="-2"/>
                <w:sz w:val="18"/>
              </w:rPr>
              <w:t>Alone</w:t>
            </w:r>
          </w:p>
        </w:tc>
        <w:tc>
          <w:tcPr>
            <w:tcW w:w="1784" w:type="dxa"/>
            <w:tcBorders>
              <w:top w:val="single" w:sz="4" w:space="0" w:color="000000"/>
            </w:tcBorders>
          </w:tcPr>
          <w:p w14:paraId="043790AC" w14:textId="77777777" w:rsidR="006F1B3D" w:rsidRDefault="00191F14" w:rsidP="00601A3D">
            <w:pPr>
              <w:pStyle w:val="TableParagraph"/>
              <w:suppressAutoHyphens/>
              <w:spacing w:before="28"/>
              <w:ind w:left="178"/>
              <w:rPr>
                <w:sz w:val="18"/>
              </w:rPr>
            </w:pPr>
            <w:r>
              <w:rPr>
                <w:sz w:val="18"/>
              </w:rPr>
              <w:t>Live</w:t>
            </w:r>
            <w:r>
              <w:rPr>
                <w:spacing w:val="-9"/>
                <w:sz w:val="18"/>
              </w:rPr>
              <w:t xml:space="preserve"> </w:t>
            </w:r>
            <w:r>
              <w:rPr>
                <w:sz w:val="18"/>
              </w:rPr>
              <w:t>w</w:t>
            </w:r>
            <w:ins w:id="2560" w:author="Editor" w:date="2026-09-10T13:46:00Z">
              <w:r w:rsidR="00601A3D">
                <w:rPr>
                  <w:sz w:val="18"/>
                </w:rPr>
                <w:t>ith</w:t>
              </w:r>
            </w:ins>
            <w:del w:id="2561" w:author="Editor" w:date="2026-09-10T13:46:00Z">
              <w:r w:rsidDel="00601A3D">
                <w:rPr>
                  <w:rFonts w:ascii="Arial MT"/>
                  <w:sz w:val="18"/>
                </w:rPr>
                <w:delText>/</w:delText>
              </w:r>
            </w:del>
            <w:r>
              <w:rPr>
                <w:rFonts w:ascii="Arial MT"/>
                <w:spacing w:val="-13"/>
                <w:sz w:val="18"/>
              </w:rPr>
              <w:t xml:space="preserve"> </w:t>
            </w:r>
            <w:r>
              <w:rPr>
                <w:spacing w:val="-2"/>
                <w:sz w:val="18"/>
              </w:rPr>
              <w:t>Children</w:t>
            </w:r>
          </w:p>
        </w:tc>
        <w:tc>
          <w:tcPr>
            <w:tcW w:w="723" w:type="dxa"/>
            <w:tcBorders>
              <w:top w:val="single" w:sz="4" w:space="0" w:color="000000"/>
              <w:bottom w:val="single" w:sz="4" w:space="0" w:color="000000"/>
            </w:tcBorders>
          </w:tcPr>
          <w:p w14:paraId="62B5C876" w14:textId="77777777" w:rsidR="006F1B3D" w:rsidRDefault="00191F14" w:rsidP="008C7539">
            <w:pPr>
              <w:pStyle w:val="TableParagraph"/>
              <w:suppressAutoHyphens/>
              <w:spacing w:before="29"/>
              <w:ind w:left="3"/>
              <w:jc w:val="center"/>
              <w:rPr>
                <w:sz w:val="18"/>
              </w:rPr>
            </w:pPr>
            <w:r>
              <w:rPr>
                <w:sz w:val="18"/>
              </w:rPr>
              <w:t>Only</w:t>
            </w:r>
            <w:r>
              <w:rPr>
                <w:spacing w:val="-5"/>
                <w:sz w:val="18"/>
              </w:rPr>
              <w:t xml:space="preserve"> </w:t>
            </w:r>
            <w:r>
              <w:rPr>
                <w:spacing w:val="-2"/>
                <w:sz w:val="18"/>
              </w:rPr>
              <w:t>Elderly</w:t>
            </w:r>
          </w:p>
        </w:tc>
        <w:tc>
          <w:tcPr>
            <w:tcW w:w="175" w:type="dxa"/>
          </w:tcPr>
          <w:p w14:paraId="72D8369F" w14:textId="77777777" w:rsidR="006F1B3D" w:rsidRDefault="006F1B3D" w:rsidP="008C7539">
            <w:pPr>
              <w:pStyle w:val="TableParagraph"/>
              <w:suppressAutoHyphens/>
              <w:rPr>
                <w:sz w:val="18"/>
              </w:rPr>
            </w:pPr>
          </w:p>
        </w:tc>
        <w:tc>
          <w:tcPr>
            <w:tcW w:w="571" w:type="dxa"/>
            <w:tcBorders>
              <w:top w:val="single" w:sz="4" w:space="0" w:color="000000"/>
              <w:bottom w:val="single" w:sz="4" w:space="0" w:color="000000"/>
            </w:tcBorders>
          </w:tcPr>
          <w:p w14:paraId="6BB47735" w14:textId="77777777" w:rsidR="006F1B3D" w:rsidRDefault="00191F14" w:rsidP="008C7539">
            <w:pPr>
              <w:pStyle w:val="TableParagraph"/>
              <w:suppressAutoHyphens/>
              <w:spacing w:line="268" w:lineRule="exact"/>
              <w:ind w:left="5" w:right="5"/>
              <w:jc w:val="center"/>
              <w:rPr>
                <w:rFonts w:ascii="Lucida Sans Unicode" w:hAnsi="Lucida Sans Unicode"/>
                <w:sz w:val="18"/>
              </w:rPr>
            </w:pPr>
            <w:r>
              <w:rPr>
                <w:spacing w:val="-2"/>
                <w:sz w:val="18"/>
              </w:rPr>
              <w:t>Visits</w:t>
            </w:r>
            <w:r>
              <w:rPr>
                <w:rFonts w:ascii="Lucida Sans Unicode" w:hAnsi="Lucida Sans Unicode"/>
                <w:spacing w:val="-2"/>
                <w:sz w:val="18"/>
                <w:vertAlign w:val="superscript"/>
              </w:rPr>
              <w:t>†</w:t>
            </w:r>
          </w:p>
        </w:tc>
        <w:tc>
          <w:tcPr>
            <w:tcW w:w="175" w:type="dxa"/>
          </w:tcPr>
          <w:p w14:paraId="054E196E" w14:textId="77777777" w:rsidR="006F1B3D" w:rsidRDefault="006F1B3D" w:rsidP="008C7539">
            <w:pPr>
              <w:pStyle w:val="TableParagraph"/>
              <w:suppressAutoHyphens/>
              <w:rPr>
                <w:sz w:val="18"/>
              </w:rPr>
            </w:pPr>
          </w:p>
        </w:tc>
        <w:tc>
          <w:tcPr>
            <w:tcW w:w="1030" w:type="dxa"/>
            <w:tcBorders>
              <w:top w:val="single" w:sz="4" w:space="0" w:color="000000"/>
              <w:bottom w:val="single" w:sz="4" w:space="0" w:color="000000"/>
            </w:tcBorders>
          </w:tcPr>
          <w:p w14:paraId="2032371A" w14:textId="77777777" w:rsidR="006F1B3D" w:rsidRDefault="00191F14" w:rsidP="008C7539">
            <w:pPr>
              <w:pStyle w:val="TableParagraph"/>
              <w:suppressAutoHyphens/>
              <w:spacing w:before="29"/>
              <w:ind w:left="5" w:right="-15"/>
              <w:jc w:val="center"/>
              <w:rPr>
                <w:sz w:val="18"/>
              </w:rPr>
            </w:pPr>
            <w:r>
              <w:rPr>
                <w:spacing w:val="-4"/>
                <w:sz w:val="18"/>
              </w:rPr>
              <w:t>Weekly</w:t>
            </w:r>
            <w:r>
              <w:rPr>
                <w:spacing w:val="2"/>
                <w:sz w:val="18"/>
              </w:rPr>
              <w:t xml:space="preserve"> </w:t>
            </w:r>
            <w:ins w:id="2562" w:author="Editor" w:date="2026-09-10T13:46:00Z">
              <w:r w:rsidR="00601A3D">
                <w:rPr>
                  <w:spacing w:val="2"/>
                  <w:sz w:val="18"/>
                </w:rPr>
                <w:t xml:space="preserve"> </w:t>
              </w:r>
            </w:ins>
            <w:r>
              <w:rPr>
                <w:spacing w:val="-2"/>
                <w:sz w:val="18"/>
              </w:rPr>
              <w:t>Hours</w:t>
            </w:r>
          </w:p>
        </w:tc>
        <w:tc>
          <w:tcPr>
            <w:tcW w:w="175" w:type="dxa"/>
          </w:tcPr>
          <w:p w14:paraId="4178A561" w14:textId="77777777" w:rsidR="006F1B3D" w:rsidRDefault="006F1B3D" w:rsidP="008C7539">
            <w:pPr>
              <w:pStyle w:val="TableParagraph"/>
              <w:suppressAutoHyphens/>
              <w:rPr>
                <w:sz w:val="18"/>
              </w:rPr>
            </w:pPr>
          </w:p>
        </w:tc>
        <w:tc>
          <w:tcPr>
            <w:tcW w:w="1030" w:type="dxa"/>
            <w:tcBorders>
              <w:top w:val="single" w:sz="4" w:space="0" w:color="000000"/>
              <w:bottom w:val="single" w:sz="4" w:space="0" w:color="000000"/>
            </w:tcBorders>
          </w:tcPr>
          <w:p w14:paraId="4C6D5846" w14:textId="77777777" w:rsidR="006F1B3D" w:rsidRDefault="00191F14" w:rsidP="00EC25F2">
            <w:pPr>
              <w:pStyle w:val="TableParagraph"/>
              <w:suppressAutoHyphens/>
              <w:spacing w:line="268" w:lineRule="exact"/>
              <w:ind w:left="1"/>
              <w:jc w:val="center"/>
              <w:rPr>
                <w:rFonts w:ascii="Lucida Sans Unicode" w:hAnsi="Lucida Sans Unicode"/>
                <w:sz w:val="18"/>
              </w:rPr>
            </w:pPr>
            <w:r>
              <w:rPr>
                <w:sz w:val="18"/>
              </w:rPr>
              <w:t>Health</w:t>
            </w:r>
            <w:r>
              <w:rPr>
                <w:spacing w:val="-6"/>
                <w:sz w:val="18"/>
              </w:rPr>
              <w:t xml:space="preserve"> </w:t>
            </w:r>
            <w:r>
              <w:rPr>
                <w:spacing w:val="-2"/>
                <w:sz w:val="18"/>
              </w:rPr>
              <w:t>Visits</w:t>
            </w:r>
            <w:del w:id="2563" w:author="Editor" w:date="2026-09-13T17:16:00Z">
              <w:r w:rsidRPr="00BF059B" w:rsidDel="00EC25F2">
                <w:rPr>
                  <w:spacing w:val="-2"/>
                  <w:sz w:val="18"/>
                  <w:vertAlign w:val="superscript"/>
                </w:rPr>
                <w:delText>†</w:delText>
              </w:r>
            </w:del>
            <w:ins w:id="2564" w:author="Editor" w:date="2026-09-13T17:16:00Z">
              <w:r w:rsidR="00EC25F2" w:rsidRPr="00BF059B">
                <w:rPr>
                  <w:spacing w:val="-2"/>
                  <w:sz w:val="18"/>
                  <w:vertAlign w:val="superscript"/>
                </w:rPr>
                <w:t>1</w:t>
              </w:r>
            </w:ins>
          </w:p>
        </w:tc>
        <w:tc>
          <w:tcPr>
            <w:tcW w:w="87" w:type="dxa"/>
            <w:vMerge/>
            <w:tcBorders>
              <w:top w:val="nil"/>
              <w:bottom w:val="single" w:sz="6" w:space="0" w:color="000000"/>
            </w:tcBorders>
          </w:tcPr>
          <w:p w14:paraId="19E04DB3" w14:textId="77777777" w:rsidR="006F1B3D" w:rsidRDefault="006F1B3D" w:rsidP="008C7539">
            <w:pPr>
              <w:suppressAutoHyphens/>
              <w:rPr>
                <w:sz w:val="2"/>
                <w:szCs w:val="2"/>
              </w:rPr>
            </w:pPr>
          </w:p>
        </w:tc>
      </w:tr>
      <w:tr w:rsidR="006F1B3D" w14:paraId="0A49A404" w14:textId="77777777" w:rsidTr="004A2FF4">
        <w:trPr>
          <w:trHeight w:val="261"/>
        </w:trPr>
        <w:tc>
          <w:tcPr>
            <w:tcW w:w="1791" w:type="dxa"/>
            <w:vMerge/>
            <w:tcBorders>
              <w:top w:val="nil"/>
              <w:bottom w:val="single" w:sz="6" w:space="0" w:color="000000"/>
            </w:tcBorders>
          </w:tcPr>
          <w:p w14:paraId="332D0B59" w14:textId="77777777" w:rsidR="006F1B3D" w:rsidRDefault="006F1B3D" w:rsidP="008C7539">
            <w:pPr>
              <w:suppressAutoHyphens/>
              <w:rPr>
                <w:sz w:val="2"/>
                <w:szCs w:val="2"/>
              </w:rPr>
            </w:pPr>
          </w:p>
        </w:tc>
        <w:tc>
          <w:tcPr>
            <w:tcW w:w="1030" w:type="dxa"/>
            <w:tcBorders>
              <w:top w:val="single" w:sz="4" w:space="0" w:color="000000"/>
              <w:bottom w:val="single" w:sz="6" w:space="0" w:color="000000"/>
            </w:tcBorders>
          </w:tcPr>
          <w:p w14:paraId="62191BB0" w14:textId="77777777" w:rsidR="006F1B3D" w:rsidRDefault="00191F14" w:rsidP="008C7539">
            <w:pPr>
              <w:pStyle w:val="TableParagraph"/>
              <w:suppressAutoHyphens/>
              <w:spacing w:before="29"/>
              <w:ind w:left="9" w:right="9"/>
              <w:jc w:val="center"/>
              <w:rPr>
                <w:sz w:val="18"/>
              </w:rPr>
            </w:pPr>
            <w:r>
              <w:rPr>
                <w:spacing w:val="-5"/>
                <w:sz w:val="18"/>
              </w:rPr>
              <w:t>(1)</w:t>
            </w:r>
          </w:p>
        </w:tc>
        <w:tc>
          <w:tcPr>
            <w:tcW w:w="175" w:type="dxa"/>
            <w:tcBorders>
              <w:bottom w:val="single" w:sz="6" w:space="0" w:color="000000"/>
            </w:tcBorders>
          </w:tcPr>
          <w:p w14:paraId="78481E47" w14:textId="77777777" w:rsidR="006F1B3D" w:rsidRDefault="006F1B3D" w:rsidP="008C7539">
            <w:pPr>
              <w:pStyle w:val="TableParagraph"/>
              <w:suppressAutoHyphens/>
              <w:rPr>
                <w:sz w:val="18"/>
              </w:rPr>
            </w:pPr>
          </w:p>
        </w:tc>
        <w:tc>
          <w:tcPr>
            <w:tcW w:w="808" w:type="dxa"/>
            <w:tcBorders>
              <w:top w:val="single" w:sz="4" w:space="0" w:color="000000"/>
              <w:bottom w:val="single" w:sz="6" w:space="0" w:color="000000"/>
            </w:tcBorders>
          </w:tcPr>
          <w:p w14:paraId="01BE86DA" w14:textId="77777777" w:rsidR="006F1B3D" w:rsidRDefault="00191F14" w:rsidP="008C7539">
            <w:pPr>
              <w:pStyle w:val="TableParagraph"/>
              <w:suppressAutoHyphens/>
              <w:spacing w:before="29"/>
              <w:ind w:left="2"/>
              <w:jc w:val="center"/>
              <w:rPr>
                <w:sz w:val="18"/>
              </w:rPr>
            </w:pPr>
            <w:r>
              <w:rPr>
                <w:spacing w:val="-5"/>
                <w:sz w:val="18"/>
              </w:rPr>
              <w:t>(2)</w:t>
            </w:r>
          </w:p>
        </w:tc>
        <w:tc>
          <w:tcPr>
            <w:tcW w:w="1784" w:type="dxa"/>
            <w:tcBorders>
              <w:bottom w:val="single" w:sz="6" w:space="0" w:color="000000"/>
            </w:tcBorders>
          </w:tcPr>
          <w:p w14:paraId="054812D2" w14:textId="77777777" w:rsidR="006F1B3D" w:rsidRDefault="00191F14" w:rsidP="008C7539">
            <w:pPr>
              <w:pStyle w:val="TableParagraph"/>
              <w:suppressAutoHyphens/>
              <w:spacing w:line="20" w:lineRule="exact"/>
              <w:ind w:left="177"/>
              <w:rPr>
                <w:sz w:val="2"/>
              </w:rPr>
            </w:pPr>
            <w:r>
              <w:rPr>
                <w:noProof/>
                <w:sz w:val="2"/>
              </w:rPr>
              <mc:AlternateContent>
                <mc:Choice Requires="wpg">
                  <w:drawing>
                    <wp:inline distT="0" distB="0" distL="0" distR="0" wp14:anchorId="36BEAC7C" wp14:editId="4BEBE39E">
                      <wp:extent cx="775970" cy="3810"/>
                      <wp:effectExtent l="9525" t="0" r="0" b="5715"/>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 cy="3810"/>
                                <a:chOff x="0" y="0"/>
                                <a:chExt cx="775970" cy="3810"/>
                              </a:xfrm>
                            </wpg:grpSpPr>
                            <wps:wsp>
                              <wps:cNvPr id="348" name="Graphic 348"/>
                              <wps:cNvSpPr/>
                              <wps:spPr>
                                <a:xfrm>
                                  <a:off x="0" y="1671"/>
                                  <a:ext cx="775970" cy="1270"/>
                                </a:xfrm>
                                <a:custGeom>
                                  <a:avLst/>
                                  <a:gdLst/>
                                  <a:ahLst/>
                                  <a:cxnLst/>
                                  <a:rect l="l" t="t" r="r" b="b"/>
                                  <a:pathLst>
                                    <a:path w="775970">
                                      <a:moveTo>
                                        <a:pt x="0" y="0"/>
                                      </a:moveTo>
                                      <a:lnTo>
                                        <a:pt x="775344" y="0"/>
                                      </a:lnTo>
                                    </a:path>
                                  </a:pathLst>
                                </a:custGeom>
                                <a:ln w="33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1CFBD4" id="Group 347" o:spid="_x0000_s1026" style="width:61.1pt;height:.3pt;mso-position-horizontal-relative:char;mso-position-vertical-relative:line" coordsize="77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">
                      <v:shape id="Graphic 348" o:spid="_x0000_s1027" style="position:absolute;top:16;width:7759;height:13;visibility:visible;mso-wrap-style:square;v-text-anchor:top" coordsize="775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" path="m,l775344,e" filled="f" strokeweight=".09286mm">
                        <v:path arrowok="t"/>
                      </v:shape>
                      <w10:anchorlock/>
                    </v:group>
                  </w:pict>
                </mc:Fallback>
              </mc:AlternateContent>
            </w:r>
          </w:p>
          <w:p w14:paraId="3906A98E" w14:textId="77777777" w:rsidR="006F1B3D" w:rsidRDefault="00191F14" w:rsidP="008C7539">
            <w:pPr>
              <w:pStyle w:val="TableParagraph"/>
              <w:suppressAutoHyphens/>
              <w:spacing w:before="9"/>
              <w:ind w:left="3"/>
              <w:jc w:val="center"/>
              <w:rPr>
                <w:sz w:val="18"/>
              </w:rPr>
            </w:pPr>
            <w:r>
              <w:rPr>
                <w:spacing w:val="-5"/>
                <w:sz w:val="18"/>
              </w:rPr>
              <w:t>(3)</w:t>
            </w:r>
          </w:p>
        </w:tc>
        <w:tc>
          <w:tcPr>
            <w:tcW w:w="723" w:type="dxa"/>
            <w:tcBorders>
              <w:top w:val="single" w:sz="4" w:space="0" w:color="000000"/>
              <w:bottom w:val="single" w:sz="6" w:space="0" w:color="000000"/>
            </w:tcBorders>
          </w:tcPr>
          <w:p w14:paraId="4FA37DF3" w14:textId="77777777" w:rsidR="006F1B3D" w:rsidRDefault="00191F14" w:rsidP="008C7539">
            <w:pPr>
              <w:pStyle w:val="TableParagraph"/>
              <w:suppressAutoHyphens/>
              <w:spacing w:before="29"/>
              <w:ind w:left="3"/>
              <w:jc w:val="center"/>
              <w:rPr>
                <w:sz w:val="18"/>
              </w:rPr>
            </w:pPr>
            <w:r>
              <w:rPr>
                <w:spacing w:val="-5"/>
                <w:sz w:val="18"/>
              </w:rPr>
              <w:t>(4)</w:t>
            </w:r>
          </w:p>
        </w:tc>
        <w:tc>
          <w:tcPr>
            <w:tcW w:w="175" w:type="dxa"/>
            <w:tcBorders>
              <w:bottom w:val="single" w:sz="6" w:space="0" w:color="000000"/>
            </w:tcBorders>
          </w:tcPr>
          <w:p w14:paraId="4E23A7DF" w14:textId="77777777" w:rsidR="006F1B3D" w:rsidRDefault="006F1B3D" w:rsidP="008C7539">
            <w:pPr>
              <w:pStyle w:val="TableParagraph"/>
              <w:suppressAutoHyphens/>
              <w:rPr>
                <w:sz w:val="18"/>
              </w:rPr>
            </w:pPr>
          </w:p>
        </w:tc>
        <w:tc>
          <w:tcPr>
            <w:tcW w:w="571" w:type="dxa"/>
            <w:tcBorders>
              <w:top w:val="single" w:sz="4" w:space="0" w:color="000000"/>
              <w:bottom w:val="single" w:sz="6" w:space="0" w:color="000000"/>
            </w:tcBorders>
          </w:tcPr>
          <w:p w14:paraId="48EBF29F" w14:textId="77777777" w:rsidR="006F1B3D" w:rsidRDefault="00191F14" w:rsidP="008C7539">
            <w:pPr>
              <w:pStyle w:val="TableParagraph"/>
              <w:suppressAutoHyphens/>
              <w:spacing w:before="29"/>
              <w:ind w:left="5"/>
              <w:jc w:val="center"/>
              <w:rPr>
                <w:sz w:val="18"/>
              </w:rPr>
            </w:pPr>
            <w:r>
              <w:rPr>
                <w:spacing w:val="-5"/>
                <w:sz w:val="18"/>
              </w:rPr>
              <w:t>(5)</w:t>
            </w:r>
          </w:p>
        </w:tc>
        <w:tc>
          <w:tcPr>
            <w:tcW w:w="175" w:type="dxa"/>
            <w:tcBorders>
              <w:bottom w:val="single" w:sz="6" w:space="0" w:color="000000"/>
            </w:tcBorders>
          </w:tcPr>
          <w:p w14:paraId="1EC7AB16" w14:textId="77777777" w:rsidR="006F1B3D" w:rsidRDefault="006F1B3D" w:rsidP="008C7539">
            <w:pPr>
              <w:pStyle w:val="TableParagraph"/>
              <w:suppressAutoHyphens/>
              <w:rPr>
                <w:sz w:val="18"/>
              </w:rPr>
            </w:pPr>
          </w:p>
        </w:tc>
        <w:tc>
          <w:tcPr>
            <w:tcW w:w="1030" w:type="dxa"/>
            <w:tcBorders>
              <w:top w:val="single" w:sz="4" w:space="0" w:color="000000"/>
              <w:bottom w:val="single" w:sz="6" w:space="0" w:color="000000"/>
            </w:tcBorders>
          </w:tcPr>
          <w:p w14:paraId="6CFB1EFD" w14:textId="77777777" w:rsidR="006F1B3D" w:rsidRDefault="00191F14" w:rsidP="008C7539">
            <w:pPr>
              <w:pStyle w:val="TableParagraph"/>
              <w:suppressAutoHyphens/>
              <w:spacing w:before="29"/>
              <w:ind w:left="9" w:right="2"/>
              <w:jc w:val="center"/>
              <w:rPr>
                <w:sz w:val="18"/>
              </w:rPr>
            </w:pPr>
            <w:r>
              <w:rPr>
                <w:spacing w:val="-5"/>
                <w:sz w:val="18"/>
              </w:rPr>
              <w:t>(6)</w:t>
            </w:r>
          </w:p>
        </w:tc>
        <w:tc>
          <w:tcPr>
            <w:tcW w:w="175" w:type="dxa"/>
            <w:tcBorders>
              <w:bottom w:val="single" w:sz="6" w:space="0" w:color="000000"/>
            </w:tcBorders>
          </w:tcPr>
          <w:p w14:paraId="78E0D25B" w14:textId="77777777" w:rsidR="006F1B3D" w:rsidRDefault="006F1B3D" w:rsidP="008C7539">
            <w:pPr>
              <w:pStyle w:val="TableParagraph"/>
              <w:suppressAutoHyphens/>
              <w:rPr>
                <w:sz w:val="18"/>
              </w:rPr>
            </w:pPr>
          </w:p>
        </w:tc>
        <w:tc>
          <w:tcPr>
            <w:tcW w:w="1030" w:type="dxa"/>
            <w:tcBorders>
              <w:top w:val="single" w:sz="4" w:space="0" w:color="000000"/>
              <w:bottom w:val="single" w:sz="6" w:space="0" w:color="000000"/>
            </w:tcBorders>
          </w:tcPr>
          <w:p w14:paraId="63F2F666" w14:textId="77777777" w:rsidR="006F1B3D" w:rsidRDefault="00191F14" w:rsidP="008C7539">
            <w:pPr>
              <w:pStyle w:val="TableParagraph"/>
              <w:suppressAutoHyphens/>
              <w:spacing w:before="29"/>
              <w:ind w:left="10" w:right="1"/>
              <w:jc w:val="center"/>
              <w:rPr>
                <w:sz w:val="18"/>
              </w:rPr>
            </w:pPr>
            <w:r>
              <w:rPr>
                <w:spacing w:val="-5"/>
                <w:sz w:val="18"/>
              </w:rPr>
              <w:t>(7)</w:t>
            </w:r>
          </w:p>
        </w:tc>
        <w:tc>
          <w:tcPr>
            <w:tcW w:w="87" w:type="dxa"/>
            <w:vMerge/>
            <w:tcBorders>
              <w:top w:val="nil"/>
              <w:bottom w:val="single" w:sz="6" w:space="0" w:color="000000"/>
            </w:tcBorders>
          </w:tcPr>
          <w:p w14:paraId="7AE3A54E" w14:textId="77777777" w:rsidR="006F1B3D" w:rsidRDefault="006F1B3D" w:rsidP="008C7539">
            <w:pPr>
              <w:suppressAutoHyphens/>
              <w:rPr>
                <w:sz w:val="2"/>
                <w:szCs w:val="2"/>
              </w:rPr>
            </w:pPr>
          </w:p>
        </w:tc>
      </w:tr>
      <w:tr w:rsidR="006F1B3D" w14:paraId="6336E57A" w14:textId="77777777" w:rsidTr="004A2FF4">
        <w:trPr>
          <w:trHeight w:val="468"/>
        </w:trPr>
        <w:tc>
          <w:tcPr>
            <w:tcW w:w="1791" w:type="dxa"/>
            <w:tcBorders>
              <w:top w:val="single" w:sz="6" w:space="0" w:color="000000"/>
            </w:tcBorders>
          </w:tcPr>
          <w:p w14:paraId="4625D889" w14:textId="77777777" w:rsidR="006F1B3D" w:rsidRPr="004A2FF4" w:rsidRDefault="00191F14" w:rsidP="008C7539">
            <w:pPr>
              <w:pStyle w:val="TableParagraph"/>
              <w:suppressAutoHyphens/>
              <w:spacing w:before="33" w:line="197" w:lineRule="exact"/>
              <w:ind w:left="89"/>
              <w:rPr>
                <w:sz w:val="18"/>
              </w:rPr>
            </w:pPr>
            <w:r w:rsidRPr="004A2FF4">
              <w:rPr>
                <w:spacing w:val="-2"/>
                <w:sz w:val="18"/>
                <w:u w:val="single"/>
              </w:rPr>
              <w:t>Panel</w:t>
            </w:r>
            <w:r w:rsidRPr="004A2FF4">
              <w:rPr>
                <w:spacing w:val="-5"/>
                <w:sz w:val="18"/>
                <w:u w:val="single"/>
              </w:rPr>
              <w:t xml:space="preserve"> </w:t>
            </w:r>
            <w:r w:rsidRPr="004A2FF4">
              <w:rPr>
                <w:spacing w:val="-2"/>
                <w:sz w:val="18"/>
                <w:u w:val="single"/>
              </w:rPr>
              <w:t>A:</w:t>
            </w:r>
            <w:r w:rsidRPr="004A2FF4">
              <w:rPr>
                <w:spacing w:val="-4"/>
                <w:sz w:val="18"/>
                <w:u w:val="single"/>
              </w:rPr>
              <w:t xml:space="preserve"> </w:t>
            </w:r>
            <w:r w:rsidRPr="004A2FF4">
              <w:rPr>
                <w:spacing w:val="-2"/>
                <w:sz w:val="18"/>
                <w:u w:val="single"/>
              </w:rPr>
              <w:t>Pooled</w:t>
            </w:r>
          </w:p>
          <w:p w14:paraId="34F0EA9E" w14:textId="77777777" w:rsidR="006F1B3D" w:rsidRPr="0010201A" w:rsidRDefault="00191F14" w:rsidP="008C7539">
            <w:pPr>
              <w:pStyle w:val="TableParagraph"/>
              <w:suppressAutoHyphens/>
              <w:spacing w:line="218" w:lineRule="exact"/>
              <w:ind w:left="89"/>
              <w:rPr>
                <w:i/>
                <w:sz w:val="18"/>
              </w:rPr>
            </w:pPr>
            <w:r w:rsidRPr="0010201A">
              <w:rPr>
                <w:i/>
                <w:spacing w:val="-10"/>
                <w:sz w:val="18"/>
              </w:rPr>
              <w:t>Treat</w:t>
            </w:r>
            <w:r w:rsidRPr="0010201A">
              <w:rPr>
                <w:i/>
                <w:spacing w:val="3"/>
                <w:sz w:val="18"/>
              </w:rPr>
              <w:t xml:space="preserve"> </w:t>
            </w:r>
            <w:r w:rsidRPr="0010201A">
              <w:rPr>
                <w:rFonts w:ascii="Lucida Sans Unicode" w:hAnsi="Lucida Sans Unicode"/>
                <w:i/>
                <w:spacing w:val="-10"/>
                <w:sz w:val="18"/>
              </w:rPr>
              <w:t>×</w:t>
            </w:r>
            <w:r w:rsidRPr="0010201A">
              <w:rPr>
                <w:rFonts w:ascii="Lucida Sans Unicode" w:hAnsi="Lucida Sans Unicode"/>
                <w:i/>
                <w:spacing w:val="-8"/>
                <w:sz w:val="18"/>
              </w:rPr>
              <w:t xml:space="preserve"> </w:t>
            </w:r>
            <w:r w:rsidRPr="0010201A">
              <w:rPr>
                <w:i/>
                <w:spacing w:val="-10"/>
                <w:sz w:val="18"/>
              </w:rPr>
              <w:t>1998</w:t>
            </w:r>
          </w:p>
        </w:tc>
        <w:tc>
          <w:tcPr>
            <w:tcW w:w="1030" w:type="dxa"/>
            <w:tcBorders>
              <w:top w:val="single" w:sz="6" w:space="0" w:color="000000"/>
            </w:tcBorders>
          </w:tcPr>
          <w:p w14:paraId="196589FD" w14:textId="77777777" w:rsidR="006F1B3D" w:rsidRDefault="006F1B3D" w:rsidP="008C7539">
            <w:pPr>
              <w:pStyle w:val="TableParagraph"/>
              <w:suppressAutoHyphens/>
              <w:spacing w:before="43"/>
              <w:rPr>
                <w:i/>
                <w:sz w:val="18"/>
              </w:rPr>
            </w:pPr>
          </w:p>
          <w:p w14:paraId="676B7989" w14:textId="77777777" w:rsidR="006F1B3D" w:rsidRDefault="00191F14" w:rsidP="008C7539">
            <w:pPr>
              <w:pStyle w:val="TableParagraph"/>
              <w:suppressAutoHyphens/>
              <w:spacing w:line="199" w:lineRule="exact"/>
              <w:ind w:left="9" w:right="9"/>
              <w:jc w:val="center"/>
              <w:rPr>
                <w:sz w:val="18"/>
              </w:rPr>
            </w:pPr>
            <w:r>
              <w:rPr>
                <w:spacing w:val="-2"/>
                <w:sz w:val="18"/>
              </w:rPr>
              <w:t>-0.657</w:t>
            </w:r>
          </w:p>
        </w:tc>
        <w:tc>
          <w:tcPr>
            <w:tcW w:w="175" w:type="dxa"/>
            <w:tcBorders>
              <w:top w:val="single" w:sz="6" w:space="0" w:color="000000"/>
            </w:tcBorders>
          </w:tcPr>
          <w:p w14:paraId="212279AD" w14:textId="77777777" w:rsidR="006F1B3D" w:rsidRDefault="006F1B3D" w:rsidP="008C7539">
            <w:pPr>
              <w:pStyle w:val="TableParagraph"/>
              <w:suppressAutoHyphens/>
              <w:rPr>
                <w:sz w:val="18"/>
              </w:rPr>
            </w:pPr>
          </w:p>
        </w:tc>
        <w:tc>
          <w:tcPr>
            <w:tcW w:w="808" w:type="dxa"/>
            <w:tcBorders>
              <w:top w:val="single" w:sz="6" w:space="0" w:color="000000"/>
            </w:tcBorders>
          </w:tcPr>
          <w:p w14:paraId="42A2B3D2" w14:textId="77777777" w:rsidR="006F1B3D" w:rsidRDefault="006F1B3D" w:rsidP="008C7539">
            <w:pPr>
              <w:pStyle w:val="TableParagraph"/>
              <w:suppressAutoHyphens/>
              <w:spacing w:before="43"/>
              <w:rPr>
                <w:i/>
                <w:sz w:val="18"/>
              </w:rPr>
            </w:pPr>
          </w:p>
          <w:p w14:paraId="76D94E2F" w14:textId="77777777" w:rsidR="006F1B3D" w:rsidRDefault="00191F14" w:rsidP="008C7539">
            <w:pPr>
              <w:pStyle w:val="TableParagraph"/>
              <w:suppressAutoHyphens/>
              <w:spacing w:line="199" w:lineRule="exact"/>
              <w:ind w:left="2"/>
              <w:jc w:val="center"/>
              <w:rPr>
                <w:sz w:val="18"/>
              </w:rPr>
            </w:pPr>
            <w:r>
              <w:rPr>
                <w:spacing w:val="-2"/>
                <w:sz w:val="18"/>
              </w:rPr>
              <w:t>0.006</w:t>
            </w:r>
          </w:p>
        </w:tc>
        <w:tc>
          <w:tcPr>
            <w:tcW w:w="1784" w:type="dxa"/>
            <w:tcBorders>
              <w:top w:val="single" w:sz="6" w:space="0" w:color="000000"/>
            </w:tcBorders>
          </w:tcPr>
          <w:p w14:paraId="09996B8C" w14:textId="77777777" w:rsidR="006F1B3D" w:rsidRDefault="006F1B3D" w:rsidP="008C7539">
            <w:pPr>
              <w:pStyle w:val="TableParagraph"/>
              <w:suppressAutoHyphens/>
              <w:spacing w:before="43"/>
              <w:rPr>
                <w:i/>
                <w:sz w:val="18"/>
              </w:rPr>
            </w:pPr>
          </w:p>
          <w:p w14:paraId="5DBF80BF" w14:textId="77777777" w:rsidR="006F1B3D" w:rsidRDefault="00191F14" w:rsidP="008C7539">
            <w:pPr>
              <w:pStyle w:val="TableParagraph"/>
              <w:suppressAutoHyphens/>
              <w:spacing w:line="199" w:lineRule="exact"/>
              <w:ind w:left="3" w:right="1"/>
              <w:jc w:val="center"/>
              <w:rPr>
                <w:sz w:val="18"/>
              </w:rPr>
            </w:pPr>
            <w:r>
              <w:rPr>
                <w:spacing w:val="-2"/>
                <w:sz w:val="18"/>
              </w:rPr>
              <w:t>-0.003</w:t>
            </w:r>
          </w:p>
        </w:tc>
        <w:tc>
          <w:tcPr>
            <w:tcW w:w="723" w:type="dxa"/>
            <w:tcBorders>
              <w:top w:val="single" w:sz="6" w:space="0" w:color="000000"/>
            </w:tcBorders>
          </w:tcPr>
          <w:p w14:paraId="16BB03A5" w14:textId="77777777" w:rsidR="006F1B3D" w:rsidRDefault="006F1B3D" w:rsidP="008C7539">
            <w:pPr>
              <w:pStyle w:val="TableParagraph"/>
              <w:suppressAutoHyphens/>
              <w:spacing w:before="43"/>
              <w:rPr>
                <w:i/>
                <w:sz w:val="18"/>
              </w:rPr>
            </w:pPr>
          </w:p>
          <w:p w14:paraId="1F8785C5" w14:textId="77777777" w:rsidR="006F1B3D" w:rsidRDefault="00191F14" w:rsidP="008C7539">
            <w:pPr>
              <w:pStyle w:val="TableParagraph"/>
              <w:suppressAutoHyphens/>
              <w:spacing w:line="199" w:lineRule="exact"/>
              <w:ind w:left="3"/>
              <w:jc w:val="center"/>
              <w:rPr>
                <w:sz w:val="18"/>
              </w:rPr>
            </w:pPr>
            <w:r>
              <w:rPr>
                <w:spacing w:val="-2"/>
                <w:sz w:val="18"/>
              </w:rPr>
              <w:t>-0.007</w:t>
            </w:r>
          </w:p>
        </w:tc>
        <w:tc>
          <w:tcPr>
            <w:tcW w:w="175" w:type="dxa"/>
            <w:tcBorders>
              <w:top w:val="single" w:sz="6" w:space="0" w:color="000000"/>
            </w:tcBorders>
          </w:tcPr>
          <w:p w14:paraId="2D238C37" w14:textId="77777777" w:rsidR="006F1B3D" w:rsidRDefault="006F1B3D" w:rsidP="008C7539">
            <w:pPr>
              <w:pStyle w:val="TableParagraph"/>
              <w:suppressAutoHyphens/>
              <w:rPr>
                <w:sz w:val="18"/>
              </w:rPr>
            </w:pPr>
          </w:p>
        </w:tc>
        <w:tc>
          <w:tcPr>
            <w:tcW w:w="571" w:type="dxa"/>
            <w:tcBorders>
              <w:top w:val="single" w:sz="6" w:space="0" w:color="000000"/>
            </w:tcBorders>
          </w:tcPr>
          <w:p w14:paraId="47C6F5EB" w14:textId="77777777" w:rsidR="006F1B3D" w:rsidRDefault="006F1B3D" w:rsidP="008C7539">
            <w:pPr>
              <w:pStyle w:val="TableParagraph"/>
              <w:suppressAutoHyphens/>
              <w:rPr>
                <w:sz w:val="18"/>
              </w:rPr>
            </w:pPr>
          </w:p>
        </w:tc>
        <w:tc>
          <w:tcPr>
            <w:tcW w:w="175" w:type="dxa"/>
            <w:tcBorders>
              <w:top w:val="single" w:sz="6" w:space="0" w:color="000000"/>
            </w:tcBorders>
          </w:tcPr>
          <w:p w14:paraId="36D50D57" w14:textId="77777777" w:rsidR="006F1B3D" w:rsidRDefault="006F1B3D" w:rsidP="008C7539">
            <w:pPr>
              <w:pStyle w:val="TableParagraph"/>
              <w:suppressAutoHyphens/>
              <w:rPr>
                <w:sz w:val="18"/>
              </w:rPr>
            </w:pPr>
          </w:p>
        </w:tc>
        <w:tc>
          <w:tcPr>
            <w:tcW w:w="1030" w:type="dxa"/>
            <w:tcBorders>
              <w:top w:val="single" w:sz="6" w:space="0" w:color="000000"/>
            </w:tcBorders>
          </w:tcPr>
          <w:p w14:paraId="266D9BB2" w14:textId="77777777" w:rsidR="006F1B3D" w:rsidRDefault="006F1B3D" w:rsidP="008C7539">
            <w:pPr>
              <w:pStyle w:val="TableParagraph"/>
              <w:suppressAutoHyphens/>
              <w:spacing w:before="43"/>
              <w:rPr>
                <w:i/>
                <w:sz w:val="18"/>
              </w:rPr>
            </w:pPr>
          </w:p>
          <w:p w14:paraId="55FAD461" w14:textId="77777777" w:rsidR="006F1B3D" w:rsidRDefault="00191F14" w:rsidP="008C7539">
            <w:pPr>
              <w:pStyle w:val="TableParagraph"/>
              <w:suppressAutoHyphens/>
              <w:spacing w:line="199" w:lineRule="exact"/>
              <w:ind w:left="9" w:right="3"/>
              <w:jc w:val="center"/>
              <w:rPr>
                <w:sz w:val="18"/>
              </w:rPr>
            </w:pPr>
            <w:r>
              <w:rPr>
                <w:spacing w:val="-2"/>
                <w:sz w:val="18"/>
              </w:rPr>
              <w:t>-0.095</w:t>
            </w:r>
          </w:p>
        </w:tc>
        <w:tc>
          <w:tcPr>
            <w:tcW w:w="175" w:type="dxa"/>
            <w:tcBorders>
              <w:top w:val="single" w:sz="6" w:space="0" w:color="000000"/>
            </w:tcBorders>
          </w:tcPr>
          <w:p w14:paraId="12B2697A" w14:textId="77777777" w:rsidR="006F1B3D" w:rsidRDefault="006F1B3D" w:rsidP="008C7539">
            <w:pPr>
              <w:pStyle w:val="TableParagraph"/>
              <w:suppressAutoHyphens/>
              <w:rPr>
                <w:sz w:val="18"/>
              </w:rPr>
            </w:pPr>
          </w:p>
        </w:tc>
        <w:tc>
          <w:tcPr>
            <w:tcW w:w="1030" w:type="dxa"/>
            <w:tcBorders>
              <w:top w:val="single" w:sz="6" w:space="0" w:color="000000"/>
            </w:tcBorders>
          </w:tcPr>
          <w:p w14:paraId="618537CC" w14:textId="77777777" w:rsidR="006F1B3D" w:rsidRDefault="006F1B3D" w:rsidP="008C7539">
            <w:pPr>
              <w:pStyle w:val="TableParagraph"/>
              <w:suppressAutoHyphens/>
              <w:rPr>
                <w:sz w:val="18"/>
              </w:rPr>
            </w:pPr>
          </w:p>
        </w:tc>
        <w:tc>
          <w:tcPr>
            <w:tcW w:w="87" w:type="dxa"/>
            <w:tcBorders>
              <w:top w:val="single" w:sz="6" w:space="0" w:color="000000"/>
            </w:tcBorders>
          </w:tcPr>
          <w:p w14:paraId="4EBA7C14" w14:textId="77777777" w:rsidR="006F1B3D" w:rsidRDefault="006F1B3D" w:rsidP="008C7539">
            <w:pPr>
              <w:pStyle w:val="TableParagraph"/>
              <w:suppressAutoHyphens/>
              <w:rPr>
                <w:sz w:val="18"/>
              </w:rPr>
            </w:pPr>
          </w:p>
        </w:tc>
      </w:tr>
      <w:tr w:rsidR="006F1B3D" w14:paraId="0EA8B1D9" w14:textId="77777777" w:rsidTr="004A2FF4">
        <w:trPr>
          <w:trHeight w:val="199"/>
        </w:trPr>
        <w:tc>
          <w:tcPr>
            <w:tcW w:w="1791" w:type="dxa"/>
          </w:tcPr>
          <w:p w14:paraId="4C0E6DD5" w14:textId="77777777" w:rsidR="006F1B3D" w:rsidRPr="00601A3D" w:rsidRDefault="006F1B3D" w:rsidP="008C7539">
            <w:pPr>
              <w:pStyle w:val="TableParagraph"/>
              <w:suppressAutoHyphens/>
              <w:rPr>
                <w:sz w:val="18"/>
              </w:rPr>
            </w:pPr>
          </w:p>
        </w:tc>
        <w:tc>
          <w:tcPr>
            <w:tcW w:w="1030" w:type="dxa"/>
          </w:tcPr>
          <w:p w14:paraId="60986F86" w14:textId="77777777" w:rsidR="006F1B3D" w:rsidRDefault="00191F14" w:rsidP="008C7539">
            <w:pPr>
              <w:pStyle w:val="TableParagraph"/>
              <w:suppressAutoHyphens/>
              <w:spacing w:line="205" w:lineRule="exact"/>
              <w:ind w:left="9" w:right="9"/>
              <w:jc w:val="center"/>
              <w:rPr>
                <w:sz w:val="18"/>
              </w:rPr>
            </w:pPr>
            <w:r>
              <w:rPr>
                <w:sz w:val="18"/>
              </w:rPr>
              <w:t>(</w:t>
            </w:r>
            <w:r>
              <w:rPr>
                <w:spacing w:val="-2"/>
                <w:sz w:val="18"/>
              </w:rPr>
              <w:t xml:space="preserve"> 1.192)</w:t>
            </w:r>
          </w:p>
        </w:tc>
        <w:tc>
          <w:tcPr>
            <w:tcW w:w="175" w:type="dxa"/>
          </w:tcPr>
          <w:p w14:paraId="52FB5E24" w14:textId="77777777" w:rsidR="006F1B3D" w:rsidRDefault="006F1B3D" w:rsidP="008C7539">
            <w:pPr>
              <w:pStyle w:val="TableParagraph"/>
              <w:suppressAutoHyphens/>
              <w:rPr>
                <w:sz w:val="18"/>
              </w:rPr>
            </w:pPr>
          </w:p>
        </w:tc>
        <w:tc>
          <w:tcPr>
            <w:tcW w:w="808" w:type="dxa"/>
          </w:tcPr>
          <w:p w14:paraId="10576B97" w14:textId="77777777" w:rsidR="006F1B3D" w:rsidRDefault="00191F14" w:rsidP="008C7539">
            <w:pPr>
              <w:pStyle w:val="TableParagraph"/>
              <w:suppressAutoHyphens/>
              <w:spacing w:line="205" w:lineRule="exact"/>
              <w:ind w:left="2"/>
              <w:jc w:val="center"/>
              <w:rPr>
                <w:sz w:val="18"/>
              </w:rPr>
            </w:pPr>
            <w:r>
              <w:rPr>
                <w:sz w:val="18"/>
              </w:rPr>
              <w:t>(</w:t>
            </w:r>
            <w:r>
              <w:rPr>
                <w:spacing w:val="-2"/>
                <w:sz w:val="18"/>
              </w:rPr>
              <w:t xml:space="preserve"> 0.006)</w:t>
            </w:r>
          </w:p>
        </w:tc>
        <w:tc>
          <w:tcPr>
            <w:tcW w:w="1784" w:type="dxa"/>
          </w:tcPr>
          <w:p w14:paraId="04C73189" w14:textId="77777777" w:rsidR="006F1B3D" w:rsidRDefault="00191F14" w:rsidP="008C7539">
            <w:pPr>
              <w:pStyle w:val="TableParagraph"/>
              <w:suppressAutoHyphens/>
              <w:spacing w:line="205" w:lineRule="exact"/>
              <w:ind w:left="503"/>
              <w:rPr>
                <w:sz w:val="18"/>
              </w:rPr>
            </w:pPr>
            <w:r>
              <w:rPr>
                <w:sz w:val="18"/>
              </w:rPr>
              <w:t>(</w:t>
            </w:r>
            <w:r>
              <w:rPr>
                <w:spacing w:val="-2"/>
                <w:sz w:val="18"/>
              </w:rPr>
              <w:t xml:space="preserve"> 0.009)</w:t>
            </w:r>
          </w:p>
        </w:tc>
        <w:tc>
          <w:tcPr>
            <w:tcW w:w="723" w:type="dxa"/>
          </w:tcPr>
          <w:p w14:paraId="68C418A7" w14:textId="77777777" w:rsidR="006F1B3D" w:rsidRDefault="00191F14" w:rsidP="008C7539">
            <w:pPr>
              <w:pStyle w:val="TableParagraph"/>
              <w:suppressAutoHyphens/>
              <w:spacing w:line="205" w:lineRule="exact"/>
              <w:ind w:left="3"/>
              <w:jc w:val="center"/>
              <w:rPr>
                <w:sz w:val="18"/>
              </w:rPr>
            </w:pPr>
            <w:r>
              <w:rPr>
                <w:sz w:val="18"/>
              </w:rPr>
              <w:t>(</w:t>
            </w:r>
            <w:r>
              <w:rPr>
                <w:spacing w:val="-2"/>
                <w:sz w:val="18"/>
              </w:rPr>
              <w:t xml:space="preserve"> 0.007)</w:t>
            </w:r>
          </w:p>
        </w:tc>
        <w:tc>
          <w:tcPr>
            <w:tcW w:w="175" w:type="dxa"/>
          </w:tcPr>
          <w:p w14:paraId="45F2AE3C" w14:textId="77777777" w:rsidR="006F1B3D" w:rsidRDefault="006F1B3D" w:rsidP="008C7539">
            <w:pPr>
              <w:pStyle w:val="TableParagraph"/>
              <w:suppressAutoHyphens/>
              <w:rPr>
                <w:sz w:val="18"/>
              </w:rPr>
            </w:pPr>
          </w:p>
        </w:tc>
        <w:tc>
          <w:tcPr>
            <w:tcW w:w="571" w:type="dxa"/>
          </w:tcPr>
          <w:p w14:paraId="0A131F66" w14:textId="77777777" w:rsidR="006F1B3D" w:rsidRDefault="006F1B3D" w:rsidP="008C7539">
            <w:pPr>
              <w:pStyle w:val="TableParagraph"/>
              <w:suppressAutoHyphens/>
              <w:rPr>
                <w:sz w:val="18"/>
              </w:rPr>
            </w:pPr>
          </w:p>
        </w:tc>
        <w:tc>
          <w:tcPr>
            <w:tcW w:w="175" w:type="dxa"/>
          </w:tcPr>
          <w:p w14:paraId="1AA8393D" w14:textId="77777777" w:rsidR="006F1B3D" w:rsidRDefault="006F1B3D" w:rsidP="008C7539">
            <w:pPr>
              <w:pStyle w:val="TableParagraph"/>
              <w:suppressAutoHyphens/>
              <w:rPr>
                <w:sz w:val="18"/>
              </w:rPr>
            </w:pPr>
          </w:p>
        </w:tc>
        <w:tc>
          <w:tcPr>
            <w:tcW w:w="1030" w:type="dxa"/>
          </w:tcPr>
          <w:p w14:paraId="42A8A0F1" w14:textId="77777777" w:rsidR="006F1B3D" w:rsidRDefault="00191F14" w:rsidP="008C7539">
            <w:pPr>
              <w:pStyle w:val="TableParagraph"/>
              <w:suppressAutoHyphens/>
              <w:spacing w:line="205" w:lineRule="exact"/>
              <w:ind w:left="9" w:right="2"/>
              <w:jc w:val="center"/>
              <w:rPr>
                <w:sz w:val="18"/>
              </w:rPr>
            </w:pPr>
            <w:r>
              <w:rPr>
                <w:sz w:val="18"/>
              </w:rPr>
              <w:t>(</w:t>
            </w:r>
            <w:r>
              <w:rPr>
                <w:spacing w:val="-2"/>
                <w:sz w:val="18"/>
              </w:rPr>
              <w:t xml:space="preserve"> 2.701)</w:t>
            </w:r>
          </w:p>
        </w:tc>
        <w:tc>
          <w:tcPr>
            <w:tcW w:w="175" w:type="dxa"/>
          </w:tcPr>
          <w:p w14:paraId="5A3317D7" w14:textId="77777777" w:rsidR="006F1B3D" w:rsidRDefault="006F1B3D" w:rsidP="008C7539">
            <w:pPr>
              <w:pStyle w:val="TableParagraph"/>
              <w:suppressAutoHyphens/>
              <w:rPr>
                <w:sz w:val="18"/>
              </w:rPr>
            </w:pPr>
          </w:p>
        </w:tc>
        <w:tc>
          <w:tcPr>
            <w:tcW w:w="1030" w:type="dxa"/>
          </w:tcPr>
          <w:p w14:paraId="75266839" w14:textId="77777777" w:rsidR="006F1B3D" w:rsidRDefault="006F1B3D" w:rsidP="008C7539">
            <w:pPr>
              <w:pStyle w:val="TableParagraph"/>
              <w:suppressAutoHyphens/>
              <w:rPr>
                <w:sz w:val="18"/>
              </w:rPr>
            </w:pPr>
          </w:p>
        </w:tc>
        <w:tc>
          <w:tcPr>
            <w:tcW w:w="87" w:type="dxa"/>
          </w:tcPr>
          <w:p w14:paraId="5D7939BB" w14:textId="77777777" w:rsidR="006F1B3D" w:rsidRDefault="006F1B3D" w:rsidP="008C7539">
            <w:pPr>
              <w:pStyle w:val="TableParagraph"/>
              <w:suppressAutoHyphens/>
              <w:rPr>
                <w:sz w:val="18"/>
              </w:rPr>
            </w:pPr>
          </w:p>
        </w:tc>
      </w:tr>
      <w:tr w:rsidR="006F1B3D" w14:paraId="6BD9177A" w14:textId="77777777" w:rsidTr="004A2FF4">
        <w:trPr>
          <w:trHeight w:val="325"/>
        </w:trPr>
        <w:tc>
          <w:tcPr>
            <w:tcW w:w="1791" w:type="dxa"/>
          </w:tcPr>
          <w:p w14:paraId="78BB8F6C" w14:textId="77777777" w:rsidR="006F1B3D" w:rsidRPr="0010201A" w:rsidRDefault="00191F14" w:rsidP="008C7539">
            <w:pPr>
              <w:pStyle w:val="TableParagraph"/>
              <w:suppressAutoHyphens/>
              <w:spacing w:before="77" w:line="228" w:lineRule="exact"/>
              <w:ind w:left="89"/>
              <w:rPr>
                <w:i/>
                <w:sz w:val="18"/>
              </w:rPr>
            </w:pPr>
            <w:r w:rsidRPr="0010201A">
              <w:rPr>
                <w:i/>
                <w:spacing w:val="-10"/>
                <w:sz w:val="18"/>
              </w:rPr>
              <w:t>Treat</w:t>
            </w:r>
            <w:r w:rsidRPr="0010201A">
              <w:rPr>
                <w:i/>
                <w:spacing w:val="3"/>
                <w:sz w:val="18"/>
              </w:rPr>
              <w:t xml:space="preserve"> </w:t>
            </w:r>
            <w:r w:rsidRPr="0010201A">
              <w:rPr>
                <w:rFonts w:ascii="Lucida Sans Unicode" w:hAnsi="Lucida Sans Unicode"/>
                <w:i/>
                <w:spacing w:val="-10"/>
                <w:sz w:val="18"/>
              </w:rPr>
              <w:t>×</w:t>
            </w:r>
            <w:r w:rsidRPr="0010201A">
              <w:rPr>
                <w:rFonts w:ascii="Lucida Sans Unicode" w:hAnsi="Lucida Sans Unicode"/>
                <w:i/>
                <w:spacing w:val="-8"/>
                <w:sz w:val="18"/>
              </w:rPr>
              <w:t xml:space="preserve"> </w:t>
            </w:r>
            <w:r w:rsidRPr="0010201A">
              <w:rPr>
                <w:i/>
                <w:spacing w:val="-10"/>
                <w:sz w:val="18"/>
              </w:rPr>
              <w:t>1999</w:t>
            </w:r>
          </w:p>
        </w:tc>
        <w:tc>
          <w:tcPr>
            <w:tcW w:w="1030" w:type="dxa"/>
          </w:tcPr>
          <w:p w14:paraId="4E7A07E9" w14:textId="77777777" w:rsidR="006F1B3D" w:rsidRDefault="00191F14" w:rsidP="008C7539">
            <w:pPr>
              <w:pStyle w:val="TableParagraph"/>
              <w:suppressAutoHyphens/>
              <w:spacing w:before="106" w:line="199" w:lineRule="exact"/>
              <w:ind w:left="9" w:right="9"/>
              <w:jc w:val="center"/>
              <w:rPr>
                <w:sz w:val="18"/>
              </w:rPr>
            </w:pPr>
            <w:r>
              <w:rPr>
                <w:spacing w:val="-2"/>
                <w:sz w:val="18"/>
              </w:rPr>
              <w:t>0.122</w:t>
            </w:r>
          </w:p>
        </w:tc>
        <w:tc>
          <w:tcPr>
            <w:tcW w:w="175" w:type="dxa"/>
          </w:tcPr>
          <w:p w14:paraId="3A8E6237" w14:textId="77777777" w:rsidR="006F1B3D" w:rsidRDefault="006F1B3D" w:rsidP="008C7539">
            <w:pPr>
              <w:pStyle w:val="TableParagraph"/>
              <w:suppressAutoHyphens/>
              <w:rPr>
                <w:sz w:val="18"/>
              </w:rPr>
            </w:pPr>
          </w:p>
        </w:tc>
        <w:tc>
          <w:tcPr>
            <w:tcW w:w="808" w:type="dxa"/>
          </w:tcPr>
          <w:p w14:paraId="035AB964" w14:textId="77777777" w:rsidR="006F1B3D" w:rsidRDefault="00191F14" w:rsidP="008C7539">
            <w:pPr>
              <w:pStyle w:val="TableParagraph"/>
              <w:suppressAutoHyphens/>
              <w:spacing w:before="106" w:line="199" w:lineRule="exact"/>
              <w:ind w:left="2"/>
              <w:jc w:val="center"/>
              <w:rPr>
                <w:sz w:val="18"/>
              </w:rPr>
            </w:pPr>
            <w:r>
              <w:rPr>
                <w:spacing w:val="-2"/>
                <w:sz w:val="18"/>
              </w:rPr>
              <w:t>0.007</w:t>
            </w:r>
          </w:p>
        </w:tc>
        <w:tc>
          <w:tcPr>
            <w:tcW w:w="1784" w:type="dxa"/>
          </w:tcPr>
          <w:p w14:paraId="4A86E9E6" w14:textId="77777777" w:rsidR="006F1B3D" w:rsidRDefault="00191F14" w:rsidP="008C7539">
            <w:pPr>
              <w:pStyle w:val="TableParagraph"/>
              <w:suppressAutoHyphens/>
              <w:spacing w:before="106" w:line="199" w:lineRule="exact"/>
              <w:ind w:left="3"/>
              <w:jc w:val="center"/>
              <w:rPr>
                <w:sz w:val="18"/>
              </w:rPr>
            </w:pPr>
            <w:r>
              <w:rPr>
                <w:spacing w:val="-2"/>
                <w:sz w:val="18"/>
              </w:rPr>
              <w:t>0.027*</w:t>
            </w:r>
          </w:p>
        </w:tc>
        <w:tc>
          <w:tcPr>
            <w:tcW w:w="723" w:type="dxa"/>
          </w:tcPr>
          <w:p w14:paraId="34C7FBB7" w14:textId="77777777" w:rsidR="006F1B3D" w:rsidRDefault="00191F14" w:rsidP="008C7539">
            <w:pPr>
              <w:pStyle w:val="TableParagraph"/>
              <w:suppressAutoHyphens/>
              <w:spacing w:before="106" w:line="199" w:lineRule="exact"/>
              <w:ind w:left="3"/>
              <w:jc w:val="center"/>
              <w:rPr>
                <w:sz w:val="18"/>
              </w:rPr>
            </w:pPr>
            <w:r>
              <w:rPr>
                <w:spacing w:val="-2"/>
                <w:sz w:val="18"/>
              </w:rPr>
              <w:t>0.006</w:t>
            </w:r>
          </w:p>
        </w:tc>
        <w:tc>
          <w:tcPr>
            <w:tcW w:w="175" w:type="dxa"/>
          </w:tcPr>
          <w:p w14:paraId="7710692E" w14:textId="77777777" w:rsidR="006F1B3D" w:rsidRDefault="006F1B3D" w:rsidP="008C7539">
            <w:pPr>
              <w:pStyle w:val="TableParagraph"/>
              <w:suppressAutoHyphens/>
              <w:rPr>
                <w:sz w:val="18"/>
              </w:rPr>
            </w:pPr>
          </w:p>
        </w:tc>
        <w:tc>
          <w:tcPr>
            <w:tcW w:w="571" w:type="dxa"/>
          </w:tcPr>
          <w:p w14:paraId="4B9FF169" w14:textId="77777777" w:rsidR="006F1B3D" w:rsidRDefault="00191F14" w:rsidP="008C7539">
            <w:pPr>
              <w:pStyle w:val="TableParagraph"/>
              <w:suppressAutoHyphens/>
              <w:spacing w:before="106" w:line="199" w:lineRule="exact"/>
              <w:ind w:left="5"/>
              <w:jc w:val="center"/>
              <w:rPr>
                <w:sz w:val="18"/>
              </w:rPr>
            </w:pPr>
            <w:r>
              <w:rPr>
                <w:spacing w:val="-2"/>
                <w:sz w:val="18"/>
              </w:rPr>
              <w:t>-0.023</w:t>
            </w:r>
          </w:p>
        </w:tc>
        <w:tc>
          <w:tcPr>
            <w:tcW w:w="175" w:type="dxa"/>
          </w:tcPr>
          <w:p w14:paraId="51FD31F8" w14:textId="77777777" w:rsidR="006F1B3D" w:rsidRDefault="006F1B3D" w:rsidP="008C7539">
            <w:pPr>
              <w:pStyle w:val="TableParagraph"/>
              <w:suppressAutoHyphens/>
              <w:rPr>
                <w:sz w:val="18"/>
              </w:rPr>
            </w:pPr>
          </w:p>
        </w:tc>
        <w:tc>
          <w:tcPr>
            <w:tcW w:w="1030" w:type="dxa"/>
          </w:tcPr>
          <w:p w14:paraId="7972D55A" w14:textId="77777777" w:rsidR="006F1B3D" w:rsidRDefault="00191F14" w:rsidP="008C7539">
            <w:pPr>
              <w:pStyle w:val="TableParagraph"/>
              <w:suppressAutoHyphens/>
              <w:spacing w:before="106" w:line="199" w:lineRule="exact"/>
              <w:ind w:left="9" w:right="3"/>
              <w:jc w:val="center"/>
              <w:rPr>
                <w:sz w:val="18"/>
              </w:rPr>
            </w:pPr>
            <w:r>
              <w:rPr>
                <w:spacing w:val="-2"/>
                <w:sz w:val="18"/>
              </w:rPr>
              <w:t>-0.063</w:t>
            </w:r>
          </w:p>
        </w:tc>
        <w:tc>
          <w:tcPr>
            <w:tcW w:w="175" w:type="dxa"/>
          </w:tcPr>
          <w:p w14:paraId="456FCADE" w14:textId="77777777" w:rsidR="006F1B3D" w:rsidRDefault="006F1B3D" w:rsidP="008C7539">
            <w:pPr>
              <w:pStyle w:val="TableParagraph"/>
              <w:suppressAutoHyphens/>
              <w:rPr>
                <w:sz w:val="18"/>
              </w:rPr>
            </w:pPr>
          </w:p>
        </w:tc>
        <w:tc>
          <w:tcPr>
            <w:tcW w:w="1030" w:type="dxa"/>
          </w:tcPr>
          <w:p w14:paraId="6CC67326" w14:textId="77777777" w:rsidR="006F1B3D" w:rsidRDefault="00191F14" w:rsidP="008C7539">
            <w:pPr>
              <w:pStyle w:val="TableParagraph"/>
              <w:suppressAutoHyphens/>
              <w:spacing w:before="106" w:line="199" w:lineRule="exact"/>
              <w:ind w:left="10" w:right="1"/>
              <w:jc w:val="center"/>
              <w:rPr>
                <w:sz w:val="18"/>
              </w:rPr>
            </w:pPr>
            <w:r>
              <w:rPr>
                <w:spacing w:val="-2"/>
                <w:sz w:val="18"/>
              </w:rPr>
              <w:t>-0.199</w:t>
            </w:r>
          </w:p>
        </w:tc>
        <w:tc>
          <w:tcPr>
            <w:tcW w:w="87" w:type="dxa"/>
          </w:tcPr>
          <w:p w14:paraId="143C641B" w14:textId="77777777" w:rsidR="006F1B3D" w:rsidRDefault="006F1B3D" w:rsidP="008C7539">
            <w:pPr>
              <w:pStyle w:val="TableParagraph"/>
              <w:suppressAutoHyphens/>
              <w:rPr>
                <w:sz w:val="18"/>
              </w:rPr>
            </w:pPr>
          </w:p>
        </w:tc>
      </w:tr>
      <w:tr w:rsidR="006F1B3D" w14:paraId="13D0C452" w14:textId="77777777" w:rsidTr="00C40890">
        <w:trPr>
          <w:trHeight w:val="199"/>
        </w:trPr>
        <w:tc>
          <w:tcPr>
            <w:tcW w:w="1791" w:type="dxa"/>
          </w:tcPr>
          <w:p w14:paraId="0266A1F4" w14:textId="77777777" w:rsidR="006F1B3D" w:rsidRPr="00601A3D" w:rsidRDefault="006F1B3D" w:rsidP="008C7539">
            <w:pPr>
              <w:pStyle w:val="TableParagraph"/>
              <w:suppressAutoHyphens/>
              <w:rPr>
                <w:sz w:val="18"/>
              </w:rPr>
            </w:pPr>
          </w:p>
        </w:tc>
        <w:tc>
          <w:tcPr>
            <w:tcW w:w="1030" w:type="dxa"/>
          </w:tcPr>
          <w:p w14:paraId="365FC038" w14:textId="77777777" w:rsidR="006F1B3D" w:rsidRDefault="00191F14" w:rsidP="008C7539">
            <w:pPr>
              <w:pStyle w:val="TableParagraph"/>
              <w:suppressAutoHyphens/>
              <w:spacing w:line="205" w:lineRule="exact"/>
              <w:ind w:left="9" w:right="9"/>
              <w:jc w:val="center"/>
              <w:rPr>
                <w:sz w:val="18"/>
              </w:rPr>
            </w:pPr>
            <w:r>
              <w:rPr>
                <w:sz w:val="18"/>
              </w:rPr>
              <w:t>(</w:t>
            </w:r>
            <w:r>
              <w:rPr>
                <w:spacing w:val="-2"/>
                <w:sz w:val="18"/>
              </w:rPr>
              <w:t xml:space="preserve"> 1.092)</w:t>
            </w:r>
          </w:p>
        </w:tc>
        <w:tc>
          <w:tcPr>
            <w:tcW w:w="175" w:type="dxa"/>
          </w:tcPr>
          <w:p w14:paraId="125DEF21" w14:textId="77777777" w:rsidR="006F1B3D" w:rsidRDefault="006F1B3D" w:rsidP="008C7539">
            <w:pPr>
              <w:pStyle w:val="TableParagraph"/>
              <w:suppressAutoHyphens/>
              <w:rPr>
                <w:sz w:val="18"/>
              </w:rPr>
            </w:pPr>
          </w:p>
        </w:tc>
        <w:tc>
          <w:tcPr>
            <w:tcW w:w="808" w:type="dxa"/>
          </w:tcPr>
          <w:p w14:paraId="38AB73BF" w14:textId="77777777" w:rsidR="006F1B3D" w:rsidRDefault="00191F14" w:rsidP="008C7539">
            <w:pPr>
              <w:pStyle w:val="TableParagraph"/>
              <w:suppressAutoHyphens/>
              <w:spacing w:line="205" w:lineRule="exact"/>
              <w:ind w:left="2"/>
              <w:jc w:val="center"/>
              <w:rPr>
                <w:sz w:val="18"/>
              </w:rPr>
            </w:pPr>
            <w:r>
              <w:rPr>
                <w:sz w:val="18"/>
              </w:rPr>
              <w:t>(</w:t>
            </w:r>
            <w:r>
              <w:rPr>
                <w:spacing w:val="-2"/>
                <w:sz w:val="18"/>
              </w:rPr>
              <w:t xml:space="preserve"> 0.009)</w:t>
            </w:r>
          </w:p>
        </w:tc>
        <w:tc>
          <w:tcPr>
            <w:tcW w:w="1784" w:type="dxa"/>
          </w:tcPr>
          <w:p w14:paraId="2484270D" w14:textId="77777777" w:rsidR="006F1B3D" w:rsidRDefault="00191F14" w:rsidP="008C7539">
            <w:pPr>
              <w:pStyle w:val="TableParagraph"/>
              <w:suppressAutoHyphens/>
              <w:spacing w:line="205" w:lineRule="exact"/>
              <w:ind w:left="503"/>
              <w:rPr>
                <w:sz w:val="18"/>
              </w:rPr>
            </w:pPr>
            <w:r>
              <w:rPr>
                <w:sz w:val="18"/>
              </w:rPr>
              <w:t>(</w:t>
            </w:r>
            <w:r>
              <w:rPr>
                <w:spacing w:val="-2"/>
                <w:sz w:val="18"/>
              </w:rPr>
              <w:t xml:space="preserve"> 0.016)</w:t>
            </w:r>
          </w:p>
        </w:tc>
        <w:tc>
          <w:tcPr>
            <w:tcW w:w="723" w:type="dxa"/>
          </w:tcPr>
          <w:p w14:paraId="7CDAEE31" w14:textId="77777777" w:rsidR="006F1B3D" w:rsidRDefault="00191F14" w:rsidP="008C7539">
            <w:pPr>
              <w:pStyle w:val="TableParagraph"/>
              <w:suppressAutoHyphens/>
              <w:spacing w:line="205" w:lineRule="exact"/>
              <w:ind w:left="3"/>
              <w:jc w:val="center"/>
              <w:rPr>
                <w:sz w:val="18"/>
              </w:rPr>
            </w:pPr>
            <w:r>
              <w:rPr>
                <w:sz w:val="18"/>
              </w:rPr>
              <w:t>(</w:t>
            </w:r>
            <w:r>
              <w:rPr>
                <w:spacing w:val="-2"/>
                <w:sz w:val="18"/>
              </w:rPr>
              <w:t xml:space="preserve"> 0.013)</w:t>
            </w:r>
          </w:p>
        </w:tc>
        <w:tc>
          <w:tcPr>
            <w:tcW w:w="175" w:type="dxa"/>
          </w:tcPr>
          <w:p w14:paraId="75F0D126" w14:textId="77777777" w:rsidR="006F1B3D" w:rsidRDefault="006F1B3D" w:rsidP="008C7539">
            <w:pPr>
              <w:pStyle w:val="TableParagraph"/>
              <w:suppressAutoHyphens/>
              <w:rPr>
                <w:sz w:val="18"/>
              </w:rPr>
            </w:pPr>
          </w:p>
        </w:tc>
        <w:tc>
          <w:tcPr>
            <w:tcW w:w="571" w:type="dxa"/>
          </w:tcPr>
          <w:p w14:paraId="329488AE" w14:textId="77777777" w:rsidR="006F1B3D" w:rsidRDefault="00191F14" w:rsidP="008C7539">
            <w:pPr>
              <w:pStyle w:val="TableParagraph"/>
              <w:suppressAutoHyphens/>
              <w:spacing w:line="205" w:lineRule="exact"/>
              <w:ind w:left="4" w:right="-15"/>
              <w:jc w:val="center"/>
              <w:rPr>
                <w:sz w:val="18"/>
              </w:rPr>
            </w:pPr>
            <w:r>
              <w:rPr>
                <w:sz w:val="18"/>
              </w:rPr>
              <w:t>(</w:t>
            </w:r>
            <w:r>
              <w:rPr>
                <w:spacing w:val="-2"/>
                <w:sz w:val="18"/>
              </w:rPr>
              <w:t xml:space="preserve"> 0.043)</w:t>
            </w:r>
          </w:p>
        </w:tc>
        <w:tc>
          <w:tcPr>
            <w:tcW w:w="175" w:type="dxa"/>
          </w:tcPr>
          <w:p w14:paraId="074C4804" w14:textId="77777777" w:rsidR="006F1B3D" w:rsidRDefault="006F1B3D" w:rsidP="008C7539">
            <w:pPr>
              <w:pStyle w:val="TableParagraph"/>
              <w:suppressAutoHyphens/>
              <w:rPr>
                <w:sz w:val="18"/>
              </w:rPr>
            </w:pPr>
          </w:p>
        </w:tc>
        <w:tc>
          <w:tcPr>
            <w:tcW w:w="1030" w:type="dxa"/>
          </w:tcPr>
          <w:p w14:paraId="14737BE6" w14:textId="77777777" w:rsidR="006F1B3D" w:rsidRDefault="00191F14" w:rsidP="008C7539">
            <w:pPr>
              <w:pStyle w:val="TableParagraph"/>
              <w:suppressAutoHyphens/>
              <w:spacing w:line="205" w:lineRule="exact"/>
              <w:ind w:left="9" w:right="2"/>
              <w:jc w:val="center"/>
              <w:rPr>
                <w:sz w:val="18"/>
              </w:rPr>
            </w:pPr>
            <w:r>
              <w:rPr>
                <w:sz w:val="18"/>
              </w:rPr>
              <w:t>(</w:t>
            </w:r>
            <w:r>
              <w:rPr>
                <w:spacing w:val="-2"/>
                <w:sz w:val="18"/>
              </w:rPr>
              <w:t xml:space="preserve"> 2.733)</w:t>
            </w:r>
          </w:p>
        </w:tc>
        <w:tc>
          <w:tcPr>
            <w:tcW w:w="175" w:type="dxa"/>
          </w:tcPr>
          <w:p w14:paraId="2D64F41B" w14:textId="77777777" w:rsidR="006F1B3D" w:rsidRDefault="006F1B3D" w:rsidP="008C7539">
            <w:pPr>
              <w:pStyle w:val="TableParagraph"/>
              <w:suppressAutoHyphens/>
              <w:rPr>
                <w:sz w:val="18"/>
              </w:rPr>
            </w:pPr>
          </w:p>
        </w:tc>
        <w:tc>
          <w:tcPr>
            <w:tcW w:w="1030" w:type="dxa"/>
          </w:tcPr>
          <w:p w14:paraId="14F58993" w14:textId="77777777" w:rsidR="006F1B3D" w:rsidRDefault="00191F14" w:rsidP="008C7539">
            <w:pPr>
              <w:pStyle w:val="TableParagraph"/>
              <w:suppressAutoHyphens/>
              <w:spacing w:line="205" w:lineRule="exact"/>
              <w:ind w:left="10" w:right="1"/>
              <w:jc w:val="center"/>
              <w:rPr>
                <w:sz w:val="18"/>
              </w:rPr>
            </w:pPr>
            <w:r>
              <w:rPr>
                <w:sz w:val="18"/>
              </w:rPr>
              <w:t>(</w:t>
            </w:r>
            <w:r>
              <w:rPr>
                <w:spacing w:val="-2"/>
                <w:sz w:val="18"/>
              </w:rPr>
              <w:t xml:space="preserve"> 0.273)</w:t>
            </w:r>
          </w:p>
        </w:tc>
        <w:tc>
          <w:tcPr>
            <w:tcW w:w="87" w:type="dxa"/>
          </w:tcPr>
          <w:p w14:paraId="2AAB971C" w14:textId="77777777" w:rsidR="006F1B3D" w:rsidRDefault="006F1B3D" w:rsidP="008C7539">
            <w:pPr>
              <w:pStyle w:val="TableParagraph"/>
              <w:suppressAutoHyphens/>
              <w:rPr>
                <w:sz w:val="18"/>
              </w:rPr>
            </w:pPr>
          </w:p>
        </w:tc>
      </w:tr>
      <w:tr w:rsidR="006F1B3D" w14:paraId="5CCA285A" w14:textId="77777777" w:rsidTr="004A2FF4">
        <w:trPr>
          <w:trHeight w:val="541"/>
        </w:trPr>
        <w:tc>
          <w:tcPr>
            <w:tcW w:w="1791" w:type="dxa"/>
          </w:tcPr>
          <w:p w14:paraId="4B084BA4" w14:textId="77777777" w:rsidR="006F1B3D" w:rsidRDefault="00191F14" w:rsidP="008C7539">
            <w:pPr>
              <w:pStyle w:val="TableParagraph"/>
              <w:suppressAutoHyphens/>
              <w:spacing w:before="106"/>
              <w:ind w:left="89"/>
              <w:rPr>
                <w:sz w:val="18"/>
              </w:rPr>
            </w:pPr>
            <w:r>
              <w:rPr>
                <w:sz w:val="18"/>
              </w:rPr>
              <w:t>Control</w:t>
            </w:r>
            <w:r>
              <w:rPr>
                <w:spacing w:val="-6"/>
                <w:sz w:val="18"/>
              </w:rPr>
              <w:t xml:space="preserve"> </w:t>
            </w:r>
            <w:del w:id="2565" w:author="Editor" w:date="2026-09-10T11:29:00Z">
              <w:r w:rsidDel="00C03E63">
                <w:rPr>
                  <w:sz w:val="18"/>
                </w:rPr>
                <w:delText>Mean</w:delText>
              </w:r>
              <w:r w:rsidDel="00C03E63">
                <w:rPr>
                  <w:spacing w:val="-6"/>
                  <w:sz w:val="18"/>
                </w:rPr>
                <w:delText xml:space="preserve"> </w:delText>
              </w:r>
            </w:del>
            <w:ins w:id="2566" w:author="Editor" w:date="2026-09-10T11:29:00Z">
              <w:r w:rsidR="00C03E63">
                <w:rPr>
                  <w:sz w:val="18"/>
                </w:rPr>
                <w:t>mean</w:t>
              </w:r>
              <w:r w:rsidR="00C03E63">
                <w:rPr>
                  <w:spacing w:val="-6"/>
                  <w:sz w:val="18"/>
                </w:rPr>
                <w:t xml:space="preserve"> </w:t>
              </w:r>
            </w:ins>
            <w:r>
              <w:rPr>
                <w:spacing w:val="-2"/>
                <w:sz w:val="18"/>
              </w:rPr>
              <w:t>(1997)</w:t>
            </w:r>
          </w:p>
          <w:p w14:paraId="184AA1DB" w14:textId="77777777" w:rsidR="006F1B3D" w:rsidRDefault="00191F14" w:rsidP="00C03E63">
            <w:pPr>
              <w:pStyle w:val="TableParagraph"/>
              <w:suppressAutoHyphens/>
              <w:spacing w:before="10" w:line="199" w:lineRule="exact"/>
              <w:ind w:left="89"/>
              <w:rPr>
                <w:sz w:val="18"/>
              </w:rPr>
            </w:pPr>
            <w:r>
              <w:rPr>
                <w:sz w:val="18"/>
              </w:rPr>
              <w:t>Control</w:t>
            </w:r>
            <w:r>
              <w:rPr>
                <w:spacing w:val="-6"/>
                <w:sz w:val="18"/>
              </w:rPr>
              <w:t xml:space="preserve"> </w:t>
            </w:r>
            <w:del w:id="2567" w:author="Editor" w:date="2026-09-10T11:29:00Z">
              <w:r w:rsidDel="00C03E63">
                <w:rPr>
                  <w:sz w:val="18"/>
                </w:rPr>
                <w:delText>Mean</w:delText>
              </w:r>
              <w:r w:rsidDel="00C03E63">
                <w:rPr>
                  <w:spacing w:val="-6"/>
                  <w:sz w:val="18"/>
                </w:rPr>
                <w:delText xml:space="preserve"> </w:delText>
              </w:r>
            </w:del>
            <w:ins w:id="2568" w:author="Editor" w:date="2026-09-10T11:29:00Z">
              <w:r w:rsidR="00C03E63">
                <w:rPr>
                  <w:sz w:val="18"/>
                </w:rPr>
                <w:t>mean</w:t>
              </w:r>
              <w:r w:rsidR="00C03E63">
                <w:rPr>
                  <w:spacing w:val="-6"/>
                  <w:sz w:val="18"/>
                </w:rPr>
                <w:t xml:space="preserve"> </w:t>
              </w:r>
            </w:ins>
            <w:r>
              <w:rPr>
                <w:spacing w:val="-2"/>
                <w:sz w:val="18"/>
              </w:rPr>
              <w:t>(1999)</w:t>
            </w:r>
          </w:p>
        </w:tc>
        <w:tc>
          <w:tcPr>
            <w:tcW w:w="1030" w:type="dxa"/>
          </w:tcPr>
          <w:p w14:paraId="023008C8" w14:textId="77777777" w:rsidR="006F1B3D" w:rsidRDefault="00191F14" w:rsidP="008C7539">
            <w:pPr>
              <w:pStyle w:val="TableParagraph"/>
              <w:suppressAutoHyphens/>
              <w:spacing w:before="106"/>
              <w:ind w:left="9" w:right="9"/>
              <w:jc w:val="center"/>
              <w:rPr>
                <w:sz w:val="18"/>
              </w:rPr>
            </w:pPr>
            <w:r>
              <w:rPr>
                <w:spacing w:val="-2"/>
                <w:sz w:val="18"/>
              </w:rPr>
              <w:t>14.049</w:t>
            </w:r>
          </w:p>
        </w:tc>
        <w:tc>
          <w:tcPr>
            <w:tcW w:w="175" w:type="dxa"/>
          </w:tcPr>
          <w:p w14:paraId="07CD994E" w14:textId="77777777" w:rsidR="006F1B3D" w:rsidRDefault="006F1B3D" w:rsidP="008C7539">
            <w:pPr>
              <w:pStyle w:val="TableParagraph"/>
              <w:suppressAutoHyphens/>
              <w:rPr>
                <w:sz w:val="18"/>
              </w:rPr>
            </w:pPr>
          </w:p>
        </w:tc>
        <w:tc>
          <w:tcPr>
            <w:tcW w:w="808" w:type="dxa"/>
          </w:tcPr>
          <w:p w14:paraId="757F0519" w14:textId="77777777" w:rsidR="006F1B3D" w:rsidRDefault="00191F14" w:rsidP="008C7539">
            <w:pPr>
              <w:pStyle w:val="TableParagraph"/>
              <w:suppressAutoHyphens/>
              <w:spacing w:before="106"/>
              <w:ind w:left="2"/>
              <w:jc w:val="center"/>
              <w:rPr>
                <w:sz w:val="18"/>
              </w:rPr>
            </w:pPr>
            <w:r>
              <w:rPr>
                <w:spacing w:val="-2"/>
                <w:sz w:val="18"/>
              </w:rPr>
              <w:t>0.046</w:t>
            </w:r>
          </w:p>
        </w:tc>
        <w:tc>
          <w:tcPr>
            <w:tcW w:w="1784" w:type="dxa"/>
          </w:tcPr>
          <w:p w14:paraId="24F39705" w14:textId="77777777" w:rsidR="006F1B3D" w:rsidRDefault="00191F14" w:rsidP="008C7539">
            <w:pPr>
              <w:pStyle w:val="TableParagraph"/>
              <w:suppressAutoHyphens/>
              <w:spacing w:before="106"/>
              <w:ind w:left="3"/>
              <w:jc w:val="center"/>
              <w:rPr>
                <w:sz w:val="18"/>
              </w:rPr>
            </w:pPr>
            <w:r>
              <w:rPr>
                <w:spacing w:val="-2"/>
                <w:sz w:val="18"/>
              </w:rPr>
              <w:t>0.693</w:t>
            </w:r>
          </w:p>
        </w:tc>
        <w:tc>
          <w:tcPr>
            <w:tcW w:w="723" w:type="dxa"/>
          </w:tcPr>
          <w:p w14:paraId="2FF56A9E" w14:textId="77777777" w:rsidR="006F1B3D" w:rsidRDefault="00191F14" w:rsidP="008C7539">
            <w:pPr>
              <w:pStyle w:val="TableParagraph"/>
              <w:suppressAutoHyphens/>
              <w:spacing w:before="106"/>
              <w:ind w:left="3"/>
              <w:jc w:val="center"/>
              <w:rPr>
                <w:sz w:val="18"/>
              </w:rPr>
            </w:pPr>
            <w:r>
              <w:rPr>
                <w:spacing w:val="-2"/>
                <w:sz w:val="18"/>
              </w:rPr>
              <w:t>0.151</w:t>
            </w:r>
          </w:p>
        </w:tc>
        <w:tc>
          <w:tcPr>
            <w:tcW w:w="175" w:type="dxa"/>
          </w:tcPr>
          <w:p w14:paraId="7507F408" w14:textId="77777777" w:rsidR="006F1B3D" w:rsidRDefault="006F1B3D" w:rsidP="008C7539">
            <w:pPr>
              <w:pStyle w:val="TableParagraph"/>
              <w:suppressAutoHyphens/>
              <w:rPr>
                <w:sz w:val="18"/>
              </w:rPr>
            </w:pPr>
          </w:p>
        </w:tc>
        <w:tc>
          <w:tcPr>
            <w:tcW w:w="571" w:type="dxa"/>
          </w:tcPr>
          <w:p w14:paraId="4D29BF6E" w14:textId="77777777" w:rsidR="006F1B3D" w:rsidRDefault="006F1B3D" w:rsidP="008C7539">
            <w:pPr>
              <w:pStyle w:val="TableParagraph"/>
              <w:suppressAutoHyphens/>
              <w:spacing w:before="116"/>
              <w:rPr>
                <w:i/>
                <w:sz w:val="18"/>
              </w:rPr>
            </w:pPr>
          </w:p>
          <w:p w14:paraId="55A1C7C9" w14:textId="77777777" w:rsidR="006F1B3D" w:rsidRDefault="00191F14" w:rsidP="008C7539">
            <w:pPr>
              <w:pStyle w:val="TableParagraph"/>
              <w:suppressAutoHyphens/>
              <w:spacing w:line="199" w:lineRule="exact"/>
              <w:ind w:left="5"/>
              <w:jc w:val="center"/>
              <w:rPr>
                <w:sz w:val="18"/>
              </w:rPr>
            </w:pPr>
            <w:r>
              <w:rPr>
                <w:spacing w:val="-2"/>
                <w:sz w:val="18"/>
              </w:rPr>
              <w:t>0.096</w:t>
            </w:r>
          </w:p>
        </w:tc>
        <w:tc>
          <w:tcPr>
            <w:tcW w:w="175" w:type="dxa"/>
          </w:tcPr>
          <w:p w14:paraId="3A7A4848" w14:textId="77777777" w:rsidR="006F1B3D" w:rsidRDefault="006F1B3D" w:rsidP="008C7539">
            <w:pPr>
              <w:pStyle w:val="TableParagraph"/>
              <w:suppressAutoHyphens/>
              <w:rPr>
                <w:sz w:val="18"/>
              </w:rPr>
            </w:pPr>
          </w:p>
        </w:tc>
        <w:tc>
          <w:tcPr>
            <w:tcW w:w="1030" w:type="dxa"/>
          </w:tcPr>
          <w:p w14:paraId="0033B8F8" w14:textId="77777777" w:rsidR="006F1B3D" w:rsidRDefault="00191F14" w:rsidP="008C7539">
            <w:pPr>
              <w:pStyle w:val="TableParagraph"/>
              <w:suppressAutoHyphens/>
              <w:spacing w:before="106"/>
              <w:ind w:left="9" w:right="2"/>
              <w:jc w:val="center"/>
              <w:rPr>
                <w:sz w:val="18"/>
              </w:rPr>
            </w:pPr>
            <w:r>
              <w:rPr>
                <w:spacing w:val="-2"/>
                <w:sz w:val="18"/>
              </w:rPr>
              <w:t>13.080</w:t>
            </w:r>
          </w:p>
        </w:tc>
        <w:tc>
          <w:tcPr>
            <w:tcW w:w="175" w:type="dxa"/>
          </w:tcPr>
          <w:p w14:paraId="5B4BA828" w14:textId="77777777" w:rsidR="006F1B3D" w:rsidRDefault="006F1B3D" w:rsidP="008C7539">
            <w:pPr>
              <w:pStyle w:val="TableParagraph"/>
              <w:suppressAutoHyphens/>
              <w:rPr>
                <w:sz w:val="18"/>
              </w:rPr>
            </w:pPr>
          </w:p>
        </w:tc>
        <w:tc>
          <w:tcPr>
            <w:tcW w:w="1030" w:type="dxa"/>
          </w:tcPr>
          <w:p w14:paraId="007EEADE" w14:textId="77777777" w:rsidR="006F1B3D" w:rsidRDefault="006F1B3D" w:rsidP="008C7539">
            <w:pPr>
              <w:pStyle w:val="TableParagraph"/>
              <w:suppressAutoHyphens/>
              <w:spacing w:before="116"/>
              <w:rPr>
                <w:i/>
                <w:sz w:val="18"/>
              </w:rPr>
            </w:pPr>
          </w:p>
          <w:p w14:paraId="2004EA77" w14:textId="77777777" w:rsidR="006F1B3D" w:rsidRDefault="00191F14" w:rsidP="008C7539">
            <w:pPr>
              <w:pStyle w:val="TableParagraph"/>
              <w:suppressAutoHyphens/>
              <w:spacing w:line="199" w:lineRule="exact"/>
              <w:ind w:left="10" w:right="1"/>
              <w:jc w:val="center"/>
              <w:rPr>
                <w:sz w:val="18"/>
              </w:rPr>
            </w:pPr>
            <w:r>
              <w:rPr>
                <w:spacing w:val="-2"/>
                <w:sz w:val="18"/>
              </w:rPr>
              <w:t>0.274</w:t>
            </w:r>
          </w:p>
        </w:tc>
        <w:tc>
          <w:tcPr>
            <w:tcW w:w="87" w:type="dxa"/>
          </w:tcPr>
          <w:p w14:paraId="77A3AA53" w14:textId="77777777" w:rsidR="006F1B3D" w:rsidRDefault="006F1B3D" w:rsidP="008C7539">
            <w:pPr>
              <w:pStyle w:val="TableParagraph"/>
              <w:suppressAutoHyphens/>
              <w:rPr>
                <w:sz w:val="18"/>
              </w:rPr>
            </w:pPr>
          </w:p>
        </w:tc>
      </w:tr>
      <w:tr w:rsidR="006F1B3D" w14:paraId="2919FB27" w14:textId="77777777" w:rsidTr="00C40890">
        <w:trPr>
          <w:trHeight w:val="181"/>
        </w:trPr>
        <w:tc>
          <w:tcPr>
            <w:tcW w:w="1791" w:type="dxa"/>
          </w:tcPr>
          <w:p w14:paraId="527AE008" w14:textId="77777777" w:rsidR="006F1B3D" w:rsidRDefault="00EC25F2" w:rsidP="008C7539">
            <w:pPr>
              <w:pStyle w:val="TableParagraph"/>
              <w:suppressAutoHyphens/>
              <w:spacing w:line="205" w:lineRule="exact"/>
              <w:ind w:left="89"/>
              <w:rPr>
                <w:sz w:val="18"/>
              </w:rPr>
            </w:pPr>
            <w:ins w:id="2569" w:author="Editor" w:date="2026-09-13T17:17:00Z">
              <w:r w:rsidRPr="00AA644B">
                <w:rPr>
                  <w:sz w:val="18"/>
                </w:rPr>
                <w:t>Observations</w:t>
              </w:r>
            </w:ins>
            <w:del w:id="2570" w:author="Editor" w:date="2026-09-13T17:17:00Z">
              <w:r w:rsidR="00191F14" w:rsidDel="00EC25F2">
                <w:rPr>
                  <w:spacing w:val="-5"/>
                  <w:sz w:val="18"/>
                </w:rPr>
                <w:delText>Obs</w:delText>
              </w:r>
            </w:del>
          </w:p>
        </w:tc>
        <w:tc>
          <w:tcPr>
            <w:tcW w:w="1030" w:type="dxa"/>
          </w:tcPr>
          <w:p w14:paraId="4EF17CDB" w14:textId="77777777" w:rsidR="006F1B3D" w:rsidRDefault="00191F14" w:rsidP="008C7539">
            <w:pPr>
              <w:pStyle w:val="TableParagraph"/>
              <w:suppressAutoHyphens/>
              <w:spacing w:line="205" w:lineRule="exact"/>
              <w:ind w:left="9" w:right="9"/>
              <w:jc w:val="center"/>
              <w:rPr>
                <w:sz w:val="18"/>
              </w:rPr>
            </w:pPr>
            <w:r>
              <w:rPr>
                <w:spacing w:val="-2"/>
                <w:sz w:val="18"/>
              </w:rPr>
              <w:t>6,518</w:t>
            </w:r>
          </w:p>
        </w:tc>
        <w:tc>
          <w:tcPr>
            <w:tcW w:w="175" w:type="dxa"/>
          </w:tcPr>
          <w:p w14:paraId="214FB141" w14:textId="77777777" w:rsidR="006F1B3D" w:rsidRDefault="006F1B3D" w:rsidP="008C7539">
            <w:pPr>
              <w:pStyle w:val="TableParagraph"/>
              <w:suppressAutoHyphens/>
              <w:rPr>
                <w:sz w:val="18"/>
              </w:rPr>
            </w:pPr>
          </w:p>
        </w:tc>
        <w:tc>
          <w:tcPr>
            <w:tcW w:w="808" w:type="dxa"/>
          </w:tcPr>
          <w:p w14:paraId="094FE056" w14:textId="77777777" w:rsidR="006F1B3D" w:rsidRDefault="00191F14" w:rsidP="008C7539">
            <w:pPr>
              <w:pStyle w:val="TableParagraph"/>
              <w:suppressAutoHyphens/>
              <w:spacing w:line="205" w:lineRule="exact"/>
              <w:ind w:left="2"/>
              <w:jc w:val="center"/>
              <w:rPr>
                <w:sz w:val="18"/>
              </w:rPr>
            </w:pPr>
            <w:r>
              <w:rPr>
                <w:spacing w:val="-2"/>
                <w:sz w:val="18"/>
              </w:rPr>
              <w:t>7,025</w:t>
            </w:r>
          </w:p>
        </w:tc>
        <w:tc>
          <w:tcPr>
            <w:tcW w:w="1784" w:type="dxa"/>
          </w:tcPr>
          <w:p w14:paraId="585DEEED" w14:textId="77777777" w:rsidR="006F1B3D" w:rsidRDefault="00191F14" w:rsidP="008C7539">
            <w:pPr>
              <w:pStyle w:val="TableParagraph"/>
              <w:suppressAutoHyphens/>
              <w:spacing w:line="205" w:lineRule="exact"/>
              <w:ind w:left="3"/>
              <w:jc w:val="center"/>
              <w:rPr>
                <w:sz w:val="18"/>
              </w:rPr>
            </w:pPr>
            <w:r>
              <w:rPr>
                <w:spacing w:val="-2"/>
                <w:sz w:val="18"/>
              </w:rPr>
              <w:t>7,025</w:t>
            </w:r>
          </w:p>
        </w:tc>
        <w:tc>
          <w:tcPr>
            <w:tcW w:w="723" w:type="dxa"/>
          </w:tcPr>
          <w:p w14:paraId="26A3CFF8" w14:textId="77777777" w:rsidR="006F1B3D" w:rsidRDefault="00191F14" w:rsidP="008C7539">
            <w:pPr>
              <w:pStyle w:val="TableParagraph"/>
              <w:suppressAutoHyphens/>
              <w:spacing w:line="205" w:lineRule="exact"/>
              <w:ind w:left="3"/>
              <w:jc w:val="center"/>
              <w:rPr>
                <w:sz w:val="18"/>
              </w:rPr>
            </w:pPr>
            <w:r>
              <w:rPr>
                <w:spacing w:val="-2"/>
                <w:sz w:val="18"/>
              </w:rPr>
              <w:t>7,025</w:t>
            </w:r>
          </w:p>
        </w:tc>
        <w:tc>
          <w:tcPr>
            <w:tcW w:w="175" w:type="dxa"/>
          </w:tcPr>
          <w:p w14:paraId="756E16B6" w14:textId="77777777" w:rsidR="006F1B3D" w:rsidRDefault="006F1B3D" w:rsidP="008C7539">
            <w:pPr>
              <w:pStyle w:val="TableParagraph"/>
              <w:suppressAutoHyphens/>
              <w:rPr>
                <w:sz w:val="18"/>
              </w:rPr>
            </w:pPr>
          </w:p>
        </w:tc>
        <w:tc>
          <w:tcPr>
            <w:tcW w:w="571" w:type="dxa"/>
          </w:tcPr>
          <w:p w14:paraId="1B6A381C" w14:textId="77777777" w:rsidR="006F1B3D" w:rsidRDefault="00191F14" w:rsidP="008C7539">
            <w:pPr>
              <w:pStyle w:val="TableParagraph"/>
              <w:suppressAutoHyphens/>
              <w:spacing w:line="205" w:lineRule="exact"/>
              <w:ind w:left="5"/>
              <w:jc w:val="center"/>
              <w:rPr>
                <w:sz w:val="18"/>
              </w:rPr>
            </w:pPr>
            <w:r>
              <w:rPr>
                <w:spacing w:val="-2"/>
                <w:sz w:val="18"/>
              </w:rPr>
              <w:t>4,700</w:t>
            </w:r>
          </w:p>
        </w:tc>
        <w:tc>
          <w:tcPr>
            <w:tcW w:w="175" w:type="dxa"/>
          </w:tcPr>
          <w:p w14:paraId="54F7448A" w14:textId="77777777" w:rsidR="006F1B3D" w:rsidRDefault="006F1B3D" w:rsidP="008C7539">
            <w:pPr>
              <w:pStyle w:val="TableParagraph"/>
              <w:suppressAutoHyphens/>
              <w:rPr>
                <w:sz w:val="18"/>
              </w:rPr>
            </w:pPr>
          </w:p>
        </w:tc>
        <w:tc>
          <w:tcPr>
            <w:tcW w:w="1030" w:type="dxa"/>
          </w:tcPr>
          <w:p w14:paraId="2D0D4F14" w14:textId="77777777" w:rsidR="006F1B3D" w:rsidRDefault="00191F14" w:rsidP="008C7539">
            <w:pPr>
              <w:pStyle w:val="TableParagraph"/>
              <w:suppressAutoHyphens/>
              <w:spacing w:line="205" w:lineRule="exact"/>
              <w:ind w:left="9" w:right="2"/>
              <w:jc w:val="center"/>
              <w:rPr>
                <w:sz w:val="18"/>
              </w:rPr>
            </w:pPr>
            <w:r>
              <w:rPr>
                <w:spacing w:val="-2"/>
                <w:sz w:val="18"/>
              </w:rPr>
              <w:t>1,013</w:t>
            </w:r>
          </w:p>
        </w:tc>
        <w:tc>
          <w:tcPr>
            <w:tcW w:w="175" w:type="dxa"/>
          </w:tcPr>
          <w:p w14:paraId="729F9026" w14:textId="77777777" w:rsidR="006F1B3D" w:rsidRDefault="006F1B3D" w:rsidP="008C7539">
            <w:pPr>
              <w:pStyle w:val="TableParagraph"/>
              <w:suppressAutoHyphens/>
              <w:rPr>
                <w:sz w:val="18"/>
              </w:rPr>
            </w:pPr>
          </w:p>
        </w:tc>
        <w:tc>
          <w:tcPr>
            <w:tcW w:w="1030" w:type="dxa"/>
          </w:tcPr>
          <w:p w14:paraId="6E69F27F" w14:textId="77777777" w:rsidR="006F1B3D" w:rsidRDefault="00191F14" w:rsidP="008C7539">
            <w:pPr>
              <w:pStyle w:val="TableParagraph"/>
              <w:suppressAutoHyphens/>
              <w:spacing w:line="205" w:lineRule="exact"/>
              <w:ind w:left="10" w:right="1"/>
              <w:jc w:val="center"/>
              <w:rPr>
                <w:sz w:val="18"/>
              </w:rPr>
            </w:pPr>
            <w:r>
              <w:rPr>
                <w:spacing w:val="-5"/>
                <w:sz w:val="18"/>
              </w:rPr>
              <w:t>627</w:t>
            </w:r>
          </w:p>
        </w:tc>
        <w:tc>
          <w:tcPr>
            <w:tcW w:w="87" w:type="dxa"/>
          </w:tcPr>
          <w:p w14:paraId="7188D32B" w14:textId="77777777" w:rsidR="006F1B3D" w:rsidRDefault="006F1B3D" w:rsidP="008C7539">
            <w:pPr>
              <w:pStyle w:val="TableParagraph"/>
              <w:suppressAutoHyphens/>
              <w:rPr>
                <w:sz w:val="18"/>
              </w:rPr>
            </w:pPr>
          </w:p>
        </w:tc>
      </w:tr>
      <w:tr w:rsidR="006F1B3D" w14:paraId="4F10CD57" w14:textId="77777777" w:rsidTr="00C40890">
        <w:trPr>
          <w:trHeight w:val="424"/>
        </w:trPr>
        <w:tc>
          <w:tcPr>
            <w:tcW w:w="1791" w:type="dxa"/>
          </w:tcPr>
          <w:p w14:paraId="64C4DB9C" w14:textId="77777777" w:rsidR="006F1B3D" w:rsidRPr="004A2FF4" w:rsidRDefault="00191F14" w:rsidP="008C7539">
            <w:pPr>
              <w:pStyle w:val="TableParagraph"/>
              <w:suppressAutoHyphens/>
              <w:spacing w:before="106" w:line="197" w:lineRule="exact"/>
              <w:ind w:left="89"/>
              <w:rPr>
                <w:sz w:val="18"/>
              </w:rPr>
            </w:pPr>
            <w:r w:rsidRPr="004A2FF4">
              <w:rPr>
                <w:spacing w:val="-2"/>
                <w:sz w:val="18"/>
                <w:u w:val="single"/>
              </w:rPr>
              <w:t>Panel</w:t>
            </w:r>
            <w:r w:rsidRPr="004A2FF4">
              <w:rPr>
                <w:spacing w:val="-5"/>
                <w:sz w:val="18"/>
                <w:u w:val="single"/>
              </w:rPr>
              <w:t xml:space="preserve"> </w:t>
            </w:r>
            <w:r w:rsidRPr="004A2FF4">
              <w:rPr>
                <w:spacing w:val="-2"/>
                <w:sz w:val="18"/>
                <w:u w:val="single"/>
              </w:rPr>
              <w:t>B:</w:t>
            </w:r>
            <w:r w:rsidRPr="004A2FF4">
              <w:rPr>
                <w:spacing w:val="-4"/>
                <w:sz w:val="18"/>
                <w:u w:val="single"/>
              </w:rPr>
              <w:t xml:space="preserve"> </w:t>
            </w:r>
            <w:r w:rsidRPr="004A2FF4">
              <w:rPr>
                <w:spacing w:val="-2"/>
                <w:sz w:val="18"/>
                <w:u w:val="single"/>
              </w:rPr>
              <w:t>Females</w:t>
            </w:r>
          </w:p>
          <w:p w14:paraId="6F29E4B5" w14:textId="77777777" w:rsidR="006F1B3D" w:rsidRPr="001706D7" w:rsidRDefault="00191F14" w:rsidP="008C7539">
            <w:pPr>
              <w:pStyle w:val="TableParagraph"/>
              <w:suppressAutoHyphens/>
              <w:spacing w:line="218" w:lineRule="exact"/>
              <w:ind w:left="89"/>
              <w:rPr>
                <w:i/>
                <w:sz w:val="18"/>
              </w:rPr>
            </w:pPr>
            <w:r w:rsidRPr="0010201A">
              <w:rPr>
                <w:i/>
                <w:spacing w:val="-10"/>
                <w:sz w:val="18"/>
              </w:rPr>
              <w:t>Treat</w:t>
            </w:r>
            <w:r w:rsidRPr="0010201A">
              <w:rPr>
                <w:i/>
                <w:spacing w:val="3"/>
                <w:sz w:val="18"/>
              </w:rPr>
              <w:t xml:space="preserve"> </w:t>
            </w:r>
            <w:r w:rsidRPr="0010201A">
              <w:rPr>
                <w:rFonts w:ascii="Lucida Sans Unicode" w:hAnsi="Lucida Sans Unicode"/>
                <w:i/>
                <w:spacing w:val="-10"/>
                <w:sz w:val="18"/>
              </w:rPr>
              <w:t>×</w:t>
            </w:r>
            <w:r w:rsidRPr="0010201A">
              <w:rPr>
                <w:rFonts w:ascii="Lucida Sans Unicode" w:hAnsi="Lucida Sans Unicode"/>
                <w:i/>
                <w:spacing w:val="-8"/>
                <w:sz w:val="18"/>
              </w:rPr>
              <w:t xml:space="preserve"> </w:t>
            </w:r>
            <w:r w:rsidRPr="0010201A">
              <w:rPr>
                <w:i/>
                <w:spacing w:val="-10"/>
                <w:sz w:val="18"/>
              </w:rPr>
              <w:t>1998</w:t>
            </w:r>
          </w:p>
        </w:tc>
        <w:tc>
          <w:tcPr>
            <w:tcW w:w="1030" w:type="dxa"/>
          </w:tcPr>
          <w:p w14:paraId="3537E951" w14:textId="77777777" w:rsidR="006F1B3D" w:rsidRDefault="006F1B3D" w:rsidP="008C7539">
            <w:pPr>
              <w:pStyle w:val="TableParagraph"/>
              <w:suppressAutoHyphens/>
              <w:spacing w:before="115"/>
              <w:rPr>
                <w:i/>
                <w:sz w:val="18"/>
              </w:rPr>
            </w:pPr>
          </w:p>
          <w:p w14:paraId="3CFEA21E" w14:textId="77777777" w:rsidR="006F1B3D" w:rsidRDefault="00191F14" w:rsidP="008C7539">
            <w:pPr>
              <w:pStyle w:val="TableParagraph"/>
              <w:suppressAutoHyphens/>
              <w:spacing w:before="1" w:line="199" w:lineRule="exact"/>
              <w:ind w:left="9" w:right="9"/>
              <w:jc w:val="center"/>
              <w:rPr>
                <w:sz w:val="18"/>
              </w:rPr>
            </w:pPr>
            <w:r>
              <w:rPr>
                <w:spacing w:val="-2"/>
                <w:sz w:val="18"/>
              </w:rPr>
              <w:t>0.124</w:t>
            </w:r>
          </w:p>
        </w:tc>
        <w:tc>
          <w:tcPr>
            <w:tcW w:w="175" w:type="dxa"/>
          </w:tcPr>
          <w:p w14:paraId="0F9E1CA3" w14:textId="77777777" w:rsidR="006F1B3D" w:rsidRDefault="006F1B3D" w:rsidP="008C7539">
            <w:pPr>
              <w:pStyle w:val="TableParagraph"/>
              <w:suppressAutoHyphens/>
              <w:rPr>
                <w:sz w:val="18"/>
              </w:rPr>
            </w:pPr>
          </w:p>
        </w:tc>
        <w:tc>
          <w:tcPr>
            <w:tcW w:w="808" w:type="dxa"/>
          </w:tcPr>
          <w:p w14:paraId="3FBD547C" w14:textId="77777777" w:rsidR="006F1B3D" w:rsidRDefault="006F1B3D" w:rsidP="008C7539">
            <w:pPr>
              <w:pStyle w:val="TableParagraph"/>
              <w:suppressAutoHyphens/>
              <w:spacing w:before="115"/>
              <w:rPr>
                <w:i/>
                <w:sz w:val="18"/>
              </w:rPr>
            </w:pPr>
          </w:p>
          <w:p w14:paraId="5D5EE685" w14:textId="77777777" w:rsidR="006F1B3D" w:rsidRDefault="00191F14" w:rsidP="008C7539">
            <w:pPr>
              <w:pStyle w:val="TableParagraph"/>
              <w:suppressAutoHyphens/>
              <w:spacing w:before="1" w:line="199" w:lineRule="exact"/>
              <w:ind w:left="2"/>
              <w:jc w:val="center"/>
              <w:rPr>
                <w:sz w:val="18"/>
              </w:rPr>
            </w:pPr>
            <w:r>
              <w:rPr>
                <w:spacing w:val="-2"/>
                <w:sz w:val="18"/>
              </w:rPr>
              <w:t>0.000</w:t>
            </w:r>
          </w:p>
        </w:tc>
        <w:tc>
          <w:tcPr>
            <w:tcW w:w="1784" w:type="dxa"/>
          </w:tcPr>
          <w:p w14:paraId="1CBE757A" w14:textId="77777777" w:rsidR="006F1B3D" w:rsidRDefault="006F1B3D" w:rsidP="008C7539">
            <w:pPr>
              <w:pStyle w:val="TableParagraph"/>
              <w:suppressAutoHyphens/>
              <w:spacing w:before="115"/>
              <w:rPr>
                <w:i/>
                <w:sz w:val="18"/>
              </w:rPr>
            </w:pPr>
          </w:p>
          <w:p w14:paraId="51AD9825" w14:textId="77777777" w:rsidR="006F1B3D" w:rsidRDefault="00191F14" w:rsidP="008C7539">
            <w:pPr>
              <w:pStyle w:val="TableParagraph"/>
              <w:suppressAutoHyphens/>
              <w:spacing w:before="1" w:line="199" w:lineRule="exact"/>
              <w:ind w:left="3"/>
              <w:jc w:val="center"/>
              <w:rPr>
                <w:sz w:val="18"/>
              </w:rPr>
            </w:pPr>
            <w:r>
              <w:rPr>
                <w:spacing w:val="-2"/>
                <w:sz w:val="18"/>
              </w:rPr>
              <w:t>0.001</w:t>
            </w:r>
          </w:p>
        </w:tc>
        <w:tc>
          <w:tcPr>
            <w:tcW w:w="723" w:type="dxa"/>
          </w:tcPr>
          <w:p w14:paraId="0BB2A095" w14:textId="77777777" w:rsidR="006F1B3D" w:rsidRDefault="006F1B3D" w:rsidP="008C7539">
            <w:pPr>
              <w:pStyle w:val="TableParagraph"/>
              <w:suppressAutoHyphens/>
              <w:spacing w:before="115"/>
              <w:rPr>
                <w:i/>
                <w:sz w:val="18"/>
              </w:rPr>
            </w:pPr>
          </w:p>
          <w:p w14:paraId="5EC71F23" w14:textId="77777777" w:rsidR="006F1B3D" w:rsidRDefault="00191F14" w:rsidP="008C7539">
            <w:pPr>
              <w:pStyle w:val="TableParagraph"/>
              <w:suppressAutoHyphens/>
              <w:spacing w:before="1" w:line="199" w:lineRule="exact"/>
              <w:ind w:left="3"/>
              <w:jc w:val="center"/>
              <w:rPr>
                <w:sz w:val="18"/>
              </w:rPr>
            </w:pPr>
            <w:r>
              <w:rPr>
                <w:spacing w:val="-2"/>
                <w:sz w:val="18"/>
              </w:rPr>
              <w:t>-0.008</w:t>
            </w:r>
          </w:p>
        </w:tc>
        <w:tc>
          <w:tcPr>
            <w:tcW w:w="175" w:type="dxa"/>
          </w:tcPr>
          <w:p w14:paraId="18026599" w14:textId="77777777" w:rsidR="006F1B3D" w:rsidRDefault="006F1B3D" w:rsidP="008C7539">
            <w:pPr>
              <w:pStyle w:val="TableParagraph"/>
              <w:suppressAutoHyphens/>
              <w:rPr>
                <w:sz w:val="18"/>
              </w:rPr>
            </w:pPr>
          </w:p>
        </w:tc>
        <w:tc>
          <w:tcPr>
            <w:tcW w:w="571" w:type="dxa"/>
          </w:tcPr>
          <w:p w14:paraId="2F0056EE" w14:textId="77777777" w:rsidR="006F1B3D" w:rsidRDefault="006F1B3D" w:rsidP="008C7539">
            <w:pPr>
              <w:pStyle w:val="TableParagraph"/>
              <w:suppressAutoHyphens/>
              <w:rPr>
                <w:sz w:val="18"/>
              </w:rPr>
            </w:pPr>
          </w:p>
        </w:tc>
        <w:tc>
          <w:tcPr>
            <w:tcW w:w="175" w:type="dxa"/>
          </w:tcPr>
          <w:p w14:paraId="3B13B2B7" w14:textId="77777777" w:rsidR="006F1B3D" w:rsidRDefault="006F1B3D" w:rsidP="008C7539">
            <w:pPr>
              <w:pStyle w:val="TableParagraph"/>
              <w:suppressAutoHyphens/>
              <w:rPr>
                <w:sz w:val="18"/>
              </w:rPr>
            </w:pPr>
          </w:p>
        </w:tc>
        <w:tc>
          <w:tcPr>
            <w:tcW w:w="1030" w:type="dxa"/>
          </w:tcPr>
          <w:p w14:paraId="7DBBF08A" w14:textId="77777777" w:rsidR="006F1B3D" w:rsidRDefault="006F1B3D" w:rsidP="008C7539">
            <w:pPr>
              <w:pStyle w:val="TableParagraph"/>
              <w:suppressAutoHyphens/>
              <w:spacing w:before="115"/>
              <w:rPr>
                <w:i/>
                <w:sz w:val="18"/>
              </w:rPr>
            </w:pPr>
          </w:p>
          <w:p w14:paraId="2E07EB13" w14:textId="77777777" w:rsidR="006F1B3D" w:rsidRDefault="00191F14" w:rsidP="008C7539">
            <w:pPr>
              <w:pStyle w:val="TableParagraph"/>
              <w:suppressAutoHyphens/>
              <w:spacing w:before="1" w:line="199" w:lineRule="exact"/>
              <w:ind w:left="9" w:right="3"/>
              <w:jc w:val="center"/>
              <w:rPr>
                <w:sz w:val="18"/>
              </w:rPr>
            </w:pPr>
            <w:r>
              <w:rPr>
                <w:spacing w:val="-2"/>
                <w:sz w:val="18"/>
              </w:rPr>
              <w:t>-1.198</w:t>
            </w:r>
          </w:p>
        </w:tc>
        <w:tc>
          <w:tcPr>
            <w:tcW w:w="175" w:type="dxa"/>
          </w:tcPr>
          <w:p w14:paraId="00D20502" w14:textId="77777777" w:rsidR="006F1B3D" w:rsidRDefault="006F1B3D" w:rsidP="008C7539">
            <w:pPr>
              <w:pStyle w:val="TableParagraph"/>
              <w:suppressAutoHyphens/>
              <w:rPr>
                <w:sz w:val="18"/>
              </w:rPr>
            </w:pPr>
          </w:p>
        </w:tc>
        <w:tc>
          <w:tcPr>
            <w:tcW w:w="1030" w:type="dxa"/>
          </w:tcPr>
          <w:p w14:paraId="1416CDAF" w14:textId="77777777" w:rsidR="006F1B3D" w:rsidRDefault="006F1B3D" w:rsidP="008C7539">
            <w:pPr>
              <w:pStyle w:val="TableParagraph"/>
              <w:suppressAutoHyphens/>
              <w:rPr>
                <w:sz w:val="18"/>
              </w:rPr>
            </w:pPr>
          </w:p>
        </w:tc>
        <w:tc>
          <w:tcPr>
            <w:tcW w:w="87" w:type="dxa"/>
          </w:tcPr>
          <w:p w14:paraId="49DD6FA4" w14:textId="77777777" w:rsidR="006F1B3D" w:rsidRDefault="006F1B3D" w:rsidP="008C7539">
            <w:pPr>
              <w:pStyle w:val="TableParagraph"/>
              <w:suppressAutoHyphens/>
              <w:rPr>
                <w:sz w:val="18"/>
              </w:rPr>
            </w:pPr>
          </w:p>
        </w:tc>
      </w:tr>
      <w:tr w:rsidR="006F1B3D" w14:paraId="448ADB92" w14:textId="77777777" w:rsidTr="004A2FF4">
        <w:trPr>
          <w:trHeight w:val="181"/>
        </w:trPr>
        <w:tc>
          <w:tcPr>
            <w:tcW w:w="1791" w:type="dxa"/>
          </w:tcPr>
          <w:p w14:paraId="52A27432" w14:textId="77777777" w:rsidR="006F1B3D" w:rsidRDefault="006F1B3D" w:rsidP="008C7539">
            <w:pPr>
              <w:pStyle w:val="TableParagraph"/>
              <w:suppressAutoHyphens/>
              <w:rPr>
                <w:sz w:val="18"/>
              </w:rPr>
            </w:pPr>
          </w:p>
        </w:tc>
        <w:tc>
          <w:tcPr>
            <w:tcW w:w="1030" w:type="dxa"/>
          </w:tcPr>
          <w:p w14:paraId="3D508A17" w14:textId="77777777" w:rsidR="006F1B3D" w:rsidRDefault="00191F14" w:rsidP="008C7539">
            <w:pPr>
              <w:pStyle w:val="TableParagraph"/>
              <w:suppressAutoHyphens/>
              <w:spacing w:line="205" w:lineRule="exact"/>
              <w:ind w:left="9" w:right="9"/>
              <w:jc w:val="center"/>
              <w:rPr>
                <w:sz w:val="18"/>
              </w:rPr>
            </w:pPr>
            <w:r>
              <w:rPr>
                <w:sz w:val="18"/>
              </w:rPr>
              <w:t>(</w:t>
            </w:r>
            <w:r>
              <w:rPr>
                <w:spacing w:val="-2"/>
                <w:sz w:val="18"/>
              </w:rPr>
              <w:t xml:space="preserve"> 1.136)</w:t>
            </w:r>
          </w:p>
        </w:tc>
        <w:tc>
          <w:tcPr>
            <w:tcW w:w="175" w:type="dxa"/>
          </w:tcPr>
          <w:p w14:paraId="55CE6BB9" w14:textId="77777777" w:rsidR="006F1B3D" w:rsidRDefault="006F1B3D" w:rsidP="008C7539">
            <w:pPr>
              <w:pStyle w:val="TableParagraph"/>
              <w:suppressAutoHyphens/>
              <w:rPr>
                <w:sz w:val="18"/>
              </w:rPr>
            </w:pPr>
          </w:p>
        </w:tc>
        <w:tc>
          <w:tcPr>
            <w:tcW w:w="808" w:type="dxa"/>
          </w:tcPr>
          <w:p w14:paraId="6B076A1A" w14:textId="77777777" w:rsidR="006F1B3D" w:rsidRDefault="00191F14" w:rsidP="008C7539">
            <w:pPr>
              <w:pStyle w:val="TableParagraph"/>
              <w:suppressAutoHyphens/>
              <w:spacing w:line="205" w:lineRule="exact"/>
              <w:ind w:left="2"/>
              <w:jc w:val="center"/>
              <w:rPr>
                <w:sz w:val="18"/>
              </w:rPr>
            </w:pPr>
            <w:r>
              <w:rPr>
                <w:sz w:val="18"/>
              </w:rPr>
              <w:t>(</w:t>
            </w:r>
            <w:r>
              <w:rPr>
                <w:spacing w:val="-2"/>
                <w:sz w:val="18"/>
              </w:rPr>
              <w:t xml:space="preserve"> 0.008)</w:t>
            </w:r>
          </w:p>
        </w:tc>
        <w:tc>
          <w:tcPr>
            <w:tcW w:w="1784" w:type="dxa"/>
          </w:tcPr>
          <w:p w14:paraId="167E55BE" w14:textId="77777777" w:rsidR="006F1B3D" w:rsidRDefault="00191F14" w:rsidP="008C7539">
            <w:pPr>
              <w:pStyle w:val="TableParagraph"/>
              <w:suppressAutoHyphens/>
              <w:spacing w:line="205" w:lineRule="exact"/>
              <w:ind w:left="503"/>
              <w:rPr>
                <w:sz w:val="18"/>
              </w:rPr>
            </w:pPr>
            <w:r>
              <w:rPr>
                <w:sz w:val="18"/>
              </w:rPr>
              <w:t>(</w:t>
            </w:r>
            <w:r>
              <w:rPr>
                <w:spacing w:val="-2"/>
                <w:sz w:val="18"/>
              </w:rPr>
              <w:t xml:space="preserve"> 0.011)</w:t>
            </w:r>
          </w:p>
        </w:tc>
        <w:tc>
          <w:tcPr>
            <w:tcW w:w="723" w:type="dxa"/>
          </w:tcPr>
          <w:p w14:paraId="07AC1BE4" w14:textId="77777777" w:rsidR="006F1B3D" w:rsidRDefault="00191F14" w:rsidP="008C7539">
            <w:pPr>
              <w:pStyle w:val="TableParagraph"/>
              <w:suppressAutoHyphens/>
              <w:spacing w:line="205" w:lineRule="exact"/>
              <w:ind w:left="3"/>
              <w:jc w:val="center"/>
              <w:rPr>
                <w:sz w:val="18"/>
              </w:rPr>
            </w:pPr>
            <w:r>
              <w:rPr>
                <w:sz w:val="18"/>
              </w:rPr>
              <w:t>(</w:t>
            </w:r>
            <w:r>
              <w:rPr>
                <w:spacing w:val="-2"/>
                <w:sz w:val="18"/>
              </w:rPr>
              <w:t xml:space="preserve"> 0.008)</w:t>
            </w:r>
          </w:p>
        </w:tc>
        <w:tc>
          <w:tcPr>
            <w:tcW w:w="175" w:type="dxa"/>
          </w:tcPr>
          <w:p w14:paraId="70B6A057" w14:textId="77777777" w:rsidR="006F1B3D" w:rsidRDefault="006F1B3D" w:rsidP="008C7539">
            <w:pPr>
              <w:pStyle w:val="TableParagraph"/>
              <w:suppressAutoHyphens/>
              <w:rPr>
                <w:sz w:val="18"/>
              </w:rPr>
            </w:pPr>
          </w:p>
        </w:tc>
        <w:tc>
          <w:tcPr>
            <w:tcW w:w="571" w:type="dxa"/>
          </w:tcPr>
          <w:p w14:paraId="29321162" w14:textId="77777777" w:rsidR="006F1B3D" w:rsidRDefault="006F1B3D" w:rsidP="008C7539">
            <w:pPr>
              <w:pStyle w:val="TableParagraph"/>
              <w:suppressAutoHyphens/>
              <w:rPr>
                <w:sz w:val="18"/>
              </w:rPr>
            </w:pPr>
          </w:p>
        </w:tc>
        <w:tc>
          <w:tcPr>
            <w:tcW w:w="175" w:type="dxa"/>
          </w:tcPr>
          <w:p w14:paraId="00D1A61C" w14:textId="77777777" w:rsidR="006F1B3D" w:rsidRDefault="006F1B3D" w:rsidP="008C7539">
            <w:pPr>
              <w:pStyle w:val="TableParagraph"/>
              <w:suppressAutoHyphens/>
              <w:rPr>
                <w:sz w:val="18"/>
              </w:rPr>
            </w:pPr>
          </w:p>
        </w:tc>
        <w:tc>
          <w:tcPr>
            <w:tcW w:w="1030" w:type="dxa"/>
          </w:tcPr>
          <w:p w14:paraId="05DE3AEB" w14:textId="77777777" w:rsidR="006F1B3D" w:rsidRDefault="00191F14" w:rsidP="008C7539">
            <w:pPr>
              <w:pStyle w:val="TableParagraph"/>
              <w:suppressAutoHyphens/>
              <w:spacing w:line="205" w:lineRule="exact"/>
              <w:ind w:left="9" w:right="2"/>
              <w:jc w:val="center"/>
              <w:rPr>
                <w:sz w:val="18"/>
              </w:rPr>
            </w:pPr>
            <w:r>
              <w:rPr>
                <w:sz w:val="18"/>
              </w:rPr>
              <w:t>(</w:t>
            </w:r>
            <w:r>
              <w:rPr>
                <w:spacing w:val="-2"/>
                <w:sz w:val="18"/>
              </w:rPr>
              <w:t xml:space="preserve"> 2.539)</w:t>
            </w:r>
          </w:p>
        </w:tc>
        <w:tc>
          <w:tcPr>
            <w:tcW w:w="175" w:type="dxa"/>
          </w:tcPr>
          <w:p w14:paraId="39870C6F" w14:textId="77777777" w:rsidR="006F1B3D" w:rsidRDefault="006F1B3D" w:rsidP="008C7539">
            <w:pPr>
              <w:pStyle w:val="TableParagraph"/>
              <w:suppressAutoHyphens/>
              <w:rPr>
                <w:sz w:val="18"/>
              </w:rPr>
            </w:pPr>
          </w:p>
        </w:tc>
        <w:tc>
          <w:tcPr>
            <w:tcW w:w="1030" w:type="dxa"/>
          </w:tcPr>
          <w:p w14:paraId="0CF4D31B" w14:textId="77777777" w:rsidR="006F1B3D" w:rsidRDefault="006F1B3D" w:rsidP="008C7539">
            <w:pPr>
              <w:pStyle w:val="TableParagraph"/>
              <w:suppressAutoHyphens/>
              <w:rPr>
                <w:sz w:val="18"/>
              </w:rPr>
            </w:pPr>
          </w:p>
        </w:tc>
        <w:tc>
          <w:tcPr>
            <w:tcW w:w="87" w:type="dxa"/>
          </w:tcPr>
          <w:p w14:paraId="27535FB1" w14:textId="77777777" w:rsidR="006F1B3D" w:rsidRDefault="006F1B3D" w:rsidP="008C7539">
            <w:pPr>
              <w:pStyle w:val="TableParagraph"/>
              <w:suppressAutoHyphens/>
              <w:rPr>
                <w:sz w:val="18"/>
              </w:rPr>
            </w:pPr>
          </w:p>
        </w:tc>
      </w:tr>
      <w:tr w:rsidR="006F1B3D" w14:paraId="63DC9C95" w14:textId="77777777" w:rsidTr="00C40890">
        <w:trPr>
          <w:trHeight w:val="226"/>
        </w:trPr>
        <w:tc>
          <w:tcPr>
            <w:tcW w:w="1791" w:type="dxa"/>
          </w:tcPr>
          <w:p w14:paraId="1E165AD0" w14:textId="77777777" w:rsidR="006F1B3D" w:rsidRPr="0010201A" w:rsidRDefault="00191F14" w:rsidP="008C7539">
            <w:pPr>
              <w:pStyle w:val="TableParagraph"/>
              <w:suppressAutoHyphens/>
              <w:spacing w:before="77" w:line="228" w:lineRule="exact"/>
              <w:ind w:left="89"/>
              <w:rPr>
                <w:i/>
                <w:sz w:val="18"/>
              </w:rPr>
            </w:pPr>
            <w:r w:rsidRPr="0010201A">
              <w:rPr>
                <w:i/>
                <w:spacing w:val="-10"/>
                <w:sz w:val="18"/>
              </w:rPr>
              <w:t>Treat</w:t>
            </w:r>
            <w:r w:rsidRPr="0010201A">
              <w:rPr>
                <w:i/>
                <w:spacing w:val="3"/>
                <w:sz w:val="18"/>
              </w:rPr>
              <w:t xml:space="preserve"> </w:t>
            </w:r>
            <w:r w:rsidRPr="0010201A">
              <w:rPr>
                <w:rFonts w:ascii="Lucida Sans Unicode" w:hAnsi="Lucida Sans Unicode"/>
                <w:i/>
                <w:spacing w:val="-10"/>
                <w:sz w:val="18"/>
              </w:rPr>
              <w:t>×</w:t>
            </w:r>
            <w:r w:rsidRPr="0010201A">
              <w:rPr>
                <w:rFonts w:ascii="Lucida Sans Unicode" w:hAnsi="Lucida Sans Unicode"/>
                <w:i/>
                <w:spacing w:val="-8"/>
                <w:sz w:val="18"/>
              </w:rPr>
              <w:t xml:space="preserve"> </w:t>
            </w:r>
            <w:r w:rsidRPr="0010201A">
              <w:rPr>
                <w:i/>
                <w:spacing w:val="-10"/>
                <w:sz w:val="18"/>
              </w:rPr>
              <w:t>1999</w:t>
            </w:r>
          </w:p>
        </w:tc>
        <w:tc>
          <w:tcPr>
            <w:tcW w:w="1030" w:type="dxa"/>
          </w:tcPr>
          <w:p w14:paraId="5AA6B12E" w14:textId="77777777" w:rsidR="006F1B3D" w:rsidRDefault="00191F14" w:rsidP="008C7539">
            <w:pPr>
              <w:pStyle w:val="TableParagraph"/>
              <w:suppressAutoHyphens/>
              <w:spacing w:before="106" w:line="199" w:lineRule="exact"/>
              <w:ind w:left="9" w:right="9"/>
              <w:jc w:val="center"/>
              <w:rPr>
                <w:sz w:val="18"/>
              </w:rPr>
            </w:pPr>
            <w:r>
              <w:rPr>
                <w:spacing w:val="-2"/>
                <w:sz w:val="18"/>
              </w:rPr>
              <w:t>0.292</w:t>
            </w:r>
          </w:p>
        </w:tc>
        <w:tc>
          <w:tcPr>
            <w:tcW w:w="175" w:type="dxa"/>
          </w:tcPr>
          <w:p w14:paraId="47E826D3" w14:textId="77777777" w:rsidR="006F1B3D" w:rsidRDefault="006F1B3D" w:rsidP="008C7539">
            <w:pPr>
              <w:pStyle w:val="TableParagraph"/>
              <w:suppressAutoHyphens/>
              <w:rPr>
                <w:sz w:val="18"/>
              </w:rPr>
            </w:pPr>
          </w:p>
        </w:tc>
        <w:tc>
          <w:tcPr>
            <w:tcW w:w="808" w:type="dxa"/>
          </w:tcPr>
          <w:p w14:paraId="302642D2" w14:textId="77777777" w:rsidR="006F1B3D" w:rsidRDefault="00191F14" w:rsidP="008C7539">
            <w:pPr>
              <w:pStyle w:val="TableParagraph"/>
              <w:suppressAutoHyphens/>
              <w:spacing w:before="106" w:line="199" w:lineRule="exact"/>
              <w:ind w:left="2"/>
              <w:jc w:val="center"/>
              <w:rPr>
                <w:sz w:val="18"/>
              </w:rPr>
            </w:pPr>
            <w:r>
              <w:rPr>
                <w:spacing w:val="-2"/>
                <w:sz w:val="18"/>
              </w:rPr>
              <w:t>0.007</w:t>
            </w:r>
          </w:p>
        </w:tc>
        <w:tc>
          <w:tcPr>
            <w:tcW w:w="1784" w:type="dxa"/>
          </w:tcPr>
          <w:p w14:paraId="46DE47C8" w14:textId="77777777" w:rsidR="006F1B3D" w:rsidRDefault="00191F14" w:rsidP="008C7539">
            <w:pPr>
              <w:pStyle w:val="TableParagraph"/>
              <w:suppressAutoHyphens/>
              <w:spacing w:before="106" w:line="199" w:lineRule="exact"/>
              <w:ind w:left="3"/>
              <w:jc w:val="center"/>
              <w:rPr>
                <w:sz w:val="18"/>
              </w:rPr>
            </w:pPr>
            <w:r>
              <w:rPr>
                <w:spacing w:val="-2"/>
                <w:sz w:val="18"/>
              </w:rPr>
              <w:t>0.015</w:t>
            </w:r>
          </w:p>
        </w:tc>
        <w:tc>
          <w:tcPr>
            <w:tcW w:w="723" w:type="dxa"/>
          </w:tcPr>
          <w:p w14:paraId="5874A729" w14:textId="77777777" w:rsidR="006F1B3D" w:rsidRDefault="00191F14" w:rsidP="008C7539">
            <w:pPr>
              <w:pStyle w:val="TableParagraph"/>
              <w:suppressAutoHyphens/>
              <w:spacing w:before="106" w:line="199" w:lineRule="exact"/>
              <w:ind w:left="3"/>
              <w:jc w:val="center"/>
              <w:rPr>
                <w:sz w:val="18"/>
              </w:rPr>
            </w:pPr>
            <w:r>
              <w:rPr>
                <w:spacing w:val="-2"/>
                <w:sz w:val="18"/>
              </w:rPr>
              <w:t>0.012</w:t>
            </w:r>
          </w:p>
        </w:tc>
        <w:tc>
          <w:tcPr>
            <w:tcW w:w="175" w:type="dxa"/>
          </w:tcPr>
          <w:p w14:paraId="0E3DB221" w14:textId="77777777" w:rsidR="006F1B3D" w:rsidRDefault="006F1B3D" w:rsidP="008C7539">
            <w:pPr>
              <w:pStyle w:val="TableParagraph"/>
              <w:suppressAutoHyphens/>
              <w:rPr>
                <w:sz w:val="18"/>
              </w:rPr>
            </w:pPr>
          </w:p>
        </w:tc>
        <w:tc>
          <w:tcPr>
            <w:tcW w:w="571" w:type="dxa"/>
          </w:tcPr>
          <w:p w14:paraId="6FE7547B" w14:textId="77777777" w:rsidR="006F1B3D" w:rsidRDefault="00191F14" w:rsidP="008C7539">
            <w:pPr>
              <w:pStyle w:val="TableParagraph"/>
              <w:suppressAutoHyphens/>
              <w:spacing w:before="106" w:line="199" w:lineRule="exact"/>
              <w:ind w:left="5"/>
              <w:jc w:val="center"/>
              <w:rPr>
                <w:sz w:val="18"/>
              </w:rPr>
            </w:pPr>
            <w:r>
              <w:rPr>
                <w:spacing w:val="-2"/>
                <w:sz w:val="18"/>
              </w:rPr>
              <w:t>0.008</w:t>
            </w:r>
          </w:p>
        </w:tc>
        <w:tc>
          <w:tcPr>
            <w:tcW w:w="175" w:type="dxa"/>
          </w:tcPr>
          <w:p w14:paraId="18A0F13D" w14:textId="77777777" w:rsidR="006F1B3D" w:rsidRDefault="006F1B3D" w:rsidP="008C7539">
            <w:pPr>
              <w:pStyle w:val="TableParagraph"/>
              <w:suppressAutoHyphens/>
              <w:rPr>
                <w:sz w:val="18"/>
              </w:rPr>
            </w:pPr>
          </w:p>
        </w:tc>
        <w:tc>
          <w:tcPr>
            <w:tcW w:w="1030" w:type="dxa"/>
          </w:tcPr>
          <w:p w14:paraId="7153830E" w14:textId="77777777" w:rsidR="006F1B3D" w:rsidRDefault="00191F14" w:rsidP="008C7539">
            <w:pPr>
              <w:pStyle w:val="TableParagraph"/>
              <w:suppressAutoHyphens/>
              <w:spacing w:before="106" w:line="199" w:lineRule="exact"/>
              <w:ind w:left="9" w:right="3"/>
              <w:jc w:val="center"/>
              <w:rPr>
                <w:sz w:val="18"/>
              </w:rPr>
            </w:pPr>
            <w:r>
              <w:rPr>
                <w:spacing w:val="-2"/>
                <w:sz w:val="18"/>
              </w:rPr>
              <w:t>-0.497</w:t>
            </w:r>
          </w:p>
        </w:tc>
        <w:tc>
          <w:tcPr>
            <w:tcW w:w="175" w:type="dxa"/>
          </w:tcPr>
          <w:p w14:paraId="2BD79E62" w14:textId="77777777" w:rsidR="006F1B3D" w:rsidRDefault="006F1B3D" w:rsidP="008C7539">
            <w:pPr>
              <w:pStyle w:val="TableParagraph"/>
              <w:suppressAutoHyphens/>
              <w:rPr>
                <w:sz w:val="18"/>
              </w:rPr>
            </w:pPr>
          </w:p>
        </w:tc>
        <w:tc>
          <w:tcPr>
            <w:tcW w:w="1030" w:type="dxa"/>
          </w:tcPr>
          <w:p w14:paraId="09E3D778" w14:textId="77777777" w:rsidR="006F1B3D" w:rsidRDefault="00191F14" w:rsidP="008C7539">
            <w:pPr>
              <w:pStyle w:val="TableParagraph"/>
              <w:suppressAutoHyphens/>
              <w:spacing w:before="106" w:line="199" w:lineRule="exact"/>
              <w:ind w:left="10" w:right="1"/>
              <w:jc w:val="center"/>
              <w:rPr>
                <w:sz w:val="18"/>
              </w:rPr>
            </w:pPr>
            <w:r>
              <w:rPr>
                <w:spacing w:val="-2"/>
                <w:sz w:val="18"/>
              </w:rPr>
              <w:t>0.098</w:t>
            </w:r>
          </w:p>
        </w:tc>
        <w:tc>
          <w:tcPr>
            <w:tcW w:w="87" w:type="dxa"/>
          </w:tcPr>
          <w:p w14:paraId="04CDBD1C" w14:textId="77777777" w:rsidR="006F1B3D" w:rsidRDefault="006F1B3D" w:rsidP="008C7539">
            <w:pPr>
              <w:pStyle w:val="TableParagraph"/>
              <w:suppressAutoHyphens/>
              <w:rPr>
                <w:sz w:val="18"/>
              </w:rPr>
            </w:pPr>
          </w:p>
        </w:tc>
      </w:tr>
      <w:tr w:rsidR="006F1B3D" w14:paraId="78513078" w14:textId="77777777" w:rsidTr="004A2FF4">
        <w:trPr>
          <w:trHeight w:val="325"/>
        </w:trPr>
        <w:tc>
          <w:tcPr>
            <w:tcW w:w="1791" w:type="dxa"/>
          </w:tcPr>
          <w:p w14:paraId="216FEFED" w14:textId="77777777" w:rsidR="006F1B3D" w:rsidRDefault="006F1B3D" w:rsidP="008C7539">
            <w:pPr>
              <w:pStyle w:val="TableParagraph"/>
              <w:suppressAutoHyphens/>
              <w:rPr>
                <w:sz w:val="18"/>
              </w:rPr>
            </w:pPr>
          </w:p>
        </w:tc>
        <w:tc>
          <w:tcPr>
            <w:tcW w:w="1030" w:type="dxa"/>
          </w:tcPr>
          <w:p w14:paraId="5E540ADF" w14:textId="77777777" w:rsidR="006F1B3D" w:rsidRDefault="00191F14" w:rsidP="008C7539">
            <w:pPr>
              <w:pStyle w:val="TableParagraph"/>
              <w:suppressAutoHyphens/>
              <w:spacing w:line="205" w:lineRule="exact"/>
              <w:ind w:left="9" w:right="9"/>
              <w:jc w:val="center"/>
              <w:rPr>
                <w:sz w:val="18"/>
              </w:rPr>
            </w:pPr>
            <w:r>
              <w:rPr>
                <w:sz w:val="18"/>
              </w:rPr>
              <w:t>(</w:t>
            </w:r>
            <w:r>
              <w:rPr>
                <w:spacing w:val="-2"/>
                <w:sz w:val="18"/>
              </w:rPr>
              <w:t xml:space="preserve"> 1.070)</w:t>
            </w:r>
          </w:p>
        </w:tc>
        <w:tc>
          <w:tcPr>
            <w:tcW w:w="175" w:type="dxa"/>
          </w:tcPr>
          <w:p w14:paraId="5931FA8E" w14:textId="77777777" w:rsidR="006F1B3D" w:rsidRDefault="006F1B3D" w:rsidP="008C7539">
            <w:pPr>
              <w:pStyle w:val="TableParagraph"/>
              <w:suppressAutoHyphens/>
              <w:rPr>
                <w:sz w:val="18"/>
              </w:rPr>
            </w:pPr>
          </w:p>
        </w:tc>
        <w:tc>
          <w:tcPr>
            <w:tcW w:w="808" w:type="dxa"/>
          </w:tcPr>
          <w:p w14:paraId="6D6608DA" w14:textId="77777777" w:rsidR="006F1B3D" w:rsidRDefault="00191F14" w:rsidP="008C7539">
            <w:pPr>
              <w:pStyle w:val="TableParagraph"/>
              <w:suppressAutoHyphens/>
              <w:spacing w:line="205" w:lineRule="exact"/>
              <w:ind w:left="2"/>
              <w:jc w:val="center"/>
              <w:rPr>
                <w:sz w:val="18"/>
              </w:rPr>
            </w:pPr>
            <w:r>
              <w:rPr>
                <w:sz w:val="18"/>
              </w:rPr>
              <w:t>(</w:t>
            </w:r>
            <w:r>
              <w:rPr>
                <w:spacing w:val="-2"/>
                <w:sz w:val="18"/>
              </w:rPr>
              <w:t xml:space="preserve"> 0.010)</w:t>
            </w:r>
          </w:p>
        </w:tc>
        <w:tc>
          <w:tcPr>
            <w:tcW w:w="1784" w:type="dxa"/>
          </w:tcPr>
          <w:p w14:paraId="7E6E8947" w14:textId="77777777" w:rsidR="006F1B3D" w:rsidRDefault="00191F14" w:rsidP="008C7539">
            <w:pPr>
              <w:pStyle w:val="TableParagraph"/>
              <w:suppressAutoHyphens/>
              <w:spacing w:line="205" w:lineRule="exact"/>
              <w:ind w:left="503"/>
              <w:rPr>
                <w:sz w:val="18"/>
              </w:rPr>
            </w:pPr>
            <w:r>
              <w:rPr>
                <w:sz w:val="18"/>
              </w:rPr>
              <w:t>(</w:t>
            </w:r>
            <w:r>
              <w:rPr>
                <w:spacing w:val="-2"/>
                <w:sz w:val="18"/>
              </w:rPr>
              <w:t xml:space="preserve"> 0.018)</w:t>
            </w:r>
          </w:p>
        </w:tc>
        <w:tc>
          <w:tcPr>
            <w:tcW w:w="723" w:type="dxa"/>
          </w:tcPr>
          <w:p w14:paraId="7195732F" w14:textId="77777777" w:rsidR="006F1B3D" w:rsidRDefault="00191F14" w:rsidP="008C7539">
            <w:pPr>
              <w:pStyle w:val="TableParagraph"/>
              <w:suppressAutoHyphens/>
              <w:spacing w:line="205" w:lineRule="exact"/>
              <w:ind w:left="3"/>
              <w:jc w:val="center"/>
              <w:rPr>
                <w:sz w:val="18"/>
              </w:rPr>
            </w:pPr>
            <w:r>
              <w:rPr>
                <w:sz w:val="18"/>
              </w:rPr>
              <w:t>(</w:t>
            </w:r>
            <w:r>
              <w:rPr>
                <w:spacing w:val="-2"/>
                <w:sz w:val="18"/>
              </w:rPr>
              <w:t xml:space="preserve"> 0.014)</w:t>
            </w:r>
          </w:p>
        </w:tc>
        <w:tc>
          <w:tcPr>
            <w:tcW w:w="175" w:type="dxa"/>
          </w:tcPr>
          <w:p w14:paraId="0D70BECC" w14:textId="77777777" w:rsidR="006F1B3D" w:rsidRDefault="006F1B3D" w:rsidP="008C7539">
            <w:pPr>
              <w:pStyle w:val="TableParagraph"/>
              <w:suppressAutoHyphens/>
              <w:rPr>
                <w:sz w:val="18"/>
              </w:rPr>
            </w:pPr>
          </w:p>
        </w:tc>
        <w:tc>
          <w:tcPr>
            <w:tcW w:w="571" w:type="dxa"/>
          </w:tcPr>
          <w:p w14:paraId="3954612A" w14:textId="77777777" w:rsidR="006F1B3D" w:rsidRDefault="00191F14" w:rsidP="008C7539">
            <w:pPr>
              <w:pStyle w:val="TableParagraph"/>
              <w:suppressAutoHyphens/>
              <w:spacing w:line="205" w:lineRule="exact"/>
              <w:ind w:left="4" w:right="-15"/>
              <w:jc w:val="center"/>
              <w:rPr>
                <w:sz w:val="18"/>
              </w:rPr>
            </w:pPr>
            <w:r>
              <w:rPr>
                <w:sz w:val="18"/>
              </w:rPr>
              <w:t>(</w:t>
            </w:r>
            <w:r>
              <w:rPr>
                <w:spacing w:val="-2"/>
                <w:sz w:val="18"/>
              </w:rPr>
              <w:t xml:space="preserve"> 0.027)</w:t>
            </w:r>
          </w:p>
        </w:tc>
        <w:tc>
          <w:tcPr>
            <w:tcW w:w="175" w:type="dxa"/>
          </w:tcPr>
          <w:p w14:paraId="752065EA" w14:textId="77777777" w:rsidR="006F1B3D" w:rsidRDefault="006F1B3D" w:rsidP="008C7539">
            <w:pPr>
              <w:pStyle w:val="TableParagraph"/>
              <w:suppressAutoHyphens/>
              <w:rPr>
                <w:sz w:val="18"/>
              </w:rPr>
            </w:pPr>
          </w:p>
        </w:tc>
        <w:tc>
          <w:tcPr>
            <w:tcW w:w="1030" w:type="dxa"/>
          </w:tcPr>
          <w:p w14:paraId="76F2C428" w14:textId="77777777" w:rsidR="006F1B3D" w:rsidRDefault="00191F14" w:rsidP="008C7539">
            <w:pPr>
              <w:pStyle w:val="TableParagraph"/>
              <w:suppressAutoHyphens/>
              <w:spacing w:line="205" w:lineRule="exact"/>
              <w:ind w:left="9" w:right="2"/>
              <w:jc w:val="center"/>
              <w:rPr>
                <w:sz w:val="18"/>
              </w:rPr>
            </w:pPr>
            <w:r>
              <w:rPr>
                <w:sz w:val="18"/>
              </w:rPr>
              <w:t>(</w:t>
            </w:r>
            <w:r>
              <w:rPr>
                <w:spacing w:val="-2"/>
                <w:sz w:val="18"/>
              </w:rPr>
              <w:t xml:space="preserve"> 2.759)</w:t>
            </w:r>
          </w:p>
        </w:tc>
        <w:tc>
          <w:tcPr>
            <w:tcW w:w="175" w:type="dxa"/>
          </w:tcPr>
          <w:p w14:paraId="5A5C2000" w14:textId="77777777" w:rsidR="006F1B3D" w:rsidRDefault="006F1B3D" w:rsidP="008C7539">
            <w:pPr>
              <w:pStyle w:val="TableParagraph"/>
              <w:suppressAutoHyphens/>
              <w:rPr>
                <w:sz w:val="18"/>
              </w:rPr>
            </w:pPr>
          </w:p>
        </w:tc>
        <w:tc>
          <w:tcPr>
            <w:tcW w:w="1030" w:type="dxa"/>
          </w:tcPr>
          <w:p w14:paraId="1B448861" w14:textId="77777777" w:rsidR="006F1B3D" w:rsidRDefault="00191F14" w:rsidP="008C7539">
            <w:pPr>
              <w:pStyle w:val="TableParagraph"/>
              <w:suppressAutoHyphens/>
              <w:spacing w:line="205" w:lineRule="exact"/>
              <w:ind w:left="10" w:right="1"/>
              <w:jc w:val="center"/>
              <w:rPr>
                <w:sz w:val="18"/>
              </w:rPr>
            </w:pPr>
            <w:r>
              <w:rPr>
                <w:sz w:val="18"/>
              </w:rPr>
              <w:t>(</w:t>
            </w:r>
            <w:r>
              <w:rPr>
                <w:spacing w:val="-2"/>
                <w:sz w:val="18"/>
              </w:rPr>
              <w:t xml:space="preserve"> 0.135)</w:t>
            </w:r>
          </w:p>
        </w:tc>
        <w:tc>
          <w:tcPr>
            <w:tcW w:w="87" w:type="dxa"/>
          </w:tcPr>
          <w:p w14:paraId="2F30A5B0" w14:textId="77777777" w:rsidR="006F1B3D" w:rsidRDefault="006F1B3D" w:rsidP="008C7539">
            <w:pPr>
              <w:pStyle w:val="TableParagraph"/>
              <w:suppressAutoHyphens/>
              <w:rPr>
                <w:sz w:val="18"/>
              </w:rPr>
            </w:pPr>
          </w:p>
        </w:tc>
      </w:tr>
      <w:tr w:rsidR="006F1B3D" w14:paraId="4BE9A682" w14:textId="77777777" w:rsidTr="004A2FF4">
        <w:trPr>
          <w:trHeight w:val="541"/>
        </w:trPr>
        <w:tc>
          <w:tcPr>
            <w:tcW w:w="1791" w:type="dxa"/>
          </w:tcPr>
          <w:p w14:paraId="5DBD5C22" w14:textId="77777777" w:rsidR="006F1B3D" w:rsidRDefault="00191F14" w:rsidP="008C7539">
            <w:pPr>
              <w:pStyle w:val="TableParagraph"/>
              <w:suppressAutoHyphens/>
              <w:spacing w:before="106"/>
              <w:ind w:left="89"/>
              <w:rPr>
                <w:sz w:val="18"/>
              </w:rPr>
            </w:pPr>
            <w:r>
              <w:rPr>
                <w:sz w:val="18"/>
              </w:rPr>
              <w:t>Control</w:t>
            </w:r>
            <w:r>
              <w:rPr>
                <w:spacing w:val="-6"/>
                <w:sz w:val="18"/>
              </w:rPr>
              <w:t xml:space="preserve"> </w:t>
            </w:r>
            <w:del w:id="2571" w:author="Editor" w:date="2026-09-10T11:29:00Z">
              <w:r w:rsidDel="00C03E63">
                <w:rPr>
                  <w:sz w:val="18"/>
                </w:rPr>
                <w:delText>Mean</w:delText>
              </w:r>
              <w:r w:rsidDel="00C03E63">
                <w:rPr>
                  <w:spacing w:val="-6"/>
                  <w:sz w:val="18"/>
                </w:rPr>
                <w:delText xml:space="preserve"> </w:delText>
              </w:r>
            </w:del>
            <w:ins w:id="2572" w:author="Editor" w:date="2026-09-10T11:29:00Z">
              <w:r w:rsidR="00C03E63">
                <w:rPr>
                  <w:sz w:val="18"/>
                </w:rPr>
                <w:t>mean</w:t>
              </w:r>
              <w:r w:rsidR="00C03E63">
                <w:rPr>
                  <w:spacing w:val="-6"/>
                  <w:sz w:val="18"/>
                </w:rPr>
                <w:t xml:space="preserve"> </w:t>
              </w:r>
            </w:ins>
            <w:r>
              <w:rPr>
                <w:spacing w:val="-2"/>
                <w:sz w:val="18"/>
              </w:rPr>
              <w:t>(1997)</w:t>
            </w:r>
          </w:p>
          <w:p w14:paraId="44847DF6" w14:textId="77777777" w:rsidR="006F1B3D" w:rsidRDefault="00191F14" w:rsidP="00C03E63">
            <w:pPr>
              <w:pStyle w:val="TableParagraph"/>
              <w:suppressAutoHyphens/>
              <w:spacing w:before="10" w:line="199" w:lineRule="exact"/>
              <w:ind w:left="89"/>
              <w:rPr>
                <w:sz w:val="18"/>
              </w:rPr>
            </w:pPr>
            <w:r>
              <w:rPr>
                <w:sz w:val="18"/>
              </w:rPr>
              <w:t>Control</w:t>
            </w:r>
            <w:r>
              <w:rPr>
                <w:spacing w:val="-6"/>
                <w:sz w:val="18"/>
              </w:rPr>
              <w:t xml:space="preserve"> </w:t>
            </w:r>
            <w:del w:id="2573" w:author="Editor" w:date="2026-09-10T11:29:00Z">
              <w:r w:rsidDel="00C03E63">
                <w:rPr>
                  <w:sz w:val="18"/>
                </w:rPr>
                <w:delText>Mean</w:delText>
              </w:r>
              <w:r w:rsidDel="00C03E63">
                <w:rPr>
                  <w:spacing w:val="-6"/>
                  <w:sz w:val="18"/>
                </w:rPr>
                <w:delText xml:space="preserve"> </w:delText>
              </w:r>
            </w:del>
            <w:ins w:id="2574" w:author="Editor" w:date="2026-09-10T11:29:00Z">
              <w:r w:rsidR="00C03E63">
                <w:rPr>
                  <w:sz w:val="18"/>
                </w:rPr>
                <w:t>mean</w:t>
              </w:r>
              <w:r w:rsidR="00C03E63">
                <w:rPr>
                  <w:spacing w:val="-6"/>
                  <w:sz w:val="18"/>
                </w:rPr>
                <w:t xml:space="preserve"> </w:t>
              </w:r>
            </w:ins>
            <w:r>
              <w:rPr>
                <w:spacing w:val="-2"/>
                <w:sz w:val="18"/>
              </w:rPr>
              <w:t>(1999)</w:t>
            </w:r>
          </w:p>
        </w:tc>
        <w:tc>
          <w:tcPr>
            <w:tcW w:w="1030" w:type="dxa"/>
          </w:tcPr>
          <w:p w14:paraId="29E118A4" w14:textId="77777777" w:rsidR="006F1B3D" w:rsidRDefault="00191F14" w:rsidP="008C7539">
            <w:pPr>
              <w:pStyle w:val="TableParagraph"/>
              <w:suppressAutoHyphens/>
              <w:spacing w:before="106"/>
              <w:ind w:left="9" w:right="9"/>
              <w:jc w:val="center"/>
              <w:rPr>
                <w:sz w:val="18"/>
              </w:rPr>
            </w:pPr>
            <w:r>
              <w:rPr>
                <w:spacing w:val="-2"/>
                <w:sz w:val="18"/>
              </w:rPr>
              <w:t>3.923</w:t>
            </w:r>
          </w:p>
        </w:tc>
        <w:tc>
          <w:tcPr>
            <w:tcW w:w="175" w:type="dxa"/>
          </w:tcPr>
          <w:p w14:paraId="3B7B0FFD" w14:textId="77777777" w:rsidR="006F1B3D" w:rsidRDefault="006F1B3D" w:rsidP="008C7539">
            <w:pPr>
              <w:pStyle w:val="TableParagraph"/>
              <w:suppressAutoHyphens/>
              <w:rPr>
                <w:sz w:val="18"/>
              </w:rPr>
            </w:pPr>
          </w:p>
        </w:tc>
        <w:tc>
          <w:tcPr>
            <w:tcW w:w="808" w:type="dxa"/>
          </w:tcPr>
          <w:p w14:paraId="7B213087" w14:textId="77777777" w:rsidR="006F1B3D" w:rsidRDefault="00191F14" w:rsidP="008C7539">
            <w:pPr>
              <w:pStyle w:val="TableParagraph"/>
              <w:suppressAutoHyphens/>
              <w:spacing w:before="106"/>
              <w:ind w:left="2"/>
              <w:jc w:val="center"/>
              <w:rPr>
                <w:sz w:val="18"/>
              </w:rPr>
            </w:pPr>
            <w:r>
              <w:rPr>
                <w:spacing w:val="-2"/>
                <w:sz w:val="18"/>
              </w:rPr>
              <w:t>0.044</w:t>
            </w:r>
          </w:p>
        </w:tc>
        <w:tc>
          <w:tcPr>
            <w:tcW w:w="1784" w:type="dxa"/>
          </w:tcPr>
          <w:p w14:paraId="434FA028" w14:textId="77777777" w:rsidR="006F1B3D" w:rsidRDefault="00191F14" w:rsidP="008C7539">
            <w:pPr>
              <w:pStyle w:val="TableParagraph"/>
              <w:suppressAutoHyphens/>
              <w:spacing w:before="106"/>
              <w:ind w:left="3"/>
              <w:jc w:val="center"/>
              <w:rPr>
                <w:sz w:val="18"/>
              </w:rPr>
            </w:pPr>
            <w:r>
              <w:rPr>
                <w:spacing w:val="-2"/>
                <w:sz w:val="18"/>
              </w:rPr>
              <w:t>0.708</w:t>
            </w:r>
          </w:p>
        </w:tc>
        <w:tc>
          <w:tcPr>
            <w:tcW w:w="723" w:type="dxa"/>
          </w:tcPr>
          <w:p w14:paraId="60BFF4C6" w14:textId="77777777" w:rsidR="006F1B3D" w:rsidRDefault="00191F14" w:rsidP="008C7539">
            <w:pPr>
              <w:pStyle w:val="TableParagraph"/>
              <w:suppressAutoHyphens/>
              <w:spacing w:before="106"/>
              <w:ind w:left="3"/>
              <w:jc w:val="center"/>
              <w:rPr>
                <w:sz w:val="18"/>
              </w:rPr>
            </w:pPr>
            <w:r>
              <w:rPr>
                <w:spacing w:val="-2"/>
                <w:sz w:val="18"/>
              </w:rPr>
              <w:t>0.145</w:t>
            </w:r>
          </w:p>
        </w:tc>
        <w:tc>
          <w:tcPr>
            <w:tcW w:w="175" w:type="dxa"/>
          </w:tcPr>
          <w:p w14:paraId="3F1E2C64" w14:textId="77777777" w:rsidR="006F1B3D" w:rsidRDefault="006F1B3D" w:rsidP="008C7539">
            <w:pPr>
              <w:pStyle w:val="TableParagraph"/>
              <w:suppressAutoHyphens/>
              <w:rPr>
                <w:sz w:val="18"/>
              </w:rPr>
            </w:pPr>
          </w:p>
        </w:tc>
        <w:tc>
          <w:tcPr>
            <w:tcW w:w="571" w:type="dxa"/>
          </w:tcPr>
          <w:p w14:paraId="0399D7B7" w14:textId="77777777" w:rsidR="006F1B3D" w:rsidRDefault="006F1B3D" w:rsidP="008C7539">
            <w:pPr>
              <w:pStyle w:val="TableParagraph"/>
              <w:suppressAutoHyphens/>
              <w:spacing w:before="116"/>
              <w:rPr>
                <w:i/>
                <w:sz w:val="18"/>
              </w:rPr>
            </w:pPr>
          </w:p>
          <w:p w14:paraId="3FF543B9" w14:textId="77777777" w:rsidR="006F1B3D" w:rsidRDefault="00191F14" w:rsidP="008C7539">
            <w:pPr>
              <w:pStyle w:val="TableParagraph"/>
              <w:suppressAutoHyphens/>
              <w:spacing w:line="199" w:lineRule="exact"/>
              <w:ind w:left="5"/>
              <w:jc w:val="center"/>
              <w:rPr>
                <w:sz w:val="18"/>
              </w:rPr>
            </w:pPr>
            <w:r>
              <w:rPr>
                <w:spacing w:val="-2"/>
                <w:sz w:val="18"/>
              </w:rPr>
              <w:t>0.090</w:t>
            </w:r>
          </w:p>
        </w:tc>
        <w:tc>
          <w:tcPr>
            <w:tcW w:w="175" w:type="dxa"/>
          </w:tcPr>
          <w:p w14:paraId="3F33EB8C" w14:textId="77777777" w:rsidR="006F1B3D" w:rsidRDefault="006F1B3D" w:rsidP="008C7539">
            <w:pPr>
              <w:pStyle w:val="TableParagraph"/>
              <w:suppressAutoHyphens/>
              <w:rPr>
                <w:sz w:val="18"/>
              </w:rPr>
            </w:pPr>
          </w:p>
        </w:tc>
        <w:tc>
          <w:tcPr>
            <w:tcW w:w="1030" w:type="dxa"/>
          </w:tcPr>
          <w:p w14:paraId="45E01D72" w14:textId="77777777" w:rsidR="006F1B3D" w:rsidRDefault="00191F14" w:rsidP="008C7539">
            <w:pPr>
              <w:pStyle w:val="TableParagraph"/>
              <w:suppressAutoHyphens/>
              <w:spacing w:before="106"/>
              <w:ind w:left="9" w:right="2"/>
              <w:jc w:val="center"/>
              <w:rPr>
                <w:sz w:val="18"/>
              </w:rPr>
            </w:pPr>
            <w:r>
              <w:rPr>
                <w:spacing w:val="-2"/>
                <w:sz w:val="18"/>
              </w:rPr>
              <w:t>3.529</w:t>
            </w:r>
          </w:p>
        </w:tc>
        <w:tc>
          <w:tcPr>
            <w:tcW w:w="175" w:type="dxa"/>
          </w:tcPr>
          <w:p w14:paraId="41D6721C" w14:textId="77777777" w:rsidR="006F1B3D" w:rsidRDefault="006F1B3D" w:rsidP="008C7539">
            <w:pPr>
              <w:pStyle w:val="TableParagraph"/>
              <w:suppressAutoHyphens/>
              <w:rPr>
                <w:sz w:val="18"/>
              </w:rPr>
            </w:pPr>
          </w:p>
        </w:tc>
        <w:tc>
          <w:tcPr>
            <w:tcW w:w="1030" w:type="dxa"/>
          </w:tcPr>
          <w:p w14:paraId="5AE471E3" w14:textId="77777777" w:rsidR="006F1B3D" w:rsidRDefault="006F1B3D" w:rsidP="008C7539">
            <w:pPr>
              <w:pStyle w:val="TableParagraph"/>
              <w:suppressAutoHyphens/>
              <w:spacing w:before="116"/>
              <w:rPr>
                <w:i/>
                <w:sz w:val="18"/>
              </w:rPr>
            </w:pPr>
          </w:p>
          <w:p w14:paraId="08F209E1" w14:textId="77777777" w:rsidR="006F1B3D" w:rsidRDefault="00191F14" w:rsidP="008C7539">
            <w:pPr>
              <w:pStyle w:val="TableParagraph"/>
              <w:suppressAutoHyphens/>
              <w:spacing w:line="199" w:lineRule="exact"/>
              <w:ind w:left="10" w:right="1"/>
              <w:jc w:val="center"/>
              <w:rPr>
                <w:sz w:val="18"/>
              </w:rPr>
            </w:pPr>
            <w:r>
              <w:rPr>
                <w:spacing w:val="-2"/>
                <w:sz w:val="18"/>
              </w:rPr>
              <w:t>0.178</w:t>
            </w:r>
          </w:p>
        </w:tc>
        <w:tc>
          <w:tcPr>
            <w:tcW w:w="87" w:type="dxa"/>
          </w:tcPr>
          <w:p w14:paraId="4871AC3E" w14:textId="77777777" w:rsidR="006F1B3D" w:rsidRDefault="006F1B3D" w:rsidP="008C7539">
            <w:pPr>
              <w:pStyle w:val="TableParagraph"/>
              <w:suppressAutoHyphens/>
              <w:rPr>
                <w:sz w:val="18"/>
              </w:rPr>
            </w:pPr>
          </w:p>
        </w:tc>
      </w:tr>
      <w:tr w:rsidR="006F1B3D" w14:paraId="55467C28" w14:textId="77777777" w:rsidTr="00C40890">
        <w:trPr>
          <w:trHeight w:val="226"/>
        </w:trPr>
        <w:tc>
          <w:tcPr>
            <w:tcW w:w="1791" w:type="dxa"/>
          </w:tcPr>
          <w:p w14:paraId="5DA596DA" w14:textId="77777777" w:rsidR="006F1B3D" w:rsidRDefault="00EC25F2" w:rsidP="008C7539">
            <w:pPr>
              <w:pStyle w:val="TableParagraph"/>
              <w:suppressAutoHyphens/>
              <w:spacing w:line="205" w:lineRule="exact"/>
              <w:ind w:left="89"/>
              <w:rPr>
                <w:sz w:val="18"/>
              </w:rPr>
            </w:pPr>
            <w:ins w:id="2575" w:author="Editor" w:date="2026-09-13T17:17:00Z">
              <w:r w:rsidRPr="00AA644B">
                <w:rPr>
                  <w:sz w:val="18"/>
                </w:rPr>
                <w:t>Observations</w:t>
              </w:r>
            </w:ins>
            <w:del w:id="2576" w:author="Editor" w:date="2026-09-10T11:11:00Z">
              <w:r w:rsidR="00191F14" w:rsidDel="000615E0">
                <w:rPr>
                  <w:spacing w:val="-5"/>
                  <w:sz w:val="18"/>
                </w:rPr>
                <w:delText>Obs</w:delText>
              </w:r>
            </w:del>
          </w:p>
        </w:tc>
        <w:tc>
          <w:tcPr>
            <w:tcW w:w="1030" w:type="dxa"/>
          </w:tcPr>
          <w:p w14:paraId="349909EE" w14:textId="77777777" w:rsidR="006F1B3D" w:rsidRDefault="00191F14" w:rsidP="008C7539">
            <w:pPr>
              <w:pStyle w:val="TableParagraph"/>
              <w:suppressAutoHyphens/>
              <w:spacing w:line="205" w:lineRule="exact"/>
              <w:ind w:left="9" w:right="9"/>
              <w:jc w:val="center"/>
              <w:rPr>
                <w:sz w:val="18"/>
              </w:rPr>
            </w:pPr>
            <w:r>
              <w:rPr>
                <w:spacing w:val="-2"/>
                <w:sz w:val="18"/>
              </w:rPr>
              <w:t>3,338</w:t>
            </w:r>
          </w:p>
        </w:tc>
        <w:tc>
          <w:tcPr>
            <w:tcW w:w="175" w:type="dxa"/>
          </w:tcPr>
          <w:p w14:paraId="6E1EB60A" w14:textId="77777777" w:rsidR="006F1B3D" w:rsidRDefault="006F1B3D" w:rsidP="008C7539">
            <w:pPr>
              <w:pStyle w:val="TableParagraph"/>
              <w:suppressAutoHyphens/>
              <w:rPr>
                <w:sz w:val="18"/>
              </w:rPr>
            </w:pPr>
          </w:p>
        </w:tc>
        <w:tc>
          <w:tcPr>
            <w:tcW w:w="808" w:type="dxa"/>
          </w:tcPr>
          <w:p w14:paraId="2B3AA1E2" w14:textId="77777777" w:rsidR="006F1B3D" w:rsidRDefault="00191F14" w:rsidP="008C7539">
            <w:pPr>
              <w:pStyle w:val="TableParagraph"/>
              <w:suppressAutoHyphens/>
              <w:spacing w:line="205" w:lineRule="exact"/>
              <w:ind w:left="2"/>
              <w:jc w:val="center"/>
              <w:rPr>
                <w:sz w:val="18"/>
              </w:rPr>
            </w:pPr>
            <w:r>
              <w:rPr>
                <w:spacing w:val="-2"/>
                <w:sz w:val="18"/>
              </w:rPr>
              <w:t>3,597</w:t>
            </w:r>
          </w:p>
        </w:tc>
        <w:tc>
          <w:tcPr>
            <w:tcW w:w="1784" w:type="dxa"/>
          </w:tcPr>
          <w:p w14:paraId="03612582" w14:textId="77777777" w:rsidR="006F1B3D" w:rsidRDefault="00191F14" w:rsidP="008C7539">
            <w:pPr>
              <w:pStyle w:val="TableParagraph"/>
              <w:suppressAutoHyphens/>
              <w:spacing w:line="205" w:lineRule="exact"/>
              <w:ind w:left="3"/>
              <w:jc w:val="center"/>
              <w:rPr>
                <w:sz w:val="18"/>
              </w:rPr>
            </w:pPr>
            <w:r>
              <w:rPr>
                <w:spacing w:val="-2"/>
                <w:sz w:val="18"/>
              </w:rPr>
              <w:t>3,597</w:t>
            </w:r>
          </w:p>
        </w:tc>
        <w:tc>
          <w:tcPr>
            <w:tcW w:w="723" w:type="dxa"/>
          </w:tcPr>
          <w:p w14:paraId="40E8ADDD" w14:textId="77777777" w:rsidR="006F1B3D" w:rsidRDefault="00191F14" w:rsidP="008C7539">
            <w:pPr>
              <w:pStyle w:val="TableParagraph"/>
              <w:suppressAutoHyphens/>
              <w:spacing w:line="205" w:lineRule="exact"/>
              <w:ind w:left="3"/>
              <w:jc w:val="center"/>
              <w:rPr>
                <w:sz w:val="18"/>
              </w:rPr>
            </w:pPr>
            <w:r>
              <w:rPr>
                <w:spacing w:val="-2"/>
                <w:sz w:val="18"/>
              </w:rPr>
              <w:t>3,597</w:t>
            </w:r>
          </w:p>
        </w:tc>
        <w:tc>
          <w:tcPr>
            <w:tcW w:w="175" w:type="dxa"/>
          </w:tcPr>
          <w:p w14:paraId="3962D59F" w14:textId="77777777" w:rsidR="006F1B3D" w:rsidRDefault="006F1B3D" w:rsidP="008C7539">
            <w:pPr>
              <w:pStyle w:val="TableParagraph"/>
              <w:suppressAutoHyphens/>
              <w:rPr>
                <w:sz w:val="18"/>
              </w:rPr>
            </w:pPr>
          </w:p>
        </w:tc>
        <w:tc>
          <w:tcPr>
            <w:tcW w:w="571" w:type="dxa"/>
          </w:tcPr>
          <w:p w14:paraId="1FAA028A" w14:textId="77777777" w:rsidR="006F1B3D" w:rsidRDefault="00191F14" w:rsidP="008C7539">
            <w:pPr>
              <w:pStyle w:val="TableParagraph"/>
              <w:suppressAutoHyphens/>
              <w:spacing w:line="205" w:lineRule="exact"/>
              <w:ind w:left="5"/>
              <w:jc w:val="center"/>
              <w:rPr>
                <w:sz w:val="18"/>
              </w:rPr>
            </w:pPr>
            <w:r>
              <w:rPr>
                <w:spacing w:val="-2"/>
                <w:sz w:val="18"/>
              </w:rPr>
              <w:t>2,278</w:t>
            </w:r>
          </w:p>
        </w:tc>
        <w:tc>
          <w:tcPr>
            <w:tcW w:w="175" w:type="dxa"/>
          </w:tcPr>
          <w:p w14:paraId="58303070" w14:textId="77777777" w:rsidR="006F1B3D" w:rsidRDefault="006F1B3D" w:rsidP="008C7539">
            <w:pPr>
              <w:pStyle w:val="TableParagraph"/>
              <w:suppressAutoHyphens/>
              <w:rPr>
                <w:sz w:val="18"/>
              </w:rPr>
            </w:pPr>
          </w:p>
        </w:tc>
        <w:tc>
          <w:tcPr>
            <w:tcW w:w="1030" w:type="dxa"/>
          </w:tcPr>
          <w:p w14:paraId="4BBF1D64" w14:textId="77777777" w:rsidR="006F1B3D" w:rsidRDefault="00191F14" w:rsidP="008C7539">
            <w:pPr>
              <w:pStyle w:val="TableParagraph"/>
              <w:suppressAutoHyphens/>
              <w:spacing w:line="205" w:lineRule="exact"/>
              <w:ind w:left="9" w:right="2"/>
              <w:jc w:val="center"/>
              <w:rPr>
                <w:sz w:val="18"/>
              </w:rPr>
            </w:pPr>
            <w:r>
              <w:rPr>
                <w:spacing w:val="-5"/>
                <w:sz w:val="18"/>
              </w:rPr>
              <w:t>475</w:t>
            </w:r>
          </w:p>
        </w:tc>
        <w:tc>
          <w:tcPr>
            <w:tcW w:w="175" w:type="dxa"/>
          </w:tcPr>
          <w:p w14:paraId="7DD763F6" w14:textId="77777777" w:rsidR="006F1B3D" w:rsidRDefault="006F1B3D" w:rsidP="008C7539">
            <w:pPr>
              <w:pStyle w:val="TableParagraph"/>
              <w:suppressAutoHyphens/>
              <w:rPr>
                <w:sz w:val="18"/>
              </w:rPr>
            </w:pPr>
          </w:p>
        </w:tc>
        <w:tc>
          <w:tcPr>
            <w:tcW w:w="1030" w:type="dxa"/>
          </w:tcPr>
          <w:p w14:paraId="4B22BE04" w14:textId="77777777" w:rsidR="006F1B3D" w:rsidRDefault="00191F14" w:rsidP="008C7539">
            <w:pPr>
              <w:pStyle w:val="TableParagraph"/>
              <w:suppressAutoHyphens/>
              <w:spacing w:line="205" w:lineRule="exact"/>
              <w:ind w:left="10" w:right="1"/>
              <w:jc w:val="center"/>
              <w:rPr>
                <w:sz w:val="18"/>
              </w:rPr>
            </w:pPr>
            <w:r>
              <w:rPr>
                <w:spacing w:val="-5"/>
                <w:sz w:val="18"/>
              </w:rPr>
              <w:t>291</w:t>
            </w:r>
          </w:p>
        </w:tc>
        <w:tc>
          <w:tcPr>
            <w:tcW w:w="87" w:type="dxa"/>
          </w:tcPr>
          <w:p w14:paraId="0EE07DCB" w14:textId="77777777" w:rsidR="006F1B3D" w:rsidRDefault="006F1B3D" w:rsidP="008C7539">
            <w:pPr>
              <w:pStyle w:val="TableParagraph"/>
              <w:suppressAutoHyphens/>
              <w:rPr>
                <w:sz w:val="18"/>
              </w:rPr>
            </w:pPr>
          </w:p>
        </w:tc>
      </w:tr>
      <w:tr w:rsidR="006F1B3D" w14:paraId="0B2501DA" w14:textId="77777777" w:rsidTr="004A2FF4">
        <w:trPr>
          <w:trHeight w:val="541"/>
        </w:trPr>
        <w:tc>
          <w:tcPr>
            <w:tcW w:w="1791" w:type="dxa"/>
          </w:tcPr>
          <w:p w14:paraId="0C15F934" w14:textId="77777777" w:rsidR="006F1B3D" w:rsidRPr="004A2FF4" w:rsidRDefault="00191F14" w:rsidP="008C7539">
            <w:pPr>
              <w:pStyle w:val="TableParagraph"/>
              <w:suppressAutoHyphens/>
              <w:spacing w:before="106" w:line="197" w:lineRule="exact"/>
              <w:ind w:left="89"/>
              <w:rPr>
                <w:sz w:val="18"/>
              </w:rPr>
            </w:pPr>
            <w:r w:rsidRPr="004A2FF4">
              <w:rPr>
                <w:spacing w:val="-2"/>
                <w:sz w:val="18"/>
                <w:u w:val="single"/>
              </w:rPr>
              <w:t>Panel</w:t>
            </w:r>
            <w:r w:rsidRPr="004A2FF4">
              <w:rPr>
                <w:spacing w:val="-5"/>
                <w:sz w:val="18"/>
                <w:u w:val="single"/>
              </w:rPr>
              <w:t xml:space="preserve"> </w:t>
            </w:r>
            <w:r w:rsidRPr="004A2FF4">
              <w:rPr>
                <w:spacing w:val="-2"/>
                <w:sz w:val="18"/>
                <w:u w:val="single"/>
              </w:rPr>
              <w:t>C:</w:t>
            </w:r>
            <w:r w:rsidRPr="004A2FF4">
              <w:rPr>
                <w:spacing w:val="-4"/>
                <w:sz w:val="18"/>
                <w:u w:val="single"/>
              </w:rPr>
              <w:t xml:space="preserve"> </w:t>
            </w:r>
            <w:r w:rsidRPr="004A2FF4">
              <w:rPr>
                <w:spacing w:val="-2"/>
                <w:sz w:val="18"/>
                <w:u w:val="single"/>
              </w:rPr>
              <w:t>Males</w:t>
            </w:r>
          </w:p>
          <w:p w14:paraId="4205FE3B" w14:textId="77777777" w:rsidR="006F1B3D" w:rsidRPr="0010201A" w:rsidRDefault="00191F14" w:rsidP="008C7539">
            <w:pPr>
              <w:pStyle w:val="TableParagraph"/>
              <w:suppressAutoHyphens/>
              <w:spacing w:line="218" w:lineRule="exact"/>
              <w:ind w:left="89"/>
              <w:rPr>
                <w:i/>
                <w:sz w:val="18"/>
              </w:rPr>
            </w:pPr>
            <w:r w:rsidRPr="0010201A">
              <w:rPr>
                <w:i/>
                <w:spacing w:val="-10"/>
                <w:sz w:val="18"/>
              </w:rPr>
              <w:t>Treat</w:t>
            </w:r>
            <w:r w:rsidRPr="0010201A">
              <w:rPr>
                <w:i/>
                <w:spacing w:val="3"/>
                <w:sz w:val="18"/>
              </w:rPr>
              <w:t xml:space="preserve"> </w:t>
            </w:r>
            <w:r w:rsidRPr="0010201A">
              <w:rPr>
                <w:rFonts w:ascii="Lucida Sans Unicode" w:hAnsi="Lucida Sans Unicode"/>
                <w:i/>
                <w:spacing w:val="-10"/>
                <w:sz w:val="18"/>
              </w:rPr>
              <w:t>×</w:t>
            </w:r>
            <w:r w:rsidRPr="0010201A">
              <w:rPr>
                <w:rFonts w:ascii="Lucida Sans Unicode" w:hAnsi="Lucida Sans Unicode"/>
                <w:i/>
                <w:spacing w:val="-8"/>
                <w:sz w:val="18"/>
              </w:rPr>
              <w:t xml:space="preserve"> </w:t>
            </w:r>
            <w:r w:rsidRPr="0010201A">
              <w:rPr>
                <w:i/>
                <w:spacing w:val="-10"/>
                <w:sz w:val="18"/>
              </w:rPr>
              <w:t>1998</w:t>
            </w:r>
          </w:p>
        </w:tc>
        <w:tc>
          <w:tcPr>
            <w:tcW w:w="1030" w:type="dxa"/>
          </w:tcPr>
          <w:p w14:paraId="7AF6FC11" w14:textId="77777777" w:rsidR="006F1B3D" w:rsidRDefault="006F1B3D" w:rsidP="008C7539">
            <w:pPr>
              <w:pStyle w:val="TableParagraph"/>
              <w:suppressAutoHyphens/>
              <w:spacing w:before="115"/>
              <w:rPr>
                <w:i/>
                <w:sz w:val="18"/>
              </w:rPr>
            </w:pPr>
          </w:p>
          <w:p w14:paraId="703101D2" w14:textId="77777777" w:rsidR="006F1B3D" w:rsidRDefault="00191F14" w:rsidP="008C7539">
            <w:pPr>
              <w:pStyle w:val="TableParagraph"/>
              <w:suppressAutoHyphens/>
              <w:spacing w:before="1" w:line="199" w:lineRule="exact"/>
              <w:ind w:left="9" w:right="9"/>
              <w:jc w:val="center"/>
              <w:rPr>
                <w:sz w:val="18"/>
              </w:rPr>
            </w:pPr>
            <w:r>
              <w:rPr>
                <w:spacing w:val="-2"/>
                <w:sz w:val="18"/>
              </w:rPr>
              <w:t>-1.210</w:t>
            </w:r>
          </w:p>
        </w:tc>
        <w:tc>
          <w:tcPr>
            <w:tcW w:w="175" w:type="dxa"/>
          </w:tcPr>
          <w:p w14:paraId="231FD9FD" w14:textId="77777777" w:rsidR="006F1B3D" w:rsidRDefault="006F1B3D" w:rsidP="008C7539">
            <w:pPr>
              <w:pStyle w:val="TableParagraph"/>
              <w:suppressAutoHyphens/>
              <w:rPr>
                <w:sz w:val="18"/>
              </w:rPr>
            </w:pPr>
          </w:p>
        </w:tc>
        <w:tc>
          <w:tcPr>
            <w:tcW w:w="808" w:type="dxa"/>
          </w:tcPr>
          <w:p w14:paraId="17FA8CC3" w14:textId="77777777" w:rsidR="006F1B3D" w:rsidRDefault="006F1B3D" w:rsidP="008C7539">
            <w:pPr>
              <w:pStyle w:val="TableParagraph"/>
              <w:suppressAutoHyphens/>
              <w:spacing w:before="115"/>
              <w:rPr>
                <w:i/>
                <w:sz w:val="18"/>
              </w:rPr>
            </w:pPr>
          </w:p>
          <w:p w14:paraId="01F6E41E" w14:textId="77777777" w:rsidR="006F1B3D" w:rsidRDefault="00191F14" w:rsidP="008C7539">
            <w:pPr>
              <w:pStyle w:val="TableParagraph"/>
              <w:suppressAutoHyphens/>
              <w:spacing w:before="1" w:line="199" w:lineRule="exact"/>
              <w:ind w:left="2"/>
              <w:jc w:val="center"/>
              <w:rPr>
                <w:sz w:val="18"/>
              </w:rPr>
            </w:pPr>
            <w:r>
              <w:rPr>
                <w:spacing w:val="-2"/>
                <w:sz w:val="18"/>
              </w:rPr>
              <w:t>0.012</w:t>
            </w:r>
          </w:p>
        </w:tc>
        <w:tc>
          <w:tcPr>
            <w:tcW w:w="1784" w:type="dxa"/>
          </w:tcPr>
          <w:p w14:paraId="779A0D1D" w14:textId="77777777" w:rsidR="006F1B3D" w:rsidRDefault="006F1B3D" w:rsidP="008C7539">
            <w:pPr>
              <w:pStyle w:val="TableParagraph"/>
              <w:suppressAutoHyphens/>
              <w:spacing w:before="115"/>
              <w:rPr>
                <w:i/>
                <w:sz w:val="18"/>
              </w:rPr>
            </w:pPr>
          </w:p>
          <w:p w14:paraId="6BF616E8" w14:textId="77777777" w:rsidR="006F1B3D" w:rsidRDefault="00191F14" w:rsidP="008C7539">
            <w:pPr>
              <w:pStyle w:val="TableParagraph"/>
              <w:suppressAutoHyphens/>
              <w:spacing w:before="1" w:line="199" w:lineRule="exact"/>
              <w:ind w:left="3" w:right="1"/>
              <w:jc w:val="center"/>
              <w:rPr>
                <w:sz w:val="18"/>
              </w:rPr>
            </w:pPr>
            <w:r>
              <w:rPr>
                <w:spacing w:val="-2"/>
                <w:sz w:val="18"/>
              </w:rPr>
              <w:t>-0.008</w:t>
            </w:r>
          </w:p>
        </w:tc>
        <w:tc>
          <w:tcPr>
            <w:tcW w:w="723" w:type="dxa"/>
          </w:tcPr>
          <w:p w14:paraId="5AD9BF7C" w14:textId="77777777" w:rsidR="006F1B3D" w:rsidRDefault="006F1B3D" w:rsidP="008C7539">
            <w:pPr>
              <w:pStyle w:val="TableParagraph"/>
              <w:suppressAutoHyphens/>
              <w:spacing w:before="115"/>
              <w:rPr>
                <w:i/>
                <w:sz w:val="18"/>
              </w:rPr>
            </w:pPr>
          </w:p>
          <w:p w14:paraId="6E93E5F7" w14:textId="77777777" w:rsidR="006F1B3D" w:rsidRDefault="00191F14" w:rsidP="008C7539">
            <w:pPr>
              <w:pStyle w:val="TableParagraph"/>
              <w:suppressAutoHyphens/>
              <w:spacing w:before="1" w:line="199" w:lineRule="exact"/>
              <w:ind w:left="3"/>
              <w:jc w:val="center"/>
              <w:rPr>
                <w:sz w:val="18"/>
              </w:rPr>
            </w:pPr>
            <w:r>
              <w:rPr>
                <w:spacing w:val="-2"/>
                <w:sz w:val="18"/>
              </w:rPr>
              <w:t>-0.007</w:t>
            </w:r>
          </w:p>
        </w:tc>
        <w:tc>
          <w:tcPr>
            <w:tcW w:w="175" w:type="dxa"/>
          </w:tcPr>
          <w:p w14:paraId="3AEA207A" w14:textId="77777777" w:rsidR="006F1B3D" w:rsidRDefault="006F1B3D" w:rsidP="008C7539">
            <w:pPr>
              <w:pStyle w:val="TableParagraph"/>
              <w:suppressAutoHyphens/>
              <w:rPr>
                <w:sz w:val="18"/>
              </w:rPr>
            </w:pPr>
          </w:p>
        </w:tc>
        <w:tc>
          <w:tcPr>
            <w:tcW w:w="571" w:type="dxa"/>
          </w:tcPr>
          <w:p w14:paraId="42ECC9F4" w14:textId="77777777" w:rsidR="006F1B3D" w:rsidRDefault="006F1B3D" w:rsidP="008C7539">
            <w:pPr>
              <w:pStyle w:val="TableParagraph"/>
              <w:suppressAutoHyphens/>
              <w:rPr>
                <w:sz w:val="18"/>
              </w:rPr>
            </w:pPr>
          </w:p>
        </w:tc>
        <w:tc>
          <w:tcPr>
            <w:tcW w:w="175" w:type="dxa"/>
          </w:tcPr>
          <w:p w14:paraId="110C631F" w14:textId="77777777" w:rsidR="006F1B3D" w:rsidRDefault="006F1B3D" w:rsidP="008C7539">
            <w:pPr>
              <w:pStyle w:val="TableParagraph"/>
              <w:suppressAutoHyphens/>
              <w:rPr>
                <w:sz w:val="18"/>
              </w:rPr>
            </w:pPr>
          </w:p>
        </w:tc>
        <w:tc>
          <w:tcPr>
            <w:tcW w:w="1030" w:type="dxa"/>
          </w:tcPr>
          <w:p w14:paraId="234348B2" w14:textId="77777777" w:rsidR="006F1B3D" w:rsidRDefault="006F1B3D" w:rsidP="008C7539">
            <w:pPr>
              <w:pStyle w:val="TableParagraph"/>
              <w:suppressAutoHyphens/>
              <w:spacing w:before="115"/>
              <w:rPr>
                <w:i/>
                <w:sz w:val="18"/>
              </w:rPr>
            </w:pPr>
          </w:p>
          <w:p w14:paraId="6748A37D" w14:textId="77777777" w:rsidR="006F1B3D" w:rsidRDefault="00191F14" w:rsidP="008C7539">
            <w:pPr>
              <w:pStyle w:val="TableParagraph"/>
              <w:suppressAutoHyphens/>
              <w:spacing w:before="1" w:line="199" w:lineRule="exact"/>
              <w:ind w:left="9" w:right="2"/>
              <w:jc w:val="center"/>
              <w:rPr>
                <w:sz w:val="18"/>
              </w:rPr>
            </w:pPr>
            <w:r>
              <w:rPr>
                <w:spacing w:val="-2"/>
                <w:sz w:val="18"/>
              </w:rPr>
              <w:t>1.090</w:t>
            </w:r>
          </w:p>
        </w:tc>
        <w:tc>
          <w:tcPr>
            <w:tcW w:w="175" w:type="dxa"/>
          </w:tcPr>
          <w:p w14:paraId="68B4CF8B" w14:textId="77777777" w:rsidR="006F1B3D" w:rsidRDefault="006F1B3D" w:rsidP="008C7539">
            <w:pPr>
              <w:pStyle w:val="TableParagraph"/>
              <w:suppressAutoHyphens/>
              <w:rPr>
                <w:sz w:val="18"/>
              </w:rPr>
            </w:pPr>
          </w:p>
        </w:tc>
        <w:tc>
          <w:tcPr>
            <w:tcW w:w="1030" w:type="dxa"/>
          </w:tcPr>
          <w:p w14:paraId="7B8AFF3A" w14:textId="77777777" w:rsidR="006F1B3D" w:rsidRDefault="006F1B3D" w:rsidP="008C7539">
            <w:pPr>
              <w:pStyle w:val="TableParagraph"/>
              <w:suppressAutoHyphens/>
              <w:rPr>
                <w:sz w:val="18"/>
              </w:rPr>
            </w:pPr>
          </w:p>
        </w:tc>
        <w:tc>
          <w:tcPr>
            <w:tcW w:w="87" w:type="dxa"/>
          </w:tcPr>
          <w:p w14:paraId="1E6E5E51" w14:textId="77777777" w:rsidR="006F1B3D" w:rsidRDefault="006F1B3D" w:rsidP="008C7539">
            <w:pPr>
              <w:pStyle w:val="TableParagraph"/>
              <w:suppressAutoHyphens/>
              <w:rPr>
                <w:sz w:val="18"/>
              </w:rPr>
            </w:pPr>
          </w:p>
        </w:tc>
      </w:tr>
      <w:tr w:rsidR="006F1B3D" w14:paraId="4C10D834" w14:textId="77777777" w:rsidTr="004A2FF4">
        <w:trPr>
          <w:trHeight w:val="262"/>
        </w:trPr>
        <w:tc>
          <w:tcPr>
            <w:tcW w:w="1791" w:type="dxa"/>
          </w:tcPr>
          <w:p w14:paraId="25C4B30E" w14:textId="77777777" w:rsidR="006F1B3D" w:rsidRPr="00601A3D" w:rsidRDefault="006F1B3D" w:rsidP="008C7539">
            <w:pPr>
              <w:pStyle w:val="TableParagraph"/>
              <w:suppressAutoHyphens/>
              <w:rPr>
                <w:sz w:val="18"/>
              </w:rPr>
            </w:pPr>
          </w:p>
        </w:tc>
        <w:tc>
          <w:tcPr>
            <w:tcW w:w="1030" w:type="dxa"/>
          </w:tcPr>
          <w:p w14:paraId="0615F608" w14:textId="77777777" w:rsidR="006F1B3D" w:rsidRDefault="00191F14" w:rsidP="008C7539">
            <w:pPr>
              <w:pStyle w:val="TableParagraph"/>
              <w:suppressAutoHyphens/>
              <w:spacing w:line="205" w:lineRule="exact"/>
              <w:ind w:left="9" w:right="9"/>
              <w:jc w:val="center"/>
              <w:rPr>
                <w:sz w:val="18"/>
              </w:rPr>
            </w:pPr>
            <w:r>
              <w:rPr>
                <w:sz w:val="18"/>
              </w:rPr>
              <w:t>(</w:t>
            </w:r>
            <w:r>
              <w:rPr>
                <w:spacing w:val="-2"/>
                <w:sz w:val="18"/>
              </w:rPr>
              <w:t xml:space="preserve"> 1.895)</w:t>
            </w:r>
          </w:p>
        </w:tc>
        <w:tc>
          <w:tcPr>
            <w:tcW w:w="175" w:type="dxa"/>
          </w:tcPr>
          <w:p w14:paraId="138C517F" w14:textId="77777777" w:rsidR="006F1B3D" w:rsidRDefault="006F1B3D" w:rsidP="008C7539">
            <w:pPr>
              <w:pStyle w:val="TableParagraph"/>
              <w:suppressAutoHyphens/>
              <w:rPr>
                <w:sz w:val="18"/>
              </w:rPr>
            </w:pPr>
          </w:p>
        </w:tc>
        <w:tc>
          <w:tcPr>
            <w:tcW w:w="808" w:type="dxa"/>
          </w:tcPr>
          <w:p w14:paraId="091F3EA5" w14:textId="77777777" w:rsidR="006F1B3D" w:rsidRDefault="00191F14" w:rsidP="008C7539">
            <w:pPr>
              <w:pStyle w:val="TableParagraph"/>
              <w:suppressAutoHyphens/>
              <w:spacing w:line="205" w:lineRule="exact"/>
              <w:ind w:left="2"/>
              <w:jc w:val="center"/>
              <w:rPr>
                <w:sz w:val="18"/>
              </w:rPr>
            </w:pPr>
            <w:r>
              <w:rPr>
                <w:sz w:val="18"/>
              </w:rPr>
              <w:t>(</w:t>
            </w:r>
            <w:r>
              <w:rPr>
                <w:spacing w:val="-2"/>
                <w:sz w:val="18"/>
              </w:rPr>
              <w:t xml:space="preserve"> 0.008)</w:t>
            </w:r>
          </w:p>
        </w:tc>
        <w:tc>
          <w:tcPr>
            <w:tcW w:w="1784" w:type="dxa"/>
          </w:tcPr>
          <w:p w14:paraId="0EB2FAB0" w14:textId="77777777" w:rsidR="006F1B3D" w:rsidRDefault="00191F14" w:rsidP="008C7539">
            <w:pPr>
              <w:pStyle w:val="TableParagraph"/>
              <w:suppressAutoHyphens/>
              <w:spacing w:line="205" w:lineRule="exact"/>
              <w:ind w:left="503"/>
              <w:rPr>
                <w:sz w:val="18"/>
              </w:rPr>
            </w:pPr>
            <w:r>
              <w:rPr>
                <w:sz w:val="18"/>
              </w:rPr>
              <w:t>(</w:t>
            </w:r>
            <w:r>
              <w:rPr>
                <w:spacing w:val="-2"/>
                <w:sz w:val="18"/>
              </w:rPr>
              <w:t xml:space="preserve"> 0.011)</w:t>
            </w:r>
          </w:p>
        </w:tc>
        <w:tc>
          <w:tcPr>
            <w:tcW w:w="723" w:type="dxa"/>
          </w:tcPr>
          <w:p w14:paraId="0347F501" w14:textId="77777777" w:rsidR="006F1B3D" w:rsidRDefault="00191F14" w:rsidP="008C7539">
            <w:pPr>
              <w:pStyle w:val="TableParagraph"/>
              <w:suppressAutoHyphens/>
              <w:spacing w:line="205" w:lineRule="exact"/>
              <w:ind w:left="3"/>
              <w:jc w:val="center"/>
              <w:rPr>
                <w:sz w:val="18"/>
              </w:rPr>
            </w:pPr>
            <w:r>
              <w:rPr>
                <w:sz w:val="18"/>
              </w:rPr>
              <w:t>(</w:t>
            </w:r>
            <w:r>
              <w:rPr>
                <w:spacing w:val="-2"/>
                <w:sz w:val="18"/>
              </w:rPr>
              <w:t xml:space="preserve"> 0.010)</w:t>
            </w:r>
          </w:p>
        </w:tc>
        <w:tc>
          <w:tcPr>
            <w:tcW w:w="175" w:type="dxa"/>
          </w:tcPr>
          <w:p w14:paraId="7A8ECA47" w14:textId="77777777" w:rsidR="006F1B3D" w:rsidRDefault="006F1B3D" w:rsidP="008C7539">
            <w:pPr>
              <w:pStyle w:val="TableParagraph"/>
              <w:suppressAutoHyphens/>
              <w:rPr>
                <w:sz w:val="18"/>
              </w:rPr>
            </w:pPr>
          </w:p>
        </w:tc>
        <w:tc>
          <w:tcPr>
            <w:tcW w:w="571" w:type="dxa"/>
          </w:tcPr>
          <w:p w14:paraId="52F2F85C" w14:textId="77777777" w:rsidR="006F1B3D" w:rsidRDefault="006F1B3D" w:rsidP="008C7539">
            <w:pPr>
              <w:pStyle w:val="TableParagraph"/>
              <w:suppressAutoHyphens/>
              <w:rPr>
                <w:sz w:val="18"/>
              </w:rPr>
            </w:pPr>
          </w:p>
        </w:tc>
        <w:tc>
          <w:tcPr>
            <w:tcW w:w="175" w:type="dxa"/>
          </w:tcPr>
          <w:p w14:paraId="4E2EC7D9" w14:textId="77777777" w:rsidR="006F1B3D" w:rsidRDefault="006F1B3D" w:rsidP="008C7539">
            <w:pPr>
              <w:pStyle w:val="TableParagraph"/>
              <w:suppressAutoHyphens/>
              <w:rPr>
                <w:sz w:val="18"/>
              </w:rPr>
            </w:pPr>
          </w:p>
        </w:tc>
        <w:tc>
          <w:tcPr>
            <w:tcW w:w="1030" w:type="dxa"/>
          </w:tcPr>
          <w:p w14:paraId="73B5B548" w14:textId="77777777" w:rsidR="006F1B3D" w:rsidRDefault="00191F14" w:rsidP="008C7539">
            <w:pPr>
              <w:pStyle w:val="TableParagraph"/>
              <w:suppressAutoHyphens/>
              <w:spacing w:line="205" w:lineRule="exact"/>
              <w:ind w:left="9" w:right="2"/>
              <w:jc w:val="center"/>
              <w:rPr>
                <w:sz w:val="18"/>
              </w:rPr>
            </w:pPr>
            <w:r>
              <w:rPr>
                <w:sz w:val="18"/>
              </w:rPr>
              <w:t>(</w:t>
            </w:r>
            <w:r>
              <w:rPr>
                <w:spacing w:val="-2"/>
                <w:sz w:val="18"/>
              </w:rPr>
              <w:t xml:space="preserve"> 4.409)</w:t>
            </w:r>
          </w:p>
        </w:tc>
        <w:tc>
          <w:tcPr>
            <w:tcW w:w="175" w:type="dxa"/>
          </w:tcPr>
          <w:p w14:paraId="1CF8891D" w14:textId="77777777" w:rsidR="006F1B3D" w:rsidRDefault="006F1B3D" w:rsidP="008C7539">
            <w:pPr>
              <w:pStyle w:val="TableParagraph"/>
              <w:suppressAutoHyphens/>
              <w:rPr>
                <w:sz w:val="18"/>
              </w:rPr>
            </w:pPr>
          </w:p>
        </w:tc>
        <w:tc>
          <w:tcPr>
            <w:tcW w:w="1030" w:type="dxa"/>
          </w:tcPr>
          <w:p w14:paraId="05B0DE0D" w14:textId="77777777" w:rsidR="006F1B3D" w:rsidRDefault="006F1B3D" w:rsidP="008C7539">
            <w:pPr>
              <w:pStyle w:val="TableParagraph"/>
              <w:suppressAutoHyphens/>
              <w:rPr>
                <w:sz w:val="18"/>
              </w:rPr>
            </w:pPr>
          </w:p>
        </w:tc>
        <w:tc>
          <w:tcPr>
            <w:tcW w:w="87" w:type="dxa"/>
          </w:tcPr>
          <w:p w14:paraId="6D435B42" w14:textId="77777777" w:rsidR="006F1B3D" w:rsidRDefault="006F1B3D" w:rsidP="008C7539">
            <w:pPr>
              <w:pStyle w:val="TableParagraph"/>
              <w:suppressAutoHyphens/>
              <w:rPr>
                <w:sz w:val="18"/>
              </w:rPr>
            </w:pPr>
          </w:p>
        </w:tc>
      </w:tr>
      <w:tr w:rsidR="006F1B3D" w14:paraId="421E5488" w14:textId="77777777" w:rsidTr="004A2FF4">
        <w:trPr>
          <w:trHeight w:val="325"/>
        </w:trPr>
        <w:tc>
          <w:tcPr>
            <w:tcW w:w="1791" w:type="dxa"/>
          </w:tcPr>
          <w:p w14:paraId="3D432C04" w14:textId="77777777" w:rsidR="006F1B3D" w:rsidRPr="0010201A" w:rsidRDefault="00191F14" w:rsidP="008C7539">
            <w:pPr>
              <w:pStyle w:val="TableParagraph"/>
              <w:suppressAutoHyphens/>
              <w:spacing w:before="77" w:line="228" w:lineRule="exact"/>
              <w:ind w:left="89"/>
              <w:rPr>
                <w:i/>
                <w:sz w:val="18"/>
              </w:rPr>
            </w:pPr>
            <w:r w:rsidRPr="0010201A">
              <w:rPr>
                <w:i/>
                <w:spacing w:val="-10"/>
                <w:sz w:val="18"/>
              </w:rPr>
              <w:t>Treat</w:t>
            </w:r>
            <w:r w:rsidRPr="0010201A">
              <w:rPr>
                <w:i/>
                <w:spacing w:val="3"/>
                <w:sz w:val="18"/>
              </w:rPr>
              <w:t xml:space="preserve"> </w:t>
            </w:r>
            <w:r w:rsidRPr="0010201A">
              <w:rPr>
                <w:rFonts w:ascii="Lucida Sans Unicode" w:hAnsi="Lucida Sans Unicode"/>
                <w:i/>
                <w:spacing w:val="-10"/>
                <w:sz w:val="18"/>
              </w:rPr>
              <w:t>×</w:t>
            </w:r>
            <w:r w:rsidRPr="0010201A">
              <w:rPr>
                <w:rFonts w:ascii="Lucida Sans Unicode" w:hAnsi="Lucida Sans Unicode"/>
                <w:i/>
                <w:spacing w:val="-8"/>
                <w:sz w:val="18"/>
              </w:rPr>
              <w:t xml:space="preserve"> </w:t>
            </w:r>
            <w:r w:rsidRPr="0010201A">
              <w:rPr>
                <w:i/>
                <w:spacing w:val="-10"/>
                <w:sz w:val="18"/>
              </w:rPr>
              <w:t>1999</w:t>
            </w:r>
          </w:p>
        </w:tc>
        <w:tc>
          <w:tcPr>
            <w:tcW w:w="1030" w:type="dxa"/>
          </w:tcPr>
          <w:p w14:paraId="54FC6939" w14:textId="77777777" w:rsidR="006F1B3D" w:rsidRDefault="00191F14" w:rsidP="008C7539">
            <w:pPr>
              <w:pStyle w:val="TableParagraph"/>
              <w:suppressAutoHyphens/>
              <w:spacing w:before="106" w:line="199" w:lineRule="exact"/>
              <w:ind w:left="9" w:right="9"/>
              <w:jc w:val="center"/>
              <w:rPr>
                <w:sz w:val="18"/>
              </w:rPr>
            </w:pPr>
            <w:r>
              <w:rPr>
                <w:spacing w:val="-2"/>
                <w:sz w:val="18"/>
              </w:rPr>
              <w:t>0.378</w:t>
            </w:r>
          </w:p>
        </w:tc>
        <w:tc>
          <w:tcPr>
            <w:tcW w:w="175" w:type="dxa"/>
          </w:tcPr>
          <w:p w14:paraId="725D8C64" w14:textId="77777777" w:rsidR="006F1B3D" w:rsidRDefault="006F1B3D" w:rsidP="008C7539">
            <w:pPr>
              <w:pStyle w:val="TableParagraph"/>
              <w:suppressAutoHyphens/>
              <w:rPr>
                <w:sz w:val="18"/>
              </w:rPr>
            </w:pPr>
          </w:p>
        </w:tc>
        <w:tc>
          <w:tcPr>
            <w:tcW w:w="808" w:type="dxa"/>
          </w:tcPr>
          <w:p w14:paraId="09DFCC9F" w14:textId="77777777" w:rsidR="006F1B3D" w:rsidRDefault="00191F14" w:rsidP="008C7539">
            <w:pPr>
              <w:pStyle w:val="TableParagraph"/>
              <w:suppressAutoHyphens/>
              <w:spacing w:before="106" w:line="199" w:lineRule="exact"/>
              <w:ind w:left="2"/>
              <w:jc w:val="center"/>
              <w:rPr>
                <w:sz w:val="18"/>
              </w:rPr>
            </w:pPr>
            <w:r>
              <w:rPr>
                <w:spacing w:val="-2"/>
                <w:sz w:val="18"/>
              </w:rPr>
              <w:t>0.008</w:t>
            </w:r>
          </w:p>
        </w:tc>
        <w:tc>
          <w:tcPr>
            <w:tcW w:w="1784" w:type="dxa"/>
          </w:tcPr>
          <w:p w14:paraId="69B99FA4" w14:textId="77777777" w:rsidR="006F1B3D" w:rsidRDefault="00191F14" w:rsidP="008C7539">
            <w:pPr>
              <w:pStyle w:val="TableParagraph"/>
              <w:suppressAutoHyphens/>
              <w:spacing w:before="106" w:line="199" w:lineRule="exact"/>
              <w:ind w:left="496"/>
              <w:rPr>
                <w:sz w:val="18"/>
              </w:rPr>
            </w:pPr>
            <w:r>
              <w:rPr>
                <w:spacing w:val="-2"/>
                <w:sz w:val="18"/>
              </w:rPr>
              <w:t>0.040**</w:t>
            </w:r>
          </w:p>
        </w:tc>
        <w:tc>
          <w:tcPr>
            <w:tcW w:w="723" w:type="dxa"/>
          </w:tcPr>
          <w:p w14:paraId="112E330B" w14:textId="77777777" w:rsidR="006F1B3D" w:rsidRDefault="00191F14" w:rsidP="008C7539">
            <w:pPr>
              <w:pStyle w:val="TableParagraph"/>
              <w:suppressAutoHyphens/>
              <w:spacing w:before="106" w:line="199" w:lineRule="exact"/>
              <w:ind w:left="3"/>
              <w:jc w:val="center"/>
              <w:rPr>
                <w:sz w:val="18"/>
              </w:rPr>
            </w:pPr>
            <w:r>
              <w:rPr>
                <w:spacing w:val="-2"/>
                <w:sz w:val="18"/>
              </w:rPr>
              <w:t>-0.001</w:t>
            </w:r>
          </w:p>
        </w:tc>
        <w:tc>
          <w:tcPr>
            <w:tcW w:w="175" w:type="dxa"/>
          </w:tcPr>
          <w:p w14:paraId="3468E604" w14:textId="77777777" w:rsidR="006F1B3D" w:rsidRDefault="006F1B3D" w:rsidP="008C7539">
            <w:pPr>
              <w:pStyle w:val="TableParagraph"/>
              <w:suppressAutoHyphens/>
              <w:rPr>
                <w:sz w:val="18"/>
              </w:rPr>
            </w:pPr>
          </w:p>
        </w:tc>
        <w:tc>
          <w:tcPr>
            <w:tcW w:w="571" w:type="dxa"/>
          </w:tcPr>
          <w:p w14:paraId="374D0A0F" w14:textId="77777777" w:rsidR="006F1B3D" w:rsidRDefault="00191F14" w:rsidP="008C7539">
            <w:pPr>
              <w:pStyle w:val="TableParagraph"/>
              <w:suppressAutoHyphens/>
              <w:spacing w:before="106" w:line="199" w:lineRule="exact"/>
              <w:ind w:left="5"/>
              <w:jc w:val="center"/>
              <w:rPr>
                <w:sz w:val="18"/>
              </w:rPr>
            </w:pPr>
            <w:r>
              <w:rPr>
                <w:spacing w:val="-2"/>
                <w:sz w:val="18"/>
              </w:rPr>
              <w:t>-0.076</w:t>
            </w:r>
          </w:p>
        </w:tc>
        <w:tc>
          <w:tcPr>
            <w:tcW w:w="175" w:type="dxa"/>
          </w:tcPr>
          <w:p w14:paraId="2187BCCA" w14:textId="77777777" w:rsidR="006F1B3D" w:rsidRDefault="006F1B3D" w:rsidP="008C7539">
            <w:pPr>
              <w:pStyle w:val="TableParagraph"/>
              <w:suppressAutoHyphens/>
              <w:rPr>
                <w:sz w:val="18"/>
              </w:rPr>
            </w:pPr>
          </w:p>
        </w:tc>
        <w:tc>
          <w:tcPr>
            <w:tcW w:w="1030" w:type="dxa"/>
          </w:tcPr>
          <w:p w14:paraId="6F6254F7" w14:textId="77777777" w:rsidR="006F1B3D" w:rsidRDefault="00191F14" w:rsidP="008C7539">
            <w:pPr>
              <w:pStyle w:val="TableParagraph"/>
              <w:suppressAutoHyphens/>
              <w:spacing w:before="106" w:line="199" w:lineRule="exact"/>
              <w:ind w:left="9" w:right="3"/>
              <w:jc w:val="center"/>
              <w:rPr>
                <w:sz w:val="18"/>
              </w:rPr>
            </w:pPr>
            <w:r>
              <w:rPr>
                <w:spacing w:val="-2"/>
                <w:sz w:val="18"/>
              </w:rPr>
              <w:t>-0.193</w:t>
            </w:r>
          </w:p>
        </w:tc>
        <w:tc>
          <w:tcPr>
            <w:tcW w:w="175" w:type="dxa"/>
          </w:tcPr>
          <w:p w14:paraId="2A6281CA" w14:textId="77777777" w:rsidR="006F1B3D" w:rsidRDefault="006F1B3D" w:rsidP="008C7539">
            <w:pPr>
              <w:pStyle w:val="TableParagraph"/>
              <w:suppressAutoHyphens/>
              <w:rPr>
                <w:sz w:val="18"/>
              </w:rPr>
            </w:pPr>
          </w:p>
        </w:tc>
        <w:tc>
          <w:tcPr>
            <w:tcW w:w="1030" w:type="dxa"/>
          </w:tcPr>
          <w:p w14:paraId="2019F82E" w14:textId="77777777" w:rsidR="006F1B3D" w:rsidRDefault="00191F14" w:rsidP="008C7539">
            <w:pPr>
              <w:pStyle w:val="TableParagraph"/>
              <w:suppressAutoHyphens/>
              <w:spacing w:before="106" w:line="199" w:lineRule="exact"/>
              <w:ind w:left="10" w:right="1"/>
              <w:jc w:val="center"/>
              <w:rPr>
                <w:sz w:val="18"/>
              </w:rPr>
            </w:pPr>
            <w:r>
              <w:rPr>
                <w:spacing w:val="-2"/>
                <w:sz w:val="18"/>
              </w:rPr>
              <w:t>-0.577</w:t>
            </w:r>
          </w:p>
        </w:tc>
        <w:tc>
          <w:tcPr>
            <w:tcW w:w="87" w:type="dxa"/>
          </w:tcPr>
          <w:p w14:paraId="1F52AF5D" w14:textId="77777777" w:rsidR="006F1B3D" w:rsidRDefault="006F1B3D" w:rsidP="008C7539">
            <w:pPr>
              <w:pStyle w:val="TableParagraph"/>
              <w:suppressAutoHyphens/>
              <w:rPr>
                <w:sz w:val="18"/>
              </w:rPr>
            </w:pPr>
          </w:p>
        </w:tc>
      </w:tr>
      <w:tr w:rsidR="006F1B3D" w14:paraId="787B2D2C" w14:textId="77777777" w:rsidTr="004A2FF4">
        <w:trPr>
          <w:trHeight w:val="208"/>
        </w:trPr>
        <w:tc>
          <w:tcPr>
            <w:tcW w:w="1791" w:type="dxa"/>
          </w:tcPr>
          <w:p w14:paraId="209DC5C4" w14:textId="77777777" w:rsidR="006F1B3D" w:rsidRDefault="006F1B3D" w:rsidP="008C7539">
            <w:pPr>
              <w:pStyle w:val="TableParagraph"/>
              <w:suppressAutoHyphens/>
              <w:rPr>
                <w:sz w:val="18"/>
              </w:rPr>
            </w:pPr>
          </w:p>
        </w:tc>
        <w:tc>
          <w:tcPr>
            <w:tcW w:w="1030" w:type="dxa"/>
          </w:tcPr>
          <w:p w14:paraId="5FB8BA4E" w14:textId="77777777" w:rsidR="006F1B3D" w:rsidRDefault="00191F14" w:rsidP="008C7539">
            <w:pPr>
              <w:pStyle w:val="TableParagraph"/>
              <w:suppressAutoHyphens/>
              <w:spacing w:line="205" w:lineRule="exact"/>
              <w:ind w:left="9" w:right="9"/>
              <w:jc w:val="center"/>
              <w:rPr>
                <w:sz w:val="18"/>
              </w:rPr>
            </w:pPr>
            <w:r>
              <w:rPr>
                <w:sz w:val="18"/>
              </w:rPr>
              <w:t>(</w:t>
            </w:r>
            <w:r>
              <w:rPr>
                <w:spacing w:val="-2"/>
                <w:sz w:val="18"/>
              </w:rPr>
              <w:t xml:space="preserve"> 1.872)</w:t>
            </w:r>
          </w:p>
        </w:tc>
        <w:tc>
          <w:tcPr>
            <w:tcW w:w="175" w:type="dxa"/>
          </w:tcPr>
          <w:p w14:paraId="4CD034D3" w14:textId="77777777" w:rsidR="006F1B3D" w:rsidRDefault="006F1B3D" w:rsidP="008C7539">
            <w:pPr>
              <w:pStyle w:val="TableParagraph"/>
              <w:suppressAutoHyphens/>
              <w:rPr>
                <w:sz w:val="18"/>
              </w:rPr>
            </w:pPr>
          </w:p>
        </w:tc>
        <w:tc>
          <w:tcPr>
            <w:tcW w:w="808" w:type="dxa"/>
          </w:tcPr>
          <w:p w14:paraId="6A877178" w14:textId="77777777" w:rsidR="006F1B3D" w:rsidRDefault="00191F14" w:rsidP="008C7539">
            <w:pPr>
              <w:pStyle w:val="TableParagraph"/>
              <w:suppressAutoHyphens/>
              <w:spacing w:line="205" w:lineRule="exact"/>
              <w:ind w:left="2"/>
              <w:jc w:val="center"/>
              <w:rPr>
                <w:sz w:val="18"/>
              </w:rPr>
            </w:pPr>
            <w:r>
              <w:rPr>
                <w:sz w:val="18"/>
              </w:rPr>
              <w:t>(</w:t>
            </w:r>
            <w:r>
              <w:rPr>
                <w:spacing w:val="-2"/>
                <w:sz w:val="18"/>
              </w:rPr>
              <w:t xml:space="preserve"> 0.012)</w:t>
            </w:r>
          </w:p>
        </w:tc>
        <w:tc>
          <w:tcPr>
            <w:tcW w:w="1784" w:type="dxa"/>
          </w:tcPr>
          <w:p w14:paraId="6918FB3B" w14:textId="77777777" w:rsidR="006F1B3D" w:rsidRDefault="00191F14" w:rsidP="008C7539">
            <w:pPr>
              <w:pStyle w:val="TableParagraph"/>
              <w:suppressAutoHyphens/>
              <w:spacing w:line="205" w:lineRule="exact"/>
              <w:ind w:left="503"/>
              <w:rPr>
                <w:sz w:val="18"/>
              </w:rPr>
            </w:pPr>
            <w:r>
              <w:rPr>
                <w:sz w:val="18"/>
              </w:rPr>
              <w:t>(</w:t>
            </w:r>
            <w:r>
              <w:rPr>
                <w:spacing w:val="-2"/>
                <w:sz w:val="18"/>
              </w:rPr>
              <w:t xml:space="preserve"> 0.020)</w:t>
            </w:r>
          </w:p>
        </w:tc>
        <w:tc>
          <w:tcPr>
            <w:tcW w:w="723" w:type="dxa"/>
          </w:tcPr>
          <w:p w14:paraId="7E6B0330" w14:textId="77777777" w:rsidR="006F1B3D" w:rsidRDefault="00191F14" w:rsidP="008C7539">
            <w:pPr>
              <w:pStyle w:val="TableParagraph"/>
              <w:suppressAutoHyphens/>
              <w:spacing w:line="205" w:lineRule="exact"/>
              <w:ind w:left="3"/>
              <w:jc w:val="center"/>
              <w:rPr>
                <w:sz w:val="18"/>
              </w:rPr>
            </w:pPr>
            <w:r>
              <w:rPr>
                <w:sz w:val="18"/>
              </w:rPr>
              <w:t>(</w:t>
            </w:r>
            <w:r>
              <w:rPr>
                <w:spacing w:val="-2"/>
                <w:sz w:val="18"/>
              </w:rPr>
              <w:t xml:space="preserve"> 0.017)</w:t>
            </w:r>
          </w:p>
        </w:tc>
        <w:tc>
          <w:tcPr>
            <w:tcW w:w="175" w:type="dxa"/>
          </w:tcPr>
          <w:p w14:paraId="6A6632D5" w14:textId="77777777" w:rsidR="006F1B3D" w:rsidRDefault="006F1B3D" w:rsidP="008C7539">
            <w:pPr>
              <w:pStyle w:val="TableParagraph"/>
              <w:suppressAutoHyphens/>
              <w:rPr>
                <w:sz w:val="18"/>
              </w:rPr>
            </w:pPr>
          </w:p>
        </w:tc>
        <w:tc>
          <w:tcPr>
            <w:tcW w:w="571" w:type="dxa"/>
          </w:tcPr>
          <w:p w14:paraId="6DB912E2" w14:textId="77777777" w:rsidR="006F1B3D" w:rsidRDefault="00191F14" w:rsidP="008C7539">
            <w:pPr>
              <w:pStyle w:val="TableParagraph"/>
              <w:suppressAutoHyphens/>
              <w:spacing w:line="205" w:lineRule="exact"/>
              <w:ind w:left="4" w:right="-15"/>
              <w:jc w:val="center"/>
              <w:rPr>
                <w:sz w:val="18"/>
              </w:rPr>
            </w:pPr>
            <w:r>
              <w:rPr>
                <w:sz w:val="18"/>
              </w:rPr>
              <w:t>(</w:t>
            </w:r>
            <w:r>
              <w:rPr>
                <w:spacing w:val="-2"/>
                <w:sz w:val="18"/>
              </w:rPr>
              <w:t xml:space="preserve"> 0.103)</w:t>
            </w:r>
          </w:p>
        </w:tc>
        <w:tc>
          <w:tcPr>
            <w:tcW w:w="175" w:type="dxa"/>
          </w:tcPr>
          <w:p w14:paraId="70164B74" w14:textId="77777777" w:rsidR="006F1B3D" w:rsidRDefault="006F1B3D" w:rsidP="008C7539">
            <w:pPr>
              <w:pStyle w:val="TableParagraph"/>
              <w:suppressAutoHyphens/>
              <w:rPr>
                <w:sz w:val="18"/>
              </w:rPr>
            </w:pPr>
          </w:p>
        </w:tc>
        <w:tc>
          <w:tcPr>
            <w:tcW w:w="1030" w:type="dxa"/>
          </w:tcPr>
          <w:p w14:paraId="22599BF3" w14:textId="77777777" w:rsidR="006F1B3D" w:rsidRDefault="00191F14" w:rsidP="008C7539">
            <w:pPr>
              <w:pStyle w:val="TableParagraph"/>
              <w:suppressAutoHyphens/>
              <w:spacing w:line="205" w:lineRule="exact"/>
              <w:ind w:left="9" w:right="2"/>
              <w:jc w:val="center"/>
              <w:rPr>
                <w:sz w:val="18"/>
              </w:rPr>
            </w:pPr>
            <w:r>
              <w:rPr>
                <w:sz w:val="18"/>
              </w:rPr>
              <w:t>(</w:t>
            </w:r>
            <w:r>
              <w:rPr>
                <w:spacing w:val="-2"/>
                <w:sz w:val="18"/>
              </w:rPr>
              <w:t xml:space="preserve"> 4.775)</w:t>
            </w:r>
          </w:p>
        </w:tc>
        <w:tc>
          <w:tcPr>
            <w:tcW w:w="175" w:type="dxa"/>
          </w:tcPr>
          <w:p w14:paraId="62C08806" w14:textId="77777777" w:rsidR="006F1B3D" w:rsidRDefault="006F1B3D" w:rsidP="008C7539">
            <w:pPr>
              <w:pStyle w:val="TableParagraph"/>
              <w:suppressAutoHyphens/>
              <w:rPr>
                <w:sz w:val="18"/>
              </w:rPr>
            </w:pPr>
          </w:p>
        </w:tc>
        <w:tc>
          <w:tcPr>
            <w:tcW w:w="1030" w:type="dxa"/>
          </w:tcPr>
          <w:p w14:paraId="0F2F4AB7" w14:textId="77777777" w:rsidR="006F1B3D" w:rsidRDefault="00191F14" w:rsidP="008C7539">
            <w:pPr>
              <w:pStyle w:val="TableParagraph"/>
              <w:suppressAutoHyphens/>
              <w:spacing w:line="205" w:lineRule="exact"/>
              <w:ind w:left="10" w:right="1"/>
              <w:jc w:val="center"/>
              <w:rPr>
                <w:sz w:val="18"/>
              </w:rPr>
            </w:pPr>
            <w:r>
              <w:rPr>
                <w:sz w:val="18"/>
              </w:rPr>
              <w:t>(</w:t>
            </w:r>
            <w:r>
              <w:rPr>
                <w:spacing w:val="-2"/>
                <w:sz w:val="18"/>
              </w:rPr>
              <w:t xml:space="preserve"> 0.585)</w:t>
            </w:r>
          </w:p>
        </w:tc>
        <w:tc>
          <w:tcPr>
            <w:tcW w:w="87" w:type="dxa"/>
          </w:tcPr>
          <w:p w14:paraId="2451FD9D" w14:textId="77777777" w:rsidR="006F1B3D" w:rsidRDefault="006F1B3D" w:rsidP="008C7539">
            <w:pPr>
              <w:pStyle w:val="TableParagraph"/>
              <w:suppressAutoHyphens/>
              <w:rPr>
                <w:sz w:val="18"/>
              </w:rPr>
            </w:pPr>
          </w:p>
        </w:tc>
      </w:tr>
      <w:tr w:rsidR="006F1B3D" w14:paraId="530BA253" w14:textId="77777777" w:rsidTr="004A2FF4">
        <w:trPr>
          <w:trHeight w:val="541"/>
        </w:trPr>
        <w:tc>
          <w:tcPr>
            <w:tcW w:w="1791" w:type="dxa"/>
          </w:tcPr>
          <w:p w14:paraId="2880F995" w14:textId="77777777" w:rsidR="006F1B3D" w:rsidRDefault="00191F14" w:rsidP="008C7539">
            <w:pPr>
              <w:pStyle w:val="TableParagraph"/>
              <w:suppressAutoHyphens/>
              <w:spacing w:before="106"/>
              <w:ind w:left="89"/>
              <w:rPr>
                <w:sz w:val="18"/>
              </w:rPr>
            </w:pPr>
            <w:r>
              <w:rPr>
                <w:sz w:val="18"/>
              </w:rPr>
              <w:t>Control</w:t>
            </w:r>
            <w:r>
              <w:rPr>
                <w:spacing w:val="-6"/>
                <w:sz w:val="18"/>
              </w:rPr>
              <w:t xml:space="preserve"> </w:t>
            </w:r>
            <w:del w:id="2577" w:author="Editor" w:date="2026-09-10T11:29:00Z">
              <w:r w:rsidDel="00C03E63">
                <w:rPr>
                  <w:sz w:val="18"/>
                </w:rPr>
                <w:delText>Mean</w:delText>
              </w:r>
              <w:r w:rsidDel="00C03E63">
                <w:rPr>
                  <w:spacing w:val="-6"/>
                  <w:sz w:val="18"/>
                </w:rPr>
                <w:delText xml:space="preserve"> </w:delText>
              </w:r>
            </w:del>
            <w:ins w:id="2578" w:author="Editor" w:date="2026-09-10T11:29:00Z">
              <w:r w:rsidR="00C03E63">
                <w:rPr>
                  <w:sz w:val="18"/>
                </w:rPr>
                <w:t>mean</w:t>
              </w:r>
              <w:r w:rsidR="00C03E63">
                <w:rPr>
                  <w:spacing w:val="-6"/>
                  <w:sz w:val="18"/>
                </w:rPr>
                <w:t xml:space="preserve"> </w:t>
              </w:r>
            </w:ins>
            <w:r>
              <w:rPr>
                <w:spacing w:val="-2"/>
                <w:sz w:val="18"/>
              </w:rPr>
              <w:t>(1997)</w:t>
            </w:r>
          </w:p>
          <w:p w14:paraId="76F381B2" w14:textId="77777777" w:rsidR="006F1B3D" w:rsidRDefault="00191F14" w:rsidP="00C03E63">
            <w:pPr>
              <w:pStyle w:val="TableParagraph"/>
              <w:suppressAutoHyphens/>
              <w:spacing w:before="10" w:line="199" w:lineRule="exact"/>
              <w:ind w:left="89"/>
              <w:rPr>
                <w:sz w:val="18"/>
              </w:rPr>
            </w:pPr>
            <w:r>
              <w:rPr>
                <w:sz w:val="18"/>
              </w:rPr>
              <w:t>Control</w:t>
            </w:r>
            <w:r>
              <w:rPr>
                <w:spacing w:val="-6"/>
                <w:sz w:val="18"/>
              </w:rPr>
              <w:t xml:space="preserve"> </w:t>
            </w:r>
            <w:del w:id="2579" w:author="Editor" w:date="2026-09-10T11:29:00Z">
              <w:r w:rsidDel="00C03E63">
                <w:rPr>
                  <w:sz w:val="18"/>
                </w:rPr>
                <w:delText>Mean</w:delText>
              </w:r>
              <w:r w:rsidDel="00C03E63">
                <w:rPr>
                  <w:spacing w:val="-6"/>
                  <w:sz w:val="18"/>
                </w:rPr>
                <w:delText xml:space="preserve"> </w:delText>
              </w:r>
            </w:del>
            <w:ins w:id="2580" w:author="Editor" w:date="2026-09-10T11:29:00Z">
              <w:r w:rsidR="00C03E63">
                <w:rPr>
                  <w:sz w:val="18"/>
                </w:rPr>
                <w:t>mean</w:t>
              </w:r>
              <w:r w:rsidR="00C03E63">
                <w:rPr>
                  <w:spacing w:val="-6"/>
                  <w:sz w:val="18"/>
                </w:rPr>
                <w:t xml:space="preserve"> </w:t>
              </w:r>
            </w:ins>
            <w:r>
              <w:rPr>
                <w:spacing w:val="-2"/>
                <w:sz w:val="18"/>
              </w:rPr>
              <w:t>(1999)</w:t>
            </w:r>
          </w:p>
        </w:tc>
        <w:tc>
          <w:tcPr>
            <w:tcW w:w="1030" w:type="dxa"/>
          </w:tcPr>
          <w:p w14:paraId="76C38F2F" w14:textId="77777777" w:rsidR="006F1B3D" w:rsidRDefault="00191F14" w:rsidP="008C7539">
            <w:pPr>
              <w:pStyle w:val="TableParagraph"/>
              <w:suppressAutoHyphens/>
              <w:spacing w:before="106"/>
              <w:ind w:left="9" w:right="9"/>
              <w:jc w:val="center"/>
              <w:rPr>
                <w:sz w:val="18"/>
              </w:rPr>
            </w:pPr>
            <w:r>
              <w:rPr>
                <w:spacing w:val="-2"/>
                <w:sz w:val="18"/>
              </w:rPr>
              <w:t>25.288</w:t>
            </w:r>
          </w:p>
        </w:tc>
        <w:tc>
          <w:tcPr>
            <w:tcW w:w="175" w:type="dxa"/>
          </w:tcPr>
          <w:p w14:paraId="4758F24A" w14:textId="77777777" w:rsidR="006F1B3D" w:rsidRDefault="006F1B3D" w:rsidP="008C7539">
            <w:pPr>
              <w:pStyle w:val="TableParagraph"/>
              <w:suppressAutoHyphens/>
              <w:rPr>
                <w:sz w:val="18"/>
              </w:rPr>
            </w:pPr>
          </w:p>
        </w:tc>
        <w:tc>
          <w:tcPr>
            <w:tcW w:w="808" w:type="dxa"/>
          </w:tcPr>
          <w:p w14:paraId="3A53D03C" w14:textId="77777777" w:rsidR="006F1B3D" w:rsidRDefault="00191F14" w:rsidP="008C7539">
            <w:pPr>
              <w:pStyle w:val="TableParagraph"/>
              <w:suppressAutoHyphens/>
              <w:spacing w:before="106"/>
              <w:ind w:left="2"/>
              <w:jc w:val="center"/>
              <w:rPr>
                <w:sz w:val="18"/>
              </w:rPr>
            </w:pPr>
            <w:r>
              <w:rPr>
                <w:spacing w:val="-2"/>
                <w:sz w:val="18"/>
              </w:rPr>
              <w:t>0.049</w:t>
            </w:r>
          </w:p>
        </w:tc>
        <w:tc>
          <w:tcPr>
            <w:tcW w:w="1784" w:type="dxa"/>
          </w:tcPr>
          <w:p w14:paraId="3C684EFC" w14:textId="77777777" w:rsidR="006F1B3D" w:rsidRDefault="00191F14" w:rsidP="008C7539">
            <w:pPr>
              <w:pStyle w:val="TableParagraph"/>
              <w:suppressAutoHyphens/>
              <w:spacing w:before="106"/>
              <w:ind w:left="3"/>
              <w:jc w:val="center"/>
              <w:rPr>
                <w:sz w:val="18"/>
              </w:rPr>
            </w:pPr>
            <w:r>
              <w:rPr>
                <w:spacing w:val="-2"/>
                <w:sz w:val="18"/>
              </w:rPr>
              <w:t>0.676</w:t>
            </w:r>
          </w:p>
        </w:tc>
        <w:tc>
          <w:tcPr>
            <w:tcW w:w="723" w:type="dxa"/>
          </w:tcPr>
          <w:p w14:paraId="08AAF470" w14:textId="77777777" w:rsidR="006F1B3D" w:rsidRDefault="00191F14" w:rsidP="008C7539">
            <w:pPr>
              <w:pStyle w:val="TableParagraph"/>
              <w:suppressAutoHyphens/>
              <w:spacing w:before="106"/>
              <w:ind w:left="3"/>
              <w:jc w:val="center"/>
              <w:rPr>
                <w:sz w:val="18"/>
              </w:rPr>
            </w:pPr>
            <w:r>
              <w:rPr>
                <w:spacing w:val="-2"/>
                <w:sz w:val="18"/>
              </w:rPr>
              <w:t>0.159</w:t>
            </w:r>
          </w:p>
        </w:tc>
        <w:tc>
          <w:tcPr>
            <w:tcW w:w="175" w:type="dxa"/>
          </w:tcPr>
          <w:p w14:paraId="21702CD4" w14:textId="77777777" w:rsidR="006F1B3D" w:rsidRDefault="006F1B3D" w:rsidP="008C7539">
            <w:pPr>
              <w:pStyle w:val="TableParagraph"/>
              <w:suppressAutoHyphens/>
              <w:rPr>
                <w:sz w:val="18"/>
              </w:rPr>
            </w:pPr>
          </w:p>
        </w:tc>
        <w:tc>
          <w:tcPr>
            <w:tcW w:w="571" w:type="dxa"/>
          </w:tcPr>
          <w:p w14:paraId="67748712" w14:textId="77777777" w:rsidR="006F1B3D" w:rsidRDefault="006F1B3D" w:rsidP="008C7539">
            <w:pPr>
              <w:pStyle w:val="TableParagraph"/>
              <w:suppressAutoHyphens/>
              <w:spacing w:before="116"/>
              <w:rPr>
                <w:i/>
                <w:sz w:val="18"/>
              </w:rPr>
            </w:pPr>
          </w:p>
          <w:p w14:paraId="7C6EB75E" w14:textId="77777777" w:rsidR="006F1B3D" w:rsidRDefault="00191F14" w:rsidP="008C7539">
            <w:pPr>
              <w:pStyle w:val="TableParagraph"/>
              <w:suppressAutoHyphens/>
              <w:spacing w:line="199" w:lineRule="exact"/>
              <w:ind w:left="5"/>
              <w:jc w:val="center"/>
              <w:rPr>
                <w:sz w:val="18"/>
              </w:rPr>
            </w:pPr>
            <w:r>
              <w:rPr>
                <w:spacing w:val="-2"/>
                <w:sz w:val="18"/>
              </w:rPr>
              <w:t>0.105</w:t>
            </w:r>
          </w:p>
        </w:tc>
        <w:tc>
          <w:tcPr>
            <w:tcW w:w="175" w:type="dxa"/>
          </w:tcPr>
          <w:p w14:paraId="3E7D9EB0" w14:textId="77777777" w:rsidR="006F1B3D" w:rsidRDefault="006F1B3D" w:rsidP="008C7539">
            <w:pPr>
              <w:pStyle w:val="TableParagraph"/>
              <w:suppressAutoHyphens/>
              <w:rPr>
                <w:sz w:val="18"/>
              </w:rPr>
            </w:pPr>
          </w:p>
        </w:tc>
        <w:tc>
          <w:tcPr>
            <w:tcW w:w="1030" w:type="dxa"/>
          </w:tcPr>
          <w:p w14:paraId="743DA46B" w14:textId="77777777" w:rsidR="006F1B3D" w:rsidRDefault="00191F14" w:rsidP="008C7539">
            <w:pPr>
              <w:pStyle w:val="TableParagraph"/>
              <w:suppressAutoHyphens/>
              <w:spacing w:before="106"/>
              <w:ind w:left="9" w:right="2"/>
              <w:jc w:val="center"/>
              <w:rPr>
                <w:sz w:val="18"/>
              </w:rPr>
            </w:pPr>
            <w:r>
              <w:rPr>
                <w:spacing w:val="-2"/>
                <w:sz w:val="18"/>
              </w:rPr>
              <w:t>22.912</w:t>
            </w:r>
          </w:p>
        </w:tc>
        <w:tc>
          <w:tcPr>
            <w:tcW w:w="175" w:type="dxa"/>
          </w:tcPr>
          <w:p w14:paraId="7BD99EF1" w14:textId="77777777" w:rsidR="006F1B3D" w:rsidRDefault="006F1B3D" w:rsidP="008C7539">
            <w:pPr>
              <w:pStyle w:val="TableParagraph"/>
              <w:suppressAutoHyphens/>
              <w:rPr>
                <w:sz w:val="18"/>
              </w:rPr>
            </w:pPr>
          </w:p>
        </w:tc>
        <w:tc>
          <w:tcPr>
            <w:tcW w:w="1030" w:type="dxa"/>
          </w:tcPr>
          <w:p w14:paraId="66B39057" w14:textId="77777777" w:rsidR="006F1B3D" w:rsidRDefault="006F1B3D" w:rsidP="008C7539">
            <w:pPr>
              <w:pStyle w:val="TableParagraph"/>
              <w:suppressAutoHyphens/>
              <w:spacing w:before="116"/>
              <w:rPr>
                <w:i/>
                <w:sz w:val="18"/>
              </w:rPr>
            </w:pPr>
          </w:p>
          <w:p w14:paraId="11B53F23" w14:textId="77777777" w:rsidR="006F1B3D" w:rsidRDefault="00191F14" w:rsidP="008C7539">
            <w:pPr>
              <w:pStyle w:val="TableParagraph"/>
              <w:suppressAutoHyphens/>
              <w:spacing w:line="199" w:lineRule="exact"/>
              <w:ind w:left="10" w:right="1"/>
              <w:jc w:val="center"/>
              <w:rPr>
                <w:sz w:val="18"/>
              </w:rPr>
            </w:pPr>
            <w:r>
              <w:rPr>
                <w:spacing w:val="-2"/>
                <w:sz w:val="18"/>
              </w:rPr>
              <w:t>0.367</w:t>
            </w:r>
          </w:p>
        </w:tc>
        <w:tc>
          <w:tcPr>
            <w:tcW w:w="87" w:type="dxa"/>
          </w:tcPr>
          <w:p w14:paraId="7143D9E9" w14:textId="77777777" w:rsidR="006F1B3D" w:rsidRDefault="006F1B3D" w:rsidP="008C7539">
            <w:pPr>
              <w:pStyle w:val="TableParagraph"/>
              <w:suppressAutoHyphens/>
              <w:rPr>
                <w:sz w:val="18"/>
              </w:rPr>
            </w:pPr>
          </w:p>
        </w:tc>
      </w:tr>
      <w:tr w:rsidR="006F1B3D" w14:paraId="463410D5" w14:textId="77777777" w:rsidTr="004A2FF4">
        <w:trPr>
          <w:trHeight w:val="261"/>
        </w:trPr>
        <w:tc>
          <w:tcPr>
            <w:tcW w:w="1791" w:type="dxa"/>
            <w:tcBorders>
              <w:bottom w:val="single" w:sz="6" w:space="0" w:color="000000"/>
            </w:tcBorders>
          </w:tcPr>
          <w:p w14:paraId="005F2C8A" w14:textId="77777777" w:rsidR="006F1B3D" w:rsidRPr="00EC25F2" w:rsidRDefault="000615E0" w:rsidP="008C7539">
            <w:pPr>
              <w:pStyle w:val="TableParagraph"/>
              <w:suppressAutoHyphens/>
              <w:spacing w:line="205" w:lineRule="exact"/>
              <w:ind w:left="89"/>
              <w:rPr>
                <w:sz w:val="18"/>
              </w:rPr>
            </w:pPr>
            <w:ins w:id="2581" w:author="Editor" w:date="2026-09-10T11:11:00Z">
              <w:r w:rsidRPr="00BF059B">
                <w:rPr>
                  <w:sz w:val="18"/>
                </w:rPr>
                <w:t>Observations</w:t>
              </w:r>
            </w:ins>
            <w:del w:id="2582" w:author="Editor" w:date="2026-09-10T11:11:00Z">
              <w:r w:rsidR="00191F14" w:rsidRPr="00BF059B" w:rsidDel="000615E0">
                <w:rPr>
                  <w:sz w:val="18"/>
                </w:rPr>
                <w:delText>Obs</w:delText>
              </w:r>
            </w:del>
          </w:p>
        </w:tc>
        <w:tc>
          <w:tcPr>
            <w:tcW w:w="1030" w:type="dxa"/>
            <w:tcBorders>
              <w:bottom w:val="single" w:sz="6" w:space="0" w:color="000000"/>
            </w:tcBorders>
          </w:tcPr>
          <w:p w14:paraId="5E3C4A33" w14:textId="77777777" w:rsidR="006F1B3D" w:rsidRDefault="00191F14" w:rsidP="008C7539">
            <w:pPr>
              <w:pStyle w:val="TableParagraph"/>
              <w:suppressAutoHyphens/>
              <w:spacing w:line="205" w:lineRule="exact"/>
              <w:ind w:left="9" w:right="9"/>
              <w:jc w:val="center"/>
              <w:rPr>
                <w:sz w:val="18"/>
              </w:rPr>
            </w:pPr>
            <w:r>
              <w:rPr>
                <w:spacing w:val="-2"/>
                <w:sz w:val="18"/>
              </w:rPr>
              <w:t>3,170</w:t>
            </w:r>
          </w:p>
        </w:tc>
        <w:tc>
          <w:tcPr>
            <w:tcW w:w="175" w:type="dxa"/>
            <w:tcBorders>
              <w:bottom w:val="single" w:sz="6" w:space="0" w:color="000000"/>
            </w:tcBorders>
          </w:tcPr>
          <w:p w14:paraId="49F77CD7" w14:textId="77777777" w:rsidR="006F1B3D" w:rsidRDefault="006F1B3D" w:rsidP="008C7539">
            <w:pPr>
              <w:pStyle w:val="TableParagraph"/>
              <w:suppressAutoHyphens/>
              <w:rPr>
                <w:sz w:val="18"/>
              </w:rPr>
            </w:pPr>
          </w:p>
        </w:tc>
        <w:tc>
          <w:tcPr>
            <w:tcW w:w="808" w:type="dxa"/>
            <w:tcBorders>
              <w:bottom w:val="single" w:sz="6" w:space="0" w:color="000000"/>
            </w:tcBorders>
          </w:tcPr>
          <w:p w14:paraId="367D2510" w14:textId="77777777" w:rsidR="006F1B3D" w:rsidRDefault="00191F14" w:rsidP="008C7539">
            <w:pPr>
              <w:pStyle w:val="TableParagraph"/>
              <w:suppressAutoHyphens/>
              <w:spacing w:line="205" w:lineRule="exact"/>
              <w:ind w:left="2"/>
              <w:jc w:val="center"/>
              <w:rPr>
                <w:sz w:val="18"/>
              </w:rPr>
            </w:pPr>
            <w:r>
              <w:rPr>
                <w:spacing w:val="-2"/>
                <w:sz w:val="18"/>
              </w:rPr>
              <w:t>3,419</w:t>
            </w:r>
          </w:p>
        </w:tc>
        <w:tc>
          <w:tcPr>
            <w:tcW w:w="1784" w:type="dxa"/>
            <w:tcBorders>
              <w:bottom w:val="single" w:sz="6" w:space="0" w:color="000000"/>
            </w:tcBorders>
          </w:tcPr>
          <w:p w14:paraId="7A03B24C" w14:textId="77777777" w:rsidR="006F1B3D" w:rsidRDefault="00191F14" w:rsidP="008C7539">
            <w:pPr>
              <w:pStyle w:val="TableParagraph"/>
              <w:suppressAutoHyphens/>
              <w:spacing w:line="205" w:lineRule="exact"/>
              <w:ind w:left="3"/>
              <w:jc w:val="center"/>
              <w:rPr>
                <w:sz w:val="18"/>
              </w:rPr>
            </w:pPr>
            <w:r>
              <w:rPr>
                <w:spacing w:val="-2"/>
                <w:sz w:val="18"/>
              </w:rPr>
              <w:t>3,419</w:t>
            </w:r>
          </w:p>
        </w:tc>
        <w:tc>
          <w:tcPr>
            <w:tcW w:w="723" w:type="dxa"/>
            <w:tcBorders>
              <w:bottom w:val="single" w:sz="6" w:space="0" w:color="000000"/>
            </w:tcBorders>
          </w:tcPr>
          <w:p w14:paraId="7ADC057E" w14:textId="77777777" w:rsidR="006F1B3D" w:rsidRDefault="00191F14" w:rsidP="008C7539">
            <w:pPr>
              <w:pStyle w:val="TableParagraph"/>
              <w:suppressAutoHyphens/>
              <w:spacing w:line="205" w:lineRule="exact"/>
              <w:ind w:left="3"/>
              <w:jc w:val="center"/>
              <w:rPr>
                <w:sz w:val="18"/>
              </w:rPr>
            </w:pPr>
            <w:r>
              <w:rPr>
                <w:spacing w:val="-2"/>
                <w:sz w:val="18"/>
              </w:rPr>
              <w:t>3,419</w:t>
            </w:r>
          </w:p>
        </w:tc>
        <w:tc>
          <w:tcPr>
            <w:tcW w:w="175" w:type="dxa"/>
            <w:tcBorders>
              <w:bottom w:val="single" w:sz="6" w:space="0" w:color="000000"/>
            </w:tcBorders>
          </w:tcPr>
          <w:p w14:paraId="65CBA496" w14:textId="77777777" w:rsidR="006F1B3D" w:rsidRDefault="006F1B3D" w:rsidP="008C7539">
            <w:pPr>
              <w:pStyle w:val="TableParagraph"/>
              <w:suppressAutoHyphens/>
              <w:rPr>
                <w:sz w:val="18"/>
              </w:rPr>
            </w:pPr>
          </w:p>
        </w:tc>
        <w:tc>
          <w:tcPr>
            <w:tcW w:w="571" w:type="dxa"/>
            <w:tcBorders>
              <w:bottom w:val="single" w:sz="6" w:space="0" w:color="000000"/>
            </w:tcBorders>
          </w:tcPr>
          <w:p w14:paraId="50760B66" w14:textId="77777777" w:rsidR="006F1B3D" w:rsidRDefault="00191F14" w:rsidP="008C7539">
            <w:pPr>
              <w:pStyle w:val="TableParagraph"/>
              <w:suppressAutoHyphens/>
              <w:spacing w:line="205" w:lineRule="exact"/>
              <w:ind w:left="5"/>
              <w:jc w:val="center"/>
              <w:rPr>
                <w:sz w:val="18"/>
              </w:rPr>
            </w:pPr>
            <w:r>
              <w:rPr>
                <w:spacing w:val="-2"/>
                <w:sz w:val="18"/>
              </w:rPr>
              <w:t>2,220</w:t>
            </w:r>
          </w:p>
        </w:tc>
        <w:tc>
          <w:tcPr>
            <w:tcW w:w="175" w:type="dxa"/>
            <w:tcBorders>
              <w:bottom w:val="single" w:sz="6" w:space="0" w:color="000000"/>
            </w:tcBorders>
          </w:tcPr>
          <w:p w14:paraId="5BA01A06" w14:textId="77777777" w:rsidR="006F1B3D" w:rsidRDefault="006F1B3D" w:rsidP="008C7539">
            <w:pPr>
              <w:pStyle w:val="TableParagraph"/>
              <w:suppressAutoHyphens/>
              <w:rPr>
                <w:sz w:val="18"/>
              </w:rPr>
            </w:pPr>
          </w:p>
        </w:tc>
        <w:tc>
          <w:tcPr>
            <w:tcW w:w="1030" w:type="dxa"/>
            <w:tcBorders>
              <w:bottom w:val="single" w:sz="6" w:space="0" w:color="000000"/>
            </w:tcBorders>
          </w:tcPr>
          <w:p w14:paraId="28134D72" w14:textId="77777777" w:rsidR="006F1B3D" w:rsidRDefault="00191F14" w:rsidP="008C7539">
            <w:pPr>
              <w:pStyle w:val="TableParagraph"/>
              <w:suppressAutoHyphens/>
              <w:spacing w:line="205" w:lineRule="exact"/>
              <w:ind w:left="9" w:right="2"/>
              <w:jc w:val="center"/>
              <w:rPr>
                <w:sz w:val="18"/>
              </w:rPr>
            </w:pPr>
            <w:r>
              <w:rPr>
                <w:spacing w:val="-5"/>
                <w:sz w:val="18"/>
              </w:rPr>
              <w:t>530</w:t>
            </w:r>
          </w:p>
        </w:tc>
        <w:tc>
          <w:tcPr>
            <w:tcW w:w="175" w:type="dxa"/>
            <w:tcBorders>
              <w:bottom w:val="single" w:sz="6" w:space="0" w:color="000000"/>
            </w:tcBorders>
          </w:tcPr>
          <w:p w14:paraId="078ECC29" w14:textId="77777777" w:rsidR="006F1B3D" w:rsidRDefault="006F1B3D" w:rsidP="008C7539">
            <w:pPr>
              <w:pStyle w:val="TableParagraph"/>
              <w:suppressAutoHyphens/>
              <w:rPr>
                <w:sz w:val="18"/>
              </w:rPr>
            </w:pPr>
          </w:p>
        </w:tc>
        <w:tc>
          <w:tcPr>
            <w:tcW w:w="1030" w:type="dxa"/>
            <w:tcBorders>
              <w:bottom w:val="single" w:sz="6" w:space="0" w:color="000000"/>
            </w:tcBorders>
          </w:tcPr>
          <w:p w14:paraId="0C3AE7C9" w14:textId="77777777" w:rsidR="006F1B3D" w:rsidRDefault="00191F14" w:rsidP="008C7539">
            <w:pPr>
              <w:pStyle w:val="TableParagraph"/>
              <w:suppressAutoHyphens/>
              <w:spacing w:line="205" w:lineRule="exact"/>
              <w:ind w:left="10" w:right="1"/>
              <w:jc w:val="center"/>
              <w:rPr>
                <w:sz w:val="18"/>
              </w:rPr>
            </w:pPr>
            <w:r>
              <w:rPr>
                <w:spacing w:val="-5"/>
                <w:sz w:val="18"/>
              </w:rPr>
              <w:t>312</w:t>
            </w:r>
          </w:p>
        </w:tc>
        <w:tc>
          <w:tcPr>
            <w:tcW w:w="87" w:type="dxa"/>
            <w:tcBorders>
              <w:bottom w:val="single" w:sz="6" w:space="0" w:color="000000"/>
            </w:tcBorders>
          </w:tcPr>
          <w:p w14:paraId="4ADAC7E9" w14:textId="77777777" w:rsidR="006F1B3D" w:rsidRDefault="006F1B3D" w:rsidP="008C7539">
            <w:pPr>
              <w:pStyle w:val="TableParagraph"/>
              <w:suppressAutoHyphens/>
              <w:rPr>
                <w:sz w:val="18"/>
              </w:rPr>
            </w:pPr>
          </w:p>
        </w:tc>
      </w:tr>
    </w:tbl>
    <w:p w14:paraId="56769764" w14:textId="77777777" w:rsidR="0071283D" w:rsidRDefault="0071283D" w:rsidP="0071283D">
      <w:pPr>
        <w:suppressAutoHyphens/>
        <w:ind w:right="720"/>
        <w:jc w:val="both"/>
        <w:rPr>
          <w:ins w:id="2583" w:author="Editor" w:date="2026-09-11T11:23:00Z"/>
          <w:sz w:val="20"/>
        </w:rPr>
      </w:pPr>
      <w:ins w:id="2584" w:author="Editor" w:date="2026-09-11T11:23:00Z">
        <w:r>
          <w:rPr>
            <w:sz w:val="20"/>
          </w:rPr>
          <w:t>Source: Prepared by the authors.</w:t>
        </w:r>
      </w:ins>
    </w:p>
    <w:p w14:paraId="1E9AB344" w14:textId="77777777" w:rsidR="006F1B3D" w:rsidDel="00601A3D" w:rsidRDefault="00191F14" w:rsidP="00C40890">
      <w:pPr>
        <w:suppressAutoHyphens/>
        <w:spacing w:line="250" w:lineRule="auto"/>
        <w:ind w:right="259"/>
        <w:jc w:val="both"/>
        <w:rPr>
          <w:del w:id="2585" w:author="Editor" w:date="2026-09-10T13:47:00Z"/>
          <w:sz w:val="20"/>
        </w:rPr>
      </w:pPr>
      <w:r>
        <w:rPr>
          <w:sz w:val="20"/>
        </w:rPr>
        <w:t>Note</w:t>
      </w:r>
      <w:del w:id="2586" w:author="Editor" w:date="2026-09-10T11:10:00Z">
        <w:r w:rsidDel="000615E0">
          <w:rPr>
            <w:sz w:val="20"/>
          </w:rPr>
          <w:delText>s</w:delText>
        </w:r>
      </w:del>
      <w:r>
        <w:rPr>
          <w:sz w:val="20"/>
        </w:rPr>
        <w:t>:</w:t>
      </w:r>
      <w:r>
        <w:rPr>
          <w:spacing w:val="40"/>
          <w:sz w:val="20"/>
        </w:rPr>
        <w:t xml:space="preserve"> </w:t>
      </w:r>
      <w:r>
        <w:rPr>
          <w:sz w:val="20"/>
        </w:rPr>
        <w:t>Th</w:t>
      </w:r>
      <w:ins w:id="2587" w:author="Editor" w:date="2026-09-13T17:30:00Z">
        <w:r w:rsidR="00BF059B">
          <w:rPr>
            <w:sz w:val="20"/>
          </w:rPr>
          <w:t>e</w:t>
        </w:r>
      </w:ins>
      <w:del w:id="2588" w:author="Editor" w:date="2026-09-13T17:30:00Z">
        <w:r w:rsidDel="00BF059B">
          <w:rPr>
            <w:sz w:val="20"/>
          </w:rPr>
          <w:delText>is</w:delText>
        </w:r>
      </w:del>
      <w:r>
        <w:rPr>
          <w:sz w:val="20"/>
        </w:rPr>
        <w:t xml:space="preserve"> table reports estimates of the short-</w:t>
      </w:r>
      <w:del w:id="2589" w:author="Editor" w:date="2026-09-11T11:56:00Z">
        <w:r w:rsidDel="00E0145E">
          <w:rPr>
            <w:sz w:val="20"/>
          </w:rPr>
          <w:delText xml:space="preserve">run </w:delText>
        </w:r>
      </w:del>
      <w:ins w:id="2590" w:author="Editor" w:date="2026-09-11T11:56:00Z">
        <w:r w:rsidR="00E0145E">
          <w:rPr>
            <w:sz w:val="20"/>
          </w:rPr>
          <w:t xml:space="preserve">term </w:t>
        </w:r>
      </w:ins>
      <w:del w:id="2591" w:author="Editor" w:date="2026-09-08T18:18:00Z">
        <w:r w:rsidDel="00B50A25">
          <w:rPr>
            <w:sz w:val="20"/>
          </w:rPr>
          <w:delText>e</w:delText>
        </w:r>
        <w:r w:rsidDel="00B50A25">
          <w:rPr>
            <w:rFonts w:ascii="Arial MT" w:hAnsi="Arial MT"/>
            <w:sz w:val="20"/>
          </w:rPr>
          <w:delText>ff</w:delText>
        </w:r>
        <w:r w:rsidDel="00B50A25">
          <w:rPr>
            <w:sz w:val="20"/>
          </w:rPr>
          <w:delText xml:space="preserve">ect </w:delText>
        </w:r>
      </w:del>
      <w:ins w:id="2592" w:author="Editor" w:date="2026-09-08T18:18:00Z">
        <w:r w:rsidR="00B50A25">
          <w:rPr>
            <w:sz w:val="20"/>
          </w:rPr>
          <w:t xml:space="preserve">effect </w:t>
        </w:r>
      </w:ins>
      <w:r>
        <w:rPr>
          <w:sz w:val="20"/>
        </w:rPr>
        <w:t xml:space="preserve">of </w:t>
      </w:r>
      <w:r w:rsidRPr="003503A6">
        <w:rPr>
          <w:sz w:val="20"/>
        </w:rPr>
        <w:t>Progresa</w:t>
      </w:r>
      <w:r>
        <w:rPr>
          <w:sz w:val="20"/>
        </w:rPr>
        <w:t xml:space="preserve"> on labor supply,</w:t>
      </w:r>
      <w:r>
        <w:rPr>
          <w:spacing w:val="19"/>
          <w:sz w:val="20"/>
        </w:rPr>
        <w:t xml:space="preserve"> </w:t>
      </w:r>
      <w:r>
        <w:rPr>
          <w:sz w:val="20"/>
        </w:rPr>
        <w:t>living arrangements,</w:t>
      </w:r>
      <w:r>
        <w:rPr>
          <w:spacing w:val="19"/>
          <w:sz w:val="20"/>
        </w:rPr>
        <w:t xml:space="preserve"> </w:t>
      </w:r>
      <w:r>
        <w:rPr>
          <w:sz w:val="20"/>
        </w:rPr>
        <w:t>and health</w:t>
      </w:r>
      <w:del w:id="2593" w:author="Editor" w:date="2026-09-10T13:46:00Z">
        <w:r w:rsidDel="00601A3D">
          <w:rPr>
            <w:sz w:val="20"/>
          </w:rPr>
          <w:delText>-</w:delText>
        </w:r>
      </w:del>
      <w:r>
        <w:rPr>
          <w:sz w:val="20"/>
        </w:rPr>
        <w:t>care</w:t>
      </w:r>
      <w:r>
        <w:rPr>
          <w:spacing w:val="18"/>
          <w:sz w:val="20"/>
        </w:rPr>
        <w:t xml:space="preserve"> </w:t>
      </w:r>
      <w:del w:id="2594" w:author="Editor" w:date="2026-09-10T13:47:00Z">
        <w:r w:rsidDel="00601A3D">
          <w:rPr>
            <w:sz w:val="20"/>
          </w:rPr>
          <w:delText>utilization</w:delText>
        </w:r>
        <w:r w:rsidDel="00601A3D">
          <w:rPr>
            <w:spacing w:val="18"/>
            <w:sz w:val="20"/>
          </w:rPr>
          <w:delText xml:space="preserve"> </w:delText>
        </w:r>
      </w:del>
      <w:ins w:id="2595" w:author="Editor" w:date="2026-09-10T13:47:00Z">
        <w:r w:rsidR="00601A3D">
          <w:rPr>
            <w:sz w:val="20"/>
          </w:rPr>
          <w:t>use</w:t>
        </w:r>
        <w:r w:rsidR="00601A3D">
          <w:rPr>
            <w:spacing w:val="18"/>
            <w:sz w:val="20"/>
          </w:rPr>
          <w:t xml:space="preserve"> </w:t>
        </w:r>
      </w:ins>
      <w:r>
        <w:rPr>
          <w:sz w:val="20"/>
        </w:rPr>
        <w:t>of</w:t>
      </w:r>
      <w:r>
        <w:rPr>
          <w:spacing w:val="18"/>
          <w:sz w:val="20"/>
        </w:rPr>
        <w:t xml:space="preserve"> </w:t>
      </w:r>
      <w:r>
        <w:rPr>
          <w:sz w:val="20"/>
        </w:rPr>
        <w:t>older</w:t>
      </w:r>
      <w:r>
        <w:rPr>
          <w:spacing w:val="18"/>
          <w:sz w:val="20"/>
        </w:rPr>
        <w:t xml:space="preserve"> </w:t>
      </w:r>
      <w:r>
        <w:rPr>
          <w:sz w:val="20"/>
        </w:rPr>
        <w:t>adults</w:t>
      </w:r>
      <w:r>
        <w:rPr>
          <w:spacing w:val="18"/>
          <w:sz w:val="20"/>
        </w:rPr>
        <w:t xml:space="preserve"> </w:t>
      </w:r>
      <w:r>
        <w:rPr>
          <w:sz w:val="20"/>
        </w:rPr>
        <w:t>aged</w:t>
      </w:r>
      <w:r>
        <w:rPr>
          <w:spacing w:val="18"/>
          <w:sz w:val="20"/>
        </w:rPr>
        <w:t xml:space="preserve"> </w:t>
      </w:r>
      <w:r>
        <w:rPr>
          <w:sz w:val="20"/>
        </w:rPr>
        <w:t>65</w:t>
      </w:r>
      <w:r>
        <w:rPr>
          <w:spacing w:val="18"/>
          <w:sz w:val="20"/>
        </w:rPr>
        <w:t xml:space="preserve"> </w:t>
      </w:r>
      <w:r>
        <w:rPr>
          <w:sz w:val="20"/>
        </w:rPr>
        <w:t>and</w:t>
      </w:r>
      <w:r>
        <w:rPr>
          <w:spacing w:val="18"/>
          <w:sz w:val="20"/>
        </w:rPr>
        <w:t xml:space="preserve"> </w:t>
      </w:r>
      <w:r>
        <w:rPr>
          <w:sz w:val="20"/>
        </w:rPr>
        <w:t>older.</w:t>
      </w:r>
      <w:r>
        <w:rPr>
          <w:spacing w:val="73"/>
          <w:sz w:val="20"/>
        </w:rPr>
        <w:t xml:space="preserve"> </w:t>
      </w:r>
      <w:r>
        <w:rPr>
          <w:sz w:val="20"/>
        </w:rPr>
        <w:t>In</w:t>
      </w:r>
      <w:r>
        <w:rPr>
          <w:spacing w:val="18"/>
          <w:sz w:val="20"/>
        </w:rPr>
        <w:t xml:space="preserve"> </w:t>
      </w:r>
      <w:r>
        <w:rPr>
          <w:sz w:val="20"/>
        </w:rPr>
        <w:t>every</w:t>
      </w:r>
      <w:r>
        <w:rPr>
          <w:spacing w:val="18"/>
          <w:sz w:val="20"/>
        </w:rPr>
        <w:t xml:space="preserve"> </w:t>
      </w:r>
      <w:r>
        <w:rPr>
          <w:sz w:val="20"/>
        </w:rPr>
        <w:t>column,</w:t>
      </w:r>
      <w:r>
        <w:rPr>
          <w:spacing w:val="23"/>
          <w:sz w:val="20"/>
        </w:rPr>
        <w:t xml:space="preserve"> </w:t>
      </w:r>
      <w:r>
        <w:rPr>
          <w:sz w:val="20"/>
        </w:rPr>
        <w:t>the</w:t>
      </w:r>
      <w:r>
        <w:rPr>
          <w:spacing w:val="18"/>
          <w:sz w:val="20"/>
        </w:rPr>
        <w:t xml:space="preserve"> </w:t>
      </w:r>
      <w:r>
        <w:rPr>
          <w:sz w:val="20"/>
        </w:rPr>
        <w:t>sample</w:t>
      </w:r>
      <w:r>
        <w:rPr>
          <w:spacing w:val="18"/>
          <w:sz w:val="20"/>
        </w:rPr>
        <w:t xml:space="preserve"> </w:t>
      </w:r>
      <w:r>
        <w:rPr>
          <w:sz w:val="20"/>
        </w:rPr>
        <w:t>is</w:t>
      </w:r>
      <w:r>
        <w:rPr>
          <w:spacing w:val="18"/>
          <w:sz w:val="20"/>
        </w:rPr>
        <w:t xml:space="preserve"> </w:t>
      </w:r>
      <w:r>
        <w:rPr>
          <w:sz w:val="20"/>
        </w:rPr>
        <w:t>restricted</w:t>
      </w:r>
      <w:r>
        <w:rPr>
          <w:spacing w:val="18"/>
          <w:sz w:val="20"/>
        </w:rPr>
        <w:t xml:space="preserve"> </w:t>
      </w:r>
      <w:r>
        <w:rPr>
          <w:sz w:val="20"/>
        </w:rPr>
        <w:t>to</w:t>
      </w:r>
      <w:r>
        <w:rPr>
          <w:spacing w:val="18"/>
          <w:sz w:val="20"/>
        </w:rPr>
        <w:t xml:space="preserve"> </w:t>
      </w:r>
      <w:r>
        <w:rPr>
          <w:sz w:val="20"/>
        </w:rPr>
        <w:t>eligible</w:t>
      </w:r>
      <w:r>
        <w:rPr>
          <w:spacing w:val="18"/>
          <w:sz w:val="20"/>
        </w:rPr>
        <w:t xml:space="preserve"> </w:t>
      </w:r>
      <w:r>
        <w:rPr>
          <w:sz w:val="20"/>
        </w:rPr>
        <w:t>households</w:t>
      </w:r>
      <w:r>
        <w:rPr>
          <w:spacing w:val="18"/>
          <w:sz w:val="20"/>
        </w:rPr>
        <w:t xml:space="preserve"> </w:t>
      </w:r>
      <w:r>
        <w:rPr>
          <w:sz w:val="20"/>
        </w:rPr>
        <w:t xml:space="preserve">and the reported </w:t>
      </w:r>
      <w:del w:id="2596" w:author="Editor" w:date="2026-09-08T18:18:00Z">
        <w:r w:rsidDel="00B50A25">
          <w:rPr>
            <w:sz w:val="20"/>
          </w:rPr>
          <w:delText>coe</w:delText>
        </w:r>
        <w:r w:rsidDel="00B50A25">
          <w:rPr>
            <w:rFonts w:ascii="Arial MT" w:hAnsi="Arial MT"/>
            <w:sz w:val="20"/>
          </w:rPr>
          <w:delText>ffi</w:delText>
        </w:r>
        <w:r w:rsidDel="00B50A25">
          <w:rPr>
            <w:sz w:val="20"/>
          </w:rPr>
          <w:delText xml:space="preserve">cient </w:delText>
        </w:r>
      </w:del>
      <w:ins w:id="2597" w:author="Editor" w:date="2026-09-08T18:18:00Z">
        <w:r w:rsidR="00B50A25">
          <w:rPr>
            <w:sz w:val="20"/>
          </w:rPr>
          <w:t>coeff</w:t>
        </w:r>
        <w:r w:rsidR="00B50A25">
          <w:rPr>
            <w:rFonts w:ascii="Arial MT" w:hAnsi="Arial MT"/>
            <w:sz w:val="20"/>
          </w:rPr>
          <w:t>i</w:t>
        </w:r>
        <w:r w:rsidR="00B50A25">
          <w:rPr>
            <w:sz w:val="20"/>
          </w:rPr>
          <w:t xml:space="preserve">cient </w:t>
        </w:r>
      </w:ins>
      <w:r>
        <w:rPr>
          <w:sz w:val="20"/>
        </w:rPr>
        <w:t xml:space="preserve">compares randomized treatment to control localities; standard errors are clustered at the locality level and municipality fixed </w:t>
      </w:r>
      <w:del w:id="2598" w:author="Editor" w:date="2026-09-08T18:18:00Z">
        <w:r w:rsidDel="00B50A25">
          <w:rPr>
            <w:sz w:val="20"/>
          </w:rPr>
          <w:delText>e</w:delText>
        </w:r>
        <w:r w:rsidDel="00B50A25">
          <w:rPr>
            <w:rFonts w:ascii="Arial MT" w:hAnsi="Arial MT"/>
            <w:sz w:val="20"/>
          </w:rPr>
          <w:delText>ff</w:delText>
        </w:r>
        <w:r w:rsidDel="00B50A25">
          <w:rPr>
            <w:sz w:val="20"/>
          </w:rPr>
          <w:delText xml:space="preserve">ects </w:delText>
        </w:r>
      </w:del>
      <w:ins w:id="2599" w:author="Editor" w:date="2026-09-08T18:18:00Z">
        <w:r w:rsidR="00B50A25">
          <w:rPr>
            <w:sz w:val="20"/>
          </w:rPr>
          <w:t xml:space="preserve">effects </w:t>
        </w:r>
      </w:ins>
      <w:r>
        <w:rPr>
          <w:sz w:val="20"/>
        </w:rPr>
        <w:t>are included throughout.</w:t>
      </w:r>
      <w:r>
        <w:rPr>
          <w:spacing w:val="33"/>
          <w:sz w:val="20"/>
        </w:rPr>
        <w:t xml:space="preserve"> </w:t>
      </w:r>
      <w:r>
        <w:rPr>
          <w:sz w:val="20"/>
        </w:rPr>
        <w:t>Columns (1)–(5) use the full sample of eligible older adults: column (1) reports weekly hours worked; columns (2)–(4) report living arrangement outcomes (living alone, living with children,</w:t>
      </w:r>
      <w:r>
        <w:rPr>
          <w:spacing w:val="-2"/>
          <w:sz w:val="20"/>
        </w:rPr>
        <w:t xml:space="preserve"> </w:t>
      </w:r>
      <w:r>
        <w:rPr>
          <w:sz w:val="20"/>
        </w:rPr>
        <w:t>and</w:t>
      </w:r>
      <w:r>
        <w:rPr>
          <w:spacing w:val="-3"/>
          <w:sz w:val="20"/>
        </w:rPr>
        <w:t xml:space="preserve"> </w:t>
      </w:r>
      <w:r>
        <w:rPr>
          <w:sz w:val="20"/>
        </w:rPr>
        <w:t>living</w:t>
      </w:r>
      <w:r>
        <w:rPr>
          <w:spacing w:val="-3"/>
          <w:sz w:val="20"/>
        </w:rPr>
        <w:t xml:space="preserve"> </w:t>
      </w:r>
      <w:r>
        <w:rPr>
          <w:sz w:val="20"/>
        </w:rPr>
        <w:t>only</w:t>
      </w:r>
      <w:r>
        <w:rPr>
          <w:spacing w:val="-3"/>
          <w:sz w:val="20"/>
        </w:rPr>
        <w:t xml:space="preserve"> </w:t>
      </w:r>
      <w:r>
        <w:rPr>
          <w:sz w:val="20"/>
        </w:rPr>
        <w:t>with</w:t>
      </w:r>
      <w:r>
        <w:rPr>
          <w:spacing w:val="-3"/>
          <w:sz w:val="20"/>
        </w:rPr>
        <w:t xml:space="preserve"> </w:t>
      </w:r>
      <w:r>
        <w:rPr>
          <w:sz w:val="20"/>
        </w:rPr>
        <w:t>other</w:t>
      </w:r>
      <w:r>
        <w:rPr>
          <w:spacing w:val="-3"/>
          <w:sz w:val="20"/>
        </w:rPr>
        <w:t xml:space="preserve"> </w:t>
      </w:r>
      <w:r>
        <w:rPr>
          <w:sz w:val="20"/>
        </w:rPr>
        <w:t>older</w:t>
      </w:r>
      <w:r>
        <w:rPr>
          <w:spacing w:val="-3"/>
          <w:sz w:val="20"/>
        </w:rPr>
        <w:t xml:space="preserve"> </w:t>
      </w:r>
      <w:r>
        <w:rPr>
          <w:sz w:val="20"/>
        </w:rPr>
        <w:t>adults,</w:t>
      </w:r>
      <w:r>
        <w:rPr>
          <w:spacing w:val="-2"/>
          <w:sz w:val="20"/>
        </w:rPr>
        <w:t xml:space="preserve"> </w:t>
      </w:r>
      <w:r>
        <w:rPr>
          <w:sz w:val="20"/>
        </w:rPr>
        <w:t>respectively);</w:t>
      </w:r>
      <w:r>
        <w:rPr>
          <w:spacing w:val="-1"/>
          <w:sz w:val="20"/>
        </w:rPr>
        <w:t xml:space="preserve"> </w:t>
      </w:r>
      <w:r>
        <w:rPr>
          <w:sz w:val="20"/>
        </w:rPr>
        <w:t>and</w:t>
      </w:r>
      <w:r>
        <w:rPr>
          <w:spacing w:val="-3"/>
          <w:sz w:val="20"/>
        </w:rPr>
        <w:t xml:space="preserve"> </w:t>
      </w:r>
      <w:r>
        <w:rPr>
          <w:sz w:val="20"/>
        </w:rPr>
        <w:t>column</w:t>
      </w:r>
      <w:r>
        <w:rPr>
          <w:spacing w:val="-3"/>
          <w:sz w:val="20"/>
        </w:rPr>
        <w:t xml:space="preserve"> </w:t>
      </w:r>
      <w:r>
        <w:rPr>
          <w:sz w:val="20"/>
        </w:rPr>
        <w:t>(5)</w:t>
      </w:r>
      <w:r>
        <w:rPr>
          <w:spacing w:val="-3"/>
          <w:sz w:val="20"/>
        </w:rPr>
        <w:t xml:space="preserve"> </w:t>
      </w:r>
      <w:r>
        <w:rPr>
          <w:sz w:val="20"/>
        </w:rPr>
        <w:t>reports</w:t>
      </w:r>
      <w:r>
        <w:rPr>
          <w:spacing w:val="-3"/>
          <w:sz w:val="20"/>
        </w:rPr>
        <w:t xml:space="preserve"> </w:t>
      </w:r>
      <w:r>
        <w:rPr>
          <w:sz w:val="20"/>
        </w:rPr>
        <w:t>total</w:t>
      </w:r>
      <w:r>
        <w:rPr>
          <w:spacing w:val="-3"/>
          <w:sz w:val="20"/>
        </w:rPr>
        <w:t xml:space="preserve"> </w:t>
      </w:r>
      <w:r>
        <w:rPr>
          <w:sz w:val="20"/>
        </w:rPr>
        <w:t>health</w:t>
      </w:r>
      <w:ins w:id="2600" w:author="Editor" w:date="2026-09-10T13:47:00Z">
        <w:r w:rsidR="00601A3D">
          <w:rPr>
            <w:sz w:val="20"/>
          </w:rPr>
          <w:t xml:space="preserve"> </w:t>
        </w:r>
      </w:ins>
      <w:del w:id="2601" w:author="Editor" w:date="2026-09-10T13:47:00Z">
        <w:r w:rsidDel="00601A3D">
          <w:rPr>
            <w:sz w:val="20"/>
          </w:rPr>
          <w:delText>-</w:delText>
        </w:r>
      </w:del>
      <w:r>
        <w:rPr>
          <w:sz w:val="20"/>
        </w:rPr>
        <w:t>facility</w:t>
      </w:r>
      <w:r>
        <w:rPr>
          <w:spacing w:val="-3"/>
          <w:sz w:val="20"/>
        </w:rPr>
        <w:t xml:space="preserve"> </w:t>
      </w:r>
      <w:r>
        <w:rPr>
          <w:sz w:val="20"/>
        </w:rPr>
        <w:t>visits</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past four</w:t>
      </w:r>
      <w:r>
        <w:rPr>
          <w:spacing w:val="-10"/>
          <w:sz w:val="20"/>
        </w:rPr>
        <w:t xml:space="preserve"> </w:t>
      </w:r>
      <w:r>
        <w:rPr>
          <w:sz w:val="20"/>
        </w:rPr>
        <w:t>weeks. Columns</w:t>
      </w:r>
      <w:r>
        <w:rPr>
          <w:spacing w:val="-10"/>
          <w:sz w:val="20"/>
        </w:rPr>
        <w:t xml:space="preserve"> </w:t>
      </w:r>
      <w:r>
        <w:rPr>
          <w:sz w:val="20"/>
        </w:rPr>
        <w:t>(6)–(7)</w:t>
      </w:r>
      <w:r>
        <w:rPr>
          <w:spacing w:val="-10"/>
          <w:sz w:val="20"/>
        </w:rPr>
        <w:t xml:space="preserve"> </w:t>
      </w:r>
      <w:r>
        <w:rPr>
          <w:sz w:val="20"/>
        </w:rPr>
        <w:t>restrict</w:t>
      </w:r>
      <w:r>
        <w:rPr>
          <w:spacing w:val="-10"/>
          <w:sz w:val="20"/>
        </w:rPr>
        <w:t xml:space="preserve"> </w:t>
      </w:r>
      <w:r>
        <w:rPr>
          <w:sz w:val="20"/>
        </w:rPr>
        <w:t>to</w:t>
      </w:r>
      <w:r>
        <w:rPr>
          <w:spacing w:val="-10"/>
          <w:sz w:val="20"/>
        </w:rPr>
        <w:t xml:space="preserve"> </w:t>
      </w:r>
      <w:r w:rsidRPr="004A2FF4">
        <w:rPr>
          <w:sz w:val="20"/>
        </w:rPr>
        <w:t>older-adults-only</w:t>
      </w:r>
      <w:r w:rsidRPr="004A2FF4">
        <w:rPr>
          <w:spacing w:val="-10"/>
          <w:sz w:val="20"/>
        </w:rPr>
        <w:t xml:space="preserve"> </w:t>
      </w:r>
      <w:r w:rsidRPr="004A2FF4">
        <w:rPr>
          <w:sz w:val="20"/>
        </w:rPr>
        <w:t>households</w:t>
      </w:r>
      <w:r>
        <w:rPr>
          <w:i/>
          <w:spacing w:val="-10"/>
          <w:sz w:val="20"/>
        </w:rPr>
        <w:t xml:space="preserve"> </w:t>
      </w:r>
      <w:r>
        <w:rPr>
          <w:sz w:val="20"/>
        </w:rPr>
        <w:t>(those</w:t>
      </w:r>
      <w:r>
        <w:rPr>
          <w:spacing w:val="-10"/>
          <w:sz w:val="20"/>
        </w:rPr>
        <w:t xml:space="preserve"> </w:t>
      </w:r>
      <w:r>
        <w:rPr>
          <w:sz w:val="20"/>
        </w:rPr>
        <w:t>with</w:t>
      </w:r>
      <w:r>
        <w:rPr>
          <w:spacing w:val="-10"/>
          <w:sz w:val="20"/>
        </w:rPr>
        <w:t xml:space="preserve"> </w:t>
      </w:r>
      <w:r>
        <w:rPr>
          <w:sz w:val="20"/>
        </w:rPr>
        <w:t>no</w:t>
      </w:r>
      <w:r>
        <w:rPr>
          <w:spacing w:val="-10"/>
          <w:sz w:val="20"/>
        </w:rPr>
        <w:t xml:space="preserve"> </w:t>
      </w:r>
      <w:r>
        <w:rPr>
          <w:sz w:val="20"/>
        </w:rPr>
        <w:t>children</w:t>
      </w:r>
      <w:r>
        <w:rPr>
          <w:spacing w:val="-10"/>
          <w:sz w:val="20"/>
        </w:rPr>
        <w:t xml:space="preserve"> </w:t>
      </w:r>
      <w:r>
        <w:rPr>
          <w:sz w:val="20"/>
        </w:rPr>
        <w:t>or</w:t>
      </w:r>
      <w:r>
        <w:rPr>
          <w:spacing w:val="-10"/>
          <w:sz w:val="20"/>
        </w:rPr>
        <w:t xml:space="preserve"> </w:t>
      </w:r>
      <w:r>
        <w:rPr>
          <w:sz w:val="20"/>
        </w:rPr>
        <w:t>working-age</w:t>
      </w:r>
      <w:r>
        <w:rPr>
          <w:spacing w:val="-10"/>
          <w:sz w:val="20"/>
        </w:rPr>
        <w:t xml:space="preserve"> </w:t>
      </w:r>
      <w:r>
        <w:rPr>
          <w:sz w:val="20"/>
        </w:rPr>
        <w:t>adults</w:t>
      </w:r>
      <w:r>
        <w:rPr>
          <w:spacing w:val="-10"/>
          <w:sz w:val="20"/>
        </w:rPr>
        <w:t xml:space="preserve"> </w:t>
      </w:r>
      <w:r>
        <w:rPr>
          <w:sz w:val="20"/>
        </w:rPr>
        <w:t>present, with</w:t>
      </w:r>
      <w:r>
        <w:rPr>
          <w:spacing w:val="-9"/>
          <w:sz w:val="20"/>
        </w:rPr>
        <w:t xml:space="preserve"> </w:t>
      </w:r>
      <w:r>
        <w:rPr>
          <w:sz w:val="20"/>
        </w:rPr>
        <w:t>household</w:t>
      </w:r>
      <w:r>
        <w:rPr>
          <w:spacing w:val="-9"/>
          <w:sz w:val="20"/>
        </w:rPr>
        <w:t xml:space="preserve"> </w:t>
      </w:r>
      <w:r>
        <w:rPr>
          <w:sz w:val="20"/>
        </w:rPr>
        <w:t>composition</w:t>
      </w:r>
      <w:r>
        <w:rPr>
          <w:spacing w:val="-9"/>
          <w:sz w:val="20"/>
        </w:rPr>
        <w:t xml:space="preserve"> </w:t>
      </w:r>
      <w:r>
        <w:rPr>
          <w:sz w:val="20"/>
        </w:rPr>
        <w:t>fixed</w:t>
      </w:r>
      <w:r>
        <w:rPr>
          <w:spacing w:val="-9"/>
          <w:sz w:val="20"/>
        </w:rPr>
        <w:t xml:space="preserve"> </w:t>
      </w:r>
      <w:r>
        <w:rPr>
          <w:sz w:val="20"/>
        </w:rPr>
        <w:t>at</w:t>
      </w:r>
      <w:r>
        <w:rPr>
          <w:spacing w:val="-9"/>
          <w:sz w:val="20"/>
        </w:rPr>
        <w:t xml:space="preserve"> </w:t>
      </w:r>
      <w:r>
        <w:rPr>
          <w:sz w:val="20"/>
        </w:rPr>
        <w:t>its</w:t>
      </w:r>
      <w:r>
        <w:rPr>
          <w:spacing w:val="-9"/>
          <w:sz w:val="20"/>
        </w:rPr>
        <w:t xml:space="preserve"> </w:t>
      </w:r>
      <w:r>
        <w:rPr>
          <w:sz w:val="20"/>
        </w:rPr>
        <w:t>1997</w:t>
      </w:r>
      <w:r>
        <w:rPr>
          <w:spacing w:val="-9"/>
          <w:sz w:val="20"/>
        </w:rPr>
        <w:t xml:space="preserve"> </w:t>
      </w:r>
      <w:r>
        <w:rPr>
          <w:sz w:val="20"/>
        </w:rPr>
        <w:t>pre-treatment</w:t>
      </w:r>
      <w:r>
        <w:rPr>
          <w:spacing w:val="-9"/>
          <w:sz w:val="20"/>
        </w:rPr>
        <w:t xml:space="preserve"> </w:t>
      </w:r>
      <w:r>
        <w:rPr>
          <w:sz w:val="20"/>
        </w:rPr>
        <w:t>value);</w:t>
      </w:r>
      <w:r>
        <w:rPr>
          <w:spacing w:val="-8"/>
          <w:sz w:val="20"/>
        </w:rPr>
        <w:t xml:space="preserve"> </w:t>
      </w:r>
      <w:r>
        <w:rPr>
          <w:sz w:val="20"/>
        </w:rPr>
        <w:t>column</w:t>
      </w:r>
      <w:r>
        <w:rPr>
          <w:spacing w:val="-9"/>
          <w:sz w:val="20"/>
        </w:rPr>
        <w:t xml:space="preserve"> </w:t>
      </w:r>
      <w:r>
        <w:rPr>
          <w:sz w:val="20"/>
        </w:rPr>
        <w:t>(6)</w:t>
      </w:r>
      <w:r>
        <w:rPr>
          <w:spacing w:val="-9"/>
          <w:sz w:val="20"/>
        </w:rPr>
        <w:t xml:space="preserve"> </w:t>
      </w:r>
      <w:r>
        <w:rPr>
          <w:sz w:val="20"/>
        </w:rPr>
        <w:t>reports</w:t>
      </w:r>
      <w:r>
        <w:rPr>
          <w:spacing w:val="-9"/>
          <w:sz w:val="20"/>
        </w:rPr>
        <w:t xml:space="preserve"> </w:t>
      </w:r>
      <w:r>
        <w:rPr>
          <w:sz w:val="20"/>
        </w:rPr>
        <w:t>weekly</w:t>
      </w:r>
      <w:r>
        <w:rPr>
          <w:spacing w:val="-9"/>
          <w:sz w:val="20"/>
        </w:rPr>
        <w:t xml:space="preserve"> </w:t>
      </w:r>
      <w:r>
        <w:rPr>
          <w:sz w:val="20"/>
        </w:rPr>
        <w:t>hours</w:t>
      </w:r>
      <w:r>
        <w:rPr>
          <w:spacing w:val="-9"/>
          <w:sz w:val="20"/>
        </w:rPr>
        <w:t xml:space="preserve"> </w:t>
      </w:r>
      <w:r>
        <w:rPr>
          <w:sz w:val="20"/>
        </w:rPr>
        <w:t>worked</w:t>
      </w:r>
      <w:r>
        <w:rPr>
          <w:spacing w:val="-9"/>
          <w:sz w:val="20"/>
        </w:rPr>
        <w:t xml:space="preserve"> </w:t>
      </w:r>
      <w:r>
        <w:rPr>
          <w:sz w:val="20"/>
        </w:rPr>
        <w:t>and</w:t>
      </w:r>
      <w:r>
        <w:rPr>
          <w:spacing w:val="-9"/>
          <w:sz w:val="20"/>
        </w:rPr>
        <w:t xml:space="preserve"> </w:t>
      </w:r>
      <w:r>
        <w:rPr>
          <w:sz w:val="20"/>
        </w:rPr>
        <w:t>column</w:t>
      </w:r>
      <w:r>
        <w:rPr>
          <w:spacing w:val="-9"/>
          <w:sz w:val="20"/>
        </w:rPr>
        <w:t xml:space="preserve"> </w:t>
      </w:r>
      <w:r>
        <w:rPr>
          <w:sz w:val="20"/>
        </w:rPr>
        <w:t xml:space="preserve">(7) </w:t>
      </w:r>
      <w:ins w:id="2602" w:author="Editor" w:date="2026-09-10T13:47:00Z">
        <w:r w:rsidR="00601A3D">
          <w:rPr>
            <w:sz w:val="20"/>
          </w:rPr>
          <w:t xml:space="preserve">reports </w:t>
        </w:r>
      </w:ins>
      <w:r>
        <w:rPr>
          <w:sz w:val="20"/>
        </w:rPr>
        <w:t>total</w:t>
      </w:r>
      <w:r>
        <w:rPr>
          <w:spacing w:val="4"/>
          <w:sz w:val="20"/>
        </w:rPr>
        <w:t xml:space="preserve"> </w:t>
      </w:r>
      <w:r>
        <w:rPr>
          <w:sz w:val="20"/>
        </w:rPr>
        <w:t>health</w:t>
      </w:r>
      <w:ins w:id="2603" w:author="Editor" w:date="2026-09-13T17:18:00Z">
        <w:r w:rsidR="00EC25F2">
          <w:rPr>
            <w:sz w:val="20"/>
          </w:rPr>
          <w:t xml:space="preserve"> </w:t>
        </w:r>
      </w:ins>
      <w:del w:id="2604" w:author="Editor" w:date="2026-09-13T17:18:00Z">
        <w:r w:rsidDel="00EC25F2">
          <w:rPr>
            <w:sz w:val="20"/>
          </w:rPr>
          <w:delText>-</w:delText>
        </w:r>
      </w:del>
      <w:r>
        <w:rPr>
          <w:sz w:val="20"/>
        </w:rPr>
        <w:t>facility</w:t>
      </w:r>
      <w:r>
        <w:rPr>
          <w:spacing w:val="5"/>
          <w:sz w:val="20"/>
        </w:rPr>
        <w:t xml:space="preserve"> </w:t>
      </w:r>
      <w:r>
        <w:rPr>
          <w:sz w:val="20"/>
        </w:rPr>
        <w:t>visits.</w:t>
      </w:r>
      <w:r>
        <w:rPr>
          <w:spacing w:val="34"/>
          <w:sz w:val="20"/>
        </w:rPr>
        <w:t xml:space="preserve"> </w:t>
      </w:r>
      <w:r>
        <w:rPr>
          <w:sz w:val="20"/>
        </w:rPr>
        <w:t>Columns</w:t>
      </w:r>
      <w:r>
        <w:rPr>
          <w:spacing w:val="4"/>
          <w:sz w:val="20"/>
        </w:rPr>
        <w:t xml:space="preserve"> </w:t>
      </w:r>
      <w:r>
        <w:rPr>
          <w:sz w:val="20"/>
        </w:rPr>
        <w:t>(1)–(4)</w:t>
      </w:r>
      <w:r>
        <w:rPr>
          <w:spacing w:val="5"/>
          <w:sz w:val="20"/>
        </w:rPr>
        <w:t xml:space="preserve"> </w:t>
      </w:r>
      <w:r>
        <w:rPr>
          <w:sz w:val="20"/>
        </w:rPr>
        <w:t>and</w:t>
      </w:r>
      <w:r>
        <w:rPr>
          <w:spacing w:val="4"/>
          <w:sz w:val="20"/>
        </w:rPr>
        <w:t xml:space="preserve"> </w:t>
      </w:r>
      <w:r>
        <w:rPr>
          <w:sz w:val="20"/>
        </w:rPr>
        <w:t>(6)</w:t>
      </w:r>
      <w:r>
        <w:rPr>
          <w:spacing w:val="5"/>
          <w:sz w:val="20"/>
        </w:rPr>
        <w:t xml:space="preserve"> </w:t>
      </w:r>
      <w:r>
        <w:rPr>
          <w:sz w:val="20"/>
        </w:rPr>
        <w:t>are</w:t>
      </w:r>
      <w:r>
        <w:rPr>
          <w:spacing w:val="4"/>
          <w:sz w:val="20"/>
        </w:rPr>
        <w:t xml:space="preserve"> </w:t>
      </w:r>
      <w:del w:id="2605" w:author="Editor" w:date="2026-09-08T18:18:00Z">
        <w:r w:rsidDel="00B50A25">
          <w:rPr>
            <w:sz w:val="20"/>
          </w:rPr>
          <w:delText>di</w:delText>
        </w:r>
        <w:r w:rsidDel="00B50A25">
          <w:rPr>
            <w:rFonts w:ascii="Arial MT" w:hAnsi="Arial MT"/>
            <w:sz w:val="20"/>
          </w:rPr>
          <w:delText>ff</w:delText>
        </w:r>
        <w:r w:rsidDel="00B50A25">
          <w:rPr>
            <w:sz w:val="20"/>
          </w:rPr>
          <w:delText>erence</w:delText>
        </w:r>
      </w:del>
      <w:ins w:id="2606" w:author="Editor" w:date="2026-09-08T18:18:00Z">
        <w:r w:rsidR="00B50A25">
          <w:rPr>
            <w:sz w:val="20"/>
          </w:rPr>
          <w:t>difference</w:t>
        </w:r>
      </w:ins>
      <w:r>
        <w:rPr>
          <w:sz w:val="20"/>
        </w:rPr>
        <w:t>-in-</w:t>
      </w:r>
      <w:del w:id="2607" w:author="Editor" w:date="2026-09-08T18:19:00Z">
        <w:r w:rsidDel="00B50A25">
          <w:rPr>
            <w:sz w:val="20"/>
          </w:rPr>
          <w:delText>di</w:delText>
        </w:r>
        <w:r w:rsidDel="00B50A25">
          <w:rPr>
            <w:rFonts w:ascii="Arial MT" w:hAnsi="Arial MT"/>
            <w:sz w:val="20"/>
          </w:rPr>
          <w:delText>ff</w:delText>
        </w:r>
        <w:r w:rsidDel="00B50A25">
          <w:rPr>
            <w:sz w:val="20"/>
          </w:rPr>
          <w:delText>erences</w:delText>
        </w:r>
        <w:r w:rsidDel="00B50A25">
          <w:rPr>
            <w:spacing w:val="5"/>
            <w:sz w:val="20"/>
          </w:rPr>
          <w:delText xml:space="preserve"> </w:delText>
        </w:r>
      </w:del>
      <w:ins w:id="2608" w:author="Editor" w:date="2026-09-08T18:19:00Z">
        <w:r w:rsidR="00B50A25">
          <w:rPr>
            <w:sz w:val="20"/>
          </w:rPr>
          <w:t>differences</w:t>
        </w:r>
        <w:r w:rsidR="00B50A25">
          <w:rPr>
            <w:spacing w:val="5"/>
            <w:sz w:val="20"/>
          </w:rPr>
          <w:t xml:space="preserve"> </w:t>
        </w:r>
      </w:ins>
      <w:r>
        <w:rPr>
          <w:sz w:val="20"/>
        </w:rPr>
        <w:t>estimates</w:t>
      </w:r>
      <w:r>
        <w:rPr>
          <w:spacing w:val="4"/>
          <w:sz w:val="20"/>
        </w:rPr>
        <w:t xml:space="preserve"> </w:t>
      </w:r>
      <w:r>
        <w:rPr>
          <w:sz w:val="20"/>
        </w:rPr>
        <w:t>with</w:t>
      </w:r>
      <w:r>
        <w:rPr>
          <w:spacing w:val="5"/>
          <w:sz w:val="20"/>
        </w:rPr>
        <w:t xml:space="preserve"> </w:t>
      </w:r>
      <w:r>
        <w:rPr>
          <w:sz w:val="20"/>
        </w:rPr>
        <w:t>1997</w:t>
      </w:r>
      <w:r>
        <w:rPr>
          <w:spacing w:val="5"/>
          <w:sz w:val="20"/>
        </w:rPr>
        <w:t xml:space="preserve"> </w:t>
      </w:r>
      <w:r>
        <w:rPr>
          <w:sz w:val="20"/>
        </w:rPr>
        <w:t>as</w:t>
      </w:r>
      <w:r>
        <w:rPr>
          <w:spacing w:val="4"/>
          <w:sz w:val="20"/>
        </w:rPr>
        <w:t xml:space="preserve"> </w:t>
      </w:r>
      <w:r>
        <w:rPr>
          <w:sz w:val="20"/>
        </w:rPr>
        <w:t>the</w:t>
      </w:r>
      <w:ins w:id="2609" w:author="Editor" w:date="2026-09-13T17:19:00Z">
        <w:r w:rsidR="00EC25F2">
          <w:rPr>
            <w:sz w:val="20"/>
          </w:rPr>
          <w:t xml:space="preserve"> </w:t>
        </w:r>
      </w:ins>
      <w:del w:id="2610" w:author="Editor" w:date="2026-09-13T17:19:00Z">
        <w:r w:rsidDel="00EC25F2">
          <w:rPr>
            <w:spacing w:val="5"/>
            <w:sz w:val="20"/>
          </w:rPr>
          <w:delText xml:space="preserve"> </w:delText>
        </w:r>
      </w:del>
      <w:r>
        <w:rPr>
          <w:sz w:val="20"/>
        </w:rPr>
        <w:t>baseline</w:t>
      </w:r>
      <w:r>
        <w:rPr>
          <w:spacing w:val="4"/>
          <w:sz w:val="20"/>
        </w:rPr>
        <w:t xml:space="preserve"> </w:t>
      </w:r>
      <w:r>
        <w:rPr>
          <w:spacing w:val="-2"/>
          <w:sz w:val="20"/>
        </w:rPr>
        <w:t>year,</w:t>
      </w:r>
      <w:ins w:id="2611" w:author="Editor" w:date="2026-09-10T13:47:00Z">
        <w:r w:rsidR="00601A3D">
          <w:rPr>
            <w:spacing w:val="-2"/>
            <w:sz w:val="20"/>
          </w:rPr>
          <w:t xml:space="preserve"> </w:t>
        </w:r>
      </w:ins>
    </w:p>
    <w:p w14:paraId="2FDC0CAC" w14:textId="77777777" w:rsidR="00601A3D" w:rsidRDefault="00191F14" w:rsidP="00C40890">
      <w:pPr>
        <w:suppressAutoHyphens/>
        <w:spacing w:line="250" w:lineRule="auto"/>
        <w:ind w:right="259"/>
        <w:jc w:val="both"/>
        <w:rPr>
          <w:ins w:id="2612" w:author="Editor" w:date="2026-09-13T17:19:00Z"/>
          <w:spacing w:val="-12"/>
          <w:sz w:val="20"/>
        </w:rPr>
      </w:pPr>
      <w:r>
        <w:rPr>
          <w:sz w:val="20"/>
        </w:rPr>
        <w:t>reported</w:t>
      </w:r>
      <w:r>
        <w:rPr>
          <w:spacing w:val="-13"/>
          <w:sz w:val="20"/>
        </w:rPr>
        <w:t xml:space="preserve"> </w:t>
      </w:r>
      <w:r>
        <w:rPr>
          <w:sz w:val="20"/>
        </w:rPr>
        <w:t>as</w:t>
      </w:r>
      <w:r>
        <w:rPr>
          <w:spacing w:val="-12"/>
          <w:sz w:val="20"/>
        </w:rPr>
        <w:t xml:space="preserve"> </w:t>
      </w:r>
      <w:r w:rsidRPr="00BF059B">
        <w:rPr>
          <w:i/>
          <w:sz w:val="20"/>
        </w:rPr>
        <w:t>Treat</w:t>
      </w:r>
      <w:r w:rsidRPr="00BF059B">
        <w:rPr>
          <w:i/>
          <w:spacing w:val="-13"/>
          <w:sz w:val="20"/>
        </w:rPr>
        <w:t xml:space="preserve"> </w:t>
      </w:r>
      <w:r w:rsidRPr="00BF059B">
        <w:rPr>
          <w:rFonts w:ascii="Lucida Sans Unicode" w:hAnsi="Lucida Sans Unicode"/>
          <w:i/>
          <w:sz w:val="20"/>
        </w:rPr>
        <w:t>×</w:t>
      </w:r>
      <w:r w:rsidRPr="00BF059B">
        <w:rPr>
          <w:rFonts w:ascii="Lucida Sans Unicode" w:hAnsi="Lucida Sans Unicode"/>
          <w:i/>
          <w:spacing w:val="-16"/>
          <w:sz w:val="20"/>
        </w:rPr>
        <w:t xml:space="preserve"> </w:t>
      </w:r>
      <w:r w:rsidRPr="00BF059B">
        <w:rPr>
          <w:i/>
          <w:sz w:val="20"/>
        </w:rPr>
        <w:t>1998</w:t>
      </w:r>
      <w:r>
        <w:rPr>
          <w:spacing w:val="-12"/>
          <w:sz w:val="20"/>
        </w:rPr>
        <w:t xml:space="preserve"> </w:t>
      </w:r>
      <w:r>
        <w:rPr>
          <w:sz w:val="20"/>
        </w:rPr>
        <w:t>and</w:t>
      </w:r>
      <w:r>
        <w:rPr>
          <w:spacing w:val="-13"/>
          <w:sz w:val="20"/>
        </w:rPr>
        <w:t xml:space="preserve"> </w:t>
      </w:r>
      <w:r w:rsidRPr="00BF059B">
        <w:rPr>
          <w:i/>
          <w:sz w:val="20"/>
        </w:rPr>
        <w:t>Treat</w:t>
      </w:r>
      <w:r w:rsidRPr="00BF059B">
        <w:rPr>
          <w:i/>
          <w:spacing w:val="-12"/>
          <w:sz w:val="20"/>
        </w:rPr>
        <w:t xml:space="preserve"> </w:t>
      </w:r>
      <w:r w:rsidRPr="00BF059B">
        <w:rPr>
          <w:rFonts w:ascii="Lucida Sans Unicode" w:hAnsi="Lucida Sans Unicode"/>
          <w:i/>
          <w:sz w:val="20"/>
        </w:rPr>
        <w:t>×</w:t>
      </w:r>
      <w:r w:rsidRPr="00BF059B">
        <w:rPr>
          <w:rFonts w:ascii="Lucida Sans Unicode" w:hAnsi="Lucida Sans Unicode"/>
          <w:i/>
          <w:spacing w:val="-16"/>
          <w:sz w:val="20"/>
        </w:rPr>
        <w:t xml:space="preserve"> </w:t>
      </w:r>
      <w:r w:rsidRPr="00BF059B">
        <w:rPr>
          <w:i/>
          <w:sz w:val="20"/>
        </w:rPr>
        <w:t>1999</w:t>
      </w:r>
      <w:r>
        <w:rPr>
          <w:spacing w:val="-13"/>
          <w:sz w:val="20"/>
        </w:rPr>
        <w:t xml:space="preserve"> </w:t>
      </w:r>
      <w:r>
        <w:rPr>
          <w:sz w:val="20"/>
        </w:rPr>
        <w:t>against</w:t>
      </w:r>
      <w:r>
        <w:rPr>
          <w:spacing w:val="-12"/>
          <w:sz w:val="20"/>
        </w:rPr>
        <w:t xml:space="preserve"> </w:t>
      </w:r>
      <w:r>
        <w:rPr>
          <w:sz w:val="20"/>
        </w:rPr>
        <w:t>the</w:t>
      </w:r>
      <w:r>
        <w:rPr>
          <w:spacing w:val="-13"/>
          <w:sz w:val="20"/>
        </w:rPr>
        <w:t xml:space="preserve"> </w:t>
      </w:r>
      <w:r>
        <w:rPr>
          <w:sz w:val="20"/>
        </w:rPr>
        <w:t>1997</w:t>
      </w:r>
      <w:r>
        <w:rPr>
          <w:spacing w:val="-12"/>
          <w:sz w:val="20"/>
        </w:rPr>
        <w:t xml:space="preserve"> </w:t>
      </w:r>
      <w:r>
        <w:rPr>
          <w:sz w:val="20"/>
        </w:rPr>
        <w:t>control</w:t>
      </w:r>
      <w:r>
        <w:rPr>
          <w:spacing w:val="-13"/>
          <w:sz w:val="20"/>
        </w:rPr>
        <w:t xml:space="preserve"> </w:t>
      </w:r>
      <w:r>
        <w:rPr>
          <w:sz w:val="20"/>
        </w:rPr>
        <w:t>mean.</w:t>
      </w:r>
      <w:r>
        <w:rPr>
          <w:spacing w:val="-12"/>
          <w:sz w:val="20"/>
        </w:rPr>
        <w:t xml:space="preserve"> </w:t>
      </w:r>
    </w:p>
    <w:p w14:paraId="27DEFB93" w14:textId="77777777" w:rsidR="006F1B3D" w:rsidDel="00601A3D" w:rsidRDefault="00191F14" w:rsidP="00BF059B">
      <w:pPr>
        <w:suppressAutoHyphens/>
        <w:spacing w:before="120"/>
        <w:ind w:right="259"/>
        <w:jc w:val="both"/>
        <w:rPr>
          <w:del w:id="2613" w:author="Editor" w:date="2026-09-10T13:48:00Z"/>
          <w:sz w:val="20"/>
        </w:rPr>
      </w:pPr>
      <w:del w:id="2614" w:author="Editor" w:date="2026-09-13T17:17:00Z">
        <w:r w:rsidRPr="00BF059B" w:rsidDel="00EC25F2">
          <w:rPr>
            <w:sz w:val="20"/>
            <w:vertAlign w:val="superscript"/>
          </w:rPr>
          <w:lastRenderedPageBreak/>
          <w:delText>†</w:delText>
        </w:r>
        <w:r w:rsidRPr="00BF059B" w:rsidDel="00EC25F2">
          <w:rPr>
            <w:spacing w:val="-16"/>
            <w:sz w:val="20"/>
          </w:rPr>
          <w:delText xml:space="preserve"> </w:delText>
        </w:r>
      </w:del>
      <w:ins w:id="2615" w:author="Editor" w:date="2026-09-13T17:17:00Z">
        <w:r w:rsidR="00EC25F2" w:rsidRPr="00BF059B">
          <w:rPr>
            <w:sz w:val="20"/>
            <w:vertAlign w:val="superscript"/>
          </w:rPr>
          <w:t>1</w:t>
        </w:r>
        <w:r w:rsidR="00EC25F2">
          <w:rPr>
            <w:rFonts w:ascii="Lucida Sans Unicode" w:hAnsi="Lucida Sans Unicode"/>
            <w:spacing w:val="-16"/>
            <w:sz w:val="20"/>
          </w:rPr>
          <w:t xml:space="preserve"> </w:t>
        </w:r>
      </w:ins>
      <w:r>
        <w:rPr>
          <w:sz w:val="20"/>
        </w:rPr>
        <w:t>Health</w:t>
      </w:r>
      <w:ins w:id="2616" w:author="Editor" w:date="2026-09-13T17:19:00Z">
        <w:r w:rsidR="00EC25F2">
          <w:rPr>
            <w:sz w:val="20"/>
          </w:rPr>
          <w:t xml:space="preserve"> </w:t>
        </w:r>
      </w:ins>
      <w:del w:id="2617" w:author="Editor" w:date="2026-09-13T17:19:00Z">
        <w:r w:rsidDel="00EC25F2">
          <w:rPr>
            <w:sz w:val="20"/>
          </w:rPr>
          <w:delText>-</w:delText>
        </w:r>
      </w:del>
      <w:r>
        <w:rPr>
          <w:sz w:val="20"/>
        </w:rPr>
        <w:t>facility</w:t>
      </w:r>
      <w:r>
        <w:rPr>
          <w:spacing w:val="-12"/>
          <w:sz w:val="20"/>
        </w:rPr>
        <w:t xml:space="preserve"> </w:t>
      </w:r>
      <w:r>
        <w:rPr>
          <w:sz w:val="20"/>
        </w:rPr>
        <w:t>visits</w:t>
      </w:r>
      <w:r>
        <w:rPr>
          <w:spacing w:val="-13"/>
          <w:sz w:val="20"/>
        </w:rPr>
        <w:t xml:space="preserve"> </w:t>
      </w:r>
      <w:r>
        <w:rPr>
          <w:sz w:val="20"/>
        </w:rPr>
        <w:t>(columns</w:t>
      </w:r>
      <w:r>
        <w:rPr>
          <w:spacing w:val="-12"/>
          <w:sz w:val="20"/>
        </w:rPr>
        <w:t xml:space="preserve"> </w:t>
      </w:r>
      <w:r>
        <w:rPr>
          <w:sz w:val="20"/>
        </w:rPr>
        <w:t>(5)</w:t>
      </w:r>
      <w:r>
        <w:rPr>
          <w:spacing w:val="-13"/>
          <w:sz w:val="20"/>
        </w:rPr>
        <w:t xml:space="preserve"> </w:t>
      </w:r>
      <w:r>
        <w:rPr>
          <w:sz w:val="20"/>
        </w:rPr>
        <w:t>and</w:t>
      </w:r>
      <w:r>
        <w:rPr>
          <w:spacing w:val="-12"/>
          <w:sz w:val="20"/>
        </w:rPr>
        <w:t xml:space="preserve"> </w:t>
      </w:r>
      <w:r>
        <w:rPr>
          <w:sz w:val="20"/>
        </w:rPr>
        <w:t>(7))</w:t>
      </w:r>
      <w:r>
        <w:rPr>
          <w:spacing w:val="-13"/>
          <w:sz w:val="20"/>
        </w:rPr>
        <w:t xml:space="preserve"> </w:t>
      </w:r>
      <w:r>
        <w:rPr>
          <w:sz w:val="20"/>
        </w:rPr>
        <w:t>were not</w:t>
      </w:r>
      <w:r>
        <w:rPr>
          <w:spacing w:val="-12"/>
          <w:sz w:val="20"/>
        </w:rPr>
        <w:t xml:space="preserve"> </w:t>
      </w:r>
      <w:r>
        <w:rPr>
          <w:sz w:val="20"/>
        </w:rPr>
        <w:t>collected</w:t>
      </w:r>
      <w:r>
        <w:rPr>
          <w:spacing w:val="-12"/>
          <w:sz w:val="20"/>
        </w:rPr>
        <w:t xml:space="preserve"> </w:t>
      </w:r>
      <w:r>
        <w:rPr>
          <w:sz w:val="20"/>
        </w:rPr>
        <w:t>at</w:t>
      </w:r>
      <w:r>
        <w:rPr>
          <w:spacing w:val="-12"/>
          <w:sz w:val="20"/>
        </w:rPr>
        <w:t xml:space="preserve"> </w:t>
      </w:r>
      <w:r>
        <w:rPr>
          <w:sz w:val="20"/>
        </w:rPr>
        <w:t>baseline,</w:t>
      </w:r>
      <w:r>
        <w:rPr>
          <w:spacing w:val="-11"/>
          <w:sz w:val="20"/>
        </w:rPr>
        <w:t xml:space="preserve"> </w:t>
      </w:r>
      <w:r>
        <w:rPr>
          <w:sz w:val="20"/>
        </w:rPr>
        <w:t>so</w:t>
      </w:r>
      <w:r>
        <w:rPr>
          <w:spacing w:val="-11"/>
          <w:sz w:val="20"/>
        </w:rPr>
        <w:t xml:space="preserve"> </w:t>
      </w:r>
      <w:r>
        <w:rPr>
          <w:sz w:val="20"/>
        </w:rPr>
        <w:t>following</w:t>
      </w:r>
      <w:r>
        <w:rPr>
          <w:spacing w:val="-12"/>
          <w:sz w:val="20"/>
        </w:rPr>
        <w:t xml:space="preserve"> </w:t>
      </w:r>
      <w:hyperlink w:anchor="_bookmark53" w:history="1">
        <w:r>
          <w:rPr>
            <w:color w:val="0000FF"/>
            <w:sz w:val="20"/>
          </w:rPr>
          <w:t>Gertler</w:t>
        </w:r>
      </w:hyperlink>
      <w:r>
        <w:rPr>
          <w:color w:val="0000FF"/>
          <w:spacing w:val="-12"/>
          <w:sz w:val="20"/>
        </w:rPr>
        <w:t xml:space="preserve"> </w:t>
      </w:r>
      <w:r>
        <w:rPr>
          <w:sz w:val="20"/>
        </w:rPr>
        <w:t>(</w:t>
      </w:r>
      <w:hyperlink w:anchor="_bookmark53" w:history="1">
        <w:r>
          <w:rPr>
            <w:color w:val="0000FF"/>
            <w:sz w:val="20"/>
          </w:rPr>
          <w:t>2000</w:t>
        </w:r>
      </w:hyperlink>
      <w:r>
        <w:rPr>
          <w:sz w:val="20"/>
        </w:rPr>
        <w:t>)</w:t>
      </w:r>
      <w:r>
        <w:rPr>
          <w:spacing w:val="-11"/>
          <w:sz w:val="20"/>
        </w:rPr>
        <w:t xml:space="preserve"> </w:t>
      </w:r>
      <w:r>
        <w:rPr>
          <w:sz w:val="20"/>
        </w:rPr>
        <w:t>these</w:t>
      </w:r>
      <w:r>
        <w:rPr>
          <w:spacing w:val="-12"/>
          <w:sz w:val="20"/>
        </w:rPr>
        <w:t xml:space="preserve"> </w:t>
      </w:r>
      <w:r>
        <w:rPr>
          <w:sz w:val="20"/>
        </w:rPr>
        <w:t>columns</w:t>
      </w:r>
      <w:r>
        <w:rPr>
          <w:spacing w:val="-12"/>
          <w:sz w:val="20"/>
        </w:rPr>
        <w:t xml:space="preserve"> </w:t>
      </w:r>
      <w:r>
        <w:rPr>
          <w:sz w:val="20"/>
        </w:rPr>
        <w:t>are</w:t>
      </w:r>
      <w:r>
        <w:rPr>
          <w:spacing w:val="-12"/>
          <w:sz w:val="20"/>
        </w:rPr>
        <w:t xml:space="preserve"> </w:t>
      </w:r>
      <w:r>
        <w:rPr>
          <w:sz w:val="20"/>
        </w:rPr>
        <w:t>estimated</w:t>
      </w:r>
      <w:r>
        <w:rPr>
          <w:spacing w:val="-11"/>
          <w:sz w:val="20"/>
        </w:rPr>
        <w:t xml:space="preserve"> </w:t>
      </w:r>
      <w:r>
        <w:rPr>
          <w:sz w:val="20"/>
        </w:rPr>
        <w:t>as</w:t>
      </w:r>
      <w:r>
        <w:rPr>
          <w:spacing w:val="-12"/>
          <w:sz w:val="20"/>
        </w:rPr>
        <w:t xml:space="preserve"> </w:t>
      </w:r>
      <w:r>
        <w:rPr>
          <w:sz w:val="20"/>
        </w:rPr>
        <w:t>a</w:t>
      </w:r>
      <w:r>
        <w:rPr>
          <w:spacing w:val="-12"/>
          <w:sz w:val="20"/>
        </w:rPr>
        <w:t xml:space="preserve"> </w:t>
      </w:r>
      <w:r>
        <w:rPr>
          <w:sz w:val="20"/>
        </w:rPr>
        <w:t>treatment-control</w:t>
      </w:r>
      <w:r>
        <w:rPr>
          <w:spacing w:val="-11"/>
          <w:sz w:val="20"/>
        </w:rPr>
        <w:t xml:space="preserve"> </w:t>
      </w:r>
      <w:r>
        <w:rPr>
          <w:sz w:val="20"/>
        </w:rPr>
        <w:t>cross-section</w:t>
      </w:r>
      <w:r>
        <w:rPr>
          <w:spacing w:val="-12"/>
          <w:sz w:val="20"/>
        </w:rPr>
        <w:t xml:space="preserve"> </w:t>
      </w:r>
      <w:r>
        <w:rPr>
          <w:spacing w:val="-2"/>
          <w:sz w:val="20"/>
        </w:rPr>
        <w:t>rather</w:t>
      </w:r>
      <w:ins w:id="2618" w:author="Editor" w:date="2026-09-10T13:48:00Z">
        <w:r w:rsidR="00601A3D">
          <w:rPr>
            <w:spacing w:val="-2"/>
            <w:sz w:val="20"/>
          </w:rPr>
          <w:t xml:space="preserve"> </w:t>
        </w:r>
      </w:ins>
    </w:p>
    <w:p w14:paraId="30660F1E" w14:textId="77777777" w:rsidR="006F1B3D" w:rsidRDefault="00191F14" w:rsidP="00BF059B">
      <w:pPr>
        <w:suppressAutoHyphens/>
        <w:spacing w:before="120"/>
        <w:ind w:right="259"/>
        <w:jc w:val="both"/>
        <w:rPr>
          <w:sz w:val="20"/>
        </w:rPr>
      </w:pPr>
      <w:r>
        <w:rPr>
          <w:sz w:val="20"/>
        </w:rPr>
        <w:t>than</w:t>
      </w:r>
      <w:r>
        <w:rPr>
          <w:spacing w:val="-2"/>
          <w:sz w:val="20"/>
        </w:rPr>
        <w:t xml:space="preserve"> </w:t>
      </w:r>
      <w:r>
        <w:rPr>
          <w:sz w:val="20"/>
        </w:rPr>
        <w:t>a</w:t>
      </w:r>
      <w:r>
        <w:rPr>
          <w:spacing w:val="-2"/>
          <w:sz w:val="20"/>
        </w:rPr>
        <w:t xml:space="preserve"> </w:t>
      </w:r>
      <w:del w:id="2619" w:author="Editor" w:date="2026-09-08T18:19:00Z">
        <w:r w:rsidDel="00B50A25">
          <w:rPr>
            <w:sz w:val="20"/>
          </w:rPr>
          <w:delText>di</w:delText>
        </w:r>
        <w:r w:rsidDel="00B50A25">
          <w:rPr>
            <w:rFonts w:ascii="Arial MT" w:hAnsi="Arial MT"/>
            <w:sz w:val="20"/>
          </w:rPr>
          <w:delText>ff</w:delText>
        </w:r>
        <w:r w:rsidDel="00B50A25">
          <w:rPr>
            <w:sz w:val="20"/>
          </w:rPr>
          <w:delText>erence</w:delText>
        </w:r>
      </w:del>
      <w:ins w:id="2620" w:author="Editor" w:date="2026-09-08T18:19:00Z">
        <w:r w:rsidR="00B50A25">
          <w:rPr>
            <w:sz w:val="20"/>
          </w:rPr>
          <w:t>difference</w:t>
        </w:r>
      </w:ins>
      <w:r>
        <w:rPr>
          <w:sz w:val="20"/>
        </w:rPr>
        <w:t>-in-</w:t>
      </w:r>
      <w:del w:id="2621" w:author="Editor" w:date="2026-09-08T18:19:00Z">
        <w:r w:rsidDel="00B50A25">
          <w:rPr>
            <w:sz w:val="20"/>
          </w:rPr>
          <w:delText>di</w:delText>
        </w:r>
        <w:r w:rsidDel="00B50A25">
          <w:rPr>
            <w:rFonts w:ascii="Arial MT" w:hAnsi="Arial MT"/>
            <w:sz w:val="20"/>
          </w:rPr>
          <w:delText>ff</w:delText>
        </w:r>
        <w:r w:rsidDel="00B50A25">
          <w:rPr>
            <w:sz w:val="20"/>
          </w:rPr>
          <w:delText>erences</w:delText>
        </w:r>
      </w:del>
      <w:ins w:id="2622" w:author="Editor" w:date="2026-09-08T18:19:00Z">
        <w:r w:rsidR="00B50A25">
          <w:rPr>
            <w:sz w:val="20"/>
          </w:rPr>
          <w:t>differences</w:t>
        </w:r>
      </w:ins>
      <w:r>
        <w:rPr>
          <w:sz w:val="20"/>
        </w:rPr>
        <w:t>:</w:t>
      </w:r>
      <w:r>
        <w:rPr>
          <w:spacing w:val="13"/>
          <w:sz w:val="20"/>
        </w:rPr>
        <w:t xml:space="preserve"> </w:t>
      </w:r>
      <w:r>
        <w:rPr>
          <w:sz w:val="20"/>
        </w:rPr>
        <w:t>person-level</w:t>
      </w:r>
      <w:r>
        <w:rPr>
          <w:spacing w:val="-2"/>
          <w:sz w:val="20"/>
        </w:rPr>
        <w:t xml:space="preserve"> </w:t>
      </w:r>
      <w:r>
        <w:rPr>
          <w:sz w:val="20"/>
        </w:rPr>
        <w:t>records</w:t>
      </w:r>
      <w:r>
        <w:rPr>
          <w:spacing w:val="-2"/>
          <w:sz w:val="20"/>
        </w:rPr>
        <w:t xml:space="preserve"> </w:t>
      </w:r>
      <w:r>
        <w:rPr>
          <w:sz w:val="20"/>
        </w:rPr>
        <w:t>from</w:t>
      </w:r>
      <w:r>
        <w:rPr>
          <w:spacing w:val="-2"/>
          <w:sz w:val="20"/>
        </w:rPr>
        <w:t xml:space="preserve"> </w:t>
      </w:r>
      <w:r>
        <w:rPr>
          <w:sz w:val="20"/>
        </w:rPr>
        <w:t>both</w:t>
      </w:r>
      <w:r>
        <w:rPr>
          <w:spacing w:val="-2"/>
          <w:sz w:val="20"/>
        </w:rPr>
        <w:t xml:space="preserve"> </w:t>
      </w:r>
      <w:r>
        <w:rPr>
          <w:sz w:val="20"/>
        </w:rPr>
        <w:t>1999</w:t>
      </w:r>
      <w:r>
        <w:rPr>
          <w:spacing w:val="-2"/>
          <w:sz w:val="20"/>
        </w:rPr>
        <w:t xml:space="preserve"> </w:t>
      </w:r>
      <w:ins w:id="2623" w:author="Editor" w:date="2026-09-10T15:30:00Z">
        <w:r w:rsidR="0055098B">
          <w:rPr>
            <w:spacing w:val="-2"/>
            <w:sz w:val="20"/>
          </w:rPr>
          <w:t xml:space="preserve">survey waves of the </w:t>
        </w:r>
        <w:r w:rsidR="006442C7" w:rsidRPr="00C40890">
          <w:rPr>
            <w:i/>
            <w:sz w:val="20"/>
            <w:szCs w:val="20"/>
          </w:rPr>
          <w:t>Encuesta de Evaluación de los Hogares</w:t>
        </w:r>
        <w:r w:rsidR="006442C7" w:rsidRPr="004A2FF4">
          <w:rPr>
            <w:sz w:val="20"/>
            <w:szCs w:val="20"/>
          </w:rPr>
          <w:t xml:space="preserve"> </w:t>
        </w:r>
        <w:r w:rsidR="0055098B">
          <w:rPr>
            <w:sz w:val="20"/>
            <w:szCs w:val="20"/>
          </w:rPr>
          <w:t>(</w:t>
        </w:r>
      </w:ins>
      <w:r w:rsidRPr="004A2FF4">
        <w:rPr>
          <w:sz w:val="20"/>
          <w:szCs w:val="20"/>
        </w:rPr>
        <w:t>ENCEL</w:t>
      </w:r>
      <w:ins w:id="2624" w:author="Editor" w:date="2026-09-10T15:30:00Z">
        <w:r w:rsidR="0055098B">
          <w:rPr>
            <w:sz w:val="20"/>
            <w:szCs w:val="20"/>
          </w:rPr>
          <w:t>)</w:t>
        </w:r>
      </w:ins>
      <w:del w:id="2625" w:author="Editor" w:date="2026-09-10T15:30:00Z">
        <w:r w:rsidRPr="004A2FF4" w:rsidDel="0055098B">
          <w:rPr>
            <w:spacing w:val="-2"/>
            <w:sz w:val="20"/>
            <w:szCs w:val="20"/>
          </w:rPr>
          <w:delText xml:space="preserve"> </w:delText>
        </w:r>
        <w:r w:rsidRPr="004A2FF4" w:rsidDel="0055098B">
          <w:rPr>
            <w:sz w:val="20"/>
            <w:szCs w:val="20"/>
          </w:rPr>
          <w:delText>waves</w:delText>
        </w:r>
      </w:del>
      <w:r>
        <w:rPr>
          <w:spacing w:val="-2"/>
          <w:sz w:val="20"/>
        </w:rPr>
        <w:t xml:space="preserve"> </w:t>
      </w:r>
      <w:r>
        <w:rPr>
          <w:sz w:val="20"/>
        </w:rPr>
        <w:t>(June</w:t>
      </w:r>
      <w:r>
        <w:rPr>
          <w:spacing w:val="-2"/>
          <w:sz w:val="20"/>
        </w:rPr>
        <w:t xml:space="preserve"> </w:t>
      </w:r>
      <w:r>
        <w:rPr>
          <w:sz w:val="20"/>
        </w:rPr>
        <w:t>and</w:t>
      </w:r>
      <w:r>
        <w:rPr>
          <w:spacing w:val="-2"/>
          <w:sz w:val="20"/>
        </w:rPr>
        <w:t xml:space="preserve"> </w:t>
      </w:r>
      <w:r>
        <w:rPr>
          <w:sz w:val="20"/>
        </w:rPr>
        <w:t>November)</w:t>
      </w:r>
      <w:r>
        <w:rPr>
          <w:spacing w:val="-2"/>
          <w:sz w:val="20"/>
        </w:rPr>
        <w:t xml:space="preserve"> </w:t>
      </w:r>
      <w:r>
        <w:rPr>
          <w:sz w:val="20"/>
        </w:rPr>
        <w:t>are</w:t>
      </w:r>
      <w:r>
        <w:rPr>
          <w:spacing w:val="-2"/>
          <w:sz w:val="20"/>
        </w:rPr>
        <w:t xml:space="preserve"> </w:t>
      </w:r>
      <w:r>
        <w:rPr>
          <w:sz w:val="20"/>
        </w:rPr>
        <w:t>pooled</w:t>
      </w:r>
      <w:r>
        <w:rPr>
          <w:spacing w:val="-2"/>
          <w:sz w:val="20"/>
        </w:rPr>
        <w:t xml:space="preserve"> </w:t>
      </w:r>
      <w:r>
        <w:rPr>
          <w:sz w:val="20"/>
        </w:rPr>
        <w:t>into a</w:t>
      </w:r>
      <w:r>
        <w:rPr>
          <w:spacing w:val="-9"/>
          <w:sz w:val="20"/>
        </w:rPr>
        <w:t xml:space="preserve"> </w:t>
      </w:r>
      <w:r>
        <w:rPr>
          <w:sz w:val="20"/>
        </w:rPr>
        <w:t>single</w:t>
      </w:r>
      <w:r>
        <w:rPr>
          <w:spacing w:val="-9"/>
          <w:sz w:val="20"/>
        </w:rPr>
        <w:t xml:space="preserve"> </w:t>
      </w:r>
      <w:r>
        <w:rPr>
          <w:sz w:val="20"/>
        </w:rPr>
        <w:t>cross-section</w:t>
      </w:r>
      <w:r>
        <w:rPr>
          <w:spacing w:val="-9"/>
          <w:sz w:val="20"/>
        </w:rPr>
        <w:t xml:space="preserve"> </w:t>
      </w:r>
      <w:r>
        <w:rPr>
          <w:sz w:val="20"/>
        </w:rPr>
        <w:t>at</w:t>
      </w:r>
      <w:r>
        <w:rPr>
          <w:spacing w:val="-9"/>
          <w:sz w:val="20"/>
        </w:rPr>
        <w:t xml:space="preserve"> </w:t>
      </w:r>
      <w:r>
        <w:rPr>
          <w:sz w:val="20"/>
        </w:rPr>
        <w:t>age</w:t>
      </w:r>
      <w:r>
        <w:rPr>
          <w:spacing w:val="-9"/>
          <w:sz w:val="20"/>
        </w:rPr>
        <w:t xml:space="preserve"> </w:t>
      </w:r>
      <w:r>
        <w:rPr>
          <w:sz w:val="20"/>
        </w:rPr>
        <w:t>65</w:t>
      </w:r>
      <w:r>
        <w:rPr>
          <w:spacing w:val="-9"/>
          <w:sz w:val="20"/>
        </w:rPr>
        <w:t xml:space="preserve"> </w:t>
      </w:r>
      <w:r>
        <w:rPr>
          <w:sz w:val="20"/>
        </w:rPr>
        <w:t>and</w:t>
      </w:r>
      <w:r>
        <w:rPr>
          <w:spacing w:val="-9"/>
          <w:sz w:val="20"/>
        </w:rPr>
        <w:t xml:space="preserve"> </w:t>
      </w:r>
      <w:r>
        <w:rPr>
          <w:sz w:val="20"/>
        </w:rPr>
        <w:t>older,</w:t>
      </w:r>
      <w:r>
        <w:rPr>
          <w:spacing w:val="-9"/>
          <w:sz w:val="20"/>
        </w:rPr>
        <w:t xml:space="preserve"> </w:t>
      </w:r>
      <w:r>
        <w:rPr>
          <w:sz w:val="20"/>
        </w:rPr>
        <w:t>using</w:t>
      </w:r>
      <w:r>
        <w:rPr>
          <w:spacing w:val="-9"/>
          <w:sz w:val="20"/>
        </w:rPr>
        <w:t xml:space="preserve"> </w:t>
      </w:r>
      <w:r>
        <w:rPr>
          <w:sz w:val="20"/>
        </w:rPr>
        <w:t>each</w:t>
      </w:r>
      <w:r>
        <w:rPr>
          <w:spacing w:val="-9"/>
          <w:sz w:val="20"/>
        </w:rPr>
        <w:t xml:space="preserve"> </w:t>
      </w:r>
      <w:r>
        <w:rPr>
          <w:sz w:val="20"/>
        </w:rPr>
        <w:t>wave’s</w:t>
      </w:r>
      <w:r>
        <w:rPr>
          <w:spacing w:val="-9"/>
          <w:sz w:val="20"/>
        </w:rPr>
        <w:t xml:space="preserve"> </w:t>
      </w:r>
      <w:r>
        <w:rPr>
          <w:sz w:val="20"/>
        </w:rPr>
        <w:t>own</w:t>
      </w:r>
      <w:r>
        <w:rPr>
          <w:spacing w:val="-9"/>
          <w:sz w:val="20"/>
        </w:rPr>
        <w:t xml:space="preserve"> </w:t>
      </w:r>
      <w:r>
        <w:rPr>
          <w:sz w:val="20"/>
        </w:rPr>
        <w:t>contemporaneous</w:t>
      </w:r>
      <w:r>
        <w:rPr>
          <w:spacing w:val="-9"/>
          <w:sz w:val="20"/>
        </w:rPr>
        <w:t xml:space="preserve"> </w:t>
      </w:r>
      <w:r>
        <w:rPr>
          <w:sz w:val="20"/>
        </w:rPr>
        <w:t>interview</w:t>
      </w:r>
      <w:r>
        <w:rPr>
          <w:spacing w:val="-9"/>
          <w:sz w:val="20"/>
        </w:rPr>
        <w:t xml:space="preserve"> </w:t>
      </w:r>
      <w:r>
        <w:rPr>
          <w:sz w:val="20"/>
        </w:rPr>
        <w:t>age. These</w:t>
      </w:r>
      <w:r>
        <w:rPr>
          <w:spacing w:val="-9"/>
          <w:sz w:val="20"/>
        </w:rPr>
        <w:t xml:space="preserve"> </w:t>
      </w:r>
      <w:r>
        <w:rPr>
          <w:sz w:val="20"/>
        </w:rPr>
        <w:t>columns</w:t>
      </w:r>
      <w:r>
        <w:rPr>
          <w:spacing w:val="-9"/>
          <w:sz w:val="20"/>
        </w:rPr>
        <w:t xml:space="preserve"> </w:t>
      </w:r>
      <w:r>
        <w:rPr>
          <w:sz w:val="20"/>
        </w:rPr>
        <w:t>therefore report</w:t>
      </w:r>
      <w:r>
        <w:rPr>
          <w:spacing w:val="-5"/>
          <w:sz w:val="20"/>
        </w:rPr>
        <w:t xml:space="preserve"> </w:t>
      </w:r>
      <w:r>
        <w:rPr>
          <w:sz w:val="20"/>
        </w:rPr>
        <w:t>a</w:t>
      </w:r>
      <w:r>
        <w:rPr>
          <w:spacing w:val="-5"/>
          <w:sz w:val="20"/>
        </w:rPr>
        <w:t xml:space="preserve"> </w:t>
      </w:r>
      <w:r>
        <w:rPr>
          <w:sz w:val="20"/>
        </w:rPr>
        <w:t>single</w:t>
      </w:r>
      <w:r>
        <w:rPr>
          <w:spacing w:val="-5"/>
          <w:sz w:val="20"/>
        </w:rPr>
        <w:t xml:space="preserve"> </w:t>
      </w:r>
      <w:r>
        <w:rPr>
          <w:sz w:val="20"/>
        </w:rPr>
        <w:t>treatment</w:t>
      </w:r>
      <w:r>
        <w:rPr>
          <w:spacing w:val="-5"/>
          <w:sz w:val="20"/>
        </w:rPr>
        <w:t xml:space="preserve"> </w:t>
      </w:r>
      <w:r>
        <w:rPr>
          <w:sz w:val="20"/>
        </w:rPr>
        <w:t>co</w:t>
      </w:r>
      <w:ins w:id="2626" w:author="Editor" w:date="2026-09-08T18:19:00Z">
        <w:r w:rsidR="00B50A25">
          <w:rPr>
            <w:sz w:val="20"/>
          </w:rPr>
          <w:t>eff</w:t>
        </w:r>
      </w:ins>
      <w:del w:id="2627" w:author="Editor" w:date="2026-09-08T18:19:00Z">
        <w:r w:rsidDel="00B50A25">
          <w:rPr>
            <w:sz w:val="20"/>
          </w:rPr>
          <w:delText>e</w:delText>
        </w:r>
        <w:r w:rsidDel="00B50A25">
          <w:rPr>
            <w:rFonts w:ascii="Arial MT" w:hAnsi="Arial MT"/>
            <w:sz w:val="20"/>
          </w:rPr>
          <w:delText>ff</w:delText>
        </w:r>
      </w:del>
      <w:r>
        <w:rPr>
          <w:rFonts w:ascii="Arial MT" w:hAnsi="Arial MT"/>
          <w:sz w:val="20"/>
        </w:rPr>
        <w:t>i</w:t>
      </w:r>
      <w:r>
        <w:rPr>
          <w:sz w:val="20"/>
        </w:rPr>
        <w:t>cient</w:t>
      </w:r>
      <w:r>
        <w:rPr>
          <w:spacing w:val="-5"/>
          <w:sz w:val="20"/>
        </w:rPr>
        <w:t xml:space="preserve"> </w:t>
      </w:r>
      <w:r>
        <w:rPr>
          <w:sz w:val="20"/>
        </w:rPr>
        <w:t>against</w:t>
      </w:r>
      <w:r>
        <w:rPr>
          <w:spacing w:val="-5"/>
          <w:sz w:val="20"/>
        </w:rPr>
        <w:t xml:space="preserve"> </w:t>
      </w:r>
      <w:r>
        <w:rPr>
          <w:sz w:val="20"/>
        </w:rPr>
        <w:t>the</w:t>
      </w:r>
      <w:r>
        <w:rPr>
          <w:spacing w:val="-5"/>
          <w:sz w:val="20"/>
        </w:rPr>
        <w:t xml:space="preserve"> </w:t>
      </w:r>
      <w:r>
        <w:rPr>
          <w:sz w:val="20"/>
        </w:rPr>
        <w:t>1999</w:t>
      </w:r>
      <w:r>
        <w:rPr>
          <w:spacing w:val="-5"/>
          <w:sz w:val="20"/>
        </w:rPr>
        <w:t xml:space="preserve"> </w:t>
      </w:r>
      <w:r>
        <w:rPr>
          <w:sz w:val="20"/>
        </w:rPr>
        <w:t>control</w:t>
      </w:r>
      <w:r>
        <w:rPr>
          <w:spacing w:val="-5"/>
          <w:sz w:val="20"/>
        </w:rPr>
        <w:t xml:space="preserve"> </w:t>
      </w:r>
      <w:r>
        <w:rPr>
          <w:sz w:val="20"/>
        </w:rPr>
        <w:t xml:space="preserve">mean. </w:t>
      </w:r>
      <w:r>
        <w:rPr>
          <w:rFonts w:ascii="Lucida Sans Unicode" w:hAnsi="Lucida Sans Unicode"/>
          <w:sz w:val="20"/>
          <w:vertAlign w:val="superscript"/>
        </w:rPr>
        <w:t>∗</w:t>
      </w:r>
      <w:r>
        <w:rPr>
          <w:rFonts w:ascii="Lucida Sans Unicode" w:hAnsi="Lucida Sans Unicode"/>
          <w:sz w:val="20"/>
        </w:rPr>
        <w:t xml:space="preserve"> </w:t>
      </w:r>
      <w:r w:rsidRPr="00BF059B">
        <w:rPr>
          <w:sz w:val="20"/>
        </w:rPr>
        <w:t>p</w:t>
      </w:r>
      <w:r>
        <w:rPr>
          <w:i/>
          <w:sz w:val="20"/>
        </w:rPr>
        <w:t xml:space="preserve"> </w:t>
      </w:r>
      <w:r>
        <w:rPr>
          <w:rFonts w:ascii="Sitka Heading" w:hAnsi="Sitka Heading"/>
          <w:i/>
          <w:sz w:val="20"/>
        </w:rPr>
        <w:t xml:space="preserve">&lt; </w:t>
      </w:r>
      <w:r>
        <w:rPr>
          <w:sz w:val="20"/>
        </w:rPr>
        <w:t>0</w:t>
      </w:r>
      <w:r>
        <w:rPr>
          <w:rFonts w:ascii="Sitka Heading" w:hAnsi="Sitka Heading"/>
          <w:i/>
          <w:sz w:val="20"/>
        </w:rPr>
        <w:t>.</w:t>
      </w:r>
      <w:r>
        <w:rPr>
          <w:sz w:val="20"/>
        </w:rPr>
        <w:t>10,</w:t>
      </w:r>
      <w:r>
        <w:rPr>
          <w:spacing w:val="-5"/>
          <w:sz w:val="20"/>
        </w:rPr>
        <w:t xml:space="preserve"> </w:t>
      </w:r>
      <w:r>
        <w:rPr>
          <w:rFonts w:ascii="Lucida Sans Unicode" w:hAnsi="Lucida Sans Unicode"/>
          <w:sz w:val="20"/>
          <w:vertAlign w:val="superscript"/>
        </w:rPr>
        <w:t>∗∗</w:t>
      </w:r>
      <w:r>
        <w:rPr>
          <w:rFonts w:ascii="Lucida Sans Unicode" w:hAnsi="Lucida Sans Unicode"/>
          <w:sz w:val="20"/>
        </w:rPr>
        <w:t xml:space="preserve"> </w:t>
      </w:r>
      <w:r w:rsidRPr="00BF059B">
        <w:rPr>
          <w:sz w:val="20"/>
        </w:rPr>
        <w:t>p</w:t>
      </w:r>
      <w:r>
        <w:rPr>
          <w:i/>
          <w:sz w:val="20"/>
        </w:rPr>
        <w:t xml:space="preserve"> </w:t>
      </w:r>
      <w:r>
        <w:rPr>
          <w:rFonts w:ascii="Sitka Heading" w:hAnsi="Sitka Heading"/>
          <w:i/>
          <w:sz w:val="20"/>
        </w:rPr>
        <w:t xml:space="preserve">&lt; </w:t>
      </w:r>
      <w:r>
        <w:rPr>
          <w:sz w:val="20"/>
        </w:rPr>
        <w:t>0</w:t>
      </w:r>
      <w:r>
        <w:rPr>
          <w:rFonts w:ascii="Sitka Heading" w:hAnsi="Sitka Heading"/>
          <w:i/>
          <w:sz w:val="20"/>
        </w:rPr>
        <w:t>.</w:t>
      </w:r>
      <w:r>
        <w:rPr>
          <w:sz w:val="20"/>
        </w:rPr>
        <w:t>05,</w:t>
      </w:r>
      <w:r>
        <w:rPr>
          <w:spacing w:val="-5"/>
          <w:sz w:val="20"/>
        </w:rPr>
        <w:t xml:space="preserve"> </w:t>
      </w:r>
      <w:r>
        <w:rPr>
          <w:rFonts w:ascii="Lucida Sans Unicode" w:hAnsi="Lucida Sans Unicode"/>
          <w:sz w:val="20"/>
          <w:vertAlign w:val="superscript"/>
        </w:rPr>
        <w:t>∗∗∗</w:t>
      </w:r>
      <w:r>
        <w:rPr>
          <w:rFonts w:ascii="Lucida Sans Unicode" w:hAnsi="Lucida Sans Unicode"/>
          <w:sz w:val="20"/>
        </w:rPr>
        <w:t xml:space="preserve"> </w:t>
      </w:r>
      <w:r w:rsidRPr="00BF059B">
        <w:rPr>
          <w:sz w:val="20"/>
        </w:rPr>
        <w:t>p</w:t>
      </w:r>
      <w:r>
        <w:rPr>
          <w:i/>
          <w:sz w:val="20"/>
        </w:rPr>
        <w:t xml:space="preserve"> </w:t>
      </w:r>
      <w:r>
        <w:rPr>
          <w:rFonts w:ascii="Sitka Heading" w:hAnsi="Sitka Heading"/>
          <w:i/>
          <w:sz w:val="20"/>
        </w:rPr>
        <w:t xml:space="preserve">&lt; </w:t>
      </w:r>
      <w:r>
        <w:rPr>
          <w:sz w:val="20"/>
        </w:rPr>
        <w:t>0</w:t>
      </w:r>
      <w:r>
        <w:rPr>
          <w:rFonts w:ascii="Sitka Heading" w:hAnsi="Sitka Heading"/>
          <w:i/>
          <w:sz w:val="20"/>
        </w:rPr>
        <w:t>.</w:t>
      </w:r>
      <w:r>
        <w:rPr>
          <w:sz w:val="20"/>
        </w:rPr>
        <w:t>01.</w:t>
      </w:r>
    </w:p>
    <w:p w14:paraId="565ECE22" w14:textId="77777777" w:rsidR="006F1B3D" w:rsidRDefault="006F1B3D" w:rsidP="008C7539">
      <w:pPr>
        <w:suppressAutoHyphens/>
        <w:spacing w:line="232" w:lineRule="auto"/>
        <w:jc w:val="both"/>
        <w:rPr>
          <w:sz w:val="20"/>
        </w:rPr>
        <w:sectPr w:rsidR="006F1B3D">
          <w:pgSz w:w="12240" w:h="15840"/>
          <w:pgMar w:top="1700" w:right="720" w:bottom="1420" w:left="1440" w:header="0" w:footer="1223" w:gutter="0"/>
          <w:cols w:space="720"/>
        </w:sectPr>
      </w:pPr>
    </w:p>
    <w:p w14:paraId="0E16DF32" w14:textId="77777777" w:rsidR="006F1B3D" w:rsidRPr="00BA667C" w:rsidRDefault="00191F14" w:rsidP="008C7539">
      <w:pPr>
        <w:pStyle w:val="Heading1"/>
        <w:suppressAutoHyphens/>
        <w:rPr>
          <w:sz w:val="36"/>
          <w:szCs w:val="36"/>
        </w:rPr>
      </w:pPr>
      <w:r w:rsidRPr="00BA667C">
        <w:rPr>
          <w:sz w:val="36"/>
          <w:szCs w:val="36"/>
        </w:rPr>
        <w:lastRenderedPageBreak/>
        <w:t>Online</w:t>
      </w:r>
      <w:r w:rsidRPr="00BA667C">
        <w:rPr>
          <w:spacing w:val="10"/>
          <w:sz w:val="36"/>
          <w:szCs w:val="36"/>
        </w:rPr>
        <w:t xml:space="preserve"> </w:t>
      </w:r>
      <w:r w:rsidRPr="00BA667C">
        <w:rPr>
          <w:spacing w:val="-2"/>
          <w:sz w:val="36"/>
          <w:szCs w:val="36"/>
        </w:rPr>
        <w:t>Appendix</w:t>
      </w:r>
    </w:p>
    <w:p w14:paraId="1E7D49C6" w14:textId="77777777" w:rsidR="006F1B3D" w:rsidRDefault="006F1B3D" w:rsidP="008C7539">
      <w:pPr>
        <w:pStyle w:val="BodyText"/>
        <w:suppressAutoHyphens/>
        <w:rPr>
          <w:b/>
          <w:sz w:val="34"/>
        </w:rPr>
      </w:pPr>
    </w:p>
    <w:p w14:paraId="4783E4C8" w14:textId="77777777" w:rsidR="006F1B3D" w:rsidRPr="00BA667C" w:rsidRDefault="00191F14" w:rsidP="008C7539">
      <w:pPr>
        <w:pStyle w:val="Heading1"/>
        <w:suppressAutoHyphens/>
        <w:spacing w:before="1"/>
        <w:rPr>
          <w:sz w:val="28"/>
          <w:szCs w:val="28"/>
        </w:rPr>
      </w:pPr>
      <w:r w:rsidRPr="00BA667C">
        <w:rPr>
          <w:spacing w:val="-2"/>
          <w:sz w:val="28"/>
          <w:szCs w:val="28"/>
        </w:rPr>
        <w:t>Figures</w:t>
      </w:r>
    </w:p>
    <w:p w14:paraId="29EC9ACF" w14:textId="77777777" w:rsidR="006F1B3D" w:rsidRPr="00C66D70" w:rsidRDefault="00191F14" w:rsidP="008C7539">
      <w:pPr>
        <w:pStyle w:val="ListParagraph"/>
        <w:numPr>
          <w:ilvl w:val="1"/>
          <w:numId w:val="4"/>
        </w:numPr>
        <w:tabs>
          <w:tab w:val="left" w:pos="906"/>
          <w:tab w:val="left" w:leader="dot" w:pos="9240"/>
        </w:tabs>
        <w:suppressAutoHyphens/>
        <w:spacing w:before="373"/>
        <w:ind w:left="906" w:hanging="548"/>
        <w:rPr>
          <w:sz w:val="24"/>
        </w:rPr>
      </w:pPr>
      <w:hyperlink w:anchor="_bookmark74" w:history="1">
        <w:r w:rsidRPr="003503A6">
          <w:rPr>
            <w:sz w:val="24"/>
          </w:rPr>
          <w:t>Progresa</w:t>
        </w:r>
        <w:r w:rsidRPr="00662A79">
          <w:rPr>
            <w:spacing w:val="-9"/>
            <w:sz w:val="24"/>
          </w:rPr>
          <w:t xml:space="preserve"> </w:t>
        </w:r>
        <w:r w:rsidRPr="00662A79">
          <w:rPr>
            <w:sz w:val="24"/>
          </w:rPr>
          <w:t>Enrollment</w:t>
        </w:r>
        <w:r w:rsidRPr="00662A79">
          <w:rPr>
            <w:spacing w:val="-8"/>
            <w:sz w:val="24"/>
          </w:rPr>
          <w:t xml:space="preserve"> </w:t>
        </w:r>
        <w:r w:rsidRPr="00662A79">
          <w:rPr>
            <w:sz w:val="24"/>
          </w:rPr>
          <w:t>Intensity</w:t>
        </w:r>
        <w:r w:rsidRPr="00662A79">
          <w:rPr>
            <w:spacing w:val="-9"/>
            <w:sz w:val="24"/>
          </w:rPr>
          <w:t xml:space="preserve"> </w:t>
        </w:r>
        <w:r w:rsidRPr="00662A79">
          <w:rPr>
            <w:sz w:val="24"/>
          </w:rPr>
          <w:t>and</w:t>
        </w:r>
        <w:r w:rsidRPr="00662A79">
          <w:rPr>
            <w:spacing w:val="-8"/>
            <w:sz w:val="24"/>
          </w:rPr>
          <w:t xml:space="preserve"> </w:t>
        </w:r>
        <w:r w:rsidRPr="00662A79">
          <w:rPr>
            <w:sz w:val="24"/>
          </w:rPr>
          <w:t>Mortality</w:t>
        </w:r>
        <w:r w:rsidRPr="00662A79">
          <w:rPr>
            <w:spacing w:val="-9"/>
            <w:sz w:val="24"/>
          </w:rPr>
          <w:t xml:space="preserve"> </w:t>
        </w:r>
        <w:r w:rsidRPr="00662A79">
          <w:rPr>
            <w:sz w:val="24"/>
          </w:rPr>
          <w:t>Rate</w:t>
        </w:r>
        <w:r w:rsidRPr="00662A79">
          <w:rPr>
            <w:spacing w:val="-8"/>
            <w:sz w:val="24"/>
          </w:rPr>
          <w:t xml:space="preserve"> </w:t>
        </w:r>
        <w:r w:rsidRPr="00662A79">
          <w:rPr>
            <w:spacing w:val="-2"/>
            <w:sz w:val="24"/>
          </w:rPr>
          <w:t>Trends</w:t>
        </w:r>
      </w:hyperlink>
      <w:r w:rsidRPr="00662A79">
        <w:rPr>
          <w:sz w:val="24"/>
        </w:rPr>
        <w:tab/>
      </w:r>
      <w:del w:id="2628" w:author="Editor" w:date="2026-09-10T15:16:00Z">
        <w:r w:rsidRPr="00C66D70" w:rsidDel="00B0743F">
          <w:rPr>
            <w:spacing w:val="-10"/>
            <w:sz w:val="24"/>
          </w:rPr>
          <w:delText>3</w:delText>
        </w:r>
      </w:del>
      <w:ins w:id="2629" w:author="Editor" w:date="2026-09-10T15:18:00Z">
        <w:r w:rsidR="00AD785C">
          <w:rPr>
            <w:spacing w:val="-10"/>
            <w:sz w:val="24"/>
          </w:rPr>
          <w:t>2</w:t>
        </w:r>
      </w:ins>
    </w:p>
    <w:p w14:paraId="74FBBBFB" w14:textId="77777777" w:rsidR="006F1B3D" w:rsidRPr="00C66D70" w:rsidRDefault="00191F14" w:rsidP="008C7539">
      <w:pPr>
        <w:pStyle w:val="ListParagraph"/>
        <w:numPr>
          <w:ilvl w:val="1"/>
          <w:numId w:val="4"/>
        </w:numPr>
        <w:tabs>
          <w:tab w:val="left" w:pos="906"/>
          <w:tab w:val="left" w:leader="dot" w:pos="9240"/>
        </w:tabs>
        <w:suppressAutoHyphens/>
        <w:spacing w:before="132"/>
        <w:ind w:left="906" w:hanging="548"/>
        <w:rPr>
          <w:sz w:val="24"/>
        </w:rPr>
      </w:pPr>
      <w:hyperlink w:anchor="_bookmark75" w:history="1">
        <w:r w:rsidRPr="003503A6">
          <w:rPr>
            <w:sz w:val="24"/>
          </w:rPr>
          <w:t>Progresa</w:t>
        </w:r>
        <w:r w:rsidRPr="00662A79">
          <w:rPr>
            <w:spacing w:val="-10"/>
            <w:sz w:val="24"/>
          </w:rPr>
          <w:t xml:space="preserve"> </w:t>
        </w:r>
        <w:r w:rsidRPr="00662A79">
          <w:rPr>
            <w:sz w:val="24"/>
          </w:rPr>
          <w:t>Enrollment</w:t>
        </w:r>
        <w:r w:rsidRPr="00662A79">
          <w:rPr>
            <w:spacing w:val="-9"/>
            <w:sz w:val="24"/>
          </w:rPr>
          <w:t xml:space="preserve"> </w:t>
        </w:r>
        <w:r w:rsidRPr="00662A79">
          <w:rPr>
            <w:sz w:val="24"/>
          </w:rPr>
          <w:t>Intensity</w:t>
        </w:r>
        <w:r w:rsidRPr="00662A79">
          <w:rPr>
            <w:spacing w:val="-10"/>
            <w:sz w:val="24"/>
          </w:rPr>
          <w:t xml:space="preserve"> </w:t>
        </w:r>
        <w:r w:rsidRPr="00662A79">
          <w:rPr>
            <w:sz w:val="24"/>
          </w:rPr>
          <w:t>by</w:t>
        </w:r>
        <w:r w:rsidRPr="00662A79">
          <w:rPr>
            <w:spacing w:val="-9"/>
            <w:sz w:val="24"/>
          </w:rPr>
          <w:t xml:space="preserve"> </w:t>
        </w:r>
        <w:r w:rsidRPr="00662A79">
          <w:rPr>
            <w:sz w:val="24"/>
          </w:rPr>
          <w:t>Municipality</w:t>
        </w:r>
        <w:r w:rsidRPr="00662A79">
          <w:rPr>
            <w:spacing w:val="-10"/>
            <w:sz w:val="24"/>
          </w:rPr>
          <w:t xml:space="preserve"> </w:t>
        </w:r>
        <w:r w:rsidRPr="00662A79">
          <w:rPr>
            <w:spacing w:val="-2"/>
            <w:sz w:val="24"/>
          </w:rPr>
          <w:t>Sample</w:t>
        </w:r>
      </w:hyperlink>
      <w:r w:rsidRPr="00662A79">
        <w:rPr>
          <w:sz w:val="24"/>
        </w:rPr>
        <w:tab/>
      </w:r>
      <w:del w:id="2630" w:author="Editor" w:date="2026-09-10T15:16:00Z">
        <w:r w:rsidRPr="00C66D70" w:rsidDel="00B0743F">
          <w:rPr>
            <w:spacing w:val="-10"/>
            <w:sz w:val="24"/>
          </w:rPr>
          <w:delText>4</w:delText>
        </w:r>
      </w:del>
      <w:ins w:id="2631" w:author="Editor" w:date="2026-09-10T15:18:00Z">
        <w:r w:rsidR="00AD785C">
          <w:rPr>
            <w:spacing w:val="-10"/>
            <w:sz w:val="24"/>
          </w:rPr>
          <w:t>3</w:t>
        </w:r>
      </w:ins>
    </w:p>
    <w:p w14:paraId="786782A4" w14:textId="77777777" w:rsidR="006F1B3D" w:rsidRPr="00C66D70" w:rsidRDefault="00191F14" w:rsidP="008C7539">
      <w:pPr>
        <w:pStyle w:val="ListParagraph"/>
        <w:numPr>
          <w:ilvl w:val="1"/>
          <w:numId w:val="4"/>
        </w:numPr>
        <w:tabs>
          <w:tab w:val="left" w:pos="906"/>
        </w:tabs>
        <w:suppressAutoHyphens/>
        <w:spacing w:before="133"/>
        <w:ind w:left="906" w:hanging="548"/>
        <w:rPr>
          <w:sz w:val="24"/>
        </w:rPr>
      </w:pPr>
      <w:hyperlink w:anchor="_bookmark76" w:history="1">
        <w:r w:rsidRPr="003503A6">
          <w:rPr>
            <w:spacing w:val="-2"/>
            <w:sz w:val="24"/>
          </w:rPr>
          <w:t>Progresa</w:t>
        </w:r>
        <w:r w:rsidRPr="00662A79">
          <w:rPr>
            <w:spacing w:val="-5"/>
            <w:sz w:val="24"/>
          </w:rPr>
          <w:t xml:space="preserve"> </w:t>
        </w:r>
        <w:r w:rsidRPr="00662A79">
          <w:rPr>
            <w:spacing w:val="-2"/>
            <w:sz w:val="24"/>
          </w:rPr>
          <w:t>Enrollment</w:t>
        </w:r>
        <w:r w:rsidRPr="00662A79">
          <w:rPr>
            <w:spacing w:val="-4"/>
            <w:sz w:val="24"/>
          </w:rPr>
          <w:t xml:space="preserve"> </w:t>
        </w:r>
        <w:r w:rsidRPr="00662A79">
          <w:rPr>
            <w:spacing w:val="-2"/>
            <w:sz w:val="24"/>
          </w:rPr>
          <w:t>Ratio</w:t>
        </w:r>
        <w:r w:rsidRPr="00662A79">
          <w:rPr>
            <w:spacing w:val="-4"/>
            <w:sz w:val="24"/>
          </w:rPr>
          <w:t xml:space="preserve"> </w:t>
        </w:r>
        <w:r w:rsidRPr="00662A79">
          <w:rPr>
            <w:spacing w:val="-2"/>
            <w:sz w:val="24"/>
          </w:rPr>
          <w:t>by</w:t>
        </w:r>
        <w:r w:rsidRPr="00662A79">
          <w:rPr>
            <w:spacing w:val="-4"/>
            <w:sz w:val="24"/>
          </w:rPr>
          <w:t xml:space="preserve"> </w:t>
        </w:r>
        <w:r w:rsidRPr="00662A79">
          <w:rPr>
            <w:spacing w:val="-2"/>
            <w:sz w:val="24"/>
          </w:rPr>
          <w:t>Roll-Out</w:t>
        </w:r>
        <w:r w:rsidRPr="00662A79">
          <w:rPr>
            <w:spacing w:val="-4"/>
            <w:sz w:val="24"/>
          </w:rPr>
          <w:t xml:space="preserve"> </w:t>
        </w:r>
        <w:r w:rsidRPr="00662A79">
          <w:rPr>
            <w:spacing w:val="-2"/>
            <w:sz w:val="24"/>
          </w:rPr>
          <w:t>Phase</w:t>
        </w:r>
        <w:r w:rsidRPr="00662A79">
          <w:rPr>
            <w:spacing w:val="-4"/>
            <w:sz w:val="24"/>
          </w:rPr>
          <w:t xml:space="preserve"> </w:t>
        </w:r>
        <w:r w:rsidRPr="00662A79">
          <w:rPr>
            <w:spacing w:val="-2"/>
            <w:sz w:val="24"/>
          </w:rPr>
          <w:t>and</w:t>
        </w:r>
        <w:r w:rsidRPr="00662A79">
          <w:rPr>
            <w:spacing w:val="-4"/>
            <w:sz w:val="24"/>
          </w:rPr>
          <w:t xml:space="preserve"> </w:t>
        </w:r>
        <w:r w:rsidRPr="00662A79">
          <w:rPr>
            <w:spacing w:val="-2"/>
            <w:sz w:val="24"/>
          </w:rPr>
          <w:t>Marginality</w:t>
        </w:r>
        <w:r w:rsidRPr="00662A79">
          <w:rPr>
            <w:spacing w:val="-5"/>
            <w:sz w:val="24"/>
          </w:rPr>
          <w:t xml:space="preserve"> </w:t>
        </w:r>
        <w:r w:rsidRPr="00662A79">
          <w:rPr>
            <w:spacing w:val="-2"/>
            <w:sz w:val="24"/>
          </w:rPr>
          <w:t>Percentile:</w:t>
        </w:r>
        <w:r w:rsidRPr="00662A79">
          <w:rPr>
            <w:spacing w:val="18"/>
            <w:sz w:val="24"/>
          </w:rPr>
          <w:t xml:space="preserve"> </w:t>
        </w:r>
        <w:r w:rsidRPr="00662A79">
          <w:rPr>
            <w:spacing w:val="-2"/>
            <w:sz w:val="24"/>
          </w:rPr>
          <w:t>Locality</w:t>
        </w:r>
      </w:hyperlink>
    </w:p>
    <w:p w14:paraId="360BD486" w14:textId="77777777" w:rsidR="006F1B3D" w:rsidRPr="00C66D70" w:rsidRDefault="00B0743F" w:rsidP="008C7539">
      <w:pPr>
        <w:pStyle w:val="BodyText"/>
        <w:tabs>
          <w:tab w:val="left" w:leader="dot" w:pos="9240"/>
        </w:tabs>
        <w:suppressAutoHyphens/>
        <w:spacing w:before="13"/>
        <w:ind w:left="908"/>
      </w:pPr>
      <w:hyperlink w:anchor="_bookmark76" w:history="1">
        <w:r>
          <w:t>versus</w:t>
        </w:r>
        <w:r w:rsidRPr="00662A79">
          <w:rPr>
            <w:spacing w:val="-4"/>
          </w:rPr>
          <w:t xml:space="preserve"> </w:t>
        </w:r>
        <w:r w:rsidRPr="00662A79">
          <w:rPr>
            <w:spacing w:val="-2"/>
          </w:rPr>
          <w:t>Municipality</w:t>
        </w:r>
      </w:hyperlink>
      <w:r w:rsidR="00191F14" w:rsidRPr="00662A79">
        <w:tab/>
      </w:r>
      <w:del w:id="2632" w:author="Editor" w:date="2026-09-10T15:16:00Z">
        <w:r w:rsidR="00191F14" w:rsidRPr="00C66D70" w:rsidDel="00B0743F">
          <w:rPr>
            <w:spacing w:val="-10"/>
          </w:rPr>
          <w:delText>5</w:delText>
        </w:r>
      </w:del>
      <w:ins w:id="2633" w:author="Editor" w:date="2026-09-10T15:18:00Z">
        <w:r w:rsidR="00AD785C">
          <w:rPr>
            <w:spacing w:val="-10"/>
          </w:rPr>
          <w:t>4</w:t>
        </w:r>
      </w:ins>
    </w:p>
    <w:p w14:paraId="7EE4F7C3" w14:textId="77777777" w:rsidR="006F1B3D" w:rsidRPr="00C66D70" w:rsidRDefault="00191F14" w:rsidP="008C7539">
      <w:pPr>
        <w:pStyle w:val="ListParagraph"/>
        <w:numPr>
          <w:ilvl w:val="1"/>
          <w:numId w:val="4"/>
        </w:numPr>
        <w:tabs>
          <w:tab w:val="left" w:pos="906"/>
        </w:tabs>
        <w:suppressAutoHyphens/>
        <w:spacing w:before="131"/>
        <w:ind w:left="906" w:hanging="548"/>
        <w:rPr>
          <w:sz w:val="24"/>
        </w:rPr>
      </w:pPr>
      <w:hyperlink w:anchor="_bookmark77" w:history="1">
        <w:r w:rsidRPr="00662A79">
          <w:rPr>
            <w:sz w:val="24"/>
          </w:rPr>
          <w:t>Event</w:t>
        </w:r>
        <w:r w:rsidRPr="00662A79">
          <w:rPr>
            <w:spacing w:val="5"/>
            <w:sz w:val="24"/>
          </w:rPr>
          <w:t xml:space="preserve"> </w:t>
        </w:r>
        <w:r w:rsidRPr="00662A79">
          <w:rPr>
            <w:sz w:val="24"/>
          </w:rPr>
          <w:t>Study:</w:t>
        </w:r>
        <w:r w:rsidRPr="00662A79">
          <w:rPr>
            <w:spacing w:val="30"/>
            <w:sz w:val="24"/>
          </w:rPr>
          <w:t xml:space="preserve"> </w:t>
        </w:r>
        <w:r w:rsidRPr="00662A79">
          <w:rPr>
            <w:sz w:val="24"/>
          </w:rPr>
          <w:t>E</w:t>
        </w:r>
        <w:r w:rsidR="00B50A25" w:rsidRPr="00C66D70">
          <w:t>ff</w:t>
        </w:r>
        <w:r w:rsidRPr="00662A79">
          <w:rPr>
            <w:sz w:val="24"/>
          </w:rPr>
          <w:t>ect</w:t>
        </w:r>
        <w:r w:rsidRPr="00662A79">
          <w:rPr>
            <w:spacing w:val="6"/>
            <w:sz w:val="24"/>
          </w:rPr>
          <w:t xml:space="preserve"> </w:t>
        </w:r>
        <w:r w:rsidRPr="00662A79">
          <w:rPr>
            <w:sz w:val="24"/>
          </w:rPr>
          <w:t>of</w:t>
        </w:r>
        <w:r w:rsidRPr="00662A79">
          <w:rPr>
            <w:spacing w:val="5"/>
            <w:sz w:val="24"/>
          </w:rPr>
          <w:t xml:space="preserve"> </w:t>
        </w:r>
        <w:r w:rsidRPr="003503A6">
          <w:rPr>
            <w:sz w:val="24"/>
          </w:rPr>
          <w:t>Progresa</w:t>
        </w:r>
        <w:r w:rsidRPr="00662A79">
          <w:rPr>
            <w:spacing w:val="6"/>
            <w:sz w:val="24"/>
          </w:rPr>
          <w:t xml:space="preserve"> </w:t>
        </w:r>
        <w:r w:rsidRPr="00662A79">
          <w:rPr>
            <w:sz w:val="24"/>
          </w:rPr>
          <w:t>Enrollment</w:t>
        </w:r>
        <w:r w:rsidRPr="00662A79">
          <w:rPr>
            <w:spacing w:val="5"/>
            <w:sz w:val="24"/>
          </w:rPr>
          <w:t xml:space="preserve"> </w:t>
        </w:r>
        <w:r w:rsidRPr="00662A79">
          <w:rPr>
            <w:sz w:val="24"/>
          </w:rPr>
          <w:t>Intensity</w:t>
        </w:r>
        <w:r w:rsidRPr="00662A79">
          <w:rPr>
            <w:spacing w:val="6"/>
            <w:sz w:val="24"/>
          </w:rPr>
          <w:t xml:space="preserve"> </w:t>
        </w:r>
        <w:r w:rsidRPr="00662A79">
          <w:rPr>
            <w:sz w:val="24"/>
          </w:rPr>
          <w:t>on</w:t>
        </w:r>
        <w:r w:rsidRPr="00662A79">
          <w:rPr>
            <w:spacing w:val="6"/>
            <w:sz w:val="24"/>
          </w:rPr>
          <w:t xml:space="preserve"> </w:t>
        </w:r>
        <w:r w:rsidRPr="00662A79">
          <w:rPr>
            <w:sz w:val="24"/>
          </w:rPr>
          <w:t>Older</w:t>
        </w:r>
        <w:r w:rsidRPr="00662A79">
          <w:rPr>
            <w:spacing w:val="5"/>
            <w:sz w:val="24"/>
          </w:rPr>
          <w:t xml:space="preserve"> </w:t>
        </w:r>
        <w:r w:rsidRPr="00662A79">
          <w:rPr>
            <w:sz w:val="24"/>
          </w:rPr>
          <w:t>Adults’</w:t>
        </w:r>
        <w:r w:rsidRPr="00662A79">
          <w:rPr>
            <w:spacing w:val="6"/>
            <w:sz w:val="24"/>
          </w:rPr>
          <w:t xml:space="preserve"> </w:t>
        </w:r>
        <w:r w:rsidRPr="00662A79">
          <w:rPr>
            <w:spacing w:val="-2"/>
            <w:sz w:val="24"/>
          </w:rPr>
          <w:t>Mortality</w:t>
        </w:r>
      </w:hyperlink>
    </w:p>
    <w:p w14:paraId="3101E0F0" w14:textId="77777777" w:rsidR="006F1B3D" w:rsidRPr="00C66D70" w:rsidRDefault="004C5ECC" w:rsidP="008C7539">
      <w:pPr>
        <w:pStyle w:val="BodyText"/>
        <w:tabs>
          <w:tab w:val="left" w:leader="dot" w:pos="9240"/>
        </w:tabs>
        <w:suppressAutoHyphens/>
        <w:spacing w:before="13"/>
        <w:ind w:left="908"/>
      </w:pPr>
      <w:r>
        <w:fldChar w:fldCharType="begin"/>
      </w:r>
      <w:r>
        <w:instrText xml:space="preserve"> HYPERLINK \l "_bookmark77" </w:instrText>
      </w:r>
      <w:r>
        <w:fldChar w:fldCharType="separate"/>
      </w:r>
      <w:r w:rsidR="00191F14" w:rsidRPr="00662A79">
        <w:t>Rate</w:t>
      </w:r>
      <w:r w:rsidR="00191F14" w:rsidRPr="00662A79">
        <w:rPr>
          <w:spacing w:val="-9"/>
        </w:rPr>
        <w:t xml:space="preserve"> </w:t>
      </w:r>
      <w:r w:rsidR="00191F14" w:rsidRPr="00662A79">
        <w:t>by</w:t>
      </w:r>
      <w:r w:rsidR="00191F14" w:rsidRPr="00662A79">
        <w:rPr>
          <w:spacing w:val="-9"/>
        </w:rPr>
        <w:t xml:space="preserve"> </w:t>
      </w:r>
      <w:r w:rsidR="00191F14" w:rsidRPr="00662A79">
        <w:t>Sex</w:t>
      </w:r>
      <w:r w:rsidR="00191F14" w:rsidRPr="00662A79">
        <w:rPr>
          <w:spacing w:val="-8"/>
        </w:rPr>
        <w:t xml:space="preserve"> </w:t>
      </w:r>
      <w:r w:rsidR="00191F14" w:rsidRPr="00662A79">
        <w:t>and</w:t>
      </w:r>
      <w:ins w:id="2634" w:author="Editor" w:date="2026-09-13T17:21:00Z">
        <w:r w:rsidR="00BE05E8">
          <w:t xml:space="preserve"> </w:t>
        </w:r>
      </w:ins>
      <w:del w:id="2635" w:author="Editor" w:date="2026-09-13T17:21:00Z">
        <w:r w:rsidR="00191F14" w:rsidRPr="00662A79" w:rsidDel="00BE05E8">
          <w:rPr>
            <w:spacing w:val="-9"/>
          </w:rPr>
          <w:delText xml:space="preserve"> </w:delText>
        </w:r>
        <w:r w:rsidR="00191F14" w:rsidRPr="00662A79" w:rsidDel="00BE05E8">
          <w:delText>SES</w:delText>
        </w:r>
      </w:del>
      <w:ins w:id="2636" w:author="Editor" w:date="2026-09-13T17:21:00Z">
        <w:r w:rsidR="00BE05E8">
          <w:t>Socioeconomic Status Trend</w:t>
        </w:r>
      </w:ins>
      <w:del w:id="2637" w:author="Editor" w:date="2026-09-13T17:21:00Z">
        <w:r w:rsidR="00191F14" w:rsidRPr="00662A79" w:rsidDel="00BE05E8">
          <w:delText>-Trend</w:delText>
        </w:r>
      </w:del>
      <w:r w:rsidR="00191F14" w:rsidRPr="00662A79">
        <w:rPr>
          <w:spacing w:val="-8"/>
        </w:rPr>
        <w:t xml:space="preserve"> </w:t>
      </w:r>
      <w:r w:rsidR="00191F14" w:rsidRPr="00662A79">
        <w:rPr>
          <w:spacing w:val="-2"/>
        </w:rPr>
        <w:t>Specification</w:t>
      </w:r>
      <w:r>
        <w:rPr>
          <w:spacing w:val="-2"/>
        </w:rPr>
        <w:fldChar w:fldCharType="end"/>
      </w:r>
      <w:r w:rsidR="00191F14" w:rsidRPr="00662A79">
        <w:tab/>
      </w:r>
      <w:del w:id="2638" w:author="Editor" w:date="2026-09-10T15:16:00Z">
        <w:r w:rsidR="00191F14" w:rsidRPr="00C66D70" w:rsidDel="00B0743F">
          <w:rPr>
            <w:spacing w:val="-10"/>
          </w:rPr>
          <w:delText>6</w:delText>
        </w:r>
      </w:del>
      <w:ins w:id="2639" w:author="Editor" w:date="2026-09-10T15:18:00Z">
        <w:r w:rsidR="00AD785C">
          <w:rPr>
            <w:spacing w:val="-10"/>
          </w:rPr>
          <w:t>5</w:t>
        </w:r>
      </w:ins>
    </w:p>
    <w:p w14:paraId="301F1CA6" w14:textId="77777777" w:rsidR="006F1B3D" w:rsidRPr="00C66D70" w:rsidRDefault="00191F14" w:rsidP="008C7539">
      <w:pPr>
        <w:pStyle w:val="ListParagraph"/>
        <w:numPr>
          <w:ilvl w:val="1"/>
          <w:numId w:val="4"/>
        </w:numPr>
        <w:tabs>
          <w:tab w:val="left" w:pos="906"/>
          <w:tab w:val="left" w:pos="908"/>
          <w:tab w:val="left" w:leader="dot" w:pos="9240"/>
        </w:tabs>
        <w:suppressAutoHyphens/>
        <w:spacing w:before="132" w:line="252" w:lineRule="auto"/>
        <w:ind w:right="718"/>
        <w:rPr>
          <w:sz w:val="24"/>
        </w:rPr>
      </w:pPr>
      <w:hyperlink w:anchor="_bookmark78" w:history="1">
        <w:r w:rsidRPr="00662A79">
          <w:rPr>
            <w:sz w:val="24"/>
          </w:rPr>
          <w:t>Event Study:</w:t>
        </w:r>
        <w:r w:rsidRPr="00662A79">
          <w:rPr>
            <w:spacing w:val="24"/>
            <w:sz w:val="24"/>
          </w:rPr>
          <w:t xml:space="preserve"> </w:t>
        </w:r>
        <w:r w:rsidR="00B50A25" w:rsidRPr="00662A79">
          <w:rPr>
            <w:sz w:val="24"/>
          </w:rPr>
          <w:t xml:space="preserve">Effect </w:t>
        </w:r>
        <w:r w:rsidRPr="00662A79">
          <w:rPr>
            <w:sz w:val="24"/>
          </w:rPr>
          <w:t xml:space="preserve">of </w:t>
        </w:r>
        <w:r w:rsidRPr="003503A6">
          <w:rPr>
            <w:sz w:val="24"/>
          </w:rPr>
          <w:t>Progresa</w:t>
        </w:r>
        <w:r w:rsidRPr="00662A79">
          <w:rPr>
            <w:sz w:val="24"/>
          </w:rPr>
          <w:t xml:space="preserve"> Enrollment Intensity on Mortality Rate by Sex and</w:t>
        </w:r>
      </w:hyperlink>
      <w:r w:rsidRPr="00662A79">
        <w:rPr>
          <w:sz w:val="24"/>
        </w:rPr>
        <w:t xml:space="preserve"> </w:t>
      </w:r>
      <w:hyperlink w:anchor="_bookmark78" w:history="1">
        <w:r w:rsidRPr="00662A79">
          <w:rPr>
            <w:sz w:val="24"/>
          </w:rPr>
          <w:t>Functional</w:t>
        </w:r>
        <w:r w:rsidRPr="00662A79">
          <w:rPr>
            <w:spacing w:val="-12"/>
            <w:sz w:val="24"/>
          </w:rPr>
          <w:t xml:space="preserve"> </w:t>
        </w:r>
        <w:r w:rsidRPr="00662A79">
          <w:rPr>
            <w:spacing w:val="-2"/>
            <w:sz w:val="24"/>
          </w:rPr>
          <w:t>Forms</w:t>
        </w:r>
      </w:hyperlink>
      <w:r w:rsidRPr="00C40890">
        <w:rPr>
          <w:sz w:val="24"/>
        </w:rPr>
        <w:tab/>
      </w:r>
      <w:del w:id="2640" w:author="Editor" w:date="2026-09-10T15:16:00Z">
        <w:r w:rsidRPr="00C66D70" w:rsidDel="00B0743F">
          <w:rPr>
            <w:spacing w:val="-12"/>
            <w:sz w:val="24"/>
          </w:rPr>
          <w:delText>7</w:delText>
        </w:r>
      </w:del>
      <w:ins w:id="2641" w:author="Editor" w:date="2026-09-10T15:18:00Z">
        <w:r w:rsidR="00AD785C">
          <w:rPr>
            <w:spacing w:val="-12"/>
            <w:sz w:val="24"/>
          </w:rPr>
          <w:t>6</w:t>
        </w:r>
      </w:ins>
    </w:p>
    <w:p w14:paraId="349ACE64" w14:textId="77777777" w:rsidR="006F1B3D" w:rsidRPr="00C66D70" w:rsidRDefault="00191F14" w:rsidP="008C7539">
      <w:pPr>
        <w:pStyle w:val="ListParagraph"/>
        <w:numPr>
          <w:ilvl w:val="1"/>
          <w:numId w:val="4"/>
        </w:numPr>
        <w:tabs>
          <w:tab w:val="left" w:pos="906"/>
        </w:tabs>
        <w:suppressAutoHyphens/>
        <w:spacing w:before="116"/>
        <w:ind w:left="906" w:hanging="548"/>
        <w:rPr>
          <w:sz w:val="24"/>
        </w:rPr>
      </w:pPr>
      <w:hyperlink w:anchor="_bookmark79" w:history="1">
        <w:r w:rsidRPr="00662A79">
          <w:rPr>
            <w:spacing w:val="-2"/>
            <w:sz w:val="24"/>
          </w:rPr>
          <w:t>Event</w:t>
        </w:r>
        <w:r w:rsidRPr="00662A79">
          <w:rPr>
            <w:spacing w:val="-8"/>
            <w:sz w:val="24"/>
          </w:rPr>
          <w:t xml:space="preserve"> </w:t>
        </w:r>
        <w:r w:rsidRPr="00662A79">
          <w:rPr>
            <w:spacing w:val="-2"/>
            <w:sz w:val="24"/>
          </w:rPr>
          <w:t>Study:</w:t>
        </w:r>
        <w:r w:rsidRPr="00662A79">
          <w:rPr>
            <w:spacing w:val="17"/>
            <w:sz w:val="24"/>
          </w:rPr>
          <w:t xml:space="preserve"> </w:t>
        </w:r>
        <w:r w:rsidRPr="00662A79">
          <w:rPr>
            <w:spacing w:val="-2"/>
            <w:sz w:val="24"/>
          </w:rPr>
          <w:t>Stability</w:t>
        </w:r>
        <w:r w:rsidRPr="00662A79">
          <w:rPr>
            <w:spacing w:val="-8"/>
            <w:sz w:val="24"/>
          </w:rPr>
          <w:t xml:space="preserve"> </w:t>
        </w:r>
        <w:r w:rsidRPr="00662A79">
          <w:rPr>
            <w:spacing w:val="-2"/>
            <w:sz w:val="24"/>
          </w:rPr>
          <w:t>of</w:t>
        </w:r>
        <w:r w:rsidRPr="00662A79">
          <w:rPr>
            <w:spacing w:val="-8"/>
            <w:sz w:val="24"/>
          </w:rPr>
          <w:t xml:space="preserve"> </w:t>
        </w:r>
        <w:r w:rsidRPr="00662A79">
          <w:rPr>
            <w:spacing w:val="-2"/>
            <w:sz w:val="24"/>
          </w:rPr>
          <w:t>the</w:t>
        </w:r>
        <w:r w:rsidRPr="00662A79">
          <w:rPr>
            <w:spacing w:val="-8"/>
            <w:sz w:val="24"/>
          </w:rPr>
          <w:t xml:space="preserve"> </w:t>
        </w:r>
        <w:r w:rsidRPr="00662A79">
          <w:rPr>
            <w:spacing w:val="-2"/>
            <w:sz w:val="24"/>
          </w:rPr>
          <w:t>Early-Phase</w:t>
        </w:r>
        <w:r w:rsidRPr="00662A79">
          <w:rPr>
            <w:spacing w:val="-7"/>
            <w:sz w:val="24"/>
          </w:rPr>
          <w:t xml:space="preserve"> </w:t>
        </w:r>
        <w:r w:rsidRPr="00662A79">
          <w:rPr>
            <w:spacing w:val="-2"/>
            <w:sz w:val="24"/>
          </w:rPr>
          <w:t>(Intensity</w:t>
        </w:r>
        <w:r w:rsidRPr="00662A79">
          <w:rPr>
            <w:spacing w:val="-9"/>
            <w:sz w:val="24"/>
          </w:rPr>
          <w:t xml:space="preserve"> </w:t>
        </w:r>
        <w:r w:rsidRPr="00662A79">
          <w:rPr>
            <w:spacing w:val="-2"/>
            <w:sz w:val="24"/>
          </w:rPr>
          <w:t>1999)</w:t>
        </w:r>
        <w:r w:rsidRPr="00662A79">
          <w:rPr>
            <w:spacing w:val="-7"/>
            <w:sz w:val="24"/>
          </w:rPr>
          <w:t xml:space="preserve"> </w:t>
        </w:r>
        <w:r w:rsidRPr="00662A79">
          <w:rPr>
            <w:spacing w:val="-2"/>
            <w:sz w:val="24"/>
          </w:rPr>
          <w:t>Coe</w:t>
        </w:r>
        <w:r w:rsidRPr="00BF059B">
          <w:rPr>
            <w:spacing w:val="-2"/>
            <w:sz w:val="24"/>
          </w:rPr>
          <w:t>ff</w:t>
        </w:r>
        <w:r w:rsidRPr="00662A79">
          <w:rPr>
            <w:rFonts w:ascii="Arial MT"/>
            <w:spacing w:val="-2"/>
            <w:sz w:val="24"/>
          </w:rPr>
          <w:t>i</w:t>
        </w:r>
        <w:r w:rsidRPr="00662A79">
          <w:rPr>
            <w:spacing w:val="-2"/>
            <w:sz w:val="24"/>
          </w:rPr>
          <w:t>cient</w:t>
        </w:r>
        <w:r w:rsidRPr="00662A79">
          <w:rPr>
            <w:spacing w:val="-8"/>
            <w:sz w:val="24"/>
          </w:rPr>
          <w:t xml:space="preserve"> </w:t>
        </w:r>
        <w:r w:rsidRPr="00662A79">
          <w:rPr>
            <w:spacing w:val="-2"/>
            <w:sz w:val="24"/>
          </w:rPr>
          <w:t>to</w:t>
        </w:r>
        <w:r w:rsidRPr="00662A79">
          <w:rPr>
            <w:spacing w:val="-8"/>
            <w:sz w:val="24"/>
          </w:rPr>
          <w:t xml:space="preserve"> </w:t>
        </w:r>
        <w:r w:rsidRPr="00662A79">
          <w:rPr>
            <w:spacing w:val="-2"/>
            <w:sz w:val="24"/>
          </w:rPr>
          <w:t>the</w:t>
        </w:r>
        <w:r w:rsidRPr="00662A79">
          <w:rPr>
            <w:spacing w:val="-8"/>
            <w:sz w:val="24"/>
          </w:rPr>
          <w:t xml:space="preserve"> </w:t>
        </w:r>
        <w:r w:rsidRPr="00662A79">
          <w:rPr>
            <w:spacing w:val="-2"/>
            <w:sz w:val="24"/>
          </w:rPr>
          <w:t>Choice</w:t>
        </w:r>
      </w:hyperlink>
    </w:p>
    <w:p w14:paraId="31ECB41C" w14:textId="77777777" w:rsidR="006F1B3D" w:rsidRPr="00C66D70" w:rsidRDefault="00191F14" w:rsidP="008C7539">
      <w:pPr>
        <w:pStyle w:val="BodyText"/>
        <w:tabs>
          <w:tab w:val="left" w:leader="dot" w:pos="9240"/>
        </w:tabs>
        <w:suppressAutoHyphens/>
        <w:spacing w:before="13"/>
        <w:ind w:left="908"/>
      </w:pPr>
      <w:hyperlink w:anchor="_bookmark79" w:history="1">
        <w:r w:rsidRPr="00662A79">
          <w:t>of</w:t>
        </w:r>
        <w:r w:rsidRPr="00662A79">
          <w:rPr>
            <w:spacing w:val="-9"/>
          </w:rPr>
          <w:t xml:space="preserve"> </w:t>
        </w:r>
        <w:r w:rsidRPr="00662A79">
          <w:t>Second-Phase</w:t>
        </w:r>
        <w:r w:rsidRPr="00662A79">
          <w:rPr>
            <w:spacing w:val="-9"/>
          </w:rPr>
          <w:t xml:space="preserve"> </w:t>
        </w:r>
        <w:r w:rsidRPr="00662A79">
          <w:rPr>
            <w:spacing w:val="-2"/>
          </w:rPr>
          <w:t>Control</w:t>
        </w:r>
      </w:hyperlink>
      <w:r w:rsidRPr="00662A79">
        <w:tab/>
      </w:r>
      <w:del w:id="2642" w:author="Editor" w:date="2026-09-10T15:16:00Z">
        <w:r w:rsidRPr="00C66D70" w:rsidDel="00B0743F">
          <w:rPr>
            <w:spacing w:val="-10"/>
          </w:rPr>
          <w:delText>8</w:delText>
        </w:r>
      </w:del>
      <w:ins w:id="2643" w:author="Editor" w:date="2026-09-10T15:18:00Z">
        <w:r w:rsidR="00AD785C">
          <w:rPr>
            <w:spacing w:val="-10"/>
          </w:rPr>
          <w:t>7</w:t>
        </w:r>
      </w:ins>
    </w:p>
    <w:p w14:paraId="60C67195" w14:textId="77777777" w:rsidR="006F1B3D" w:rsidRPr="00C66D70" w:rsidRDefault="00191F14" w:rsidP="008C7539">
      <w:pPr>
        <w:pStyle w:val="ListParagraph"/>
        <w:numPr>
          <w:ilvl w:val="1"/>
          <w:numId w:val="4"/>
        </w:numPr>
        <w:tabs>
          <w:tab w:val="left" w:pos="906"/>
          <w:tab w:val="left" w:pos="908"/>
          <w:tab w:val="left" w:leader="dot" w:pos="9240"/>
        </w:tabs>
        <w:suppressAutoHyphens/>
        <w:spacing w:before="132" w:line="252" w:lineRule="auto"/>
        <w:ind w:right="718"/>
        <w:rPr>
          <w:sz w:val="24"/>
        </w:rPr>
      </w:pPr>
      <w:hyperlink w:anchor="_bookmark80" w:history="1">
        <w:r w:rsidRPr="00662A79">
          <w:rPr>
            <w:sz w:val="24"/>
          </w:rPr>
          <w:t>Event Study:</w:t>
        </w:r>
        <w:r w:rsidRPr="00662A79">
          <w:rPr>
            <w:spacing w:val="24"/>
            <w:sz w:val="24"/>
          </w:rPr>
          <w:t xml:space="preserve"> </w:t>
        </w:r>
        <w:r w:rsidR="00B50A25" w:rsidRPr="00662A79">
          <w:rPr>
            <w:sz w:val="24"/>
          </w:rPr>
          <w:t xml:space="preserve">Effect </w:t>
        </w:r>
        <w:r w:rsidRPr="00662A79">
          <w:rPr>
            <w:sz w:val="24"/>
          </w:rPr>
          <w:t xml:space="preserve">of </w:t>
        </w:r>
        <w:r w:rsidRPr="003503A6">
          <w:rPr>
            <w:sz w:val="24"/>
          </w:rPr>
          <w:t>Progresa</w:t>
        </w:r>
        <w:r w:rsidRPr="00662A79">
          <w:rPr>
            <w:sz w:val="24"/>
          </w:rPr>
          <w:t xml:space="preserve"> Enrollment Intensity on Mortality Rate by Sex and</w:t>
        </w:r>
      </w:hyperlink>
      <w:r w:rsidRPr="00662A79">
        <w:rPr>
          <w:sz w:val="24"/>
        </w:rPr>
        <w:t xml:space="preserve"> </w:t>
      </w:r>
      <w:hyperlink w:anchor="_bookmark80" w:history="1">
        <w:r w:rsidRPr="00662A79">
          <w:rPr>
            <w:sz w:val="24"/>
          </w:rPr>
          <w:t>Sample,</w:t>
        </w:r>
        <w:r w:rsidRPr="00662A79">
          <w:rPr>
            <w:spacing w:val="-15"/>
            <w:sz w:val="24"/>
          </w:rPr>
          <w:t xml:space="preserve"> </w:t>
        </w:r>
        <w:r w:rsidRPr="00662A79">
          <w:rPr>
            <w:sz w:val="24"/>
          </w:rPr>
          <w:t>1992–</w:t>
        </w:r>
        <w:r w:rsidRPr="00662A79">
          <w:rPr>
            <w:spacing w:val="-4"/>
            <w:sz w:val="24"/>
          </w:rPr>
          <w:t>2002</w:t>
        </w:r>
      </w:hyperlink>
      <w:r w:rsidRPr="00662A79">
        <w:rPr>
          <w:sz w:val="24"/>
        </w:rPr>
        <w:tab/>
      </w:r>
      <w:del w:id="2644" w:author="Editor" w:date="2026-09-10T15:16:00Z">
        <w:r w:rsidRPr="00C66D70" w:rsidDel="00B0743F">
          <w:rPr>
            <w:spacing w:val="-10"/>
            <w:sz w:val="24"/>
          </w:rPr>
          <w:delText>9</w:delText>
        </w:r>
      </w:del>
      <w:ins w:id="2645" w:author="Editor" w:date="2026-09-10T15:18:00Z">
        <w:r w:rsidR="00AD785C">
          <w:rPr>
            <w:spacing w:val="-10"/>
            <w:sz w:val="24"/>
          </w:rPr>
          <w:t>8</w:t>
        </w:r>
      </w:ins>
    </w:p>
    <w:p w14:paraId="3800520C" w14:textId="77777777" w:rsidR="006F1B3D" w:rsidRPr="00BA667C" w:rsidRDefault="00191F14" w:rsidP="00BA667C">
      <w:pPr>
        <w:pStyle w:val="Heading1"/>
        <w:suppressAutoHyphens/>
        <w:spacing w:before="240"/>
        <w:rPr>
          <w:sz w:val="28"/>
          <w:szCs w:val="28"/>
        </w:rPr>
      </w:pPr>
      <w:r w:rsidRPr="00BA667C">
        <w:rPr>
          <w:spacing w:val="-2"/>
          <w:sz w:val="28"/>
          <w:szCs w:val="28"/>
        </w:rPr>
        <w:t>Tables</w:t>
      </w:r>
    </w:p>
    <w:p w14:paraId="7F5865EE" w14:textId="77777777" w:rsidR="006F1B3D" w:rsidRPr="00C66D70" w:rsidRDefault="00B50A25" w:rsidP="008C7539">
      <w:pPr>
        <w:pStyle w:val="ListParagraph"/>
        <w:numPr>
          <w:ilvl w:val="1"/>
          <w:numId w:val="3"/>
        </w:numPr>
        <w:tabs>
          <w:tab w:val="left" w:pos="906"/>
          <w:tab w:val="left" w:pos="9120"/>
        </w:tabs>
        <w:suppressAutoHyphens/>
        <w:spacing w:before="372"/>
        <w:ind w:left="906" w:hanging="548"/>
        <w:rPr>
          <w:sz w:val="24"/>
        </w:rPr>
      </w:pPr>
      <w:hyperlink w:anchor="_bookmark81" w:history="1">
        <w:r w:rsidRPr="00C66D70">
          <w:t xml:space="preserve"> </w:t>
        </w:r>
        <w:r w:rsidRPr="00662A79">
          <w:rPr>
            <w:sz w:val="24"/>
          </w:rPr>
          <w:t xml:space="preserve">Effect </w:t>
        </w:r>
        <w:r w:rsidR="00191F14" w:rsidRPr="00662A79">
          <w:rPr>
            <w:sz w:val="24"/>
          </w:rPr>
          <w:t>of</w:t>
        </w:r>
        <w:r w:rsidR="00191F14" w:rsidRPr="00662A79">
          <w:rPr>
            <w:spacing w:val="-6"/>
            <w:sz w:val="24"/>
          </w:rPr>
          <w:t xml:space="preserve"> </w:t>
        </w:r>
        <w:r w:rsidR="00191F14" w:rsidRPr="003503A6">
          <w:rPr>
            <w:sz w:val="24"/>
          </w:rPr>
          <w:t>Progresa</w:t>
        </w:r>
        <w:r w:rsidR="00191F14" w:rsidRPr="00662A79">
          <w:rPr>
            <w:spacing w:val="-7"/>
            <w:sz w:val="24"/>
          </w:rPr>
          <w:t xml:space="preserve"> </w:t>
        </w:r>
        <w:r w:rsidR="00191F14" w:rsidRPr="00662A79">
          <w:rPr>
            <w:sz w:val="24"/>
          </w:rPr>
          <w:t>Enrollment</w:t>
        </w:r>
        <w:r w:rsidR="00191F14" w:rsidRPr="00662A79">
          <w:rPr>
            <w:spacing w:val="-6"/>
            <w:sz w:val="24"/>
          </w:rPr>
          <w:t xml:space="preserve"> </w:t>
        </w:r>
        <w:r w:rsidR="00191F14" w:rsidRPr="00662A79">
          <w:rPr>
            <w:sz w:val="24"/>
          </w:rPr>
          <w:t>Intensity</w:t>
        </w:r>
        <w:r w:rsidR="00191F14" w:rsidRPr="00662A79">
          <w:rPr>
            <w:spacing w:val="-6"/>
            <w:sz w:val="24"/>
          </w:rPr>
          <w:t xml:space="preserve"> </w:t>
        </w:r>
        <w:r w:rsidR="00191F14" w:rsidRPr="00662A79">
          <w:rPr>
            <w:sz w:val="24"/>
          </w:rPr>
          <w:t>on</w:t>
        </w:r>
        <w:r w:rsidR="00191F14" w:rsidRPr="00662A79">
          <w:rPr>
            <w:spacing w:val="-6"/>
            <w:sz w:val="24"/>
          </w:rPr>
          <w:t xml:space="preserve"> </w:t>
        </w:r>
        <w:r w:rsidR="00191F14" w:rsidRPr="00662A79">
          <w:rPr>
            <w:sz w:val="24"/>
          </w:rPr>
          <w:t>Older</w:t>
        </w:r>
        <w:r w:rsidR="00191F14" w:rsidRPr="00662A79">
          <w:rPr>
            <w:spacing w:val="-6"/>
            <w:sz w:val="24"/>
          </w:rPr>
          <w:t xml:space="preserve"> </w:t>
        </w:r>
        <w:r w:rsidR="00191F14" w:rsidRPr="00662A79">
          <w:rPr>
            <w:sz w:val="24"/>
          </w:rPr>
          <w:t>Adults’</w:t>
        </w:r>
        <w:r w:rsidR="00191F14" w:rsidRPr="00662A79">
          <w:rPr>
            <w:spacing w:val="-6"/>
            <w:sz w:val="24"/>
          </w:rPr>
          <w:t xml:space="preserve"> </w:t>
        </w:r>
        <w:r w:rsidR="00191F14" w:rsidRPr="00662A79">
          <w:rPr>
            <w:sz w:val="24"/>
          </w:rPr>
          <w:t>Mortality</w:t>
        </w:r>
        <w:r w:rsidR="00191F14" w:rsidRPr="00662A79">
          <w:rPr>
            <w:spacing w:val="-6"/>
            <w:sz w:val="24"/>
          </w:rPr>
          <w:t xml:space="preserve"> </w:t>
        </w:r>
        <w:r w:rsidR="00191F14" w:rsidRPr="00662A79">
          <w:rPr>
            <w:sz w:val="24"/>
          </w:rPr>
          <w:t>by</w:t>
        </w:r>
        <w:r w:rsidR="00191F14" w:rsidRPr="00662A79">
          <w:rPr>
            <w:spacing w:val="-6"/>
            <w:sz w:val="24"/>
          </w:rPr>
          <w:t xml:space="preserve"> </w:t>
        </w:r>
        <w:r w:rsidR="00191F14" w:rsidRPr="00662A79">
          <w:rPr>
            <w:sz w:val="24"/>
          </w:rPr>
          <w:t>Age</w:t>
        </w:r>
        <w:r w:rsidR="00191F14" w:rsidRPr="00662A79">
          <w:rPr>
            <w:spacing w:val="-6"/>
            <w:sz w:val="24"/>
          </w:rPr>
          <w:t xml:space="preserve"> </w:t>
        </w:r>
        <w:r w:rsidR="00191F14" w:rsidRPr="00662A79">
          <w:rPr>
            <w:spacing w:val="-2"/>
            <w:sz w:val="24"/>
          </w:rPr>
          <w:t>Group</w:t>
        </w:r>
      </w:hyperlink>
      <w:r w:rsidR="00191F14" w:rsidRPr="00662A79">
        <w:rPr>
          <w:sz w:val="24"/>
        </w:rPr>
        <w:tab/>
      </w:r>
      <w:del w:id="2646" w:author="Editor" w:date="2026-09-10T15:16:00Z">
        <w:r w:rsidR="00191F14" w:rsidRPr="00C66D70" w:rsidDel="00B0743F">
          <w:rPr>
            <w:spacing w:val="-5"/>
            <w:sz w:val="24"/>
          </w:rPr>
          <w:delText>10</w:delText>
        </w:r>
      </w:del>
      <w:ins w:id="2647" w:author="Editor" w:date="2026-09-10T15:28:00Z">
        <w:r w:rsidR="0068580C">
          <w:rPr>
            <w:spacing w:val="-5"/>
            <w:sz w:val="24"/>
          </w:rPr>
          <w:t>9</w:t>
        </w:r>
      </w:ins>
    </w:p>
    <w:p w14:paraId="7D4B57EA" w14:textId="77777777" w:rsidR="006F1B3D" w:rsidRPr="00C66D70" w:rsidDel="00C66D70" w:rsidRDefault="00D048B7" w:rsidP="00662A79">
      <w:pPr>
        <w:pStyle w:val="ListParagraph"/>
        <w:numPr>
          <w:ilvl w:val="1"/>
          <w:numId w:val="3"/>
        </w:numPr>
        <w:tabs>
          <w:tab w:val="left" w:pos="906"/>
          <w:tab w:val="left" w:leader="dot" w:pos="9120"/>
        </w:tabs>
        <w:suppressAutoHyphens/>
        <w:spacing w:before="120"/>
        <w:ind w:left="907" w:hanging="547"/>
        <w:rPr>
          <w:del w:id="2648" w:author="Editor" w:date="2026-09-10T15:11:00Z"/>
          <w:sz w:val="24"/>
        </w:rPr>
      </w:pPr>
      <w:r w:rsidRPr="00662A79">
        <w:fldChar w:fldCharType="begin"/>
      </w:r>
      <w:r w:rsidRPr="00C66D70">
        <w:instrText xml:space="preserve"> HYPERLINK \l "_bookmark82" </w:instrText>
      </w:r>
      <w:r w:rsidRPr="00662A79">
        <w:fldChar w:fldCharType="separate"/>
      </w:r>
      <w:r w:rsidR="00B50A25" w:rsidRPr="00662A79">
        <w:rPr>
          <w:sz w:val="24"/>
        </w:rPr>
        <w:t xml:space="preserve">Effect </w:t>
      </w:r>
      <w:r w:rsidR="00191F14" w:rsidRPr="00662A79">
        <w:rPr>
          <w:sz w:val="24"/>
        </w:rPr>
        <w:t xml:space="preserve">of </w:t>
      </w:r>
      <w:r w:rsidR="00191F14" w:rsidRPr="003503A6">
        <w:rPr>
          <w:sz w:val="24"/>
        </w:rPr>
        <w:t>Progresa</w:t>
      </w:r>
      <w:r w:rsidR="00191F14" w:rsidRPr="00662A79">
        <w:rPr>
          <w:spacing w:val="-1"/>
          <w:sz w:val="24"/>
        </w:rPr>
        <w:t xml:space="preserve"> </w:t>
      </w:r>
      <w:r w:rsidR="00191F14" w:rsidRPr="00662A79">
        <w:rPr>
          <w:sz w:val="24"/>
        </w:rPr>
        <w:t>Enrollment Intensity on</w:t>
      </w:r>
      <w:r w:rsidR="00191F14" w:rsidRPr="00662A79">
        <w:rPr>
          <w:spacing w:val="-1"/>
          <w:sz w:val="24"/>
        </w:rPr>
        <w:t xml:space="preserve"> </w:t>
      </w:r>
      <w:r w:rsidR="00191F14" w:rsidRPr="00662A79">
        <w:rPr>
          <w:sz w:val="24"/>
        </w:rPr>
        <w:t>Older Adults’</w:t>
      </w:r>
      <w:r w:rsidR="00191F14" w:rsidRPr="00662A79">
        <w:rPr>
          <w:spacing w:val="-1"/>
          <w:sz w:val="24"/>
        </w:rPr>
        <w:t xml:space="preserve"> </w:t>
      </w:r>
      <w:r w:rsidR="00191F14" w:rsidRPr="00662A79">
        <w:rPr>
          <w:sz w:val="24"/>
        </w:rPr>
        <w:t xml:space="preserve">Mortality by Sex, </w:t>
      </w:r>
      <w:del w:id="2649" w:author="Editor" w:date="2026-09-11T11:55:00Z">
        <w:r w:rsidR="00191F14" w:rsidRPr="00662A79" w:rsidDel="00E0145E">
          <w:rPr>
            <w:spacing w:val="-2"/>
            <w:sz w:val="24"/>
          </w:rPr>
          <w:delText>W</w:delText>
        </w:r>
      </w:del>
      <w:ins w:id="2650" w:author="Editor" w:date="2026-09-11T11:55:00Z">
        <w:r w:rsidR="00E0145E">
          <w:rPr>
            <w:spacing w:val="-2"/>
            <w:sz w:val="24"/>
          </w:rPr>
          <w:t>w</w:t>
        </w:r>
      </w:ins>
      <w:r w:rsidR="00191F14" w:rsidRPr="00662A79">
        <w:rPr>
          <w:spacing w:val="-2"/>
          <w:sz w:val="24"/>
        </w:rPr>
        <w:t>ith</w:t>
      </w:r>
      <w:r w:rsidRPr="00662A79">
        <w:rPr>
          <w:spacing w:val="-2"/>
          <w:sz w:val="24"/>
        </w:rPr>
        <w:fldChar w:fldCharType="end"/>
      </w:r>
    </w:p>
    <w:p w14:paraId="4E78A0F8" w14:textId="77777777" w:rsidR="006F1B3D" w:rsidRPr="004A2FF4" w:rsidRDefault="00AD785C" w:rsidP="00662A79">
      <w:pPr>
        <w:pStyle w:val="ListParagraph"/>
        <w:numPr>
          <w:ilvl w:val="1"/>
          <w:numId w:val="3"/>
        </w:numPr>
        <w:tabs>
          <w:tab w:val="left" w:pos="906"/>
          <w:tab w:val="left" w:leader="dot" w:pos="9120"/>
        </w:tabs>
        <w:suppressAutoHyphens/>
        <w:spacing w:before="120"/>
        <w:ind w:left="907" w:hanging="547"/>
      </w:pPr>
      <w:r w:rsidRPr="00662A79">
        <w:fldChar w:fldCharType="begin"/>
      </w:r>
      <w:r w:rsidRPr="00662A79">
        <w:instrText xml:space="preserve"> HYPERLINK \l "_bookmark82" </w:instrText>
      </w:r>
      <w:r w:rsidRPr="00662A79">
        <w:fldChar w:fldCharType="separate"/>
      </w:r>
      <w:r w:rsidR="00191F14" w:rsidRPr="00662A79">
        <w:t>out</w:t>
      </w:r>
      <w:r w:rsidR="00191F14" w:rsidRPr="00662A79">
        <w:rPr>
          <w:spacing w:val="-8"/>
        </w:rPr>
        <w:t xml:space="preserve"> </w:t>
      </w:r>
      <w:r w:rsidR="00C66D70" w:rsidRPr="00662A79">
        <w:rPr>
          <w:spacing w:val="-8"/>
        </w:rPr>
        <w:t xml:space="preserve">                     </w:t>
      </w:r>
      <w:ins w:id="2651" w:author="Editor" w:date="2026-09-11T11:55:00Z">
        <w:r w:rsidR="00E0145E">
          <w:rPr>
            <w:spacing w:val="-8"/>
          </w:rPr>
          <w:t xml:space="preserve">  </w:t>
        </w:r>
      </w:ins>
      <w:r w:rsidR="00191F14" w:rsidRPr="00662A79">
        <w:rPr>
          <w:sz w:val="24"/>
          <w:szCs w:val="24"/>
        </w:rPr>
        <w:t>a</w:t>
      </w:r>
      <w:r w:rsidR="00191F14" w:rsidRPr="00662A79">
        <w:rPr>
          <w:spacing w:val="-8"/>
          <w:sz w:val="24"/>
          <w:szCs w:val="24"/>
        </w:rPr>
        <w:t xml:space="preserve"> </w:t>
      </w:r>
      <w:r w:rsidR="00191F14" w:rsidRPr="00662A79">
        <w:rPr>
          <w:sz w:val="24"/>
          <w:szCs w:val="24"/>
        </w:rPr>
        <w:t>Later-Phase</w:t>
      </w:r>
      <w:r w:rsidR="00191F14" w:rsidRPr="00662A79">
        <w:rPr>
          <w:spacing w:val="-8"/>
          <w:sz w:val="24"/>
          <w:szCs w:val="24"/>
        </w:rPr>
        <w:t xml:space="preserve"> </w:t>
      </w:r>
      <w:r w:rsidR="00191F14" w:rsidRPr="00662A79">
        <w:rPr>
          <w:spacing w:val="-2"/>
          <w:sz w:val="24"/>
          <w:szCs w:val="24"/>
        </w:rPr>
        <w:t>Control</w:t>
      </w:r>
      <w:r w:rsidRPr="00662A79">
        <w:rPr>
          <w:spacing w:val="-2"/>
        </w:rPr>
        <w:fldChar w:fldCharType="end"/>
      </w:r>
      <w:r w:rsidR="00191F14" w:rsidRPr="00662A79">
        <w:tab/>
      </w:r>
      <w:del w:id="2652" w:author="Editor" w:date="2026-09-10T15:16:00Z">
        <w:r w:rsidR="00191F14" w:rsidRPr="004A2FF4" w:rsidDel="00B0743F">
          <w:rPr>
            <w:spacing w:val="-5"/>
          </w:rPr>
          <w:delText>11</w:delText>
        </w:r>
      </w:del>
      <w:ins w:id="2653" w:author="Editor" w:date="2026-09-10T15:28:00Z">
        <w:r w:rsidR="0068580C">
          <w:rPr>
            <w:spacing w:val="-5"/>
          </w:rPr>
          <w:t>10</w:t>
        </w:r>
      </w:ins>
    </w:p>
    <w:p w14:paraId="04C438C4" w14:textId="77777777" w:rsidR="006F1B3D" w:rsidRPr="00C66D70" w:rsidRDefault="00B50A25" w:rsidP="00662A79">
      <w:pPr>
        <w:pStyle w:val="ListParagraph"/>
        <w:numPr>
          <w:ilvl w:val="1"/>
          <w:numId w:val="3"/>
        </w:numPr>
        <w:tabs>
          <w:tab w:val="left" w:pos="906"/>
        </w:tabs>
        <w:suppressAutoHyphens/>
        <w:spacing w:before="120"/>
        <w:ind w:left="906" w:hanging="548"/>
        <w:rPr>
          <w:sz w:val="24"/>
        </w:rPr>
      </w:pPr>
      <w:hyperlink w:anchor="_bookmark83" w:history="1">
        <w:r w:rsidRPr="00662A79">
          <w:rPr>
            <w:sz w:val="24"/>
          </w:rPr>
          <w:t xml:space="preserve">Effect </w:t>
        </w:r>
        <w:r w:rsidR="00191F14" w:rsidRPr="00662A79">
          <w:rPr>
            <w:sz w:val="24"/>
          </w:rPr>
          <w:t>of</w:t>
        </w:r>
        <w:r w:rsidR="00191F14" w:rsidRPr="00662A79">
          <w:rPr>
            <w:spacing w:val="22"/>
            <w:sz w:val="24"/>
          </w:rPr>
          <w:t xml:space="preserve"> </w:t>
        </w:r>
        <w:r w:rsidR="00191F14" w:rsidRPr="003503A6">
          <w:rPr>
            <w:sz w:val="24"/>
          </w:rPr>
          <w:t>Progresa</w:t>
        </w:r>
        <w:r w:rsidR="00191F14" w:rsidRPr="00662A79">
          <w:rPr>
            <w:spacing w:val="22"/>
            <w:sz w:val="24"/>
          </w:rPr>
          <w:t xml:space="preserve"> </w:t>
        </w:r>
        <w:r w:rsidR="00191F14" w:rsidRPr="00662A79">
          <w:rPr>
            <w:sz w:val="24"/>
          </w:rPr>
          <w:t>Enrollment</w:t>
        </w:r>
        <w:r w:rsidR="00191F14" w:rsidRPr="00662A79">
          <w:rPr>
            <w:spacing w:val="22"/>
            <w:sz w:val="24"/>
          </w:rPr>
          <w:t xml:space="preserve"> </w:t>
        </w:r>
        <w:r w:rsidR="00191F14" w:rsidRPr="00662A79">
          <w:rPr>
            <w:sz w:val="24"/>
          </w:rPr>
          <w:t>Intensity</w:t>
        </w:r>
        <w:r w:rsidR="00191F14" w:rsidRPr="00662A79">
          <w:rPr>
            <w:spacing w:val="22"/>
            <w:sz w:val="24"/>
          </w:rPr>
          <w:t xml:space="preserve"> </w:t>
        </w:r>
        <w:r w:rsidR="00191F14" w:rsidRPr="00662A79">
          <w:rPr>
            <w:sz w:val="24"/>
          </w:rPr>
          <w:t>on</w:t>
        </w:r>
        <w:r w:rsidR="00191F14" w:rsidRPr="00662A79">
          <w:rPr>
            <w:spacing w:val="21"/>
            <w:sz w:val="24"/>
          </w:rPr>
          <w:t xml:space="preserve"> </w:t>
        </w:r>
        <w:r w:rsidR="00191F14" w:rsidRPr="00662A79">
          <w:rPr>
            <w:sz w:val="24"/>
          </w:rPr>
          <w:t>Older</w:t>
        </w:r>
        <w:r w:rsidR="00191F14" w:rsidRPr="00662A79">
          <w:rPr>
            <w:spacing w:val="22"/>
            <w:sz w:val="24"/>
          </w:rPr>
          <w:t xml:space="preserve"> </w:t>
        </w:r>
        <w:r w:rsidR="00191F14" w:rsidRPr="00662A79">
          <w:rPr>
            <w:sz w:val="24"/>
          </w:rPr>
          <w:t>Adults’</w:t>
        </w:r>
        <w:r w:rsidR="00191F14" w:rsidRPr="00662A79">
          <w:rPr>
            <w:spacing w:val="22"/>
            <w:sz w:val="24"/>
          </w:rPr>
          <w:t xml:space="preserve"> </w:t>
        </w:r>
        <w:r w:rsidR="00191F14" w:rsidRPr="00662A79">
          <w:rPr>
            <w:sz w:val="24"/>
          </w:rPr>
          <w:t>Mortality:</w:t>
        </w:r>
        <w:r w:rsidR="00191F14" w:rsidRPr="00662A79">
          <w:rPr>
            <w:spacing w:val="61"/>
            <w:sz w:val="24"/>
          </w:rPr>
          <w:t xml:space="preserve"> </w:t>
        </w:r>
        <w:r w:rsidR="00191F14" w:rsidRPr="00662A79">
          <w:rPr>
            <w:spacing w:val="-2"/>
            <w:sz w:val="24"/>
          </w:rPr>
          <w:t>Functional</w:t>
        </w:r>
      </w:hyperlink>
    </w:p>
    <w:p w14:paraId="76C2758A" w14:textId="77777777" w:rsidR="006F1B3D" w:rsidRPr="00C66D70" w:rsidRDefault="00191F14" w:rsidP="00BC410E">
      <w:pPr>
        <w:pStyle w:val="BodyText"/>
        <w:tabs>
          <w:tab w:val="left" w:leader="dot" w:pos="9120"/>
        </w:tabs>
        <w:suppressAutoHyphens/>
        <w:ind w:left="907"/>
      </w:pPr>
      <w:hyperlink w:anchor="_bookmark83" w:history="1">
        <w:r w:rsidRPr="00662A79">
          <w:t>Form</w:t>
        </w:r>
        <w:r w:rsidRPr="00662A79">
          <w:rPr>
            <w:spacing w:val="-9"/>
          </w:rPr>
          <w:t xml:space="preserve"> </w:t>
        </w:r>
        <w:r w:rsidRPr="00662A79">
          <w:t>and</w:t>
        </w:r>
        <w:r w:rsidRPr="00662A79">
          <w:rPr>
            <w:spacing w:val="-8"/>
          </w:rPr>
          <w:t xml:space="preserve"> </w:t>
        </w:r>
        <w:r w:rsidRPr="00662A79">
          <w:t>Outcome</w:t>
        </w:r>
        <w:r w:rsidRPr="00662A79">
          <w:rPr>
            <w:spacing w:val="-8"/>
          </w:rPr>
          <w:t xml:space="preserve"> </w:t>
        </w:r>
        <w:r w:rsidRPr="00662A79">
          <w:rPr>
            <w:spacing w:val="-2"/>
          </w:rPr>
          <w:t>Robustness</w:t>
        </w:r>
      </w:hyperlink>
      <w:r w:rsidRPr="00662A79">
        <w:tab/>
      </w:r>
      <w:del w:id="2654" w:author="Editor" w:date="2026-09-10T15:16:00Z">
        <w:r w:rsidRPr="00C66D70" w:rsidDel="00B0743F">
          <w:rPr>
            <w:spacing w:val="-5"/>
          </w:rPr>
          <w:delText>12</w:delText>
        </w:r>
      </w:del>
      <w:ins w:id="2655" w:author="Editor" w:date="2026-09-10T15:16:00Z">
        <w:r w:rsidR="00B0743F" w:rsidRPr="00C66D70">
          <w:rPr>
            <w:spacing w:val="-5"/>
          </w:rPr>
          <w:t>1</w:t>
        </w:r>
      </w:ins>
      <w:ins w:id="2656" w:author="Editor" w:date="2026-09-10T15:28:00Z">
        <w:r w:rsidR="0068580C">
          <w:rPr>
            <w:spacing w:val="-5"/>
          </w:rPr>
          <w:t>1</w:t>
        </w:r>
      </w:ins>
    </w:p>
    <w:p w14:paraId="1D243422" w14:textId="77777777" w:rsidR="00C66D70" w:rsidRPr="00662A79" w:rsidRDefault="00B50A25" w:rsidP="00662A79">
      <w:pPr>
        <w:pStyle w:val="ListParagraph"/>
        <w:numPr>
          <w:ilvl w:val="1"/>
          <w:numId w:val="3"/>
        </w:numPr>
        <w:tabs>
          <w:tab w:val="left" w:pos="906"/>
          <w:tab w:val="left" w:pos="908"/>
          <w:tab w:val="left" w:leader="dot" w:pos="9120"/>
        </w:tabs>
        <w:suppressAutoHyphens/>
        <w:spacing w:before="120" w:line="252" w:lineRule="auto"/>
        <w:ind w:right="718"/>
        <w:rPr>
          <w:sz w:val="24"/>
        </w:rPr>
      </w:pPr>
      <w:hyperlink w:anchor="_bookmark84" w:history="1">
        <w:r w:rsidRPr="00662A79">
          <w:rPr>
            <w:sz w:val="24"/>
          </w:rPr>
          <w:t xml:space="preserve">Effect </w:t>
        </w:r>
        <w:r w:rsidR="00191F14" w:rsidRPr="00662A79">
          <w:rPr>
            <w:sz w:val="24"/>
          </w:rPr>
          <w:t xml:space="preserve">of </w:t>
        </w:r>
        <w:r w:rsidR="00191F14" w:rsidRPr="003503A6">
          <w:rPr>
            <w:sz w:val="24"/>
          </w:rPr>
          <w:t>Progresa</w:t>
        </w:r>
        <w:r w:rsidR="00191F14" w:rsidRPr="00662A79">
          <w:rPr>
            <w:sz w:val="24"/>
          </w:rPr>
          <w:t xml:space="preserve"> on Older Adults’ Mortality Rate:</w:t>
        </w:r>
        <w:r w:rsidR="00191F14" w:rsidRPr="00662A79">
          <w:rPr>
            <w:spacing w:val="40"/>
            <w:sz w:val="24"/>
          </w:rPr>
          <w:t xml:space="preserve"> </w:t>
        </w:r>
        <w:r w:rsidR="00191F14" w:rsidRPr="00662A79">
          <w:rPr>
            <w:sz w:val="24"/>
          </w:rPr>
          <w:t>Replication of Barham and</w:t>
        </w:r>
      </w:hyperlink>
      <w:r w:rsidR="00191F14" w:rsidRPr="00662A79">
        <w:rPr>
          <w:sz w:val="24"/>
        </w:rPr>
        <w:t xml:space="preserve"> </w:t>
      </w:r>
      <w:hyperlink w:anchor="_bookmark84" w:history="1">
        <w:r w:rsidR="00191F14" w:rsidRPr="00662A79">
          <w:rPr>
            <w:spacing w:val="-2"/>
            <w:sz w:val="24"/>
          </w:rPr>
          <w:t>Rowberry</w:t>
        </w:r>
        <w:r w:rsidR="00191F14" w:rsidRPr="00662A79">
          <w:rPr>
            <w:spacing w:val="-1"/>
            <w:sz w:val="24"/>
          </w:rPr>
          <w:t xml:space="preserve"> </w:t>
        </w:r>
        <w:r w:rsidR="00191F14" w:rsidRPr="00662A79">
          <w:rPr>
            <w:spacing w:val="-2"/>
            <w:sz w:val="24"/>
          </w:rPr>
          <w:t>(2013)</w:t>
        </w:r>
      </w:hyperlink>
      <w:r w:rsidR="00191F14" w:rsidRPr="00662A79">
        <w:rPr>
          <w:sz w:val="24"/>
        </w:rPr>
        <w:tab/>
      </w:r>
      <w:r w:rsidR="00B0743F" w:rsidRPr="00C66D70">
        <w:rPr>
          <w:spacing w:val="-7"/>
          <w:sz w:val="24"/>
        </w:rPr>
        <w:t>1</w:t>
      </w:r>
      <w:r w:rsidR="0068580C">
        <w:rPr>
          <w:spacing w:val="-7"/>
          <w:sz w:val="24"/>
        </w:rPr>
        <w:t>2</w:t>
      </w:r>
    </w:p>
    <w:p w14:paraId="10F0BFB7" w14:textId="77777777" w:rsidR="006F1B3D" w:rsidRPr="00C66D70" w:rsidRDefault="00B50A25" w:rsidP="00662A79">
      <w:pPr>
        <w:pStyle w:val="ListParagraph"/>
        <w:numPr>
          <w:ilvl w:val="1"/>
          <w:numId w:val="3"/>
        </w:numPr>
        <w:tabs>
          <w:tab w:val="left" w:pos="906"/>
          <w:tab w:val="left" w:pos="908"/>
          <w:tab w:val="left" w:leader="dot" w:pos="9120"/>
        </w:tabs>
        <w:suppressAutoHyphens/>
        <w:spacing w:before="120" w:line="252" w:lineRule="auto"/>
        <w:ind w:right="718"/>
        <w:rPr>
          <w:sz w:val="24"/>
        </w:rPr>
      </w:pPr>
      <w:hyperlink w:anchor="_bookmark85" w:history="1">
        <w:r w:rsidRPr="00662A79">
          <w:rPr>
            <w:sz w:val="24"/>
          </w:rPr>
          <w:t xml:space="preserve">Effect </w:t>
        </w:r>
        <w:r w:rsidR="00191F14" w:rsidRPr="00662A79">
          <w:rPr>
            <w:sz w:val="24"/>
          </w:rPr>
          <w:t xml:space="preserve">of </w:t>
        </w:r>
        <w:r w:rsidR="00191F14" w:rsidRPr="003503A6">
          <w:rPr>
            <w:sz w:val="24"/>
          </w:rPr>
          <w:t>Progresa</w:t>
        </w:r>
        <w:r w:rsidR="00191F14" w:rsidRPr="00662A79">
          <w:rPr>
            <w:sz w:val="24"/>
          </w:rPr>
          <w:t xml:space="preserve"> Enrollment Intensity on Older Adults’ Mortality:</w:t>
        </w:r>
        <w:r w:rsidR="00191F14" w:rsidRPr="00662A79">
          <w:rPr>
            <w:spacing w:val="40"/>
            <w:sz w:val="24"/>
          </w:rPr>
          <w:t xml:space="preserve"> </w:t>
        </w:r>
        <w:r w:rsidR="00191F14" w:rsidRPr="00662A79">
          <w:rPr>
            <w:sz w:val="24"/>
          </w:rPr>
          <w:t>Sensitivity</w:t>
        </w:r>
      </w:hyperlink>
      <w:r w:rsidR="00191F14" w:rsidRPr="00662A79">
        <w:rPr>
          <w:spacing w:val="40"/>
          <w:sz w:val="24"/>
        </w:rPr>
        <w:t xml:space="preserve"> </w:t>
      </w:r>
      <w:hyperlink w:anchor="_bookmark85" w:history="1">
        <w:r w:rsidR="00191F14" w:rsidRPr="00662A79">
          <w:rPr>
            <w:spacing w:val="-2"/>
            <w:sz w:val="24"/>
          </w:rPr>
          <w:t>Analysis</w:t>
        </w:r>
      </w:hyperlink>
      <w:r w:rsidR="00191F14" w:rsidRPr="00662A79">
        <w:rPr>
          <w:sz w:val="24"/>
        </w:rPr>
        <w:tab/>
      </w:r>
      <w:del w:id="2657" w:author="Editor" w:date="2026-09-10T15:16:00Z">
        <w:r w:rsidR="00191F14" w:rsidRPr="00C66D70" w:rsidDel="00B0743F">
          <w:rPr>
            <w:spacing w:val="-6"/>
            <w:sz w:val="24"/>
          </w:rPr>
          <w:delText>14</w:delText>
        </w:r>
      </w:del>
      <w:ins w:id="2658" w:author="Editor" w:date="2026-09-10T15:16:00Z">
        <w:r w:rsidR="00B0743F" w:rsidRPr="00C66D70">
          <w:rPr>
            <w:spacing w:val="-6"/>
            <w:sz w:val="24"/>
          </w:rPr>
          <w:t>1</w:t>
        </w:r>
      </w:ins>
      <w:ins w:id="2659" w:author="Editor" w:date="2026-09-10T15:28:00Z">
        <w:r w:rsidR="0068580C">
          <w:rPr>
            <w:spacing w:val="-6"/>
            <w:sz w:val="24"/>
          </w:rPr>
          <w:t>3</w:t>
        </w:r>
      </w:ins>
    </w:p>
    <w:p w14:paraId="7EF78E44" w14:textId="77777777" w:rsidR="006F1B3D" w:rsidRPr="00C66D70" w:rsidRDefault="00D048B7" w:rsidP="00662A79">
      <w:pPr>
        <w:pStyle w:val="ListParagraph"/>
        <w:numPr>
          <w:ilvl w:val="1"/>
          <w:numId w:val="3"/>
        </w:numPr>
        <w:tabs>
          <w:tab w:val="left" w:pos="906"/>
        </w:tabs>
        <w:suppressAutoHyphens/>
        <w:spacing w:before="120"/>
        <w:rPr>
          <w:sz w:val="24"/>
        </w:rPr>
      </w:pPr>
      <w:r w:rsidRPr="00662A79">
        <w:fldChar w:fldCharType="begin"/>
      </w:r>
      <w:r w:rsidRPr="00C66D70">
        <w:instrText xml:space="preserve"> HYPERLINK \l "_bookmark86" </w:instrText>
      </w:r>
      <w:r w:rsidRPr="00662A79">
        <w:fldChar w:fldCharType="separate"/>
      </w:r>
      <w:r w:rsidR="00191F14" w:rsidRPr="00662A79">
        <w:rPr>
          <w:spacing w:val="-2"/>
          <w:sz w:val="24"/>
        </w:rPr>
        <w:t>Short-</w:t>
      </w:r>
      <w:del w:id="2660" w:author="Editor" w:date="2026-09-11T11:55:00Z">
        <w:r w:rsidR="00191F14" w:rsidRPr="00662A79" w:rsidDel="00E0145E">
          <w:rPr>
            <w:spacing w:val="-2"/>
            <w:sz w:val="24"/>
          </w:rPr>
          <w:delText>Run</w:delText>
        </w:r>
        <w:r w:rsidR="00191F14" w:rsidRPr="00662A79" w:rsidDel="00E0145E">
          <w:rPr>
            <w:spacing w:val="-8"/>
            <w:sz w:val="24"/>
          </w:rPr>
          <w:delText xml:space="preserve"> </w:delText>
        </w:r>
      </w:del>
      <w:ins w:id="2661" w:author="Editor" w:date="2026-09-11T11:55:00Z">
        <w:r w:rsidR="00E0145E">
          <w:rPr>
            <w:spacing w:val="-2"/>
            <w:sz w:val="24"/>
          </w:rPr>
          <w:t>term</w:t>
        </w:r>
        <w:r w:rsidR="00E0145E" w:rsidRPr="00662A79">
          <w:rPr>
            <w:spacing w:val="-8"/>
            <w:sz w:val="24"/>
          </w:rPr>
          <w:t xml:space="preserve"> </w:t>
        </w:r>
      </w:ins>
      <w:r w:rsidR="00B50A25" w:rsidRPr="00662A79">
        <w:rPr>
          <w:spacing w:val="-2"/>
          <w:sz w:val="24"/>
        </w:rPr>
        <w:t xml:space="preserve">Effects </w:t>
      </w:r>
      <w:r w:rsidR="00191F14" w:rsidRPr="00662A79">
        <w:rPr>
          <w:spacing w:val="-2"/>
          <w:sz w:val="24"/>
        </w:rPr>
        <w:t>of</w:t>
      </w:r>
      <w:r w:rsidR="00191F14" w:rsidRPr="00662A79">
        <w:rPr>
          <w:spacing w:val="-7"/>
          <w:sz w:val="24"/>
        </w:rPr>
        <w:t xml:space="preserve"> </w:t>
      </w:r>
      <w:r w:rsidR="00191F14" w:rsidRPr="003503A6">
        <w:rPr>
          <w:spacing w:val="-2"/>
          <w:sz w:val="24"/>
        </w:rPr>
        <w:t>Progresa</w:t>
      </w:r>
      <w:r w:rsidR="00191F14" w:rsidRPr="00662A79">
        <w:rPr>
          <w:spacing w:val="-8"/>
          <w:sz w:val="24"/>
        </w:rPr>
        <w:t xml:space="preserve"> </w:t>
      </w:r>
      <w:r w:rsidR="00191F14" w:rsidRPr="00662A79">
        <w:rPr>
          <w:spacing w:val="-2"/>
          <w:sz w:val="24"/>
        </w:rPr>
        <w:t>on</w:t>
      </w:r>
      <w:r w:rsidR="00191F14" w:rsidRPr="00662A79">
        <w:rPr>
          <w:spacing w:val="-7"/>
          <w:sz w:val="24"/>
        </w:rPr>
        <w:t xml:space="preserve"> </w:t>
      </w:r>
      <w:r w:rsidR="00191F14" w:rsidRPr="00662A79">
        <w:rPr>
          <w:spacing w:val="-2"/>
          <w:sz w:val="24"/>
        </w:rPr>
        <w:t>Household</w:t>
      </w:r>
      <w:r w:rsidR="00191F14" w:rsidRPr="00662A79">
        <w:rPr>
          <w:spacing w:val="-7"/>
          <w:sz w:val="24"/>
        </w:rPr>
        <w:t xml:space="preserve"> </w:t>
      </w:r>
      <w:r w:rsidR="00191F14" w:rsidRPr="00662A79">
        <w:rPr>
          <w:spacing w:val="-2"/>
          <w:sz w:val="24"/>
        </w:rPr>
        <w:t>Expenditure,</w:t>
      </w:r>
      <w:r w:rsidR="00191F14" w:rsidRPr="00662A79">
        <w:rPr>
          <w:spacing w:val="-4"/>
          <w:sz w:val="24"/>
        </w:rPr>
        <w:t xml:space="preserve"> </w:t>
      </w:r>
      <w:r w:rsidR="00191F14" w:rsidRPr="00662A79">
        <w:rPr>
          <w:spacing w:val="-2"/>
          <w:sz w:val="24"/>
        </w:rPr>
        <w:t>by</w:t>
      </w:r>
      <w:r w:rsidR="00191F14" w:rsidRPr="00662A79">
        <w:rPr>
          <w:spacing w:val="-8"/>
          <w:sz w:val="24"/>
        </w:rPr>
        <w:t xml:space="preserve"> </w:t>
      </w:r>
      <w:r w:rsidR="00191F14" w:rsidRPr="00662A79">
        <w:rPr>
          <w:spacing w:val="-2"/>
          <w:sz w:val="24"/>
        </w:rPr>
        <w:t>Older</w:t>
      </w:r>
      <w:r w:rsidR="00191F14" w:rsidRPr="00662A79">
        <w:rPr>
          <w:spacing w:val="-7"/>
          <w:sz w:val="24"/>
        </w:rPr>
        <w:t xml:space="preserve"> </w:t>
      </w:r>
      <w:r w:rsidR="00191F14" w:rsidRPr="00662A79">
        <w:rPr>
          <w:spacing w:val="-2"/>
          <w:sz w:val="24"/>
        </w:rPr>
        <w:t>Adult</w:t>
      </w:r>
      <w:r w:rsidR="00191F14" w:rsidRPr="00662A79">
        <w:rPr>
          <w:spacing w:val="-7"/>
          <w:sz w:val="24"/>
        </w:rPr>
        <w:t xml:space="preserve"> </w:t>
      </w:r>
      <w:r w:rsidR="00191F14" w:rsidRPr="00662A79">
        <w:rPr>
          <w:spacing w:val="-2"/>
          <w:sz w:val="24"/>
        </w:rPr>
        <w:t>Presence</w:t>
      </w:r>
      <w:r w:rsidRPr="00662A79">
        <w:rPr>
          <w:spacing w:val="-2"/>
          <w:sz w:val="24"/>
        </w:rPr>
        <w:fldChar w:fldCharType="end"/>
      </w:r>
    </w:p>
    <w:p w14:paraId="7A19CF25" w14:textId="77777777" w:rsidR="006F1B3D" w:rsidRDefault="00191F14" w:rsidP="008C7539">
      <w:pPr>
        <w:pStyle w:val="BodyText"/>
        <w:tabs>
          <w:tab w:val="left" w:leader="dot" w:pos="9120"/>
        </w:tabs>
        <w:suppressAutoHyphens/>
        <w:spacing w:before="13"/>
        <w:ind w:left="908"/>
      </w:pPr>
      <w:hyperlink w:anchor="_bookmark86" w:history="1">
        <w:r w:rsidRPr="00662A79">
          <w:t>and</w:t>
        </w:r>
        <w:r w:rsidRPr="00662A79">
          <w:rPr>
            <w:spacing w:val="-14"/>
          </w:rPr>
          <w:t xml:space="preserve"> </w:t>
        </w:r>
        <w:r w:rsidRPr="00662A79">
          <w:t>Older-Adults-Only</w:t>
        </w:r>
        <w:r w:rsidRPr="00662A79">
          <w:rPr>
            <w:spacing w:val="-13"/>
          </w:rPr>
          <w:t xml:space="preserve"> </w:t>
        </w:r>
        <w:r w:rsidRPr="00662A79">
          <w:t>Household</w:t>
        </w:r>
        <w:r w:rsidRPr="00662A79">
          <w:rPr>
            <w:spacing w:val="-14"/>
          </w:rPr>
          <w:t xml:space="preserve"> </w:t>
        </w:r>
        <w:r w:rsidRPr="00662A79">
          <w:rPr>
            <w:spacing w:val="-2"/>
          </w:rPr>
          <w:t>Eligibility</w:t>
        </w:r>
      </w:hyperlink>
      <w:r w:rsidRPr="00662A79">
        <w:tab/>
      </w:r>
      <w:del w:id="2662" w:author="Editor" w:date="2026-09-10T15:16:00Z">
        <w:r w:rsidDel="00B0743F">
          <w:rPr>
            <w:spacing w:val="-5"/>
          </w:rPr>
          <w:delText>15</w:delText>
        </w:r>
      </w:del>
      <w:ins w:id="2663" w:author="Editor" w:date="2026-09-10T15:16:00Z">
        <w:r w:rsidR="00B0743F">
          <w:rPr>
            <w:spacing w:val="-5"/>
          </w:rPr>
          <w:t>1</w:t>
        </w:r>
      </w:ins>
      <w:ins w:id="2664" w:author="Editor" w:date="2026-09-10T15:28:00Z">
        <w:r w:rsidR="0068580C">
          <w:rPr>
            <w:spacing w:val="-5"/>
          </w:rPr>
          <w:t>4</w:t>
        </w:r>
      </w:ins>
    </w:p>
    <w:p w14:paraId="4B2CB5CD" w14:textId="77777777" w:rsidR="006F1B3D" w:rsidRDefault="006F1B3D" w:rsidP="008C7539">
      <w:pPr>
        <w:pStyle w:val="BodyText"/>
        <w:suppressAutoHyphens/>
        <w:sectPr w:rsidR="006F1B3D" w:rsidSect="00662A79">
          <w:footerReference w:type="default" r:id="rId21"/>
          <w:pgSz w:w="12240" w:h="15840"/>
          <w:pgMar w:top="1740" w:right="720" w:bottom="1420" w:left="1440" w:header="0" w:footer="1223" w:gutter="0"/>
          <w:pgNumType w:start="1"/>
          <w:cols w:space="720"/>
        </w:sectPr>
      </w:pPr>
    </w:p>
    <w:p w14:paraId="0D4760F4" w14:textId="77777777" w:rsidR="006F1B3D" w:rsidDel="00B0743F" w:rsidRDefault="00235695" w:rsidP="008C7539">
      <w:pPr>
        <w:suppressAutoHyphens/>
        <w:spacing w:before="89"/>
        <w:rPr>
          <w:del w:id="2670" w:author="Editor" w:date="2026-09-10T15:15:00Z"/>
          <w:b/>
          <w:sz w:val="34"/>
        </w:rPr>
      </w:pPr>
      <w:r>
        <w:rPr>
          <w:rFonts w:ascii="Arial MT"/>
          <w:noProof/>
          <w:position w:val="2"/>
          <w:sz w:val="17"/>
        </w:rPr>
        <w:lastRenderedPageBreak/>
        <mc:AlternateContent>
          <mc:Choice Requires="wps">
            <w:drawing>
              <wp:anchor distT="0" distB="0" distL="0" distR="0" simplePos="0" relativeHeight="15770624" behindDoc="0" locked="0" layoutInCell="1" allowOverlap="1" wp14:anchorId="338804AF" wp14:editId="042870B7">
                <wp:simplePos x="0" y="0"/>
                <wp:positionH relativeFrom="page">
                  <wp:posOffset>1339850</wp:posOffset>
                </wp:positionH>
                <wp:positionV relativeFrom="paragraph">
                  <wp:posOffset>501015</wp:posOffset>
                </wp:positionV>
                <wp:extent cx="228600" cy="204724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47240"/>
                        </a:xfrm>
                        <a:prstGeom prst="rect">
                          <a:avLst/>
                        </a:prstGeom>
                      </wps:spPr>
                      <wps:txbx>
                        <w:txbxContent>
                          <w:p w14:paraId="6A02543B" w14:textId="77777777" w:rsidR="00B74441" w:rsidRDefault="00B74441">
                            <w:pPr>
                              <w:spacing w:before="17"/>
                              <w:ind w:left="20"/>
                              <w:rPr>
                                <w:rFonts w:ascii="Arial MT"/>
                                <w:sz w:val="17"/>
                              </w:rPr>
                            </w:pPr>
                            <w:r>
                              <w:rPr>
                                <w:rFonts w:ascii="Arial MT"/>
                                <w:sz w:val="17"/>
                              </w:rPr>
                              <w:t>Mortality</w:t>
                            </w:r>
                            <w:r>
                              <w:rPr>
                                <w:rFonts w:ascii="Arial MT"/>
                                <w:spacing w:val="6"/>
                                <w:sz w:val="17"/>
                              </w:rPr>
                              <w:t xml:space="preserve"> </w:t>
                            </w:r>
                            <w:ins w:id="2671" w:author="Editor" w:date="2026-09-11T11:28:00Z">
                              <w:r>
                                <w:rPr>
                                  <w:rFonts w:ascii="Arial MT"/>
                                  <w:sz w:val="17"/>
                                </w:rPr>
                                <w:t>r</w:t>
                              </w:r>
                            </w:ins>
                            <w:del w:id="2672" w:author="Editor" w:date="2026-09-11T11:28:00Z">
                              <w:r w:rsidDel="009D0EF3">
                                <w:rPr>
                                  <w:rFonts w:ascii="Arial MT"/>
                                  <w:sz w:val="17"/>
                                </w:rPr>
                                <w:delText>R</w:delText>
                              </w:r>
                            </w:del>
                            <w:r>
                              <w:rPr>
                                <w:rFonts w:ascii="Arial MT"/>
                                <w:sz w:val="17"/>
                              </w:rPr>
                              <w:t>ate</w:t>
                            </w:r>
                            <w:r>
                              <w:rPr>
                                <w:rFonts w:ascii="Arial MT"/>
                                <w:spacing w:val="6"/>
                                <w:sz w:val="17"/>
                              </w:rPr>
                              <w:t xml:space="preserve"> </w:t>
                            </w:r>
                            <w:r>
                              <w:rPr>
                                <w:rFonts w:ascii="Arial MT"/>
                                <w:sz w:val="17"/>
                              </w:rPr>
                              <w:t>(65+</w:t>
                            </w:r>
                            <w:r>
                              <w:rPr>
                                <w:rFonts w:ascii="Arial MT"/>
                                <w:spacing w:val="7"/>
                                <w:sz w:val="17"/>
                              </w:rPr>
                              <w:t xml:space="preserve"> </w:t>
                            </w:r>
                            <w:r>
                              <w:rPr>
                                <w:rFonts w:ascii="Arial MT"/>
                                <w:sz w:val="17"/>
                              </w:rPr>
                              <w:t>per</w:t>
                            </w:r>
                            <w:r>
                              <w:rPr>
                                <w:rFonts w:ascii="Arial MT"/>
                                <w:spacing w:val="6"/>
                                <w:sz w:val="17"/>
                              </w:rPr>
                              <w:t xml:space="preserve"> </w:t>
                            </w:r>
                            <w:r>
                              <w:rPr>
                                <w:rFonts w:ascii="Arial MT"/>
                                <w:spacing w:val="-2"/>
                                <w:sz w:val="17"/>
                              </w:rPr>
                              <w:t>1,000</w:t>
                            </w:r>
                            <w:ins w:id="2673" w:author="Editor" w:date="2026-09-11T11:18:00Z">
                              <w:r>
                                <w:rPr>
                                  <w:rFonts w:ascii="Arial MT"/>
                                  <w:spacing w:val="-2"/>
                                  <w:sz w:val="17"/>
                                </w:rPr>
                                <w:t xml:space="preserve"> persons</w:t>
                              </w:r>
                            </w:ins>
                            <w:r>
                              <w:rPr>
                                <w:rFonts w:ascii="Arial MT"/>
                                <w:spacing w:val="-2"/>
                                <w:sz w:val="17"/>
                              </w:rPr>
                              <w:t>)</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38804AF" id="Textbox 387" o:spid="_x0000_s1079" type="#_x0000_t202" style="position:absolute;margin-left:105.5pt;margin-top:39.45pt;width:18pt;height:161.2pt;z-index:1577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" filled="f" stroked="f">
                <v:textbox style="layout-flow:vertical;mso-layout-flow-alt:bottom-to-top" inset="0,0,0,0">
                  <w:txbxContent>
                    <w:p w14:paraId="6A02543B" w14:textId="77777777" w:rsidR="00B74441" w:rsidRDefault="00B74441">
                      <w:pPr>
                        <w:spacing w:before="17"/>
                        <w:ind w:left="20"/>
                        <w:rPr>
                          <w:rFonts w:ascii="Arial MT"/>
                          <w:sz w:val="17"/>
                        </w:rPr>
                      </w:pPr>
                      <w:r>
                        <w:rPr>
                          <w:rFonts w:ascii="Arial MT"/>
                          <w:sz w:val="17"/>
                        </w:rPr>
                        <w:t>Mortality</w:t>
                      </w:r>
                      <w:r>
                        <w:rPr>
                          <w:rFonts w:ascii="Arial MT"/>
                          <w:spacing w:val="6"/>
                          <w:sz w:val="17"/>
                        </w:rPr>
                        <w:t xml:space="preserve"> </w:t>
                      </w:r>
                      <w:ins w:id="2674" w:author="Editor" w:date="2026-09-11T11:28:00Z">
                        <w:r>
                          <w:rPr>
                            <w:rFonts w:ascii="Arial MT"/>
                            <w:sz w:val="17"/>
                          </w:rPr>
                          <w:t>r</w:t>
                        </w:r>
                      </w:ins>
                      <w:del w:id="2675" w:author="Editor" w:date="2026-09-11T11:28:00Z">
                        <w:r w:rsidDel="009D0EF3">
                          <w:rPr>
                            <w:rFonts w:ascii="Arial MT"/>
                            <w:sz w:val="17"/>
                          </w:rPr>
                          <w:delText>R</w:delText>
                        </w:r>
                      </w:del>
                      <w:r>
                        <w:rPr>
                          <w:rFonts w:ascii="Arial MT"/>
                          <w:sz w:val="17"/>
                        </w:rPr>
                        <w:t>ate</w:t>
                      </w:r>
                      <w:r>
                        <w:rPr>
                          <w:rFonts w:ascii="Arial MT"/>
                          <w:spacing w:val="6"/>
                          <w:sz w:val="17"/>
                        </w:rPr>
                        <w:t xml:space="preserve"> </w:t>
                      </w:r>
                      <w:r>
                        <w:rPr>
                          <w:rFonts w:ascii="Arial MT"/>
                          <w:sz w:val="17"/>
                        </w:rPr>
                        <w:t>(65+</w:t>
                      </w:r>
                      <w:r>
                        <w:rPr>
                          <w:rFonts w:ascii="Arial MT"/>
                          <w:spacing w:val="7"/>
                          <w:sz w:val="17"/>
                        </w:rPr>
                        <w:t xml:space="preserve"> </w:t>
                      </w:r>
                      <w:r>
                        <w:rPr>
                          <w:rFonts w:ascii="Arial MT"/>
                          <w:sz w:val="17"/>
                        </w:rPr>
                        <w:t>per</w:t>
                      </w:r>
                      <w:r>
                        <w:rPr>
                          <w:rFonts w:ascii="Arial MT"/>
                          <w:spacing w:val="6"/>
                          <w:sz w:val="17"/>
                        </w:rPr>
                        <w:t xml:space="preserve"> </w:t>
                      </w:r>
                      <w:r>
                        <w:rPr>
                          <w:rFonts w:ascii="Arial MT"/>
                          <w:spacing w:val="-2"/>
                          <w:sz w:val="17"/>
                        </w:rPr>
                        <w:t>1,000</w:t>
                      </w:r>
                      <w:ins w:id="2676" w:author="Editor" w:date="2026-09-11T11:18:00Z">
                        <w:r>
                          <w:rPr>
                            <w:rFonts w:ascii="Arial MT"/>
                            <w:spacing w:val="-2"/>
                            <w:sz w:val="17"/>
                          </w:rPr>
                          <w:t xml:space="preserve"> persons</w:t>
                        </w:r>
                      </w:ins>
                      <w:r>
                        <w:rPr>
                          <w:rFonts w:ascii="Arial MT"/>
                          <w:spacing w:val="-2"/>
                          <w:sz w:val="17"/>
                        </w:rPr>
                        <w:t>)</w:t>
                      </w:r>
                    </w:p>
                  </w:txbxContent>
                </v:textbox>
                <w10:wrap anchorx="page"/>
              </v:shape>
            </w:pict>
          </mc:Fallback>
        </mc:AlternateContent>
      </w:r>
      <w:del w:id="2677" w:author="Editor" w:date="2026-09-10T15:15:00Z">
        <w:r w:rsidR="00191F14" w:rsidDel="00B0743F">
          <w:rPr>
            <w:b/>
            <w:sz w:val="34"/>
          </w:rPr>
          <w:delText>Appendix</w:delText>
        </w:r>
        <w:r w:rsidR="00191F14" w:rsidDel="00B0743F">
          <w:rPr>
            <w:b/>
            <w:spacing w:val="7"/>
            <w:sz w:val="34"/>
          </w:rPr>
          <w:delText xml:space="preserve"> </w:delText>
        </w:r>
        <w:r w:rsidR="00191F14" w:rsidDel="00B0743F">
          <w:rPr>
            <w:b/>
            <w:sz w:val="34"/>
          </w:rPr>
          <w:delText>A:</w:delText>
        </w:r>
        <w:r w:rsidR="00191F14" w:rsidDel="00B0743F">
          <w:rPr>
            <w:b/>
            <w:spacing w:val="8"/>
            <w:sz w:val="34"/>
          </w:rPr>
          <w:delText xml:space="preserve"> </w:delText>
        </w:r>
        <w:r w:rsidR="00191F14" w:rsidDel="00B0743F">
          <w:rPr>
            <w:b/>
            <w:sz w:val="34"/>
          </w:rPr>
          <w:delText>Additional</w:delText>
        </w:r>
        <w:r w:rsidR="00191F14" w:rsidDel="00B0743F">
          <w:rPr>
            <w:b/>
            <w:spacing w:val="8"/>
            <w:sz w:val="34"/>
          </w:rPr>
          <w:delText xml:space="preserve"> </w:delText>
        </w:r>
        <w:r w:rsidR="00191F14" w:rsidDel="00B0743F">
          <w:rPr>
            <w:b/>
            <w:sz w:val="34"/>
          </w:rPr>
          <w:delText>Figures</w:delText>
        </w:r>
        <w:r w:rsidR="00191F14" w:rsidDel="00B0743F">
          <w:rPr>
            <w:b/>
            <w:spacing w:val="7"/>
            <w:sz w:val="34"/>
          </w:rPr>
          <w:delText xml:space="preserve"> </w:delText>
        </w:r>
        <w:r w:rsidR="00191F14" w:rsidDel="00B0743F">
          <w:rPr>
            <w:b/>
            <w:sz w:val="34"/>
          </w:rPr>
          <w:delText>and</w:delText>
        </w:r>
        <w:r w:rsidR="00191F14" w:rsidDel="00B0743F">
          <w:rPr>
            <w:b/>
            <w:spacing w:val="8"/>
            <w:sz w:val="34"/>
          </w:rPr>
          <w:delText xml:space="preserve"> </w:delText>
        </w:r>
        <w:r w:rsidR="00191F14" w:rsidDel="00B0743F">
          <w:rPr>
            <w:b/>
            <w:spacing w:val="-2"/>
            <w:sz w:val="34"/>
          </w:rPr>
          <w:delText>Tables</w:delText>
        </w:r>
      </w:del>
    </w:p>
    <w:p w14:paraId="065F1E33" w14:textId="77777777" w:rsidR="006F1B3D" w:rsidRDefault="00191F14" w:rsidP="008C7539">
      <w:pPr>
        <w:pStyle w:val="BodyText"/>
        <w:suppressAutoHyphens/>
        <w:spacing w:before="572"/>
        <w:ind w:left="1335"/>
      </w:pPr>
      <w:r>
        <w:rPr>
          <w:b/>
        </w:rPr>
        <w:t>Figure</w:t>
      </w:r>
      <w:r>
        <w:rPr>
          <w:b/>
          <w:spacing w:val="-9"/>
        </w:rPr>
        <w:t xml:space="preserve"> </w:t>
      </w:r>
      <w:r>
        <w:rPr>
          <w:b/>
        </w:rPr>
        <w:t>A.1</w:t>
      </w:r>
      <w:r w:rsidR="00BA667C">
        <w:rPr>
          <w:b/>
        </w:rPr>
        <w:t>.</w:t>
      </w:r>
      <w:r>
        <w:rPr>
          <w:b/>
          <w:spacing w:val="5"/>
        </w:rPr>
        <w:t xml:space="preserve"> </w:t>
      </w:r>
      <w:r w:rsidRPr="00C40890">
        <w:rPr>
          <w:b/>
        </w:rPr>
        <w:t>Progresa</w:t>
      </w:r>
      <w:r w:rsidRPr="00BA667C">
        <w:rPr>
          <w:b/>
          <w:spacing w:val="-8"/>
        </w:rPr>
        <w:t xml:space="preserve"> </w:t>
      </w:r>
      <w:r w:rsidRPr="00BA667C">
        <w:rPr>
          <w:b/>
        </w:rPr>
        <w:t>Enrollment</w:t>
      </w:r>
      <w:r w:rsidRPr="00BA667C">
        <w:rPr>
          <w:b/>
          <w:spacing w:val="-9"/>
        </w:rPr>
        <w:t xml:space="preserve"> </w:t>
      </w:r>
      <w:r w:rsidRPr="00BA667C">
        <w:rPr>
          <w:b/>
        </w:rPr>
        <w:t>Intensity</w:t>
      </w:r>
      <w:r w:rsidRPr="00BA667C">
        <w:rPr>
          <w:b/>
          <w:spacing w:val="-8"/>
        </w:rPr>
        <w:t xml:space="preserve"> </w:t>
      </w:r>
      <w:r w:rsidRPr="00BA667C">
        <w:rPr>
          <w:b/>
        </w:rPr>
        <w:t>and</w:t>
      </w:r>
      <w:r w:rsidRPr="00BA667C">
        <w:rPr>
          <w:b/>
          <w:spacing w:val="-8"/>
        </w:rPr>
        <w:t xml:space="preserve"> </w:t>
      </w:r>
      <w:r w:rsidRPr="00BA667C">
        <w:rPr>
          <w:b/>
        </w:rPr>
        <w:t>Mortality</w:t>
      </w:r>
      <w:r w:rsidRPr="00BA667C">
        <w:rPr>
          <w:b/>
          <w:spacing w:val="-9"/>
        </w:rPr>
        <w:t xml:space="preserve"> </w:t>
      </w:r>
      <w:r w:rsidRPr="00BA667C">
        <w:rPr>
          <w:b/>
        </w:rPr>
        <w:t>Rate</w:t>
      </w:r>
      <w:r w:rsidRPr="00BA667C">
        <w:rPr>
          <w:b/>
          <w:spacing w:val="-8"/>
        </w:rPr>
        <w:t xml:space="preserve"> </w:t>
      </w:r>
      <w:r w:rsidRPr="00BA667C">
        <w:rPr>
          <w:b/>
          <w:spacing w:val="-2"/>
        </w:rPr>
        <w:t>Trends</w:t>
      </w:r>
    </w:p>
    <w:p w14:paraId="0A164ECA" w14:textId="77777777" w:rsidR="006F1B3D" w:rsidRDefault="00191F14" w:rsidP="008C7539">
      <w:pPr>
        <w:tabs>
          <w:tab w:val="left" w:pos="8246"/>
        </w:tabs>
        <w:suppressAutoHyphens/>
        <w:spacing w:before="419"/>
        <w:ind w:left="922"/>
        <w:rPr>
          <w:rFonts w:ascii="Arial MT"/>
          <w:sz w:val="17"/>
        </w:rPr>
      </w:pPr>
      <w:r>
        <w:rPr>
          <w:rFonts w:ascii="Arial MT"/>
          <w:noProof/>
          <w:sz w:val="17"/>
        </w:rPr>
        <mc:AlternateContent>
          <mc:Choice Requires="wpg">
            <w:drawing>
              <wp:anchor distT="0" distB="0" distL="0" distR="0" simplePos="0" relativeHeight="483829760" behindDoc="1" locked="0" layoutInCell="1" allowOverlap="1" wp14:anchorId="1E78C65E" wp14:editId="1A5ECC3B">
                <wp:simplePos x="0" y="0"/>
                <wp:positionH relativeFrom="page">
                  <wp:posOffset>1644944</wp:posOffset>
                </wp:positionH>
                <wp:positionV relativeFrom="paragraph">
                  <wp:posOffset>258927</wp:posOffset>
                </wp:positionV>
                <wp:extent cx="4484370" cy="2054225"/>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4370" cy="2054225"/>
                          <a:chOff x="0" y="0"/>
                          <a:chExt cx="4484370" cy="2054225"/>
                        </a:xfrm>
                      </wpg:grpSpPr>
                      <wps:wsp>
                        <wps:cNvPr id="351" name="Graphic 351"/>
                        <wps:cNvSpPr/>
                        <wps:spPr>
                          <a:xfrm>
                            <a:off x="44151" y="1939685"/>
                            <a:ext cx="4349750" cy="1270"/>
                          </a:xfrm>
                          <a:custGeom>
                            <a:avLst/>
                            <a:gdLst/>
                            <a:ahLst/>
                            <a:cxnLst/>
                            <a:rect l="l" t="t" r="r" b="b"/>
                            <a:pathLst>
                              <a:path w="4349750">
                                <a:moveTo>
                                  <a:pt x="0" y="0"/>
                                </a:moveTo>
                                <a:lnTo>
                                  <a:pt x="4349657" y="0"/>
                                </a:lnTo>
                              </a:path>
                            </a:pathLst>
                          </a:custGeom>
                          <a:ln w="9524">
                            <a:solidFill>
                              <a:srgbClr val="F0F0F0"/>
                            </a:solidFill>
                            <a:prstDash val="sysDash"/>
                          </a:ln>
                        </wps:spPr>
                        <wps:bodyPr wrap="square" lIns="0" tIns="0" rIns="0" bIns="0" rtlCol="0">
                          <a:prstTxWarp prst="textNoShape">
                            <a:avLst/>
                          </a:prstTxWarp>
                          <a:noAutofit/>
                        </wps:bodyPr>
                      </wps:wsp>
                      <wps:wsp>
                        <wps:cNvPr id="352" name="Graphic 352"/>
                        <wps:cNvSpPr/>
                        <wps:spPr>
                          <a:xfrm>
                            <a:off x="44151" y="1476012"/>
                            <a:ext cx="4396105" cy="464184"/>
                          </a:xfrm>
                          <a:custGeom>
                            <a:avLst/>
                            <a:gdLst/>
                            <a:ahLst/>
                            <a:cxnLst/>
                            <a:rect l="l" t="t" r="r" b="b"/>
                            <a:pathLst>
                              <a:path w="4396105" h="464184">
                                <a:moveTo>
                                  <a:pt x="4381406" y="463672"/>
                                </a:moveTo>
                                <a:lnTo>
                                  <a:pt x="4395958" y="463672"/>
                                </a:lnTo>
                              </a:path>
                              <a:path w="4396105" h="464184">
                                <a:moveTo>
                                  <a:pt x="0" y="0"/>
                                </a:moveTo>
                                <a:lnTo>
                                  <a:pt x="63498" y="0"/>
                                </a:lnTo>
                              </a:path>
                            </a:pathLst>
                          </a:custGeom>
                          <a:ln w="9524">
                            <a:solidFill>
                              <a:srgbClr val="F0F0F0"/>
                            </a:solidFill>
                            <a:prstDash val="solid"/>
                          </a:ln>
                        </wps:spPr>
                        <wps:bodyPr wrap="square" lIns="0" tIns="0" rIns="0" bIns="0" rtlCol="0">
                          <a:prstTxWarp prst="textNoShape">
                            <a:avLst/>
                          </a:prstTxWarp>
                          <a:noAutofit/>
                        </wps:bodyPr>
                      </wps:wsp>
                      <wps:wsp>
                        <wps:cNvPr id="353" name="Graphic 353"/>
                        <wps:cNvSpPr/>
                        <wps:spPr>
                          <a:xfrm>
                            <a:off x="139399" y="1476012"/>
                            <a:ext cx="4254500" cy="1270"/>
                          </a:xfrm>
                          <a:custGeom>
                            <a:avLst/>
                            <a:gdLst/>
                            <a:ahLst/>
                            <a:cxnLst/>
                            <a:rect l="l" t="t" r="r" b="b"/>
                            <a:pathLst>
                              <a:path w="4254500">
                                <a:moveTo>
                                  <a:pt x="0" y="0"/>
                                </a:moveTo>
                                <a:lnTo>
                                  <a:pt x="4254409" y="0"/>
                                </a:lnTo>
                              </a:path>
                            </a:pathLst>
                          </a:custGeom>
                          <a:ln w="9524">
                            <a:solidFill>
                              <a:srgbClr val="F0F0F0"/>
                            </a:solidFill>
                            <a:prstDash val="sysDash"/>
                          </a:ln>
                        </wps:spPr>
                        <wps:bodyPr wrap="square" lIns="0" tIns="0" rIns="0" bIns="0" rtlCol="0">
                          <a:prstTxWarp prst="textNoShape">
                            <a:avLst/>
                          </a:prstTxWarp>
                          <a:noAutofit/>
                        </wps:bodyPr>
                      </wps:wsp>
                      <wps:wsp>
                        <wps:cNvPr id="354" name="Graphic 354"/>
                        <wps:cNvSpPr/>
                        <wps:spPr>
                          <a:xfrm>
                            <a:off x="44151" y="1012175"/>
                            <a:ext cx="4396105" cy="464184"/>
                          </a:xfrm>
                          <a:custGeom>
                            <a:avLst/>
                            <a:gdLst/>
                            <a:ahLst/>
                            <a:cxnLst/>
                            <a:rect l="l" t="t" r="r" b="b"/>
                            <a:pathLst>
                              <a:path w="4396105" h="464184">
                                <a:moveTo>
                                  <a:pt x="4381406" y="463837"/>
                                </a:moveTo>
                                <a:lnTo>
                                  <a:pt x="4395958" y="463837"/>
                                </a:lnTo>
                              </a:path>
                              <a:path w="4396105" h="464184">
                                <a:moveTo>
                                  <a:pt x="0" y="0"/>
                                </a:moveTo>
                                <a:lnTo>
                                  <a:pt x="63498" y="0"/>
                                </a:lnTo>
                              </a:path>
                            </a:pathLst>
                          </a:custGeom>
                          <a:ln w="9524">
                            <a:solidFill>
                              <a:srgbClr val="F0F0F0"/>
                            </a:solidFill>
                            <a:prstDash val="solid"/>
                          </a:ln>
                        </wps:spPr>
                        <wps:bodyPr wrap="square" lIns="0" tIns="0" rIns="0" bIns="0" rtlCol="0">
                          <a:prstTxWarp prst="textNoShape">
                            <a:avLst/>
                          </a:prstTxWarp>
                          <a:noAutofit/>
                        </wps:bodyPr>
                      </wps:wsp>
                      <wps:wsp>
                        <wps:cNvPr id="355" name="Graphic 355"/>
                        <wps:cNvSpPr/>
                        <wps:spPr>
                          <a:xfrm>
                            <a:off x="139399" y="1012175"/>
                            <a:ext cx="4254500" cy="1270"/>
                          </a:xfrm>
                          <a:custGeom>
                            <a:avLst/>
                            <a:gdLst/>
                            <a:ahLst/>
                            <a:cxnLst/>
                            <a:rect l="l" t="t" r="r" b="b"/>
                            <a:pathLst>
                              <a:path w="4254500">
                                <a:moveTo>
                                  <a:pt x="0" y="0"/>
                                </a:moveTo>
                                <a:lnTo>
                                  <a:pt x="4254409" y="0"/>
                                </a:lnTo>
                              </a:path>
                            </a:pathLst>
                          </a:custGeom>
                          <a:ln w="9524">
                            <a:solidFill>
                              <a:srgbClr val="F0F0F0"/>
                            </a:solidFill>
                            <a:prstDash val="sysDash"/>
                          </a:ln>
                        </wps:spPr>
                        <wps:bodyPr wrap="square" lIns="0" tIns="0" rIns="0" bIns="0" rtlCol="0">
                          <a:prstTxWarp prst="textNoShape">
                            <a:avLst/>
                          </a:prstTxWarp>
                          <a:noAutofit/>
                        </wps:bodyPr>
                      </wps:wsp>
                      <wps:wsp>
                        <wps:cNvPr id="356" name="Graphic 356"/>
                        <wps:cNvSpPr/>
                        <wps:spPr>
                          <a:xfrm>
                            <a:off x="44151" y="548502"/>
                            <a:ext cx="4396105" cy="464184"/>
                          </a:xfrm>
                          <a:custGeom>
                            <a:avLst/>
                            <a:gdLst/>
                            <a:ahLst/>
                            <a:cxnLst/>
                            <a:rect l="l" t="t" r="r" b="b"/>
                            <a:pathLst>
                              <a:path w="4396105" h="464184">
                                <a:moveTo>
                                  <a:pt x="4381406" y="463672"/>
                                </a:moveTo>
                                <a:lnTo>
                                  <a:pt x="4395958" y="463672"/>
                                </a:lnTo>
                              </a:path>
                              <a:path w="4396105" h="464184">
                                <a:moveTo>
                                  <a:pt x="0" y="0"/>
                                </a:moveTo>
                                <a:lnTo>
                                  <a:pt x="63498" y="0"/>
                                </a:lnTo>
                              </a:path>
                            </a:pathLst>
                          </a:custGeom>
                          <a:ln w="9524">
                            <a:solidFill>
                              <a:srgbClr val="F0F0F0"/>
                            </a:solidFill>
                            <a:prstDash val="solid"/>
                          </a:ln>
                        </wps:spPr>
                        <wps:bodyPr wrap="square" lIns="0" tIns="0" rIns="0" bIns="0" rtlCol="0">
                          <a:prstTxWarp prst="textNoShape">
                            <a:avLst/>
                          </a:prstTxWarp>
                          <a:noAutofit/>
                        </wps:bodyPr>
                      </wps:wsp>
                      <wps:wsp>
                        <wps:cNvPr id="357" name="Graphic 357"/>
                        <wps:cNvSpPr/>
                        <wps:spPr>
                          <a:xfrm>
                            <a:off x="139399" y="548502"/>
                            <a:ext cx="4254500" cy="1270"/>
                          </a:xfrm>
                          <a:custGeom>
                            <a:avLst/>
                            <a:gdLst/>
                            <a:ahLst/>
                            <a:cxnLst/>
                            <a:rect l="l" t="t" r="r" b="b"/>
                            <a:pathLst>
                              <a:path w="4254500">
                                <a:moveTo>
                                  <a:pt x="0" y="0"/>
                                </a:moveTo>
                                <a:lnTo>
                                  <a:pt x="4254409" y="0"/>
                                </a:lnTo>
                              </a:path>
                            </a:pathLst>
                          </a:custGeom>
                          <a:ln w="9524">
                            <a:solidFill>
                              <a:srgbClr val="F0F0F0"/>
                            </a:solidFill>
                            <a:prstDash val="sysDash"/>
                          </a:ln>
                        </wps:spPr>
                        <wps:bodyPr wrap="square" lIns="0" tIns="0" rIns="0" bIns="0" rtlCol="0">
                          <a:prstTxWarp prst="textNoShape">
                            <a:avLst/>
                          </a:prstTxWarp>
                          <a:noAutofit/>
                        </wps:bodyPr>
                      </wps:wsp>
                      <wps:wsp>
                        <wps:cNvPr id="358" name="Graphic 358"/>
                        <wps:cNvSpPr/>
                        <wps:spPr>
                          <a:xfrm>
                            <a:off x="44151" y="84664"/>
                            <a:ext cx="4396105" cy="464184"/>
                          </a:xfrm>
                          <a:custGeom>
                            <a:avLst/>
                            <a:gdLst/>
                            <a:ahLst/>
                            <a:cxnLst/>
                            <a:rect l="l" t="t" r="r" b="b"/>
                            <a:pathLst>
                              <a:path w="4396105" h="464184">
                                <a:moveTo>
                                  <a:pt x="4381406" y="463837"/>
                                </a:moveTo>
                                <a:lnTo>
                                  <a:pt x="4395958" y="463837"/>
                                </a:lnTo>
                              </a:path>
                              <a:path w="4396105" h="464184">
                                <a:moveTo>
                                  <a:pt x="0" y="0"/>
                                </a:moveTo>
                                <a:lnTo>
                                  <a:pt x="63498" y="0"/>
                                </a:lnTo>
                              </a:path>
                            </a:pathLst>
                          </a:custGeom>
                          <a:ln w="9524">
                            <a:solidFill>
                              <a:srgbClr val="F0F0F0"/>
                            </a:solidFill>
                            <a:prstDash val="solid"/>
                          </a:ln>
                        </wps:spPr>
                        <wps:bodyPr wrap="square" lIns="0" tIns="0" rIns="0" bIns="0" rtlCol="0">
                          <a:prstTxWarp prst="textNoShape">
                            <a:avLst/>
                          </a:prstTxWarp>
                          <a:noAutofit/>
                        </wps:bodyPr>
                      </wps:wsp>
                      <wps:wsp>
                        <wps:cNvPr id="359" name="Graphic 359"/>
                        <wps:cNvSpPr/>
                        <wps:spPr>
                          <a:xfrm>
                            <a:off x="139399" y="84664"/>
                            <a:ext cx="4254500" cy="1270"/>
                          </a:xfrm>
                          <a:custGeom>
                            <a:avLst/>
                            <a:gdLst/>
                            <a:ahLst/>
                            <a:cxnLst/>
                            <a:rect l="l" t="t" r="r" b="b"/>
                            <a:pathLst>
                              <a:path w="4254500">
                                <a:moveTo>
                                  <a:pt x="0" y="0"/>
                                </a:moveTo>
                                <a:lnTo>
                                  <a:pt x="4254409" y="0"/>
                                </a:lnTo>
                              </a:path>
                            </a:pathLst>
                          </a:custGeom>
                          <a:ln w="9524">
                            <a:solidFill>
                              <a:srgbClr val="F0F0F0"/>
                            </a:solidFill>
                            <a:prstDash val="sysDash"/>
                          </a:ln>
                        </wps:spPr>
                        <wps:bodyPr wrap="square" lIns="0" tIns="0" rIns="0" bIns="0" rtlCol="0">
                          <a:prstTxWarp prst="textNoShape">
                            <a:avLst/>
                          </a:prstTxWarp>
                          <a:noAutofit/>
                        </wps:bodyPr>
                      </wps:wsp>
                      <wps:wsp>
                        <wps:cNvPr id="360" name="Graphic 360"/>
                        <wps:cNvSpPr/>
                        <wps:spPr>
                          <a:xfrm>
                            <a:off x="113933" y="84664"/>
                            <a:ext cx="4326255" cy="1925320"/>
                          </a:xfrm>
                          <a:custGeom>
                            <a:avLst/>
                            <a:gdLst/>
                            <a:ahLst/>
                            <a:cxnLst/>
                            <a:rect l="l" t="t" r="r" b="b"/>
                            <a:pathLst>
                              <a:path w="4326255" h="1925320">
                                <a:moveTo>
                                  <a:pt x="4311624" y="0"/>
                                </a:moveTo>
                                <a:lnTo>
                                  <a:pt x="4326176" y="0"/>
                                </a:lnTo>
                              </a:path>
                              <a:path w="4326255" h="1925320">
                                <a:moveTo>
                                  <a:pt x="0" y="1924968"/>
                                </a:moveTo>
                                <a:lnTo>
                                  <a:pt x="0" y="1861469"/>
                                </a:lnTo>
                              </a:path>
                            </a:pathLst>
                          </a:custGeom>
                          <a:ln w="9524">
                            <a:solidFill>
                              <a:srgbClr val="F0F0F0"/>
                            </a:solidFill>
                            <a:prstDash val="solid"/>
                          </a:ln>
                        </wps:spPr>
                        <wps:bodyPr wrap="square" lIns="0" tIns="0" rIns="0" bIns="0" rtlCol="0">
                          <a:prstTxWarp prst="textNoShape">
                            <a:avLst/>
                          </a:prstTxWarp>
                          <a:noAutofit/>
                        </wps:bodyPr>
                      </wps:wsp>
                      <wps:wsp>
                        <wps:cNvPr id="361" name="Graphic 361"/>
                        <wps:cNvSpPr/>
                        <wps:spPr>
                          <a:xfrm>
                            <a:off x="113933" y="41174"/>
                            <a:ext cx="1270" cy="1873250"/>
                          </a:xfrm>
                          <a:custGeom>
                            <a:avLst/>
                            <a:gdLst/>
                            <a:ahLst/>
                            <a:cxnLst/>
                            <a:rect l="l" t="t" r="r" b="b"/>
                            <a:pathLst>
                              <a:path h="1873250">
                                <a:moveTo>
                                  <a:pt x="0" y="0"/>
                                </a:moveTo>
                                <a:lnTo>
                                  <a:pt x="0" y="1873210"/>
                                </a:lnTo>
                              </a:path>
                            </a:pathLst>
                          </a:custGeom>
                          <a:ln w="9524">
                            <a:solidFill>
                              <a:srgbClr val="F0F0F0"/>
                            </a:solidFill>
                            <a:prstDash val="sysDash"/>
                          </a:ln>
                        </wps:spPr>
                        <wps:bodyPr wrap="square" lIns="0" tIns="0" rIns="0" bIns="0" rtlCol="0">
                          <a:prstTxWarp prst="textNoShape">
                            <a:avLst/>
                          </a:prstTxWarp>
                          <a:noAutofit/>
                        </wps:bodyPr>
                      </wps:wsp>
                      <wps:wsp>
                        <wps:cNvPr id="362" name="Graphic 362"/>
                        <wps:cNvSpPr/>
                        <wps:spPr>
                          <a:xfrm>
                            <a:off x="113933" y="0"/>
                            <a:ext cx="1330325" cy="2009775"/>
                          </a:xfrm>
                          <a:custGeom>
                            <a:avLst/>
                            <a:gdLst/>
                            <a:ahLst/>
                            <a:cxnLst/>
                            <a:rect l="l" t="t" r="r" b="b"/>
                            <a:pathLst>
                              <a:path w="1330325" h="2009775">
                                <a:moveTo>
                                  <a:pt x="0" y="9425"/>
                                </a:moveTo>
                                <a:lnTo>
                                  <a:pt x="0" y="0"/>
                                </a:lnTo>
                              </a:path>
                              <a:path w="1330325" h="2009775">
                                <a:moveTo>
                                  <a:pt x="1330164" y="2009633"/>
                                </a:moveTo>
                                <a:lnTo>
                                  <a:pt x="1330164" y="1946134"/>
                                </a:lnTo>
                              </a:path>
                            </a:pathLst>
                          </a:custGeom>
                          <a:ln w="9524">
                            <a:solidFill>
                              <a:srgbClr val="F0F0F0"/>
                            </a:solidFill>
                            <a:prstDash val="solid"/>
                          </a:ln>
                        </wps:spPr>
                        <wps:bodyPr wrap="square" lIns="0" tIns="0" rIns="0" bIns="0" rtlCol="0">
                          <a:prstTxWarp prst="textNoShape">
                            <a:avLst/>
                          </a:prstTxWarp>
                          <a:noAutofit/>
                        </wps:bodyPr>
                      </wps:wsp>
                      <wps:wsp>
                        <wps:cNvPr id="363" name="Graphic 363"/>
                        <wps:cNvSpPr/>
                        <wps:spPr>
                          <a:xfrm>
                            <a:off x="1444098" y="41174"/>
                            <a:ext cx="1270" cy="1873250"/>
                          </a:xfrm>
                          <a:custGeom>
                            <a:avLst/>
                            <a:gdLst/>
                            <a:ahLst/>
                            <a:cxnLst/>
                            <a:rect l="l" t="t" r="r" b="b"/>
                            <a:pathLst>
                              <a:path h="1873250">
                                <a:moveTo>
                                  <a:pt x="0" y="0"/>
                                </a:moveTo>
                                <a:lnTo>
                                  <a:pt x="0" y="1873210"/>
                                </a:lnTo>
                              </a:path>
                            </a:pathLst>
                          </a:custGeom>
                          <a:ln w="9524">
                            <a:solidFill>
                              <a:srgbClr val="F0F0F0"/>
                            </a:solidFill>
                            <a:prstDash val="sysDash"/>
                          </a:ln>
                        </wps:spPr>
                        <wps:bodyPr wrap="square" lIns="0" tIns="0" rIns="0" bIns="0" rtlCol="0">
                          <a:prstTxWarp prst="textNoShape">
                            <a:avLst/>
                          </a:prstTxWarp>
                          <a:noAutofit/>
                        </wps:bodyPr>
                      </wps:wsp>
                      <wps:wsp>
                        <wps:cNvPr id="364" name="Graphic 364"/>
                        <wps:cNvSpPr/>
                        <wps:spPr>
                          <a:xfrm>
                            <a:off x="1444098" y="0"/>
                            <a:ext cx="1330325" cy="2009775"/>
                          </a:xfrm>
                          <a:custGeom>
                            <a:avLst/>
                            <a:gdLst/>
                            <a:ahLst/>
                            <a:cxnLst/>
                            <a:rect l="l" t="t" r="r" b="b"/>
                            <a:pathLst>
                              <a:path w="1330325" h="2009775">
                                <a:moveTo>
                                  <a:pt x="0" y="9425"/>
                                </a:moveTo>
                                <a:lnTo>
                                  <a:pt x="0" y="0"/>
                                </a:lnTo>
                              </a:path>
                              <a:path w="1330325" h="2009775">
                                <a:moveTo>
                                  <a:pt x="1330164" y="2009633"/>
                                </a:moveTo>
                                <a:lnTo>
                                  <a:pt x="1330164" y="1946134"/>
                                </a:lnTo>
                              </a:path>
                            </a:pathLst>
                          </a:custGeom>
                          <a:ln w="9524">
                            <a:solidFill>
                              <a:srgbClr val="F0F0F0"/>
                            </a:solidFill>
                            <a:prstDash val="solid"/>
                          </a:ln>
                        </wps:spPr>
                        <wps:bodyPr wrap="square" lIns="0" tIns="0" rIns="0" bIns="0" rtlCol="0">
                          <a:prstTxWarp prst="textNoShape">
                            <a:avLst/>
                          </a:prstTxWarp>
                          <a:noAutofit/>
                        </wps:bodyPr>
                      </wps:wsp>
                      <wps:wsp>
                        <wps:cNvPr id="365" name="Graphic 365"/>
                        <wps:cNvSpPr/>
                        <wps:spPr>
                          <a:xfrm>
                            <a:off x="2774262" y="41174"/>
                            <a:ext cx="1270" cy="1873250"/>
                          </a:xfrm>
                          <a:custGeom>
                            <a:avLst/>
                            <a:gdLst/>
                            <a:ahLst/>
                            <a:cxnLst/>
                            <a:rect l="l" t="t" r="r" b="b"/>
                            <a:pathLst>
                              <a:path h="1873250">
                                <a:moveTo>
                                  <a:pt x="0" y="0"/>
                                </a:moveTo>
                                <a:lnTo>
                                  <a:pt x="0" y="1873210"/>
                                </a:lnTo>
                              </a:path>
                            </a:pathLst>
                          </a:custGeom>
                          <a:ln w="9524">
                            <a:solidFill>
                              <a:srgbClr val="F0F0F0"/>
                            </a:solidFill>
                            <a:prstDash val="sysDash"/>
                          </a:ln>
                        </wps:spPr>
                        <wps:bodyPr wrap="square" lIns="0" tIns="0" rIns="0" bIns="0" rtlCol="0">
                          <a:prstTxWarp prst="textNoShape">
                            <a:avLst/>
                          </a:prstTxWarp>
                          <a:noAutofit/>
                        </wps:bodyPr>
                      </wps:wsp>
                      <wps:wsp>
                        <wps:cNvPr id="366" name="Graphic 366"/>
                        <wps:cNvSpPr/>
                        <wps:spPr>
                          <a:xfrm>
                            <a:off x="2774262" y="0"/>
                            <a:ext cx="1330325" cy="2009775"/>
                          </a:xfrm>
                          <a:custGeom>
                            <a:avLst/>
                            <a:gdLst/>
                            <a:ahLst/>
                            <a:cxnLst/>
                            <a:rect l="l" t="t" r="r" b="b"/>
                            <a:pathLst>
                              <a:path w="1330325" h="2009775">
                                <a:moveTo>
                                  <a:pt x="0" y="9425"/>
                                </a:moveTo>
                                <a:lnTo>
                                  <a:pt x="0" y="0"/>
                                </a:lnTo>
                              </a:path>
                              <a:path w="1330325" h="2009775">
                                <a:moveTo>
                                  <a:pt x="1329999" y="2009633"/>
                                </a:moveTo>
                                <a:lnTo>
                                  <a:pt x="1329999" y="1946134"/>
                                </a:lnTo>
                              </a:path>
                            </a:pathLst>
                          </a:custGeom>
                          <a:ln w="9524">
                            <a:solidFill>
                              <a:srgbClr val="F0F0F0"/>
                            </a:solidFill>
                            <a:prstDash val="solid"/>
                          </a:ln>
                        </wps:spPr>
                        <wps:bodyPr wrap="square" lIns="0" tIns="0" rIns="0" bIns="0" rtlCol="0">
                          <a:prstTxWarp prst="textNoShape">
                            <a:avLst/>
                          </a:prstTxWarp>
                          <a:noAutofit/>
                        </wps:bodyPr>
                      </wps:wsp>
                      <wps:wsp>
                        <wps:cNvPr id="367" name="Graphic 367"/>
                        <wps:cNvSpPr/>
                        <wps:spPr>
                          <a:xfrm>
                            <a:off x="4104261" y="41174"/>
                            <a:ext cx="1270" cy="1873250"/>
                          </a:xfrm>
                          <a:custGeom>
                            <a:avLst/>
                            <a:gdLst/>
                            <a:ahLst/>
                            <a:cxnLst/>
                            <a:rect l="l" t="t" r="r" b="b"/>
                            <a:pathLst>
                              <a:path h="1873250">
                                <a:moveTo>
                                  <a:pt x="0" y="0"/>
                                </a:moveTo>
                                <a:lnTo>
                                  <a:pt x="0" y="1873210"/>
                                </a:lnTo>
                              </a:path>
                            </a:pathLst>
                          </a:custGeom>
                          <a:ln w="9524">
                            <a:solidFill>
                              <a:srgbClr val="F0F0F0"/>
                            </a:solidFill>
                            <a:prstDash val="sysDash"/>
                          </a:ln>
                        </wps:spPr>
                        <wps:bodyPr wrap="square" lIns="0" tIns="0" rIns="0" bIns="0" rtlCol="0">
                          <a:prstTxWarp prst="textNoShape">
                            <a:avLst/>
                          </a:prstTxWarp>
                          <a:noAutofit/>
                        </wps:bodyPr>
                      </wps:wsp>
                      <wps:wsp>
                        <wps:cNvPr id="368" name="Graphic 368"/>
                        <wps:cNvSpPr/>
                        <wps:spPr>
                          <a:xfrm>
                            <a:off x="4104261" y="0"/>
                            <a:ext cx="1270" cy="9525"/>
                          </a:xfrm>
                          <a:custGeom>
                            <a:avLst/>
                            <a:gdLst/>
                            <a:ahLst/>
                            <a:cxnLst/>
                            <a:rect l="l" t="t" r="r" b="b"/>
                            <a:pathLst>
                              <a:path h="9525">
                                <a:moveTo>
                                  <a:pt x="0" y="9425"/>
                                </a:moveTo>
                                <a:lnTo>
                                  <a:pt x="0" y="0"/>
                                </a:lnTo>
                              </a:path>
                            </a:pathLst>
                          </a:custGeom>
                          <a:ln w="9524">
                            <a:solidFill>
                              <a:srgbClr val="F0F0F0"/>
                            </a:solidFill>
                            <a:prstDash val="solid"/>
                          </a:ln>
                        </wps:spPr>
                        <wps:bodyPr wrap="square" lIns="0" tIns="0" rIns="0" bIns="0" rtlCol="0">
                          <a:prstTxWarp prst="textNoShape">
                            <a:avLst/>
                          </a:prstTxWarp>
                          <a:noAutofit/>
                        </wps:bodyPr>
                      </wps:wsp>
                      <wps:wsp>
                        <wps:cNvPr id="369" name="Graphic 369"/>
                        <wps:cNvSpPr/>
                        <wps:spPr>
                          <a:xfrm>
                            <a:off x="1976064" y="1946134"/>
                            <a:ext cx="1270" cy="63500"/>
                          </a:xfrm>
                          <a:custGeom>
                            <a:avLst/>
                            <a:gdLst/>
                            <a:ahLst/>
                            <a:cxnLst/>
                            <a:rect l="l" t="t" r="r" b="b"/>
                            <a:pathLst>
                              <a:path h="63500">
                                <a:moveTo>
                                  <a:pt x="0" y="63498"/>
                                </a:moveTo>
                                <a:lnTo>
                                  <a:pt x="0" y="0"/>
                                </a:lnTo>
                              </a:path>
                            </a:pathLst>
                          </a:custGeom>
                          <a:ln w="9524">
                            <a:solidFill>
                              <a:srgbClr val="9F9F9F"/>
                            </a:solidFill>
                            <a:prstDash val="solid"/>
                          </a:ln>
                        </wps:spPr>
                        <wps:bodyPr wrap="square" lIns="0" tIns="0" rIns="0" bIns="0" rtlCol="0">
                          <a:prstTxWarp prst="textNoShape">
                            <a:avLst/>
                          </a:prstTxWarp>
                          <a:noAutofit/>
                        </wps:bodyPr>
                      </wps:wsp>
                      <wps:wsp>
                        <wps:cNvPr id="370" name="Graphic 370"/>
                        <wps:cNvSpPr/>
                        <wps:spPr>
                          <a:xfrm>
                            <a:off x="1976064" y="41174"/>
                            <a:ext cx="1270" cy="1873250"/>
                          </a:xfrm>
                          <a:custGeom>
                            <a:avLst/>
                            <a:gdLst/>
                            <a:ahLst/>
                            <a:cxnLst/>
                            <a:rect l="l" t="t" r="r" b="b"/>
                            <a:pathLst>
                              <a:path h="1873250">
                                <a:moveTo>
                                  <a:pt x="0" y="0"/>
                                </a:moveTo>
                                <a:lnTo>
                                  <a:pt x="0" y="1873210"/>
                                </a:lnTo>
                              </a:path>
                            </a:pathLst>
                          </a:custGeom>
                          <a:ln w="9524">
                            <a:solidFill>
                              <a:srgbClr val="9F9F9F"/>
                            </a:solidFill>
                            <a:prstDash val="sysDash"/>
                          </a:ln>
                        </wps:spPr>
                        <wps:bodyPr wrap="square" lIns="0" tIns="0" rIns="0" bIns="0" rtlCol="0">
                          <a:prstTxWarp prst="textNoShape">
                            <a:avLst/>
                          </a:prstTxWarp>
                          <a:noAutofit/>
                        </wps:bodyPr>
                      </wps:wsp>
                      <wps:wsp>
                        <wps:cNvPr id="371" name="Graphic 371"/>
                        <wps:cNvSpPr/>
                        <wps:spPr>
                          <a:xfrm>
                            <a:off x="1976064" y="0"/>
                            <a:ext cx="1270" cy="9525"/>
                          </a:xfrm>
                          <a:custGeom>
                            <a:avLst/>
                            <a:gdLst/>
                            <a:ahLst/>
                            <a:cxnLst/>
                            <a:rect l="l" t="t" r="r" b="b"/>
                            <a:pathLst>
                              <a:path h="9525">
                                <a:moveTo>
                                  <a:pt x="0" y="9425"/>
                                </a:moveTo>
                                <a:lnTo>
                                  <a:pt x="0" y="0"/>
                                </a:lnTo>
                              </a:path>
                            </a:pathLst>
                          </a:custGeom>
                          <a:ln w="9524">
                            <a:solidFill>
                              <a:srgbClr val="9F9F9F"/>
                            </a:solidFill>
                            <a:prstDash val="solid"/>
                          </a:ln>
                        </wps:spPr>
                        <wps:bodyPr wrap="square" lIns="0" tIns="0" rIns="0" bIns="0" rtlCol="0">
                          <a:prstTxWarp prst="textNoShape">
                            <a:avLst/>
                          </a:prstTxWarp>
                          <a:noAutofit/>
                        </wps:bodyPr>
                      </wps:wsp>
                      <wps:wsp>
                        <wps:cNvPr id="372" name="Graphic 372"/>
                        <wps:cNvSpPr/>
                        <wps:spPr>
                          <a:xfrm>
                            <a:off x="379834" y="1102627"/>
                            <a:ext cx="3990975" cy="626745"/>
                          </a:xfrm>
                          <a:custGeom>
                            <a:avLst/>
                            <a:gdLst/>
                            <a:ahLst/>
                            <a:cxnLst/>
                            <a:rect l="l" t="t" r="r" b="b"/>
                            <a:pathLst>
                              <a:path w="3990975" h="626745">
                                <a:moveTo>
                                  <a:pt x="0" y="134603"/>
                                </a:moveTo>
                                <a:lnTo>
                                  <a:pt x="266065" y="134603"/>
                                </a:lnTo>
                                <a:lnTo>
                                  <a:pt x="532131" y="131958"/>
                                </a:lnTo>
                                <a:lnTo>
                                  <a:pt x="798032" y="252671"/>
                                </a:lnTo>
                                <a:lnTo>
                                  <a:pt x="1064098" y="98389"/>
                                </a:lnTo>
                                <a:lnTo>
                                  <a:pt x="1330164" y="0"/>
                                </a:lnTo>
                                <a:lnTo>
                                  <a:pt x="1596230" y="150478"/>
                                </a:lnTo>
                                <a:lnTo>
                                  <a:pt x="1862130" y="184542"/>
                                </a:lnTo>
                                <a:lnTo>
                                  <a:pt x="2128196" y="277145"/>
                                </a:lnTo>
                                <a:lnTo>
                                  <a:pt x="2394262" y="626222"/>
                                </a:lnTo>
                                <a:lnTo>
                                  <a:pt x="2660328" y="615308"/>
                                </a:lnTo>
                                <a:lnTo>
                                  <a:pt x="2926394" y="512784"/>
                                </a:lnTo>
                                <a:lnTo>
                                  <a:pt x="3192295" y="431427"/>
                                </a:lnTo>
                                <a:lnTo>
                                  <a:pt x="3458361" y="471940"/>
                                </a:lnTo>
                                <a:lnTo>
                                  <a:pt x="3724427" y="379999"/>
                                </a:lnTo>
                                <a:lnTo>
                                  <a:pt x="3990493" y="511957"/>
                                </a:lnTo>
                              </a:path>
                            </a:pathLst>
                          </a:custGeom>
                          <a:ln w="9524">
                            <a:solidFill>
                              <a:srgbClr val="000000"/>
                            </a:solidFill>
                            <a:prstDash val="solid"/>
                          </a:ln>
                        </wps:spPr>
                        <wps:bodyPr wrap="square" lIns="0" tIns="0" rIns="0" bIns="0" rtlCol="0">
                          <a:prstTxWarp prst="textNoShape">
                            <a:avLst/>
                          </a:prstTxWarp>
                          <a:noAutofit/>
                        </wps:bodyPr>
                      </wps:wsp>
                      <wps:wsp>
                        <wps:cNvPr id="373" name="Graphic 373"/>
                        <wps:cNvSpPr/>
                        <wps:spPr>
                          <a:xfrm>
                            <a:off x="379834" y="1215073"/>
                            <a:ext cx="3990975" cy="716915"/>
                          </a:xfrm>
                          <a:custGeom>
                            <a:avLst/>
                            <a:gdLst/>
                            <a:ahLst/>
                            <a:cxnLst/>
                            <a:rect l="l" t="t" r="r" b="b"/>
                            <a:pathLst>
                              <a:path w="3990975" h="716915">
                                <a:moveTo>
                                  <a:pt x="0" y="164534"/>
                                </a:moveTo>
                                <a:lnTo>
                                  <a:pt x="266065" y="167180"/>
                                </a:lnTo>
                                <a:lnTo>
                                  <a:pt x="532131" y="100043"/>
                                </a:lnTo>
                                <a:lnTo>
                                  <a:pt x="798032" y="212985"/>
                                </a:lnTo>
                                <a:lnTo>
                                  <a:pt x="1064098" y="113768"/>
                                </a:lnTo>
                                <a:lnTo>
                                  <a:pt x="1330164" y="0"/>
                                </a:lnTo>
                                <a:lnTo>
                                  <a:pt x="1596230" y="177763"/>
                                </a:lnTo>
                                <a:lnTo>
                                  <a:pt x="1862130" y="243246"/>
                                </a:lnTo>
                                <a:lnTo>
                                  <a:pt x="2128196" y="334360"/>
                                </a:lnTo>
                                <a:lnTo>
                                  <a:pt x="2394262" y="716509"/>
                                </a:lnTo>
                                <a:lnTo>
                                  <a:pt x="2660328" y="686579"/>
                                </a:lnTo>
                                <a:lnTo>
                                  <a:pt x="2926394" y="601583"/>
                                </a:lnTo>
                                <a:lnTo>
                                  <a:pt x="3192295" y="517910"/>
                                </a:lnTo>
                                <a:lnTo>
                                  <a:pt x="3458361" y="554124"/>
                                </a:lnTo>
                                <a:lnTo>
                                  <a:pt x="3724427" y="459869"/>
                                </a:lnTo>
                                <a:lnTo>
                                  <a:pt x="3990493" y="599433"/>
                                </a:lnTo>
                              </a:path>
                            </a:pathLst>
                          </a:custGeom>
                          <a:ln w="9524">
                            <a:solidFill>
                              <a:srgbClr val="FF0000"/>
                            </a:solidFill>
                            <a:prstDash val="solid"/>
                          </a:ln>
                        </wps:spPr>
                        <wps:bodyPr wrap="square" lIns="0" tIns="0" rIns="0" bIns="0" rtlCol="0">
                          <a:prstTxWarp prst="textNoShape">
                            <a:avLst/>
                          </a:prstTxWarp>
                          <a:noAutofit/>
                        </wps:bodyPr>
                      </wps:wsp>
                      <wps:wsp>
                        <wps:cNvPr id="374" name="Graphic 374"/>
                        <wps:cNvSpPr/>
                        <wps:spPr>
                          <a:xfrm>
                            <a:off x="379834" y="975464"/>
                            <a:ext cx="3990975" cy="537845"/>
                          </a:xfrm>
                          <a:custGeom>
                            <a:avLst/>
                            <a:gdLst/>
                            <a:ahLst/>
                            <a:cxnLst/>
                            <a:rect l="l" t="t" r="r" b="b"/>
                            <a:pathLst>
                              <a:path w="3990975" h="537845">
                                <a:moveTo>
                                  <a:pt x="0" y="105500"/>
                                </a:moveTo>
                                <a:lnTo>
                                  <a:pt x="266065" y="98389"/>
                                </a:lnTo>
                                <a:lnTo>
                                  <a:pt x="532131" y="159904"/>
                                </a:lnTo>
                                <a:lnTo>
                                  <a:pt x="798032" y="287066"/>
                                </a:lnTo>
                                <a:lnTo>
                                  <a:pt x="1064098" y="73089"/>
                                </a:lnTo>
                                <a:lnTo>
                                  <a:pt x="1330164" y="0"/>
                                </a:lnTo>
                                <a:lnTo>
                                  <a:pt x="1596230" y="118729"/>
                                </a:lnTo>
                                <a:lnTo>
                                  <a:pt x="1862130" y="124682"/>
                                </a:lnTo>
                                <a:lnTo>
                                  <a:pt x="2128196" y="209181"/>
                                </a:lnTo>
                                <a:lnTo>
                                  <a:pt x="2394262" y="529816"/>
                                </a:lnTo>
                                <a:lnTo>
                                  <a:pt x="2660328" y="537754"/>
                                </a:lnTo>
                                <a:lnTo>
                                  <a:pt x="2926394" y="418859"/>
                                </a:lnTo>
                                <a:lnTo>
                                  <a:pt x="3192295" y="339816"/>
                                </a:lnTo>
                                <a:lnTo>
                                  <a:pt x="3458361" y="376692"/>
                                </a:lnTo>
                                <a:lnTo>
                                  <a:pt x="3724427" y="283924"/>
                                </a:lnTo>
                                <a:lnTo>
                                  <a:pt x="3990493" y="412410"/>
                                </a:lnTo>
                              </a:path>
                            </a:pathLst>
                          </a:custGeom>
                          <a:ln w="9524">
                            <a:solidFill>
                              <a:srgbClr val="0000FF"/>
                            </a:solidFill>
                            <a:prstDash val="solid"/>
                          </a:ln>
                        </wps:spPr>
                        <wps:bodyPr wrap="square" lIns="0" tIns="0" rIns="0" bIns="0" rtlCol="0">
                          <a:prstTxWarp prst="textNoShape">
                            <a:avLst/>
                          </a:prstTxWarp>
                          <a:noAutofit/>
                        </wps:bodyPr>
                      </wps:wsp>
                      <wps:wsp>
                        <wps:cNvPr id="375" name="Graphic 375"/>
                        <wps:cNvSpPr/>
                        <wps:spPr>
                          <a:xfrm>
                            <a:off x="379834" y="397031"/>
                            <a:ext cx="2091055" cy="263525"/>
                          </a:xfrm>
                          <a:custGeom>
                            <a:avLst/>
                            <a:gdLst/>
                            <a:ahLst/>
                            <a:cxnLst/>
                            <a:rect l="l" t="t" r="r" b="b"/>
                            <a:pathLst>
                              <a:path w="2091055" h="263525">
                                <a:moveTo>
                                  <a:pt x="0" y="0"/>
                                </a:moveTo>
                                <a:lnTo>
                                  <a:pt x="62175" y="12732"/>
                                </a:lnTo>
                              </a:path>
                              <a:path w="2091055" h="263525">
                                <a:moveTo>
                                  <a:pt x="93263" y="19016"/>
                                </a:moveTo>
                                <a:lnTo>
                                  <a:pt x="155439" y="31749"/>
                                </a:lnTo>
                              </a:path>
                              <a:path w="2091055" h="263525">
                                <a:moveTo>
                                  <a:pt x="186527" y="38033"/>
                                </a:moveTo>
                                <a:lnTo>
                                  <a:pt x="248703" y="50931"/>
                                </a:lnTo>
                              </a:path>
                              <a:path w="2091055" h="263525">
                                <a:moveTo>
                                  <a:pt x="279625" y="58703"/>
                                </a:moveTo>
                                <a:lnTo>
                                  <a:pt x="339982" y="78050"/>
                                </a:lnTo>
                              </a:path>
                              <a:path w="2091055" h="263525">
                                <a:moveTo>
                                  <a:pt x="370243" y="87641"/>
                                </a:moveTo>
                                <a:lnTo>
                                  <a:pt x="430765" y="106988"/>
                                </a:lnTo>
                              </a:path>
                              <a:path w="2091055" h="263525">
                                <a:moveTo>
                                  <a:pt x="461026" y="116579"/>
                                </a:moveTo>
                                <a:lnTo>
                                  <a:pt x="521548" y="135926"/>
                                </a:lnTo>
                              </a:path>
                              <a:path w="2091055" h="263525">
                                <a:moveTo>
                                  <a:pt x="552140" y="144029"/>
                                </a:moveTo>
                                <a:lnTo>
                                  <a:pt x="613820" y="158746"/>
                                </a:lnTo>
                              </a:path>
                              <a:path w="2091055" h="263525">
                                <a:moveTo>
                                  <a:pt x="644742" y="166187"/>
                                </a:moveTo>
                                <a:lnTo>
                                  <a:pt x="706587" y="180905"/>
                                </a:lnTo>
                              </a:path>
                              <a:path w="2091055" h="263525">
                                <a:moveTo>
                                  <a:pt x="737344" y="188180"/>
                                </a:moveTo>
                                <a:lnTo>
                                  <a:pt x="798032" y="202732"/>
                                </a:lnTo>
                              </a:path>
                              <a:path w="2091055" h="263525">
                                <a:moveTo>
                                  <a:pt x="798032" y="202732"/>
                                </a:moveTo>
                                <a:lnTo>
                                  <a:pt x="799024" y="202236"/>
                                </a:lnTo>
                              </a:path>
                              <a:path w="2091055" h="263525">
                                <a:moveTo>
                                  <a:pt x="828955" y="191488"/>
                                </a:moveTo>
                                <a:lnTo>
                                  <a:pt x="888650" y="169991"/>
                                </a:lnTo>
                              </a:path>
                              <a:path w="2091055" h="263525">
                                <a:moveTo>
                                  <a:pt x="918580" y="159242"/>
                                </a:moveTo>
                                <a:lnTo>
                                  <a:pt x="978441" y="137580"/>
                                </a:lnTo>
                              </a:path>
                              <a:path w="2091055" h="263525">
                                <a:moveTo>
                                  <a:pt x="1008206" y="126831"/>
                                </a:moveTo>
                                <a:lnTo>
                                  <a:pt x="1064098" y="106657"/>
                                </a:lnTo>
                              </a:path>
                              <a:path w="2091055" h="263525">
                                <a:moveTo>
                                  <a:pt x="1064098" y="106657"/>
                                </a:moveTo>
                                <a:lnTo>
                                  <a:pt x="1068232" y="106161"/>
                                </a:lnTo>
                              </a:path>
                              <a:path w="2091055" h="263525">
                                <a:moveTo>
                                  <a:pt x="1099816" y="103019"/>
                                </a:moveTo>
                                <a:lnTo>
                                  <a:pt x="1162984" y="96405"/>
                                </a:lnTo>
                              </a:path>
                              <a:path w="2091055" h="263525">
                                <a:moveTo>
                                  <a:pt x="1194568" y="93263"/>
                                </a:moveTo>
                                <a:lnTo>
                                  <a:pt x="1257736" y="86814"/>
                                </a:lnTo>
                              </a:path>
                              <a:path w="2091055" h="263525">
                                <a:moveTo>
                                  <a:pt x="1289320" y="83507"/>
                                </a:moveTo>
                                <a:lnTo>
                                  <a:pt x="1330164" y="79373"/>
                                </a:lnTo>
                              </a:path>
                              <a:path w="2091055" h="263525">
                                <a:moveTo>
                                  <a:pt x="1330164" y="79373"/>
                                </a:moveTo>
                                <a:lnTo>
                                  <a:pt x="1351992" y="84499"/>
                                </a:lnTo>
                              </a:path>
                              <a:path w="2091055" h="263525">
                                <a:moveTo>
                                  <a:pt x="1382914" y="91775"/>
                                </a:moveTo>
                                <a:lnTo>
                                  <a:pt x="1444759" y="106327"/>
                                </a:lnTo>
                              </a:path>
                              <a:path w="2091055" h="263525">
                                <a:moveTo>
                                  <a:pt x="1475682" y="113603"/>
                                </a:moveTo>
                                <a:lnTo>
                                  <a:pt x="1537527" y="128154"/>
                                </a:lnTo>
                              </a:path>
                              <a:path w="2091055" h="263525">
                                <a:moveTo>
                                  <a:pt x="1568284" y="135430"/>
                                </a:moveTo>
                                <a:lnTo>
                                  <a:pt x="1596230" y="142045"/>
                                </a:lnTo>
                              </a:path>
                              <a:path w="2091055" h="263525">
                                <a:moveTo>
                                  <a:pt x="1596230" y="142045"/>
                                </a:moveTo>
                                <a:lnTo>
                                  <a:pt x="1629302" y="153124"/>
                                </a:lnTo>
                              </a:path>
                              <a:path w="2091055" h="263525">
                                <a:moveTo>
                                  <a:pt x="1659398" y="163046"/>
                                </a:moveTo>
                                <a:lnTo>
                                  <a:pt x="1719589" y="183054"/>
                                </a:lnTo>
                              </a:path>
                              <a:path w="2091055" h="263525">
                                <a:moveTo>
                                  <a:pt x="1749850" y="192976"/>
                                </a:moveTo>
                                <a:lnTo>
                                  <a:pt x="1810042" y="212985"/>
                                </a:lnTo>
                              </a:path>
                              <a:path w="2091055" h="263525">
                                <a:moveTo>
                                  <a:pt x="1840137" y="222906"/>
                                </a:moveTo>
                                <a:lnTo>
                                  <a:pt x="1862130" y="230182"/>
                                </a:lnTo>
                              </a:path>
                              <a:path w="2091055" h="263525">
                                <a:moveTo>
                                  <a:pt x="1862130" y="230182"/>
                                </a:moveTo>
                                <a:lnTo>
                                  <a:pt x="1902148" y="235970"/>
                                </a:lnTo>
                              </a:path>
                              <a:path w="2091055" h="263525">
                                <a:moveTo>
                                  <a:pt x="1933566" y="240434"/>
                                </a:moveTo>
                                <a:lnTo>
                                  <a:pt x="1996404" y="249364"/>
                                </a:lnTo>
                              </a:path>
                              <a:path w="2091055" h="263525">
                                <a:moveTo>
                                  <a:pt x="2027822" y="253829"/>
                                </a:moveTo>
                                <a:lnTo>
                                  <a:pt x="2090659" y="262924"/>
                                </a:lnTo>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6" name="Image 376"/>
                          <pic:cNvPicPr/>
                        </pic:nvPicPr>
                        <pic:blipFill>
                          <a:blip r:embed="rId22" cstate="print"/>
                          <a:stretch>
                            <a:fillRect/>
                          </a:stretch>
                        </pic:blipFill>
                        <pic:spPr>
                          <a:xfrm>
                            <a:off x="2497150" y="659658"/>
                            <a:ext cx="320568" cy="161491"/>
                          </a:xfrm>
                          <a:prstGeom prst="rect">
                            <a:avLst/>
                          </a:prstGeom>
                        </pic:spPr>
                      </pic:pic>
                      <wps:wsp>
                        <wps:cNvPr id="377" name="Graphic 377"/>
                        <wps:cNvSpPr/>
                        <wps:spPr>
                          <a:xfrm>
                            <a:off x="2844541" y="746274"/>
                            <a:ext cx="1525905" cy="196850"/>
                          </a:xfrm>
                          <a:custGeom>
                            <a:avLst/>
                            <a:gdLst/>
                            <a:ahLst/>
                            <a:cxnLst/>
                            <a:rect l="l" t="t" r="r" b="b"/>
                            <a:pathLst>
                              <a:path w="1525905" h="196850">
                                <a:moveTo>
                                  <a:pt x="0" y="73254"/>
                                </a:moveTo>
                                <a:lnTo>
                                  <a:pt x="63167" y="79373"/>
                                </a:lnTo>
                              </a:path>
                              <a:path w="1525905" h="196850">
                                <a:moveTo>
                                  <a:pt x="94751" y="82515"/>
                                </a:moveTo>
                                <a:lnTo>
                                  <a:pt x="157919" y="88798"/>
                                </a:lnTo>
                              </a:path>
                              <a:path w="1525905" h="196850">
                                <a:moveTo>
                                  <a:pt x="189503" y="91775"/>
                                </a:moveTo>
                                <a:lnTo>
                                  <a:pt x="195622" y="92436"/>
                                </a:lnTo>
                              </a:path>
                              <a:path w="1525905" h="196850">
                                <a:moveTo>
                                  <a:pt x="195622" y="92436"/>
                                </a:moveTo>
                                <a:lnTo>
                                  <a:pt x="252671" y="86318"/>
                                </a:lnTo>
                              </a:path>
                              <a:path w="1525905" h="196850">
                                <a:moveTo>
                                  <a:pt x="284255" y="82845"/>
                                </a:moveTo>
                                <a:lnTo>
                                  <a:pt x="347258" y="76066"/>
                                </a:lnTo>
                              </a:path>
                              <a:path w="1525905" h="196850">
                                <a:moveTo>
                                  <a:pt x="378842" y="72758"/>
                                </a:moveTo>
                                <a:lnTo>
                                  <a:pt x="442010" y="65979"/>
                                </a:lnTo>
                              </a:path>
                              <a:path w="1525905" h="196850">
                                <a:moveTo>
                                  <a:pt x="473263" y="61018"/>
                                </a:moveTo>
                                <a:lnTo>
                                  <a:pt x="534943" y="45805"/>
                                </a:lnTo>
                              </a:path>
                              <a:path w="1525905" h="196850">
                                <a:moveTo>
                                  <a:pt x="565865" y="38198"/>
                                </a:moveTo>
                                <a:lnTo>
                                  <a:pt x="627379" y="22985"/>
                                </a:lnTo>
                              </a:path>
                              <a:path w="1525905" h="196850">
                                <a:moveTo>
                                  <a:pt x="658302" y="15378"/>
                                </a:moveTo>
                                <a:lnTo>
                                  <a:pt x="719982" y="0"/>
                                </a:lnTo>
                              </a:path>
                              <a:path w="1525905" h="196850">
                                <a:moveTo>
                                  <a:pt x="748754" y="9260"/>
                                </a:moveTo>
                                <a:lnTo>
                                  <a:pt x="805143" y="38529"/>
                                </a:lnTo>
                              </a:path>
                              <a:path w="1525905" h="196850">
                                <a:moveTo>
                                  <a:pt x="833254" y="53080"/>
                                </a:moveTo>
                                <a:lnTo>
                                  <a:pt x="889642" y="82349"/>
                                </a:lnTo>
                              </a:path>
                              <a:path w="1525905" h="196850">
                                <a:moveTo>
                                  <a:pt x="917753" y="97066"/>
                                </a:moveTo>
                                <a:lnTo>
                                  <a:pt x="974142" y="126335"/>
                                </a:lnTo>
                              </a:path>
                              <a:path w="1525905" h="196850">
                                <a:moveTo>
                                  <a:pt x="1002749" y="132784"/>
                                </a:moveTo>
                                <a:lnTo>
                                  <a:pt x="1061783" y="109469"/>
                                </a:lnTo>
                              </a:path>
                              <a:path w="1525905" h="196850">
                                <a:moveTo>
                                  <a:pt x="1091217" y="97728"/>
                                </a:moveTo>
                                <a:lnTo>
                                  <a:pt x="1150251" y="74247"/>
                                </a:lnTo>
                              </a:path>
                              <a:path w="1525905" h="196850">
                                <a:moveTo>
                                  <a:pt x="1179851" y="62671"/>
                                </a:moveTo>
                                <a:lnTo>
                                  <a:pt x="1238885" y="39190"/>
                                </a:lnTo>
                              </a:path>
                              <a:path w="1525905" h="196850">
                                <a:moveTo>
                                  <a:pt x="1267492" y="35883"/>
                                </a:moveTo>
                                <a:lnTo>
                                  <a:pt x="1321400" y="69451"/>
                                </a:lnTo>
                              </a:path>
                              <a:path w="1525905" h="196850">
                                <a:moveTo>
                                  <a:pt x="1348354" y="86153"/>
                                </a:moveTo>
                                <a:lnTo>
                                  <a:pt x="1402261" y="119721"/>
                                </a:lnTo>
                              </a:path>
                              <a:path w="1525905" h="196850">
                                <a:moveTo>
                                  <a:pt x="1429215" y="136588"/>
                                </a:moveTo>
                                <a:lnTo>
                                  <a:pt x="1483123" y="170156"/>
                                </a:lnTo>
                              </a:path>
                              <a:path w="1525905" h="196850">
                                <a:moveTo>
                                  <a:pt x="1510077" y="186858"/>
                                </a:moveTo>
                                <a:lnTo>
                                  <a:pt x="1525786" y="196779"/>
                                </a:lnTo>
                              </a:path>
                            </a:pathLst>
                          </a:custGeom>
                          <a:ln w="9524">
                            <a:solidFill>
                              <a:srgbClr val="000000"/>
                            </a:solidFill>
                            <a:prstDash val="solid"/>
                          </a:ln>
                        </wps:spPr>
                        <wps:bodyPr wrap="square" lIns="0" tIns="0" rIns="0" bIns="0" rtlCol="0">
                          <a:prstTxWarp prst="textNoShape">
                            <a:avLst/>
                          </a:prstTxWarp>
                          <a:noAutofit/>
                        </wps:bodyPr>
                      </wps:wsp>
                      <wps:wsp>
                        <wps:cNvPr id="378" name="Graphic 378"/>
                        <wps:cNvSpPr/>
                        <wps:spPr>
                          <a:xfrm>
                            <a:off x="379834" y="674838"/>
                            <a:ext cx="2087880" cy="238125"/>
                          </a:xfrm>
                          <a:custGeom>
                            <a:avLst/>
                            <a:gdLst/>
                            <a:ahLst/>
                            <a:cxnLst/>
                            <a:rect l="l" t="t" r="r" b="b"/>
                            <a:pathLst>
                              <a:path w="2087880" h="238125">
                                <a:moveTo>
                                  <a:pt x="0" y="0"/>
                                </a:moveTo>
                                <a:lnTo>
                                  <a:pt x="62175" y="13063"/>
                                </a:lnTo>
                              </a:path>
                              <a:path w="2087880" h="238125">
                                <a:moveTo>
                                  <a:pt x="93263" y="19512"/>
                                </a:moveTo>
                                <a:lnTo>
                                  <a:pt x="155439" y="32410"/>
                                </a:lnTo>
                              </a:path>
                              <a:path w="2087880" h="238125">
                                <a:moveTo>
                                  <a:pt x="186527" y="39025"/>
                                </a:moveTo>
                                <a:lnTo>
                                  <a:pt x="248703" y="51923"/>
                                </a:lnTo>
                              </a:path>
                              <a:path w="2087880" h="238125">
                                <a:moveTo>
                                  <a:pt x="279790" y="58041"/>
                                </a:moveTo>
                                <a:lnTo>
                                  <a:pt x="342297" y="69617"/>
                                </a:lnTo>
                              </a:path>
                              <a:path w="2087880" h="238125">
                                <a:moveTo>
                                  <a:pt x="373550" y="75404"/>
                                </a:moveTo>
                                <a:lnTo>
                                  <a:pt x="435891" y="86814"/>
                                </a:lnTo>
                              </a:path>
                              <a:path w="2087880" h="238125">
                                <a:moveTo>
                                  <a:pt x="467145" y="92436"/>
                                </a:moveTo>
                                <a:lnTo>
                                  <a:pt x="529651" y="104012"/>
                                </a:lnTo>
                              </a:path>
                              <a:path w="2087880" h="238125">
                                <a:moveTo>
                                  <a:pt x="560574" y="111453"/>
                                </a:moveTo>
                                <a:lnTo>
                                  <a:pt x="622088" y="126666"/>
                                </a:lnTo>
                              </a:path>
                              <a:path w="2087880" h="238125">
                                <a:moveTo>
                                  <a:pt x="653010" y="134273"/>
                                </a:moveTo>
                                <a:lnTo>
                                  <a:pt x="714525" y="149486"/>
                                </a:lnTo>
                              </a:path>
                              <a:path w="2087880" h="238125">
                                <a:moveTo>
                                  <a:pt x="745447" y="157093"/>
                                </a:moveTo>
                                <a:lnTo>
                                  <a:pt x="798032" y="169991"/>
                                </a:lnTo>
                              </a:path>
                              <a:path w="2087880" h="238125">
                                <a:moveTo>
                                  <a:pt x="798032" y="169991"/>
                                </a:moveTo>
                                <a:lnTo>
                                  <a:pt x="806631" y="166187"/>
                                </a:lnTo>
                              </a:path>
                              <a:path w="2087880" h="238125">
                                <a:moveTo>
                                  <a:pt x="835569" y="152958"/>
                                </a:moveTo>
                                <a:lnTo>
                                  <a:pt x="893280" y="126666"/>
                                </a:lnTo>
                              </a:path>
                              <a:path w="2087880" h="238125">
                                <a:moveTo>
                                  <a:pt x="922218" y="113603"/>
                                </a:moveTo>
                                <a:lnTo>
                                  <a:pt x="979929" y="87310"/>
                                </a:lnTo>
                              </a:path>
                              <a:path w="2087880" h="238125">
                                <a:moveTo>
                                  <a:pt x="1008867" y="74247"/>
                                </a:moveTo>
                                <a:lnTo>
                                  <a:pt x="1064098" y="49112"/>
                                </a:lnTo>
                              </a:path>
                              <a:path w="2087880" h="238125">
                                <a:moveTo>
                                  <a:pt x="1064098" y="49112"/>
                                </a:moveTo>
                                <a:lnTo>
                                  <a:pt x="1066909" y="49112"/>
                                </a:lnTo>
                              </a:path>
                              <a:path w="2087880" h="238125">
                                <a:moveTo>
                                  <a:pt x="1098658" y="47954"/>
                                </a:moveTo>
                                <a:lnTo>
                                  <a:pt x="1162157" y="45805"/>
                                </a:lnTo>
                              </a:path>
                              <a:path w="2087880" h="238125">
                                <a:moveTo>
                                  <a:pt x="1193906" y="44812"/>
                                </a:moveTo>
                                <a:lnTo>
                                  <a:pt x="1257405" y="42663"/>
                                </a:lnTo>
                              </a:path>
                              <a:path w="2087880" h="238125">
                                <a:moveTo>
                                  <a:pt x="1289154" y="41670"/>
                                </a:moveTo>
                                <a:lnTo>
                                  <a:pt x="1330164" y="40348"/>
                                </a:lnTo>
                              </a:path>
                              <a:path w="2087880" h="238125">
                                <a:moveTo>
                                  <a:pt x="1330164" y="40348"/>
                                </a:moveTo>
                                <a:lnTo>
                                  <a:pt x="1351826" y="45970"/>
                                </a:lnTo>
                              </a:path>
                              <a:path w="2087880" h="238125">
                                <a:moveTo>
                                  <a:pt x="1382583" y="54073"/>
                                </a:moveTo>
                                <a:lnTo>
                                  <a:pt x="1443932" y="70278"/>
                                </a:lnTo>
                              </a:path>
                              <a:path w="2087880" h="238125">
                                <a:moveTo>
                                  <a:pt x="1474689" y="78381"/>
                                </a:moveTo>
                                <a:lnTo>
                                  <a:pt x="1536038" y="94586"/>
                                </a:lnTo>
                              </a:path>
                              <a:path w="2087880" h="238125">
                                <a:moveTo>
                                  <a:pt x="1566630" y="102689"/>
                                </a:moveTo>
                                <a:lnTo>
                                  <a:pt x="1596230" y="110461"/>
                                </a:lnTo>
                              </a:path>
                              <a:path w="2087880" h="238125">
                                <a:moveTo>
                                  <a:pt x="1596230" y="110461"/>
                                </a:moveTo>
                                <a:lnTo>
                                  <a:pt x="1627483" y="120713"/>
                                </a:lnTo>
                              </a:path>
                              <a:path w="2087880" h="238125">
                                <a:moveTo>
                                  <a:pt x="1657579" y="130800"/>
                                </a:moveTo>
                                <a:lnTo>
                                  <a:pt x="1717936" y="150643"/>
                                </a:lnTo>
                              </a:path>
                              <a:path w="2087880" h="238125">
                                <a:moveTo>
                                  <a:pt x="1748031" y="160730"/>
                                </a:moveTo>
                                <a:lnTo>
                                  <a:pt x="1808223" y="180739"/>
                                </a:lnTo>
                              </a:path>
                              <a:path w="2087880" h="238125">
                                <a:moveTo>
                                  <a:pt x="1838318" y="190826"/>
                                </a:moveTo>
                                <a:lnTo>
                                  <a:pt x="1862130" y="198598"/>
                                </a:lnTo>
                              </a:path>
                              <a:path w="2087880" h="238125">
                                <a:moveTo>
                                  <a:pt x="1862130" y="198598"/>
                                </a:moveTo>
                                <a:lnTo>
                                  <a:pt x="1899998" y="205213"/>
                                </a:lnTo>
                              </a:path>
                              <a:path w="2087880" h="238125">
                                <a:moveTo>
                                  <a:pt x="1931251" y="210669"/>
                                </a:moveTo>
                                <a:lnTo>
                                  <a:pt x="1993923" y="221583"/>
                                </a:lnTo>
                              </a:path>
                              <a:path w="2087880" h="238125">
                                <a:moveTo>
                                  <a:pt x="2025176" y="227040"/>
                                </a:moveTo>
                                <a:lnTo>
                                  <a:pt x="2087683" y="237954"/>
                                </a:lnTo>
                              </a:path>
                            </a:pathLst>
                          </a:custGeom>
                          <a:ln w="9524">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379" name="Image 379"/>
                          <pic:cNvPicPr/>
                        </pic:nvPicPr>
                        <pic:blipFill>
                          <a:blip r:embed="rId23" cstate="print"/>
                          <a:stretch>
                            <a:fillRect/>
                          </a:stretch>
                        </pic:blipFill>
                        <pic:spPr>
                          <a:xfrm>
                            <a:off x="2494174" y="913487"/>
                            <a:ext cx="314285" cy="172240"/>
                          </a:xfrm>
                          <a:prstGeom prst="rect">
                            <a:avLst/>
                          </a:prstGeom>
                        </pic:spPr>
                      </pic:pic>
                      <wps:wsp>
                        <wps:cNvPr id="380" name="Graphic 380"/>
                        <wps:cNvSpPr/>
                        <wps:spPr>
                          <a:xfrm>
                            <a:off x="2835446" y="1015978"/>
                            <a:ext cx="1535430" cy="208279"/>
                          </a:xfrm>
                          <a:custGeom>
                            <a:avLst/>
                            <a:gdLst/>
                            <a:ahLst/>
                            <a:cxnLst/>
                            <a:rect l="l" t="t" r="r" b="b"/>
                            <a:pathLst>
                              <a:path w="1535430" h="208279">
                                <a:moveTo>
                                  <a:pt x="0" y="66309"/>
                                </a:moveTo>
                                <a:lnTo>
                                  <a:pt x="63333" y="69120"/>
                                </a:lnTo>
                              </a:path>
                              <a:path w="1535430" h="208279">
                                <a:moveTo>
                                  <a:pt x="95082" y="70443"/>
                                </a:moveTo>
                                <a:lnTo>
                                  <a:pt x="158581" y="73420"/>
                                </a:lnTo>
                              </a:path>
                              <a:path w="1535430" h="208279">
                                <a:moveTo>
                                  <a:pt x="190165" y="74743"/>
                                </a:moveTo>
                                <a:lnTo>
                                  <a:pt x="204717" y="75404"/>
                                </a:lnTo>
                              </a:path>
                              <a:path w="1535430" h="208279">
                                <a:moveTo>
                                  <a:pt x="204717" y="75404"/>
                                </a:moveTo>
                                <a:lnTo>
                                  <a:pt x="253663" y="72262"/>
                                </a:lnTo>
                              </a:path>
                              <a:path w="1535430" h="208279">
                                <a:moveTo>
                                  <a:pt x="285247" y="70278"/>
                                </a:moveTo>
                                <a:lnTo>
                                  <a:pt x="348581" y="66144"/>
                                </a:lnTo>
                              </a:path>
                              <a:path w="1535430" h="208279">
                                <a:moveTo>
                                  <a:pt x="380330" y="64160"/>
                                </a:moveTo>
                                <a:lnTo>
                                  <a:pt x="443829" y="60026"/>
                                </a:lnTo>
                              </a:path>
                              <a:path w="1535430" h="208279">
                                <a:moveTo>
                                  <a:pt x="475413" y="57380"/>
                                </a:moveTo>
                                <a:lnTo>
                                  <a:pt x="537258" y="42993"/>
                                </a:lnTo>
                              </a:path>
                              <a:path w="1535430" h="208279">
                                <a:moveTo>
                                  <a:pt x="568180" y="35883"/>
                                </a:moveTo>
                                <a:lnTo>
                                  <a:pt x="630025" y="21496"/>
                                </a:lnTo>
                              </a:path>
                              <a:path w="1535430" h="208279">
                                <a:moveTo>
                                  <a:pt x="660948" y="14386"/>
                                </a:moveTo>
                                <a:lnTo>
                                  <a:pt x="722793" y="0"/>
                                </a:lnTo>
                              </a:path>
                              <a:path w="1535430" h="208279">
                                <a:moveTo>
                                  <a:pt x="752227" y="5126"/>
                                </a:moveTo>
                                <a:lnTo>
                                  <a:pt x="808284" y="34891"/>
                                </a:lnTo>
                              </a:path>
                              <a:path w="1535430" h="208279">
                                <a:moveTo>
                                  <a:pt x="836230" y="49773"/>
                                </a:moveTo>
                                <a:lnTo>
                                  <a:pt x="892288" y="79538"/>
                                </a:lnTo>
                              </a:path>
                              <a:path w="1535430" h="208279">
                                <a:moveTo>
                                  <a:pt x="920234" y="94586"/>
                                </a:moveTo>
                                <a:lnTo>
                                  <a:pt x="976457" y="124351"/>
                                </a:lnTo>
                              </a:path>
                              <a:path w="1535430" h="208279">
                                <a:moveTo>
                                  <a:pt x="1004568" y="137580"/>
                                </a:moveTo>
                                <a:lnTo>
                                  <a:pt x="1062610" y="112114"/>
                                </a:lnTo>
                              </a:path>
                              <a:path w="1535430" h="208279">
                                <a:moveTo>
                                  <a:pt x="1091713" y="99382"/>
                                </a:moveTo>
                                <a:lnTo>
                                  <a:pt x="1149755" y="73916"/>
                                </a:lnTo>
                              </a:path>
                              <a:path w="1535430" h="208279">
                                <a:moveTo>
                                  <a:pt x="1178859" y="61018"/>
                                </a:moveTo>
                                <a:lnTo>
                                  <a:pt x="1237066" y="35552"/>
                                </a:lnTo>
                              </a:path>
                              <a:path w="1535430" h="208279">
                                <a:moveTo>
                                  <a:pt x="1266169" y="22819"/>
                                </a:moveTo>
                                <a:lnTo>
                                  <a:pt x="1268815" y="21662"/>
                                </a:lnTo>
                              </a:path>
                              <a:path w="1535430" h="208279">
                                <a:moveTo>
                                  <a:pt x="1268815" y="21662"/>
                                </a:moveTo>
                                <a:lnTo>
                                  <a:pt x="1318423" y="56388"/>
                                </a:lnTo>
                              </a:path>
                              <a:path w="1535430" h="208279">
                                <a:moveTo>
                                  <a:pt x="1344385" y="74577"/>
                                </a:moveTo>
                                <a:lnTo>
                                  <a:pt x="1396308" y="111122"/>
                                </a:lnTo>
                              </a:path>
                              <a:path w="1535430" h="208279">
                                <a:moveTo>
                                  <a:pt x="1422435" y="129312"/>
                                </a:moveTo>
                                <a:lnTo>
                                  <a:pt x="1474359" y="165857"/>
                                </a:lnTo>
                              </a:path>
                              <a:path w="1535430" h="208279">
                                <a:moveTo>
                                  <a:pt x="1500320" y="184046"/>
                                </a:moveTo>
                                <a:lnTo>
                                  <a:pt x="1534881" y="208189"/>
                                </a:lnTo>
                              </a:path>
                            </a:pathLst>
                          </a:custGeom>
                          <a:ln w="9524">
                            <a:solidFill>
                              <a:srgbClr val="FF0000"/>
                            </a:solidFill>
                            <a:prstDash val="solid"/>
                          </a:ln>
                        </wps:spPr>
                        <wps:bodyPr wrap="square" lIns="0" tIns="0" rIns="0" bIns="0" rtlCol="0">
                          <a:prstTxWarp prst="textNoShape">
                            <a:avLst/>
                          </a:prstTxWarp>
                          <a:noAutofit/>
                        </wps:bodyPr>
                      </wps:wsp>
                      <wps:wsp>
                        <wps:cNvPr id="381" name="Graphic 381"/>
                        <wps:cNvSpPr/>
                        <wps:spPr>
                          <a:xfrm>
                            <a:off x="379834" y="69947"/>
                            <a:ext cx="2091055" cy="275590"/>
                          </a:xfrm>
                          <a:custGeom>
                            <a:avLst/>
                            <a:gdLst/>
                            <a:ahLst/>
                            <a:cxnLst/>
                            <a:rect l="l" t="t" r="r" b="b"/>
                            <a:pathLst>
                              <a:path w="2091055" h="275590">
                                <a:moveTo>
                                  <a:pt x="0" y="0"/>
                                </a:moveTo>
                                <a:lnTo>
                                  <a:pt x="62506" y="11409"/>
                                </a:lnTo>
                              </a:path>
                              <a:path w="2091055" h="275590">
                                <a:moveTo>
                                  <a:pt x="93759" y="17197"/>
                                </a:moveTo>
                                <a:lnTo>
                                  <a:pt x="156100" y="28607"/>
                                </a:lnTo>
                              </a:path>
                              <a:path w="2091055" h="275590">
                                <a:moveTo>
                                  <a:pt x="187354" y="34395"/>
                                </a:moveTo>
                                <a:lnTo>
                                  <a:pt x="249860" y="45805"/>
                                </a:lnTo>
                              </a:path>
                              <a:path w="2091055" h="275590">
                                <a:moveTo>
                                  <a:pt x="279956" y="55065"/>
                                </a:moveTo>
                                <a:lnTo>
                                  <a:pt x="337832" y="81192"/>
                                </a:lnTo>
                              </a:path>
                              <a:path w="2091055" h="275590">
                                <a:moveTo>
                                  <a:pt x="366770" y="94090"/>
                                </a:moveTo>
                                <a:lnTo>
                                  <a:pt x="424647" y="120382"/>
                                </a:lnTo>
                              </a:path>
                              <a:path w="2091055" h="275590">
                                <a:moveTo>
                                  <a:pt x="453585" y="133281"/>
                                </a:moveTo>
                                <a:lnTo>
                                  <a:pt x="511461" y="159408"/>
                                </a:lnTo>
                              </a:path>
                              <a:path w="2091055" h="275590">
                                <a:moveTo>
                                  <a:pt x="540896" y="170817"/>
                                </a:moveTo>
                                <a:lnTo>
                                  <a:pt x="602906" y="184708"/>
                                </a:lnTo>
                              </a:path>
                              <a:path w="2091055" h="275590">
                                <a:moveTo>
                                  <a:pt x="633828" y="191818"/>
                                </a:moveTo>
                                <a:lnTo>
                                  <a:pt x="695839" y="205709"/>
                                </a:lnTo>
                              </a:path>
                              <a:path w="2091055" h="275590">
                                <a:moveTo>
                                  <a:pt x="726761" y="212819"/>
                                </a:moveTo>
                                <a:lnTo>
                                  <a:pt x="788772" y="226710"/>
                                </a:lnTo>
                              </a:path>
                              <a:path w="2091055" h="275590">
                                <a:moveTo>
                                  <a:pt x="819694" y="223568"/>
                                </a:moveTo>
                                <a:lnTo>
                                  <a:pt x="881374" y="208851"/>
                                </a:lnTo>
                              </a:path>
                              <a:path w="2091055" h="275590">
                                <a:moveTo>
                                  <a:pt x="912297" y="201409"/>
                                </a:moveTo>
                                <a:lnTo>
                                  <a:pt x="973976" y="186527"/>
                                </a:lnTo>
                              </a:path>
                              <a:path w="2091055" h="275590">
                                <a:moveTo>
                                  <a:pt x="1004899" y="179086"/>
                                </a:moveTo>
                                <a:lnTo>
                                  <a:pt x="1064098" y="165030"/>
                                </a:lnTo>
                              </a:path>
                              <a:path w="2091055" h="275590">
                                <a:moveTo>
                                  <a:pt x="1064098" y="165030"/>
                                </a:moveTo>
                                <a:lnTo>
                                  <a:pt x="1066578" y="164534"/>
                                </a:lnTo>
                              </a:path>
                              <a:path w="2091055" h="275590">
                                <a:moveTo>
                                  <a:pt x="1097832" y="159077"/>
                                </a:moveTo>
                                <a:lnTo>
                                  <a:pt x="1160338" y="147998"/>
                                </a:lnTo>
                              </a:path>
                              <a:path w="2091055" h="275590">
                                <a:moveTo>
                                  <a:pt x="1191591" y="142375"/>
                                </a:moveTo>
                                <a:lnTo>
                                  <a:pt x="1254098" y="131296"/>
                                </a:lnTo>
                              </a:path>
                              <a:path w="2091055" h="275590">
                                <a:moveTo>
                                  <a:pt x="1285516" y="125839"/>
                                </a:moveTo>
                                <a:lnTo>
                                  <a:pt x="1330164" y="117902"/>
                                </a:lnTo>
                              </a:path>
                              <a:path w="2091055" h="275590">
                                <a:moveTo>
                                  <a:pt x="1330164" y="117902"/>
                                </a:moveTo>
                                <a:lnTo>
                                  <a:pt x="1347858" y="121375"/>
                                </a:lnTo>
                              </a:path>
                              <a:path w="2091055" h="275590">
                                <a:moveTo>
                                  <a:pt x="1378945" y="127658"/>
                                </a:moveTo>
                                <a:lnTo>
                                  <a:pt x="1441287" y="140391"/>
                                </a:lnTo>
                              </a:path>
                              <a:path w="2091055" h="275590">
                                <a:moveTo>
                                  <a:pt x="1472374" y="146675"/>
                                </a:moveTo>
                                <a:lnTo>
                                  <a:pt x="1534550" y="159242"/>
                                </a:lnTo>
                              </a:path>
                              <a:path w="2091055" h="275590">
                                <a:moveTo>
                                  <a:pt x="1565638" y="165526"/>
                                </a:moveTo>
                                <a:lnTo>
                                  <a:pt x="1596230" y="171644"/>
                                </a:lnTo>
                              </a:path>
                              <a:path w="2091055" h="275590">
                                <a:moveTo>
                                  <a:pt x="1596230" y="171644"/>
                                </a:moveTo>
                                <a:lnTo>
                                  <a:pt x="1626987" y="181566"/>
                                </a:lnTo>
                              </a:path>
                              <a:path w="2091055" h="275590">
                                <a:moveTo>
                                  <a:pt x="1657083" y="191322"/>
                                </a:moveTo>
                                <a:lnTo>
                                  <a:pt x="1717605" y="210835"/>
                                </a:lnTo>
                              </a:path>
                              <a:path w="2091055" h="275590">
                                <a:moveTo>
                                  <a:pt x="1747701" y="220757"/>
                                </a:moveTo>
                                <a:lnTo>
                                  <a:pt x="1808223" y="240269"/>
                                </a:lnTo>
                              </a:path>
                              <a:path w="2091055" h="275590">
                                <a:moveTo>
                                  <a:pt x="1838318" y="250025"/>
                                </a:moveTo>
                                <a:lnTo>
                                  <a:pt x="1862130" y="257797"/>
                                </a:lnTo>
                              </a:path>
                              <a:path w="2091055" h="275590">
                                <a:moveTo>
                                  <a:pt x="1862130" y="257797"/>
                                </a:moveTo>
                                <a:lnTo>
                                  <a:pt x="1900494" y="260774"/>
                                </a:lnTo>
                              </a:path>
                              <a:path w="2091055" h="275590">
                                <a:moveTo>
                                  <a:pt x="1932244" y="263254"/>
                                </a:moveTo>
                                <a:lnTo>
                                  <a:pt x="1995577" y="268215"/>
                                </a:lnTo>
                              </a:path>
                              <a:path w="2091055" h="275590">
                                <a:moveTo>
                                  <a:pt x="2027161" y="270530"/>
                                </a:moveTo>
                                <a:lnTo>
                                  <a:pt x="2090494" y="275491"/>
                                </a:lnTo>
                              </a:path>
                            </a:pathLst>
                          </a:custGeom>
                          <a:ln w="9524">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382" name="Image 382"/>
                          <pic:cNvPicPr/>
                        </pic:nvPicPr>
                        <pic:blipFill>
                          <a:blip r:embed="rId24" cstate="print"/>
                          <a:stretch>
                            <a:fillRect/>
                          </a:stretch>
                        </pic:blipFill>
                        <pic:spPr>
                          <a:xfrm>
                            <a:off x="2497150" y="343157"/>
                            <a:ext cx="323545" cy="156861"/>
                          </a:xfrm>
                          <a:prstGeom prst="rect">
                            <a:avLst/>
                          </a:prstGeom>
                        </pic:spPr>
                      </pic:pic>
                      <wps:wsp>
                        <wps:cNvPr id="383" name="Graphic 383"/>
                        <wps:cNvSpPr/>
                        <wps:spPr>
                          <a:xfrm>
                            <a:off x="2847352" y="424151"/>
                            <a:ext cx="1523365" cy="179705"/>
                          </a:xfrm>
                          <a:custGeom>
                            <a:avLst/>
                            <a:gdLst/>
                            <a:ahLst/>
                            <a:cxnLst/>
                            <a:rect l="l" t="t" r="r" b="b"/>
                            <a:pathLst>
                              <a:path w="1523365" h="179705">
                                <a:moveTo>
                                  <a:pt x="0" y="76231"/>
                                </a:moveTo>
                                <a:lnTo>
                                  <a:pt x="62506" y="86649"/>
                                </a:lnTo>
                              </a:path>
                              <a:path w="1523365" h="179705">
                                <a:moveTo>
                                  <a:pt x="93925" y="91940"/>
                                </a:moveTo>
                                <a:lnTo>
                                  <a:pt x="156596" y="102358"/>
                                </a:lnTo>
                              </a:path>
                              <a:path w="1523365" h="179705">
                                <a:moveTo>
                                  <a:pt x="187850" y="107484"/>
                                </a:moveTo>
                                <a:lnTo>
                                  <a:pt x="192811" y="108311"/>
                                </a:lnTo>
                              </a:path>
                              <a:path w="1523365" h="179705">
                                <a:moveTo>
                                  <a:pt x="192811" y="108311"/>
                                </a:moveTo>
                                <a:lnTo>
                                  <a:pt x="250687" y="99878"/>
                                </a:lnTo>
                              </a:path>
                              <a:path w="1523365" h="179705">
                                <a:moveTo>
                                  <a:pt x="282105" y="95413"/>
                                </a:moveTo>
                                <a:lnTo>
                                  <a:pt x="344943" y="86318"/>
                                </a:lnTo>
                              </a:path>
                              <a:path w="1523365" h="179705">
                                <a:moveTo>
                                  <a:pt x="376361" y="81688"/>
                                </a:moveTo>
                                <a:lnTo>
                                  <a:pt x="439198" y="72593"/>
                                </a:lnTo>
                              </a:path>
                              <a:path w="1523365" h="179705">
                                <a:moveTo>
                                  <a:pt x="470286" y="66640"/>
                                </a:moveTo>
                                <a:lnTo>
                                  <a:pt x="531635" y="49939"/>
                                </a:lnTo>
                              </a:path>
                              <a:path w="1523365" h="179705">
                                <a:moveTo>
                                  <a:pt x="562227" y="41670"/>
                                </a:moveTo>
                                <a:lnTo>
                                  <a:pt x="623576" y="25134"/>
                                </a:lnTo>
                              </a:path>
                              <a:path w="1523365" h="179705">
                                <a:moveTo>
                                  <a:pt x="654168" y="16701"/>
                                </a:moveTo>
                                <a:lnTo>
                                  <a:pt x="715351" y="0"/>
                                </a:lnTo>
                              </a:path>
                              <a:path w="1523365" h="179705">
                                <a:moveTo>
                                  <a:pt x="744455" y="7441"/>
                                </a:moveTo>
                                <a:lnTo>
                                  <a:pt x="801339" y="35883"/>
                                </a:lnTo>
                              </a:path>
                              <a:path w="1523365" h="179705">
                                <a:moveTo>
                                  <a:pt x="829616" y="49939"/>
                                </a:moveTo>
                                <a:lnTo>
                                  <a:pt x="886500" y="78381"/>
                                </a:lnTo>
                              </a:path>
                              <a:path w="1523365" h="179705">
                                <a:moveTo>
                                  <a:pt x="914942" y="92602"/>
                                </a:moveTo>
                                <a:lnTo>
                                  <a:pt x="971661" y="121044"/>
                                </a:lnTo>
                              </a:path>
                              <a:path w="1523365" h="179705">
                                <a:moveTo>
                                  <a:pt x="1000599" y="127162"/>
                                </a:moveTo>
                                <a:lnTo>
                                  <a:pt x="1060460" y="105831"/>
                                </a:lnTo>
                              </a:path>
                              <a:path w="1523365" h="179705">
                                <a:moveTo>
                                  <a:pt x="1090390" y="95247"/>
                                </a:moveTo>
                                <a:lnTo>
                                  <a:pt x="1150251" y="73916"/>
                                </a:lnTo>
                              </a:path>
                              <a:path w="1523365" h="179705">
                                <a:moveTo>
                                  <a:pt x="1180181" y="63333"/>
                                </a:moveTo>
                                <a:lnTo>
                                  <a:pt x="1240042" y="42001"/>
                                </a:lnTo>
                              </a:path>
                              <a:path w="1523365" h="179705">
                                <a:moveTo>
                                  <a:pt x="1268980" y="42497"/>
                                </a:moveTo>
                                <a:lnTo>
                                  <a:pt x="1324872" y="72758"/>
                                </a:lnTo>
                              </a:path>
                              <a:path w="1523365" h="179705">
                                <a:moveTo>
                                  <a:pt x="1352818" y="87806"/>
                                </a:moveTo>
                                <a:lnTo>
                                  <a:pt x="1408710" y="117902"/>
                                </a:lnTo>
                              </a:path>
                              <a:path w="1523365" h="179705">
                                <a:moveTo>
                                  <a:pt x="1436656" y="132950"/>
                                </a:moveTo>
                                <a:lnTo>
                                  <a:pt x="1492383" y="163211"/>
                                </a:lnTo>
                              </a:path>
                              <a:path w="1523365" h="179705">
                                <a:moveTo>
                                  <a:pt x="1520329" y="178259"/>
                                </a:moveTo>
                                <a:lnTo>
                                  <a:pt x="1522975" y="179582"/>
                                </a:lnTo>
                              </a:path>
                            </a:pathLst>
                          </a:custGeom>
                          <a:ln w="9524">
                            <a:solidFill>
                              <a:srgbClr val="0000FF"/>
                            </a:solidFill>
                            <a:prstDash val="solid"/>
                          </a:ln>
                        </wps:spPr>
                        <wps:bodyPr wrap="square" lIns="0" tIns="0" rIns="0" bIns="0" rtlCol="0">
                          <a:prstTxWarp prst="textNoShape">
                            <a:avLst/>
                          </a:prstTxWarp>
                          <a:noAutofit/>
                        </wps:bodyPr>
                      </wps:wsp>
                      <wps:wsp>
                        <wps:cNvPr id="384" name="Graphic 384"/>
                        <wps:cNvSpPr/>
                        <wps:spPr>
                          <a:xfrm>
                            <a:off x="379834" y="360487"/>
                            <a:ext cx="3990975" cy="1579880"/>
                          </a:xfrm>
                          <a:custGeom>
                            <a:avLst/>
                            <a:gdLst/>
                            <a:ahLst/>
                            <a:cxnLst/>
                            <a:rect l="l" t="t" r="r" b="b"/>
                            <a:pathLst>
                              <a:path w="3990975" h="1579880">
                                <a:moveTo>
                                  <a:pt x="0" y="1579363"/>
                                </a:moveTo>
                                <a:lnTo>
                                  <a:pt x="0" y="1579363"/>
                                </a:lnTo>
                                <a:lnTo>
                                  <a:pt x="1330164" y="1579363"/>
                                </a:lnTo>
                                <a:lnTo>
                                  <a:pt x="1596230" y="1453193"/>
                                </a:lnTo>
                                <a:lnTo>
                                  <a:pt x="1862130" y="772401"/>
                                </a:lnTo>
                                <a:lnTo>
                                  <a:pt x="2128196" y="548833"/>
                                </a:lnTo>
                                <a:lnTo>
                                  <a:pt x="2394262" y="506997"/>
                                </a:lnTo>
                                <a:lnTo>
                                  <a:pt x="2660328" y="337501"/>
                                </a:lnTo>
                                <a:lnTo>
                                  <a:pt x="2926394" y="115091"/>
                                </a:lnTo>
                                <a:lnTo>
                                  <a:pt x="3192295" y="126666"/>
                                </a:lnTo>
                                <a:lnTo>
                                  <a:pt x="3458361" y="0"/>
                                </a:lnTo>
                                <a:lnTo>
                                  <a:pt x="3724427" y="27946"/>
                                </a:lnTo>
                                <a:lnTo>
                                  <a:pt x="3990493" y="60356"/>
                                </a:lnTo>
                              </a:path>
                            </a:pathLst>
                          </a:custGeom>
                          <a:ln w="9524">
                            <a:solidFill>
                              <a:srgbClr val="FF7F00"/>
                            </a:solidFill>
                            <a:prstDash val="solid"/>
                          </a:ln>
                        </wps:spPr>
                        <wps:bodyPr wrap="square" lIns="0" tIns="0" rIns="0" bIns="0" rtlCol="0">
                          <a:prstTxWarp prst="textNoShape">
                            <a:avLst/>
                          </a:prstTxWarp>
                          <a:noAutofit/>
                        </wps:bodyPr>
                      </wps:wsp>
                      <wps:wsp>
                        <wps:cNvPr id="385" name="Graphic 385"/>
                        <wps:cNvSpPr/>
                        <wps:spPr>
                          <a:xfrm>
                            <a:off x="379834" y="1594411"/>
                            <a:ext cx="3990975" cy="345440"/>
                          </a:xfrm>
                          <a:custGeom>
                            <a:avLst/>
                            <a:gdLst/>
                            <a:ahLst/>
                            <a:cxnLst/>
                            <a:rect l="l" t="t" r="r" b="b"/>
                            <a:pathLst>
                              <a:path w="3990975" h="345440">
                                <a:moveTo>
                                  <a:pt x="0" y="345439"/>
                                </a:moveTo>
                                <a:lnTo>
                                  <a:pt x="63498" y="345439"/>
                                </a:lnTo>
                              </a:path>
                              <a:path w="3990975" h="345440">
                                <a:moveTo>
                                  <a:pt x="95247" y="345439"/>
                                </a:moveTo>
                                <a:lnTo>
                                  <a:pt x="158746" y="345439"/>
                                </a:lnTo>
                              </a:path>
                              <a:path w="3990975" h="345440">
                                <a:moveTo>
                                  <a:pt x="190495" y="345439"/>
                                </a:moveTo>
                                <a:lnTo>
                                  <a:pt x="253994" y="345439"/>
                                </a:lnTo>
                              </a:path>
                              <a:path w="3990975" h="345440">
                                <a:moveTo>
                                  <a:pt x="285743" y="345439"/>
                                </a:moveTo>
                                <a:lnTo>
                                  <a:pt x="349242" y="345439"/>
                                </a:lnTo>
                              </a:path>
                              <a:path w="3990975" h="345440">
                                <a:moveTo>
                                  <a:pt x="380991" y="345439"/>
                                </a:moveTo>
                                <a:lnTo>
                                  <a:pt x="444490" y="345439"/>
                                </a:lnTo>
                              </a:path>
                              <a:path w="3990975" h="345440">
                                <a:moveTo>
                                  <a:pt x="476239" y="345439"/>
                                </a:moveTo>
                                <a:lnTo>
                                  <a:pt x="532131" y="345439"/>
                                </a:lnTo>
                              </a:path>
                              <a:path w="3990975" h="345440">
                                <a:moveTo>
                                  <a:pt x="532131" y="345439"/>
                                </a:moveTo>
                                <a:lnTo>
                                  <a:pt x="539738" y="345439"/>
                                </a:lnTo>
                              </a:path>
                              <a:path w="3990975" h="345440">
                                <a:moveTo>
                                  <a:pt x="571487" y="345439"/>
                                </a:moveTo>
                                <a:lnTo>
                                  <a:pt x="634986" y="345439"/>
                                </a:lnTo>
                              </a:path>
                              <a:path w="3990975" h="345440">
                                <a:moveTo>
                                  <a:pt x="666735" y="345439"/>
                                </a:moveTo>
                                <a:lnTo>
                                  <a:pt x="730234" y="345439"/>
                                </a:lnTo>
                              </a:path>
                              <a:path w="3990975" h="345440">
                                <a:moveTo>
                                  <a:pt x="761983" y="345439"/>
                                </a:moveTo>
                                <a:lnTo>
                                  <a:pt x="798032" y="345439"/>
                                </a:lnTo>
                              </a:path>
                              <a:path w="3990975" h="345440">
                                <a:moveTo>
                                  <a:pt x="798032" y="345439"/>
                                </a:moveTo>
                                <a:lnTo>
                                  <a:pt x="825482" y="345439"/>
                                </a:lnTo>
                              </a:path>
                              <a:path w="3990975" h="345440">
                                <a:moveTo>
                                  <a:pt x="857231" y="345439"/>
                                </a:moveTo>
                                <a:lnTo>
                                  <a:pt x="920730" y="345439"/>
                                </a:lnTo>
                              </a:path>
                              <a:path w="3990975" h="345440">
                                <a:moveTo>
                                  <a:pt x="952479" y="345439"/>
                                </a:moveTo>
                                <a:lnTo>
                                  <a:pt x="1015978" y="345439"/>
                                </a:lnTo>
                              </a:path>
                              <a:path w="3990975" h="345440">
                                <a:moveTo>
                                  <a:pt x="1047727" y="345439"/>
                                </a:moveTo>
                                <a:lnTo>
                                  <a:pt x="1064098" y="345439"/>
                                </a:lnTo>
                              </a:path>
                              <a:path w="3990975" h="345440">
                                <a:moveTo>
                                  <a:pt x="1064098" y="345439"/>
                                </a:moveTo>
                                <a:lnTo>
                                  <a:pt x="1111226" y="345439"/>
                                </a:lnTo>
                              </a:path>
                              <a:path w="3990975" h="345440">
                                <a:moveTo>
                                  <a:pt x="1142975" y="345439"/>
                                </a:moveTo>
                                <a:lnTo>
                                  <a:pt x="1206474" y="345439"/>
                                </a:lnTo>
                              </a:path>
                              <a:path w="3990975" h="345440">
                                <a:moveTo>
                                  <a:pt x="1238223" y="345439"/>
                                </a:moveTo>
                                <a:lnTo>
                                  <a:pt x="1301722" y="345439"/>
                                </a:lnTo>
                              </a:path>
                              <a:path w="3990975" h="345440">
                                <a:moveTo>
                                  <a:pt x="1333471" y="345439"/>
                                </a:moveTo>
                                <a:lnTo>
                                  <a:pt x="1396970" y="344447"/>
                                </a:lnTo>
                              </a:path>
                              <a:path w="3990975" h="345440">
                                <a:moveTo>
                                  <a:pt x="1428719" y="344116"/>
                                </a:moveTo>
                                <a:lnTo>
                                  <a:pt x="1492218" y="343124"/>
                                </a:lnTo>
                              </a:path>
                              <a:path w="3990975" h="345440">
                                <a:moveTo>
                                  <a:pt x="1523967" y="342793"/>
                                </a:moveTo>
                                <a:lnTo>
                                  <a:pt x="1587466" y="341966"/>
                                </a:lnTo>
                              </a:path>
                              <a:path w="3990975" h="345440">
                                <a:moveTo>
                                  <a:pt x="1618223" y="335021"/>
                                </a:moveTo>
                                <a:lnTo>
                                  <a:pt x="1678745" y="316335"/>
                                </a:lnTo>
                              </a:path>
                              <a:path w="3990975" h="345440">
                                <a:moveTo>
                                  <a:pt x="1709171" y="306910"/>
                                </a:moveTo>
                                <a:lnTo>
                                  <a:pt x="1769859" y="288224"/>
                                </a:lnTo>
                              </a:path>
                              <a:path w="3990975" h="345440">
                                <a:moveTo>
                                  <a:pt x="1800120" y="278798"/>
                                </a:moveTo>
                                <a:lnTo>
                                  <a:pt x="1860808" y="259947"/>
                                </a:lnTo>
                              </a:path>
                              <a:path w="3990975" h="345440">
                                <a:moveTo>
                                  <a:pt x="1891895" y="253167"/>
                                </a:moveTo>
                                <a:lnTo>
                                  <a:pt x="1953906" y="240104"/>
                                </a:lnTo>
                              </a:path>
                              <a:path w="3990975" h="345440">
                                <a:moveTo>
                                  <a:pt x="1984994" y="233489"/>
                                </a:moveTo>
                                <a:lnTo>
                                  <a:pt x="2047170" y="220260"/>
                                </a:lnTo>
                              </a:path>
                              <a:path w="3990975" h="345440">
                                <a:moveTo>
                                  <a:pt x="2078257" y="213646"/>
                                </a:moveTo>
                                <a:lnTo>
                                  <a:pt x="2128196" y="202898"/>
                                </a:lnTo>
                              </a:path>
                              <a:path w="3990975" h="345440">
                                <a:moveTo>
                                  <a:pt x="2128196" y="202898"/>
                                </a:moveTo>
                                <a:lnTo>
                                  <a:pt x="2140599" y="202401"/>
                                </a:lnTo>
                              </a:path>
                              <a:path w="3990975" h="345440">
                                <a:moveTo>
                                  <a:pt x="2172348" y="201244"/>
                                </a:moveTo>
                                <a:lnTo>
                                  <a:pt x="2235681" y="198929"/>
                                </a:lnTo>
                              </a:path>
                              <a:path w="3990975" h="345440">
                                <a:moveTo>
                                  <a:pt x="2267430" y="197606"/>
                                </a:moveTo>
                                <a:lnTo>
                                  <a:pt x="2330929" y="195126"/>
                                </a:lnTo>
                              </a:path>
                              <a:path w="3990975" h="345440">
                                <a:moveTo>
                                  <a:pt x="2362678" y="193968"/>
                                </a:moveTo>
                                <a:lnTo>
                                  <a:pt x="2394262" y="192811"/>
                                </a:lnTo>
                              </a:path>
                              <a:path w="3990975" h="345440">
                                <a:moveTo>
                                  <a:pt x="2394262" y="192811"/>
                                </a:moveTo>
                                <a:lnTo>
                                  <a:pt x="2425681" y="187023"/>
                                </a:lnTo>
                              </a:path>
                              <a:path w="3990975" h="345440">
                                <a:moveTo>
                                  <a:pt x="2456934" y="181401"/>
                                </a:moveTo>
                                <a:lnTo>
                                  <a:pt x="2519275" y="169825"/>
                                </a:lnTo>
                              </a:path>
                              <a:path w="3990975" h="345440">
                                <a:moveTo>
                                  <a:pt x="2550529" y="164203"/>
                                </a:moveTo>
                                <a:lnTo>
                                  <a:pt x="2613035" y="152628"/>
                                </a:lnTo>
                              </a:path>
                              <a:path w="3990975" h="345440">
                                <a:moveTo>
                                  <a:pt x="2644288" y="147005"/>
                                </a:moveTo>
                                <a:lnTo>
                                  <a:pt x="2660328" y="144029"/>
                                </a:lnTo>
                              </a:path>
                              <a:path w="3990975" h="345440">
                                <a:moveTo>
                                  <a:pt x="2660328" y="144029"/>
                                </a:moveTo>
                                <a:lnTo>
                                  <a:pt x="2704976" y="128816"/>
                                </a:lnTo>
                              </a:path>
                              <a:path w="3990975" h="345440">
                                <a:moveTo>
                                  <a:pt x="2735072" y="118563"/>
                                </a:moveTo>
                                <a:lnTo>
                                  <a:pt x="2795098" y="98059"/>
                                </a:lnTo>
                              </a:path>
                              <a:path w="3990975" h="345440">
                                <a:moveTo>
                                  <a:pt x="2825193" y="87806"/>
                                </a:moveTo>
                                <a:lnTo>
                                  <a:pt x="2885219" y="67301"/>
                                </a:lnTo>
                              </a:path>
                              <a:path w="3990975" h="345440">
                                <a:moveTo>
                                  <a:pt x="2915315" y="57049"/>
                                </a:moveTo>
                                <a:lnTo>
                                  <a:pt x="2926394" y="53411"/>
                                </a:lnTo>
                              </a:path>
                              <a:path w="3990975" h="345440">
                                <a:moveTo>
                                  <a:pt x="2926394" y="53411"/>
                                </a:moveTo>
                                <a:lnTo>
                                  <a:pt x="2978152" y="54734"/>
                                </a:lnTo>
                              </a:path>
                              <a:path w="3990975" h="345440">
                                <a:moveTo>
                                  <a:pt x="3009902" y="55561"/>
                                </a:moveTo>
                                <a:lnTo>
                                  <a:pt x="3073400" y="57049"/>
                                </a:lnTo>
                              </a:path>
                              <a:path w="3990975" h="345440">
                                <a:moveTo>
                                  <a:pt x="3105150" y="57876"/>
                                </a:moveTo>
                                <a:lnTo>
                                  <a:pt x="3168648" y="59529"/>
                                </a:lnTo>
                              </a:path>
                              <a:path w="3990975" h="345440">
                                <a:moveTo>
                                  <a:pt x="3200232" y="58207"/>
                                </a:moveTo>
                                <a:lnTo>
                                  <a:pt x="3262077" y="44151"/>
                                </a:lnTo>
                              </a:path>
                              <a:path w="3990975" h="345440">
                                <a:moveTo>
                                  <a:pt x="3293000" y="37040"/>
                                </a:moveTo>
                                <a:lnTo>
                                  <a:pt x="3355010" y="22985"/>
                                </a:lnTo>
                              </a:path>
                              <a:path w="3990975" h="345440">
                                <a:moveTo>
                                  <a:pt x="3385933" y="15874"/>
                                </a:moveTo>
                                <a:lnTo>
                                  <a:pt x="3447778" y="1818"/>
                                </a:lnTo>
                              </a:path>
                              <a:path w="3990975" h="345440">
                                <a:moveTo>
                                  <a:pt x="3479362" y="0"/>
                                </a:moveTo>
                                <a:lnTo>
                                  <a:pt x="3542860" y="1818"/>
                                </a:lnTo>
                              </a:path>
                              <a:path w="3990975" h="345440">
                                <a:moveTo>
                                  <a:pt x="3574610" y="2811"/>
                                </a:moveTo>
                                <a:lnTo>
                                  <a:pt x="3638108" y="4464"/>
                                </a:lnTo>
                              </a:path>
                              <a:path w="3990975" h="345440">
                                <a:moveTo>
                                  <a:pt x="3669858" y="5456"/>
                                </a:moveTo>
                                <a:lnTo>
                                  <a:pt x="3724427" y="6945"/>
                                </a:lnTo>
                              </a:path>
                              <a:path w="3990975" h="345440">
                                <a:moveTo>
                                  <a:pt x="3724427" y="6945"/>
                                </a:moveTo>
                                <a:lnTo>
                                  <a:pt x="3733356" y="7441"/>
                                </a:lnTo>
                              </a:path>
                              <a:path w="3990975" h="345440">
                                <a:moveTo>
                                  <a:pt x="3765106" y="8764"/>
                                </a:moveTo>
                                <a:lnTo>
                                  <a:pt x="3828439" y="11409"/>
                                </a:lnTo>
                              </a:path>
                              <a:path w="3990975" h="345440">
                                <a:moveTo>
                                  <a:pt x="3860188" y="12732"/>
                                </a:moveTo>
                                <a:lnTo>
                                  <a:pt x="3923687" y="15378"/>
                                </a:lnTo>
                              </a:path>
                              <a:path w="3990975" h="345440">
                                <a:moveTo>
                                  <a:pt x="3955436" y="16701"/>
                                </a:moveTo>
                                <a:lnTo>
                                  <a:pt x="3990493" y="18189"/>
                                </a:lnTo>
                              </a:path>
                            </a:pathLst>
                          </a:custGeom>
                          <a:ln w="9524">
                            <a:solidFill>
                              <a:srgbClr val="FF7F00"/>
                            </a:solidFill>
                            <a:prstDash val="solid"/>
                          </a:ln>
                        </wps:spPr>
                        <wps:bodyPr wrap="square" lIns="0" tIns="0" rIns="0" bIns="0" rtlCol="0">
                          <a:prstTxWarp prst="textNoShape">
                            <a:avLst/>
                          </a:prstTxWarp>
                          <a:noAutofit/>
                        </wps:bodyPr>
                      </wps:wsp>
                      <wps:wsp>
                        <wps:cNvPr id="386" name="Graphic 386"/>
                        <wps:cNvSpPr/>
                        <wps:spPr>
                          <a:xfrm>
                            <a:off x="0" y="0"/>
                            <a:ext cx="4484370" cy="2054225"/>
                          </a:xfrm>
                          <a:custGeom>
                            <a:avLst/>
                            <a:gdLst/>
                            <a:ahLst/>
                            <a:cxnLst/>
                            <a:rect l="l" t="t" r="r" b="b"/>
                            <a:pathLst>
                              <a:path w="4484370" h="2054225">
                                <a:moveTo>
                                  <a:pt x="4440109" y="2009633"/>
                                </a:moveTo>
                                <a:lnTo>
                                  <a:pt x="4440109" y="0"/>
                                </a:lnTo>
                              </a:path>
                              <a:path w="4484370" h="2054225">
                                <a:moveTo>
                                  <a:pt x="4440109" y="1939685"/>
                                </a:moveTo>
                                <a:lnTo>
                                  <a:pt x="4484261" y="1939685"/>
                                </a:lnTo>
                              </a:path>
                              <a:path w="4484370" h="2054225">
                                <a:moveTo>
                                  <a:pt x="4440109" y="1472209"/>
                                </a:moveTo>
                                <a:lnTo>
                                  <a:pt x="4484261" y="1472209"/>
                                </a:lnTo>
                              </a:path>
                              <a:path w="4484370" h="2054225">
                                <a:moveTo>
                                  <a:pt x="4440109" y="1004733"/>
                                </a:moveTo>
                                <a:lnTo>
                                  <a:pt x="4484261" y="1004733"/>
                                </a:lnTo>
                              </a:path>
                              <a:path w="4484370" h="2054225">
                                <a:moveTo>
                                  <a:pt x="4440109" y="537258"/>
                                </a:moveTo>
                                <a:lnTo>
                                  <a:pt x="4484261" y="537258"/>
                                </a:lnTo>
                              </a:path>
                              <a:path w="4484370" h="2054225">
                                <a:moveTo>
                                  <a:pt x="4440109" y="69782"/>
                                </a:moveTo>
                                <a:lnTo>
                                  <a:pt x="4484261" y="69782"/>
                                </a:lnTo>
                              </a:path>
                              <a:path w="4484370" h="2054225">
                                <a:moveTo>
                                  <a:pt x="44151" y="2009633"/>
                                </a:moveTo>
                                <a:lnTo>
                                  <a:pt x="44151" y="0"/>
                                </a:lnTo>
                              </a:path>
                              <a:path w="4484370" h="2054225">
                                <a:moveTo>
                                  <a:pt x="44151" y="1939685"/>
                                </a:moveTo>
                                <a:lnTo>
                                  <a:pt x="0" y="1939685"/>
                                </a:lnTo>
                              </a:path>
                              <a:path w="4484370" h="2054225">
                                <a:moveTo>
                                  <a:pt x="44151" y="1476012"/>
                                </a:moveTo>
                                <a:lnTo>
                                  <a:pt x="0" y="1476012"/>
                                </a:lnTo>
                              </a:path>
                              <a:path w="4484370" h="2054225">
                                <a:moveTo>
                                  <a:pt x="44151" y="1012175"/>
                                </a:moveTo>
                                <a:lnTo>
                                  <a:pt x="0" y="1012175"/>
                                </a:lnTo>
                              </a:path>
                              <a:path w="4484370" h="2054225">
                                <a:moveTo>
                                  <a:pt x="44151" y="548502"/>
                                </a:moveTo>
                                <a:lnTo>
                                  <a:pt x="0" y="548502"/>
                                </a:lnTo>
                              </a:path>
                              <a:path w="4484370" h="2054225">
                                <a:moveTo>
                                  <a:pt x="44151" y="84664"/>
                                </a:moveTo>
                                <a:lnTo>
                                  <a:pt x="0" y="84664"/>
                                </a:lnTo>
                              </a:path>
                              <a:path w="4484370" h="2054225">
                                <a:moveTo>
                                  <a:pt x="44151" y="2009633"/>
                                </a:moveTo>
                                <a:lnTo>
                                  <a:pt x="4440109" y="2009633"/>
                                </a:lnTo>
                              </a:path>
                              <a:path w="4484370" h="2054225">
                                <a:moveTo>
                                  <a:pt x="113933" y="2009633"/>
                                </a:moveTo>
                                <a:lnTo>
                                  <a:pt x="113933" y="2053619"/>
                                </a:lnTo>
                              </a:path>
                              <a:path w="4484370" h="2054225">
                                <a:moveTo>
                                  <a:pt x="1444098" y="2009633"/>
                                </a:moveTo>
                                <a:lnTo>
                                  <a:pt x="1444098" y="2053619"/>
                                </a:lnTo>
                              </a:path>
                              <a:path w="4484370" h="2054225">
                                <a:moveTo>
                                  <a:pt x="2774262" y="2009633"/>
                                </a:moveTo>
                                <a:lnTo>
                                  <a:pt x="2774262" y="2053619"/>
                                </a:lnTo>
                              </a:path>
                              <a:path w="4484370" h="2054225">
                                <a:moveTo>
                                  <a:pt x="4104261" y="2009633"/>
                                </a:moveTo>
                                <a:lnTo>
                                  <a:pt x="4104261" y="2053619"/>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194F22" id="Group 350" o:spid="_x0000_s1026" style="position:absolute;margin-left:129.5pt;margin-top:20.4pt;width:353.1pt;height:161.75pt;z-index:-19486720;mso-wrap-distance-left:0;mso-wrap-distance-right:0;mso-position-horizontal-relative:page" coordsize="44843,20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">
                <v:shape id="Graphic 351" o:spid="_x0000_s1027" style="position:absolute;left:441;top:19396;width:43498;height:13;visibility:visible;mso-wrap-style:square;v-text-anchor:top" coordsize="434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" path="m,l4349657,e" filled="f" strokecolor="#f0f0f0" strokeweight=".26456mm">
                  <v:stroke dashstyle="3 1"/>
                  <v:path arrowok="t"/>
                </v:shape>
                <v:shape id="Graphic 352" o:spid="_x0000_s1028" style="position:absolute;left:441;top:14760;width:43961;height:4641;visibility:visible;mso-wrap-style:square;v-text-anchor:top" coordsize="4396105,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" path="m4381406,463672r14552,em,l63498,e" filled="f" strokecolor="#f0f0f0" strokeweight=".26456mm">
                  <v:path arrowok="t"/>
                </v:shape>
                <v:shape id="Graphic 353" o:spid="_x0000_s1029" style="position:absolute;left:1393;top:14760;width:42545;height:12;visibility:visible;mso-wrap-style:square;v-text-anchor:top" coordsize="4254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" path="m,l4254409,e" filled="f" strokecolor="#f0f0f0" strokeweight=".26456mm">
                  <v:stroke dashstyle="3 1"/>
                  <v:path arrowok="t"/>
                </v:shape>
                <v:shape id="Graphic 354" o:spid="_x0000_s1030" style="position:absolute;left:441;top:10121;width:43961;height:4642;visibility:visible;mso-wrap-style:square;v-text-anchor:top" coordsize="4396105,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" path="m4381406,463837r14552,em,l63498,e" filled="f" strokecolor="#f0f0f0" strokeweight=".26456mm">
                  <v:path arrowok="t"/>
                </v:shape>
                <v:shape id="Graphic 355" o:spid="_x0000_s1031" style="position:absolute;left:1393;top:10121;width:42545;height:13;visibility:visible;mso-wrap-style:square;v-text-anchor:top" coordsize="4254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" path="m,l4254409,e" filled="f" strokecolor="#f0f0f0" strokeweight=".26456mm">
                  <v:stroke dashstyle="3 1"/>
                  <v:path arrowok="t"/>
                </v:shape>
                <v:shape id="Graphic 356" o:spid="_x0000_s1032" style="position:absolute;left:441;top:5485;width:43961;height:4641;visibility:visible;mso-wrap-style:square;v-text-anchor:top" coordsize="4396105,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" path="m4381406,463672r14552,em,l63498,e" filled="f" strokecolor="#f0f0f0" strokeweight=".26456mm">
                  <v:path arrowok="t"/>
                </v:shape>
                <v:shape id="Graphic 357" o:spid="_x0000_s1033" style="position:absolute;left:1393;top:5485;width:42545;height:12;visibility:visible;mso-wrap-style:square;v-text-anchor:top" coordsize="4254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" path="m,l4254409,e" filled="f" strokecolor="#f0f0f0" strokeweight=".26456mm">
                  <v:stroke dashstyle="3 1"/>
                  <v:path arrowok="t"/>
                </v:shape>
                <v:shape id="Graphic 358" o:spid="_x0000_s1034" style="position:absolute;left:441;top:846;width:43961;height:4642;visibility:visible;mso-wrap-style:square;v-text-anchor:top" coordsize="4396105,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" path="m4381406,463837r14552,em,l63498,e" filled="f" strokecolor="#f0f0f0" strokeweight=".26456mm">
                  <v:path arrowok="t"/>
                </v:shape>
                <v:shape id="Graphic 359" o:spid="_x0000_s1035" style="position:absolute;left:1393;top:846;width:42545;height:13;visibility:visible;mso-wrap-style:square;v-text-anchor:top" coordsize="4254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" path="m,l4254409,e" filled="f" strokecolor="#f0f0f0" strokeweight=".26456mm">
                  <v:stroke dashstyle="3 1"/>
                  <v:path arrowok="t"/>
                </v:shape>
                <v:shape id="Graphic 360" o:spid="_x0000_s1036" style="position:absolute;left:1139;top:846;width:43262;height:19253;visibility:visible;mso-wrap-style:square;v-text-anchor:top" coordsize="4326255,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" path="m4311624,r14552,em,1924968r,-63499e" filled="f" strokecolor="#f0f0f0" strokeweight=".26456mm">
                  <v:path arrowok="t"/>
                </v:shape>
                <v:shape id="Graphic 361" o:spid="_x0000_s1037" style="position:absolute;left:1139;top:411;width:13;height:18733;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" path="m,l,1873210e" filled="f" strokecolor="#f0f0f0" strokeweight=".26456mm">
                  <v:stroke dashstyle="3 1"/>
                  <v:path arrowok="t"/>
                </v:shape>
                <v:shape id="Graphic 362" o:spid="_x0000_s1038" style="position:absolute;left:1139;width:13303;height:20097;visibility:visible;mso-wrap-style:square;v-text-anchor:top" coordsize="1330325,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" path="m,9425l,em1330164,2009633r,-63499e" filled="f" strokecolor="#f0f0f0" strokeweight=".26456mm">
                  <v:path arrowok="t"/>
                </v:shape>
                <v:shape id="Graphic 363" o:spid="_x0000_s1039" style="position:absolute;left:14440;top:411;width:13;height:18733;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" path="m,l,1873210e" filled="f" strokecolor="#f0f0f0" strokeweight=".26456mm">
                  <v:stroke dashstyle="3 1"/>
                  <v:path arrowok="t"/>
                </v:shape>
                <v:shape id="Graphic 364" o:spid="_x0000_s1040" style="position:absolute;left:14440;width:13304;height:20097;visibility:visible;mso-wrap-style:square;v-text-anchor:top" coordsize="1330325,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" path="m,9425l,em1330164,2009633r,-63499e" filled="f" strokecolor="#f0f0f0" strokeweight=".26456mm">
                  <v:path arrowok="t"/>
                </v:shape>
                <v:shape id="Graphic 365" o:spid="_x0000_s1041" style="position:absolute;left:27742;top:411;width:13;height:18733;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" path="m,l,1873210e" filled="f" strokecolor="#f0f0f0" strokeweight=".26456mm">
                  <v:stroke dashstyle="3 1"/>
                  <v:path arrowok="t"/>
                </v:shape>
                <v:shape id="Graphic 366" o:spid="_x0000_s1042" style="position:absolute;left:27742;width:13303;height:20097;visibility:visible;mso-wrap-style:square;v-text-anchor:top" coordsize="1330325,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" path="m,9425l,em1329999,2009633r,-63499e" filled="f" strokecolor="#f0f0f0" strokeweight=".26456mm">
                  <v:path arrowok="t"/>
                </v:shape>
                <v:shape id="Graphic 367" o:spid="_x0000_s1043" style="position:absolute;left:41042;top:411;width:13;height:18733;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" path="m,l,1873210e" filled="f" strokecolor="#f0f0f0" strokeweight=".26456mm">
                  <v:stroke dashstyle="3 1"/>
                  <v:path arrowok="t"/>
                </v:shape>
                <v:shape id="Graphic 368" o:spid="_x0000_s1044" style="position:absolute;left:41042;width:13;height:95;visibility:visible;mso-wrap-style:square;v-text-anchor:top" coordsize="1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" path="m,9425l,e" filled="f" strokecolor="#f0f0f0" strokeweight=".26456mm">
                  <v:path arrowok="t"/>
                </v:shape>
                <v:shape id="Graphic 369" o:spid="_x0000_s1045" style="position:absolute;left:19760;top:19461;width:13;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" path="m,63498l,e" filled="f" strokecolor="#9f9f9f" strokeweight=".26456mm">
                  <v:path arrowok="t"/>
                </v:shape>
                <v:shape id="Graphic 370" o:spid="_x0000_s1046" style="position:absolute;left:19760;top:411;width:13;height:18733;visibility:visible;mso-wrap-style:square;v-text-anchor:top" coordsize="1270,187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" path="m,l,1873210e" filled="f" strokecolor="#9f9f9f" strokeweight=".26456mm">
                  <v:stroke dashstyle="3 1"/>
                  <v:path arrowok="t"/>
                </v:shape>
                <v:shape id="Graphic 371" o:spid="_x0000_s1047" style="position:absolute;left:19760;width:13;height:95;visibility:visible;mso-wrap-style:square;v-text-anchor:top" coordsize="1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" path="m,9425l,e" filled="f" strokecolor="#9f9f9f" strokeweight=".26456mm">
                  <v:path arrowok="t"/>
                </v:shape>
                <v:shape id="Graphic 372" o:spid="_x0000_s1048" style="position:absolute;left:3798;top:11026;width:39910;height:6267;visibility:visible;mso-wrap-style:square;v-text-anchor:top" coordsize="399097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" path="m,134603r266065,l532131,131958,798032,252671,1064098,98389,1330164,r266066,150478l1862130,184542r266066,92603l2394262,626222r266066,-10914l2926394,512784r265901,-81357l3458361,471940r266066,-91941l3990493,511957e" filled="f" strokeweight=".26456mm">
                  <v:path arrowok="t"/>
                </v:shape>
                <v:shape id="Graphic 373" o:spid="_x0000_s1049" style="position:absolute;left:3798;top:12150;width:39910;height:7169;visibility:visible;mso-wrap-style:square;v-text-anchor:top" coordsize="3990975,71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" path="m,164534r266065,2646l532131,100043,798032,212985r266066,-99217l1330164,r266066,177763l1862130,243246r266066,91114l2394262,716509r266066,-29930l2926394,601583r265901,-83673l3458361,554124r266066,-94255l3990493,599433e" filled="f" strokecolor="red" strokeweight=".26456mm">
                  <v:path arrowok="t"/>
                </v:shape>
                <v:shape id="Graphic 374" o:spid="_x0000_s1050" style="position:absolute;left:3798;top:9754;width:39910;height:5379;visibility:visible;mso-wrap-style:square;v-text-anchor:top" coordsize="3990975,53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" path="m,105500l266065,98389r266066,61515l798032,287066,1064098,73089,1330164,r266066,118729l1862130,124682r266066,84499l2394262,529816r266066,7938l2926394,418859r265901,-79043l3458361,376692r266066,-92768l3990493,412410e" filled="f" strokecolor="blue" strokeweight=".26456mm">
                  <v:path arrowok="t"/>
                </v:shape>
                <v:shape id="Graphic 375" o:spid="_x0000_s1051" style="position:absolute;left:3798;top:3970;width:20910;height:2635;visibility:visible;mso-wrap-style:square;v-text-anchor:top" coordsize="2091055,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" path="m,l62175,12732em93263,19016r62176,12733em186527,38033r62176,12898em279625,58703r60357,19347em370243,87641r60522,19347em461026,116579r60522,19347em552140,144029r61680,14717em644742,166187r61845,14718em737344,188180r60688,14552em798032,202732r992,-496em828955,191488r59695,-21497em918580,159242r59861,-21662em1008206,126831r55892,-20174em1064098,106657r4134,-496em1099816,103019r63168,-6614em1194568,93263r63168,-6449em1289320,83507r40844,-4134em1330164,79373r21828,5126em1382914,91775r61845,14552em1475682,113603r61845,14551em1568284,135430r27946,6615em1596230,142045r33072,11079em1659398,163046r60191,20008em1749850,192976r60192,20009em1840137,222906r21993,7276em1862130,230182r40018,5788em1933566,240434r62838,8930em2027822,253829r62837,9095e" filled="f" strokeweight=".2645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6" o:spid="_x0000_s1052" type="#_x0000_t75" style="position:absolute;left:24971;top:6596;width:3206;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">
                  <v:imagedata r:id="rId25" o:title=""/>
                </v:shape>
                <v:shape id="Graphic 377" o:spid="_x0000_s1053" style="position:absolute;left:28445;top:7462;width:15259;height:1969;visibility:visible;mso-wrap-style:square;v-text-anchor:top" coordsize="152590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" path="m,73254r63167,6119em94751,82515r63168,6283em189503,91775r6119,661em195622,92436r57049,-6118em284255,82845r63003,-6779em378842,72758r63168,-6779em473263,61018l534943,45805em565865,38198l627379,22985em658302,15378l719982,em748754,9260r56389,29269em833254,53080r56388,29269em917753,97066r56389,29269em1002749,132784r59034,-23315em1091217,97728r59034,-23481em1179851,62671r59034,-23481em1267492,35883r53908,33568em1348354,86153r53907,33568em1429215,136588r53908,33568em1510077,186858r15709,9921e" filled="f" strokeweight=".26456mm">
                  <v:path arrowok="t"/>
                </v:shape>
                <v:shape id="Graphic 378" o:spid="_x0000_s1054" style="position:absolute;left:3798;top:6748;width:20879;height:2381;visibility:visible;mso-wrap-style:square;v-text-anchor:top" coordsize="208788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" path="m,l62175,13063em93263,19512r62176,12898em186527,39025r62176,12898em279790,58041r62507,11576em373550,75404r62341,11410em467145,92436r62506,11576em560574,111453r61514,15213em653010,134273r61515,15213em745447,157093r52585,12898em798032,169991r8599,-3804em835569,152958r57711,-26292em922218,113603l979929,87310em1008867,74247r55231,-25135em1064098,49112r2811,em1098658,47954r63499,-2149em1193906,44812r63499,-2149em1289154,41670r41010,-1322em1330164,40348r21662,5622em1382583,54073r61349,16205em1474689,78381r61349,16205em1566630,102689r29600,7772em1596230,110461r31253,10252em1657579,130800r60357,19843em1748031,160730r60192,20009em1838318,190826r23812,7772em1862130,198598r37868,6615em1931251,210669r62672,10914em2025176,227040r62507,10914e" filled="f" strokecolor="red" strokeweight=".26456mm">
                  <v:path arrowok="t"/>
                </v:shape>
                <v:shape id="Image 379" o:spid="_x0000_s1055" type="#_x0000_t75" style="position:absolute;left:24941;top:9134;width:3143;height:1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">
                  <v:imagedata r:id="rId26" o:title=""/>
                </v:shape>
                <v:shape id="Graphic 380" o:spid="_x0000_s1056" style="position:absolute;left:28354;top:10159;width:15354;height:2083;visibility:visible;mso-wrap-style:square;v-text-anchor:top" coordsize="153543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" path="m,66309r63333,2811em95082,70443r63499,2977em190165,74743r14552,661em204717,75404r48946,-3142em285247,70278r63334,-4134em380330,64160r63499,-4134em475413,57380l537258,42993em568180,35883l630025,21496em660948,14386l722793,em752227,5126r56057,29765em836230,49773r56058,29765em920234,94586r56223,29765em1004568,137580r58042,-25466em1091713,99382r58042,-25466em1178859,61018r58207,-25466em1266169,22819r2646,-1157em1268815,21662r49608,34726em1344385,74577r51923,36545em1422435,129312r51924,36545em1500320,184046r34561,24143e" filled="f" strokecolor="red" strokeweight=".26456mm">
                  <v:path arrowok="t"/>
                </v:shape>
                <v:shape id="Graphic 381" o:spid="_x0000_s1057" style="position:absolute;left:3798;top:699;width:20910;height:2756;visibility:visible;mso-wrap-style:square;v-text-anchor:top" coordsize="209105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" path="m,l62506,11409em93759,17197r62341,11410em187354,34395r62506,11410em279956,55065r57876,26127em366770,94090r57877,26292em453585,133281r57876,26127em540896,170817r62010,13891em633828,191818r62011,13891em726761,212819r62011,13891em819694,223568r61680,-14717em912297,201409r61679,-14882em1004899,179086r59199,-14056em1064098,165030r2480,-496em1097832,159077r62506,-11079em1191591,142375r62507,-11079em1285516,125839r44648,-7937em1330164,117902r17694,3473em1378945,127658r62342,12733em1472374,146675r62176,12567em1565638,165526r30592,6118em1596230,171644r30757,9922em1657083,191322r60522,19513em1747701,220757r60522,19512em1838318,250025r23812,7772em1862130,257797r38364,2977em1932244,263254r63333,4961em2027161,270530r63333,4961e" filled="f" strokecolor="blue" strokeweight=".26456mm">
                  <v:path arrowok="t"/>
                </v:shape>
                <v:shape id="Image 382" o:spid="_x0000_s1058" type="#_x0000_t75" style="position:absolute;left:24971;top:3431;width:3235;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">
                  <v:imagedata r:id="rId27" o:title=""/>
                </v:shape>
                <v:shape id="Graphic 383" o:spid="_x0000_s1059" style="position:absolute;left:28473;top:4241;width:15234;height:1797;visibility:visible;mso-wrap-style:square;v-text-anchor:top" coordsize="152336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" path="m,76231l62506,86649em93925,91940r62671,10418em187850,107484r4961,827em192811,108311r57876,-8433em282105,95413r62838,-9095em376361,81688r62837,-9095em470286,66640l531635,49939em562227,41670l623576,25134em654168,16701l715351,em744455,7441r56884,28442em829616,49939r56884,28442em914942,92602r56719,28442em1000599,127162r59861,-21331em1090390,95247r59861,-21331em1180181,63333r59861,-21332em1268980,42497r55892,30261em1352818,87806r55892,30096em1436656,132950r55727,30261em1520329,178259r2646,1323e" filled="f" strokecolor="blue" strokeweight=".26456mm">
                  <v:path arrowok="t"/>
                </v:shape>
                <v:shape id="Graphic 384" o:spid="_x0000_s1060" style="position:absolute;left:3798;top:3604;width:39910;height:15799;visibility:visible;mso-wrap-style:square;v-text-anchor:top" coordsize="3990975,157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" path="m,1579363r,l1330164,1579363r266066,-126170l1862130,772401,2128196,548833r266066,-41836l2660328,337501,2926394,115091r265901,11575l3458361,r266066,27946l3990493,60356e" filled="f" strokecolor="#ff7f00" strokeweight=".26456mm">
                  <v:path arrowok="t"/>
                </v:shape>
                <v:shape id="Graphic 385" o:spid="_x0000_s1061" style="position:absolute;left:3798;top:15944;width:39910;height:3454;visibility:visible;mso-wrap-style:square;v-text-anchor:top" coordsize="3990975,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" path="m,345439r63498,em95247,345439r63499,em190495,345439r63499,em285743,345439r63499,em380991,345439r63499,em476239,345439r55892,em532131,345439r7607,em571487,345439r63499,em666735,345439r63499,em761983,345439r36049,em798032,345439r27450,em857231,345439r63499,em952479,345439r63499,em1047727,345439r16371,em1064098,345439r47128,em1142975,345439r63499,em1238223,345439r63499,em1333471,345439r63499,-992em1428719,344116r63499,-992em1523967,342793r63499,-827em1618223,335021r60522,-18686em1709171,306910r60688,-18686em1800120,278798r60688,-18851em1891895,253167r62011,-13063em1984994,233489r62176,-13229em2078257,213646r49939,-10748em2128196,202898r12403,-497em2172348,201244r63333,-2315em2267430,197606r63499,-2480em2362678,193968r31584,-1157em2394262,192811r31419,-5788em2456934,181401r62341,-11576em2550529,164203r62506,-11575em2644288,147005r16040,-2976em2660328,144029r44648,-15213em2735072,118563r60026,-20504em2825193,87806r60026,-20505em2915315,57049r11079,-3638em2926394,53411r51758,1323em3009902,55561r63498,1488em3105150,57876r63498,1653em3200232,58207r61845,-14056em3293000,37040r62010,-14055em3385933,15874l3447778,1818em3479362,r63498,1818em3574610,2811r63498,1653em3669858,5456r54569,1489em3724427,6945r8929,496em3765106,8764r63333,2645em3860188,12732r63499,2646em3955436,16701r35057,1488e" filled="f" strokecolor="#ff7f00" strokeweight=".26456mm">
                  <v:path arrowok="t"/>
                </v:shape>
                <v:shape id="Graphic 386" o:spid="_x0000_s1062" style="position:absolute;width:44843;height:20542;visibility:visible;mso-wrap-style:square;v-text-anchor:top" coordsize="4484370,205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" path="m4440109,2009633l4440109,em4440109,1939685r44152,em4440109,1472209r44152,em4440109,1004733r44152,em4440109,537258r44152,em4440109,69782r44152,em44151,2009633l44151,em44151,1939685r-44151,em44151,1476012r-44151,em44151,1012175r-44151,em44151,548502l,548502em44151,84664l,84664em44151,2009633r4395958,em113933,2009633r,43986em1444098,2009633r,43986em2774262,2009633r,43986em4104261,2009633r,43986e" filled="f" strokeweight=".17636mm">
                  <v:path arrowok="t"/>
                </v:shape>
                <w10:wrap anchorx="page"/>
              </v:group>
            </w:pict>
          </mc:Fallback>
        </mc:AlternateContent>
      </w:r>
      <w:bookmarkStart w:id="2678" w:name="_bookmark74"/>
      <w:bookmarkEnd w:id="2678"/>
      <w:r>
        <w:rPr>
          <w:rFonts w:ascii="Arial MT"/>
          <w:spacing w:val="-5"/>
          <w:position w:val="-1"/>
          <w:sz w:val="17"/>
        </w:rPr>
        <w:t>55</w:t>
      </w:r>
      <w:r>
        <w:rPr>
          <w:rFonts w:ascii="Arial MT"/>
          <w:position w:val="-1"/>
          <w:sz w:val="17"/>
        </w:rPr>
        <w:tab/>
      </w:r>
      <w:r>
        <w:rPr>
          <w:rFonts w:ascii="Arial MT"/>
          <w:spacing w:val="-5"/>
          <w:sz w:val="17"/>
        </w:rPr>
        <w:t>80</w:t>
      </w:r>
    </w:p>
    <w:p w14:paraId="14D96112" w14:textId="77777777" w:rsidR="006F1B3D" w:rsidRDefault="0006469C" w:rsidP="008C7539">
      <w:pPr>
        <w:tabs>
          <w:tab w:val="left" w:pos="8246"/>
        </w:tabs>
        <w:suppressAutoHyphens/>
        <w:spacing w:before="518"/>
        <w:ind w:left="922"/>
        <w:rPr>
          <w:rFonts w:ascii="Arial MT"/>
          <w:position w:val="2"/>
          <w:sz w:val="17"/>
        </w:rPr>
      </w:pPr>
      <w:r>
        <w:rPr>
          <w:rFonts w:ascii="Arial MT"/>
          <w:noProof/>
          <w:position w:val="2"/>
          <w:sz w:val="17"/>
        </w:rPr>
        <mc:AlternateContent>
          <mc:Choice Requires="wps">
            <w:drawing>
              <wp:anchor distT="0" distB="0" distL="0" distR="0" simplePos="0" relativeHeight="15771136" behindDoc="0" locked="0" layoutInCell="1" allowOverlap="1" wp14:anchorId="41CDC33C" wp14:editId="0DC7996F">
                <wp:simplePos x="0" y="0"/>
                <wp:positionH relativeFrom="page">
                  <wp:posOffset>6318250</wp:posOffset>
                </wp:positionH>
                <wp:positionV relativeFrom="paragraph">
                  <wp:posOffset>5080</wp:posOffset>
                </wp:positionV>
                <wp:extent cx="149225" cy="1411605"/>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411605"/>
                        </a:xfrm>
                        <a:prstGeom prst="rect">
                          <a:avLst/>
                        </a:prstGeom>
                      </wps:spPr>
                      <wps:txbx>
                        <w:txbxContent>
                          <w:p w14:paraId="4D8BE845" w14:textId="77777777" w:rsidR="00B74441" w:rsidRDefault="00B74441">
                            <w:pPr>
                              <w:spacing w:before="17"/>
                              <w:ind w:left="20"/>
                              <w:rPr>
                                <w:rFonts w:ascii="Arial MT"/>
                                <w:sz w:val="17"/>
                              </w:rPr>
                            </w:pPr>
                            <w:r>
                              <w:rPr>
                                <w:rFonts w:ascii="Arial MT"/>
                                <w:sz w:val="17"/>
                              </w:rPr>
                              <w:t>Progresa</w:t>
                            </w:r>
                            <w:r>
                              <w:rPr>
                                <w:rFonts w:ascii="Arial MT"/>
                                <w:spacing w:val="9"/>
                                <w:sz w:val="17"/>
                              </w:rPr>
                              <w:t xml:space="preserve"> </w:t>
                            </w:r>
                            <w:ins w:id="2679" w:author="Editor" w:date="2026-09-11T11:28:00Z">
                              <w:r>
                                <w:rPr>
                                  <w:rFonts w:ascii="Arial MT"/>
                                  <w:sz w:val="17"/>
                                </w:rPr>
                                <w:t>i</w:t>
                              </w:r>
                            </w:ins>
                            <w:del w:id="2680" w:author="Editor" w:date="2026-09-11T11:28:00Z">
                              <w:r w:rsidDel="009D0EF3">
                                <w:rPr>
                                  <w:rFonts w:ascii="Arial MT"/>
                                  <w:sz w:val="17"/>
                                </w:rPr>
                                <w:delText>I</w:delText>
                              </w:r>
                            </w:del>
                            <w:r>
                              <w:rPr>
                                <w:rFonts w:ascii="Arial MT"/>
                                <w:sz w:val="17"/>
                              </w:rPr>
                              <w:t>ntensity</w:t>
                            </w:r>
                            <w:r>
                              <w:rPr>
                                <w:rFonts w:ascii="Arial MT"/>
                                <w:spacing w:val="10"/>
                                <w:sz w:val="17"/>
                              </w:rPr>
                              <w:t xml:space="preserve"> </w:t>
                            </w:r>
                            <w:r>
                              <w:rPr>
                                <w:rFonts w:ascii="Arial MT"/>
                                <w:spacing w:val="-5"/>
                                <w:sz w:val="17"/>
                              </w:rPr>
                              <w:t>(</w:t>
                            </w:r>
                            <w:ins w:id="2681" w:author="Editor" w:date="2026-09-12T15:12:00Z">
                              <w:r>
                                <w:rPr>
                                  <w:rFonts w:ascii="Arial MT"/>
                                  <w:spacing w:val="-5"/>
                                  <w:sz w:val="17"/>
                                </w:rPr>
                                <w:t>percent</w:t>
                              </w:r>
                            </w:ins>
                            <w:del w:id="2682" w:author="Editor" w:date="2026-09-12T15:12:00Z">
                              <w:r w:rsidDel="0006469C">
                                <w:rPr>
                                  <w:rFonts w:ascii="Arial MT"/>
                                  <w:spacing w:val="-5"/>
                                  <w:sz w:val="17"/>
                                </w:rPr>
                                <w:delText>%</w:delText>
                              </w:r>
                            </w:del>
                            <w:r>
                              <w:rPr>
                                <w:rFonts w:ascii="Arial MT"/>
                                <w:spacing w:val="-5"/>
                                <w:sz w:val="17"/>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41CDC33C" id="Textbox 388" o:spid="_x0000_s1080" type="#_x0000_t202" style="position:absolute;left:0;text-align:left;margin-left:497.5pt;margin-top:.4pt;width:11.75pt;height:111.15pt;z-index:157711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" filled="f" stroked="f">
                <v:textbox style="layout-flow:vertical;mso-layout-flow-alt:bottom-to-top" inset="0,0,0,0">
                  <w:txbxContent>
                    <w:p w14:paraId="4D8BE845" w14:textId="77777777" w:rsidR="00B74441" w:rsidRDefault="00B74441">
                      <w:pPr>
                        <w:spacing w:before="17"/>
                        <w:ind w:left="20"/>
                        <w:rPr>
                          <w:rFonts w:ascii="Arial MT"/>
                          <w:sz w:val="17"/>
                        </w:rPr>
                      </w:pPr>
                      <w:r>
                        <w:rPr>
                          <w:rFonts w:ascii="Arial MT"/>
                          <w:sz w:val="17"/>
                        </w:rPr>
                        <w:t>Progresa</w:t>
                      </w:r>
                      <w:r>
                        <w:rPr>
                          <w:rFonts w:ascii="Arial MT"/>
                          <w:spacing w:val="9"/>
                          <w:sz w:val="17"/>
                        </w:rPr>
                        <w:t xml:space="preserve"> </w:t>
                      </w:r>
                      <w:ins w:id="2683" w:author="Editor" w:date="2026-09-11T11:28:00Z">
                        <w:r>
                          <w:rPr>
                            <w:rFonts w:ascii="Arial MT"/>
                            <w:sz w:val="17"/>
                          </w:rPr>
                          <w:t>i</w:t>
                        </w:r>
                      </w:ins>
                      <w:del w:id="2684" w:author="Editor" w:date="2026-09-11T11:28:00Z">
                        <w:r w:rsidDel="009D0EF3">
                          <w:rPr>
                            <w:rFonts w:ascii="Arial MT"/>
                            <w:sz w:val="17"/>
                          </w:rPr>
                          <w:delText>I</w:delText>
                        </w:r>
                      </w:del>
                      <w:r>
                        <w:rPr>
                          <w:rFonts w:ascii="Arial MT"/>
                          <w:sz w:val="17"/>
                        </w:rPr>
                        <w:t>ntensity</w:t>
                      </w:r>
                      <w:r>
                        <w:rPr>
                          <w:rFonts w:ascii="Arial MT"/>
                          <w:spacing w:val="10"/>
                          <w:sz w:val="17"/>
                        </w:rPr>
                        <w:t xml:space="preserve"> </w:t>
                      </w:r>
                      <w:r>
                        <w:rPr>
                          <w:rFonts w:ascii="Arial MT"/>
                          <w:spacing w:val="-5"/>
                          <w:sz w:val="17"/>
                        </w:rPr>
                        <w:t>(</w:t>
                      </w:r>
                      <w:ins w:id="2685" w:author="Editor" w:date="2026-09-12T15:12:00Z">
                        <w:r>
                          <w:rPr>
                            <w:rFonts w:ascii="Arial MT"/>
                            <w:spacing w:val="-5"/>
                            <w:sz w:val="17"/>
                          </w:rPr>
                          <w:t>percent</w:t>
                        </w:r>
                      </w:ins>
                      <w:del w:id="2686" w:author="Editor" w:date="2026-09-12T15:12:00Z">
                        <w:r w:rsidDel="0006469C">
                          <w:rPr>
                            <w:rFonts w:ascii="Arial MT"/>
                            <w:spacing w:val="-5"/>
                            <w:sz w:val="17"/>
                          </w:rPr>
                          <w:delText>%</w:delText>
                        </w:r>
                      </w:del>
                      <w:r>
                        <w:rPr>
                          <w:rFonts w:ascii="Arial MT"/>
                          <w:spacing w:val="-5"/>
                          <w:sz w:val="17"/>
                        </w:rPr>
                        <w:t>)</w:t>
                      </w:r>
                    </w:p>
                  </w:txbxContent>
                </v:textbox>
                <w10:wrap anchorx="page"/>
              </v:shape>
            </w:pict>
          </mc:Fallback>
        </mc:AlternateContent>
      </w:r>
      <w:r w:rsidR="00191F14">
        <w:rPr>
          <w:rFonts w:ascii="Arial MT"/>
          <w:spacing w:val="-5"/>
          <w:sz w:val="17"/>
        </w:rPr>
        <w:t>50</w:t>
      </w:r>
      <w:r w:rsidR="00191F14">
        <w:rPr>
          <w:rFonts w:ascii="Arial MT"/>
          <w:sz w:val="17"/>
        </w:rPr>
        <w:tab/>
      </w:r>
      <w:r w:rsidR="00191F14">
        <w:rPr>
          <w:rFonts w:ascii="Arial MT"/>
          <w:spacing w:val="-5"/>
          <w:position w:val="2"/>
          <w:sz w:val="17"/>
        </w:rPr>
        <w:t>60</w:t>
      </w:r>
    </w:p>
    <w:p w14:paraId="726DA02A" w14:textId="77777777" w:rsidR="006F1B3D" w:rsidRDefault="00191F14" w:rsidP="008C7539">
      <w:pPr>
        <w:tabs>
          <w:tab w:val="left" w:pos="8246"/>
        </w:tabs>
        <w:suppressAutoHyphens/>
        <w:spacing w:before="525"/>
        <w:ind w:left="922"/>
        <w:rPr>
          <w:rFonts w:ascii="Arial MT"/>
          <w:position w:val="1"/>
          <w:sz w:val="17"/>
        </w:rPr>
      </w:pPr>
      <w:r>
        <w:rPr>
          <w:rFonts w:ascii="Arial MT"/>
          <w:spacing w:val="-5"/>
          <w:sz w:val="17"/>
        </w:rPr>
        <w:t>45</w:t>
      </w:r>
      <w:r>
        <w:rPr>
          <w:rFonts w:ascii="Arial MT"/>
          <w:sz w:val="17"/>
        </w:rPr>
        <w:tab/>
      </w:r>
      <w:r>
        <w:rPr>
          <w:rFonts w:ascii="Arial MT"/>
          <w:spacing w:val="-5"/>
          <w:position w:val="1"/>
          <w:sz w:val="17"/>
        </w:rPr>
        <w:t>40</w:t>
      </w:r>
    </w:p>
    <w:p w14:paraId="72A66709" w14:textId="77777777" w:rsidR="006F1B3D" w:rsidRDefault="00191F14" w:rsidP="008C7539">
      <w:pPr>
        <w:tabs>
          <w:tab w:val="left" w:pos="8246"/>
        </w:tabs>
        <w:suppressAutoHyphens/>
        <w:spacing w:before="525"/>
        <w:ind w:left="922"/>
        <w:rPr>
          <w:rFonts w:ascii="Arial MT"/>
          <w:position w:val="1"/>
          <w:sz w:val="17"/>
        </w:rPr>
      </w:pPr>
      <w:r>
        <w:rPr>
          <w:rFonts w:ascii="Arial MT"/>
          <w:spacing w:val="-5"/>
          <w:sz w:val="17"/>
        </w:rPr>
        <w:t>40</w:t>
      </w:r>
      <w:r>
        <w:rPr>
          <w:rFonts w:ascii="Arial MT"/>
          <w:sz w:val="17"/>
        </w:rPr>
        <w:tab/>
      </w:r>
      <w:r>
        <w:rPr>
          <w:rFonts w:ascii="Arial MT"/>
          <w:spacing w:val="-5"/>
          <w:position w:val="1"/>
          <w:sz w:val="17"/>
        </w:rPr>
        <w:t>20</w:t>
      </w:r>
    </w:p>
    <w:p w14:paraId="74CBC72B" w14:textId="77777777" w:rsidR="006F1B3D" w:rsidRDefault="006F1B3D" w:rsidP="008C7539">
      <w:pPr>
        <w:pStyle w:val="BodyText"/>
        <w:suppressAutoHyphens/>
        <w:rPr>
          <w:rFonts w:ascii="Arial MT"/>
          <w:sz w:val="17"/>
        </w:rPr>
      </w:pPr>
    </w:p>
    <w:p w14:paraId="48A4A30C" w14:textId="77777777" w:rsidR="006F1B3D" w:rsidRDefault="006F1B3D" w:rsidP="008C7539">
      <w:pPr>
        <w:pStyle w:val="BodyText"/>
        <w:suppressAutoHyphens/>
        <w:spacing w:before="143"/>
        <w:rPr>
          <w:rFonts w:ascii="Arial MT"/>
          <w:sz w:val="17"/>
        </w:rPr>
      </w:pPr>
    </w:p>
    <w:p w14:paraId="6F0FE8E2" w14:textId="77777777" w:rsidR="006F1B3D" w:rsidRDefault="00191F14" w:rsidP="008C7539">
      <w:pPr>
        <w:tabs>
          <w:tab w:val="left" w:pos="8246"/>
        </w:tabs>
        <w:suppressAutoHyphens/>
        <w:ind w:left="922"/>
        <w:rPr>
          <w:rFonts w:ascii="Arial MT"/>
          <w:sz w:val="17"/>
        </w:rPr>
      </w:pPr>
      <w:r>
        <w:rPr>
          <w:rFonts w:ascii="Arial MT"/>
          <w:spacing w:val="-5"/>
          <w:sz w:val="17"/>
        </w:rPr>
        <w:t>35</w:t>
      </w:r>
      <w:r>
        <w:rPr>
          <w:rFonts w:ascii="Arial MT"/>
          <w:sz w:val="17"/>
        </w:rPr>
        <w:tab/>
      </w:r>
      <w:r>
        <w:rPr>
          <w:rFonts w:ascii="Arial MT"/>
          <w:spacing w:val="-10"/>
          <w:sz w:val="17"/>
        </w:rPr>
        <w:t>0</w:t>
      </w:r>
    </w:p>
    <w:p w14:paraId="50662B06" w14:textId="77777777" w:rsidR="006F1B3D" w:rsidRDefault="00191F14" w:rsidP="008C7539">
      <w:pPr>
        <w:tabs>
          <w:tab w:val="left" w:pos="3231"/>
          <w:tab w:val="left" w:pos="5326"/>
          <w:tab w:val="left" w:pos="7420"/>
        </w:tabs>
        <w:suppressAutoHyphens/>
        <w:spacing w:before="80"/>
        <w:ind w:left="1136"/>
        <w:rPr>
          <w:rFonts w:ascii="Arial MT"/>
          <w:sz w:val="17"/>
        </w:rPr>
      </w:pPr>
      <w:r>
        <w:rPr>
          <w:rFonts w:ascii="Arial MT"/>
          <w:spacing w:val="-4"/>
          <w:sz w:val="17"/>
        </w:rPr>
        <w:t>1990</w:t>
      </w:r>
      <w:r>
        <w:rPr>
          <w:rFonts w:ascii="Arial MT"/>
          <w:sz w:val="17"/>
        </w:rPr>
        <w:tab/>
      </w:r>
      <w:r>
        <w:rPr>
          <w:rFonts w:ascii="Arial MT"/>
          <w:spacing w:val="-4"/>
          <w:sz w:val="17"/>
        </w:rPr>
        <w:t>1995</w:t>
      </w:r>
      <w:r>
        <w:rPr>
          <w:rFonts w:ascii="Arial MT"/>
          <w:sz w:val="17"/>
        </w:rPr>
        <w:tab/>
      </w:r>
      <w:r>
        <w:rPr>
          <w:rFonts w:ascii="Arial MT"/>
          <w:spacing w:val="-4"/>
          <w:sz w:val="17"/>
        </w:rPr>
        <w:t>2000</w:t>
      </w:r>
      <w:r>
        <w:rPr>
          <w:rFonts w:ascii="Arial MT"/>
          <w:sz w:val="17"/>
        </w:rPr>
        <w:tab/>
      </w:r>
      <w:r>
        <w:rPr>
          <w:rFonts w:ascii="Arial MT"/>
          <w:spacing w:val="-4"/>
          <w:sz w:val="17"/>
        </w:rPr>
        <w:t>2005</w:t>
      </w:r>
    </w:p>
    <w:p w14:paraId="7A8D6802" w14:textId="77777777" w:rsidR="006F1B3D" w:rsidRDefault="00191F14" w:rsidP="008C7539">
      <w:pPr>
        <w:suppressAutoHyphens/>
        <w:spacing w:before="48"/>
        <w:ind w:left="4498"/>
        <w:rPr>
          <w:rFonts w:ascii="Arial MT"/>
          <w:sz w:val="17"/>
        </w:rPr>
      </w:pPr>
      <w:r>
        <w:rPr>
          <w:rFonts w:ascii="Arial MT"/>
          <w:spacing w:val="-4"/>
          <w:sz w:val="17"/>
        </w:rPr>
        <w:t>Year</w:t>
      </w:r>
    </w:p>
    <w:p w14:paraId="1DDC04F9" w14:textId="77777777" w:rsidR="006F1B3D" w:rsidRDefault="006F1B3D" w:rsidP="008C7539">
      <w:pPr>
        <w:pStyle w:val="BodyText"/>
        <w:suppressAutoHyphens/>
        <w:spacing w:before="28"/>
        <w:rPr>
          <w:rFonts w:ascii="Arial MT"/>
          <w:sz w:val="14"/>
        </w:rPr>
      </w:pPr>
    </w:p>
    <w:p w14:paraId="1CB77BD5" w14:textId="77777777" w:rsidR="006F1B3D" w:rsidRDefault="00191F14" w:rsidP="008C7539">
      <w:pPr>
        <w:tabs>
          <w:tab w:val="left" w:pos="3720"/>
          <w:tab w:val="left" w:pos="4138"/>
          <w:tab w:val="left" w:pos="6344"/>
          <w:tab w:val="left" w:pos="6762"/>
        </w:tabs>
        <w:suppressAutoHyphens/>
        <w:spacing w:line="362" w:lineRule="auto"/>
        <w:ind w:left="1354" w:right="1852" w:firstLine="417"/>
        <w:rPr>
          <w:rFonts w:ascii="Arial MT"/>
          <w:sz w:val="14"/>
        </w:rPr>
      </w:pPr>
      <w:r>
        <w:rPr>
          <w:rFonts w:ascii="Arial MT"/>
          <w:noProof/>
          <w:sz w:val="14"/>
        </w:rPr>
        <mc:AlternateContent>
          <mc:Choice Requires="wps">
            <w:drawing>
              <wp:anchor distT="0" distB="0" distL="0" distR="0" simplePos="0" relativeHeight="15768064" behindDoc="0" locked="0" layoutInCell="1" allowOverlap="1" wp14:anchorId="3D55F97D" wp14:editId="2650F2CC">
                <wp:simplePos x="0" y="0"/>
                <wp:positionH relativeFrom="page">
                  <wp:posOffset>1774752</wp:posOffset>
                </wp:positionH>
                <wp:positionV relativeFrom="paragraph">
                  <wp:posOffset>53039</wp:posOffset>
                </wp:positionV>
                <wp:extent cx="210820" cy="1270"/>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50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07D6B" id="Graphic 389" o:spid="_x0000_s1026" style="position:absolute;margin-left:139.75pt;margin-top:4.2pt;width:16.6pt;height:.1pt;z-index:15768064;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" path="m,l210504,e" filled="f" strokeweight=".26456mm">
                <v:path arrowok="t"/>
                <w10:wrap anchorx="page"/>
              </v:shape>
            </w:pict>
          </mc:Fallback>
        </mc:AlternateContent>
      </w:r>
      <w:r>
        <w:rPr>
          <w:rFonts w:ascii="Arial MT"/>
          <w:noProof/>
          <w:sz w:val="14"/>
        </w:rPr>
        <mc:AlternateContent>
          <mc:Choice Requires="wps">
            <w:drawing>
              <wp:anchor distT="0" distB="0" distL="0" distR="0" simplePos="0" relativeHeight="483830784" behindDoc="1" locked="0" layoutInCell="1" allowOverlap="1" wp14:anchorId="0A7F5368" wp14:editId="51AF6158">
                <wp:simplePos x="0" y="0"/>
                <wp:positionH relativeFrom="page">
                  <wp:posOffset>3276727</wp:posOffset>
                </wp:positionH>
                <wp:positionV relativeFrom="paragraph">
                  <wp:posOffset>53039</wp:posOffset>
                </wp:positionV>
                <wp:extent cx="210820" cy="1270"/>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669" y="0"/>
                              </a:lnTo>
                            </a:path>
                          </a:pathLst>
                        </a:custGeom>
                        <a:ln w="9524">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2225A176" id="Graphic 390" o:spid="_x0000_s1026" style="position:absolute;margin-left:258pt;margin-top:4.2pt;width:16.6pt;height:.1pt;z-index:-19485696;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" path="m,l210669,e" filled="f" strokecolor="red" strokeweight=".26456mm">
                <v:path arrowok="t"/>
                <w10:wrap anchorx="page"/>
              </v:shape>
            </w:pict>
          </mc:Fallback>
        </mc:AlternateContent>
      </w:r>
      <w:r>
        <w:rPr>
          <w:rFonts w:ascii="Arial MT"/>
          <w:noProof/>
          <w:sz w:val="14"/>
        </w:rPr>
        <mc:AlternateContent>
          <mc:Choice Requires="wps">
            <w:drawing>
              <wp:anchor distT="0" distB="0" distL="0" distR="0" simplePos="0" relativeHeight="483831296" behindDoc="1" locked="0" layoutInCell="1" allowOverlap="1" wp14:anchorId="50365F62" wp14:editId="50F61A74">
                <wp:simplePos x="0" y="0"/>
                <wp:positionH relativeFrom="page">
                  <wp:posOffset>4943070</wp:posOffset>
                </wp:positionH>
                <wp:positionV relativeFrom="paragraph">
                  <wp:posOffset>53039</wp:posOffset>
                </wp:positionV>
                <wp:extent cx="210820" cy="127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504" y="0"/>
                              </a:lnTo>
                            </a:path>
                          </a:pathLst>
                        </a:custGeom>
                        <a:ln w="952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341F98ED" id="Graphic 391" o:spid="_x0000_s1026" style="position:absolute;margin-left:389.2pt;margin-top:4.2pt;width:16.6pt;height:.1pt;z-index:-19485184;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" path="m,l210504,e" filled="f" strokecolor="blue" strokeweight=".26456mm">
                <v:path arrowok="t"/>
                <w10:wrap anchorx="page"/>
              </v:shape>
            </w:pict>
          </mc:Fallback>
        </mc:AlternateContent>
      </w:r>
      <w:r>
        <w:rPr>
          <w:rFonts w:ascii="Arial MT"/>
          <w:sz w:val="14"/>
        </w:rPr>
        <w:t>Marginalized:</w:t>
      </w:r>
      <w:r>
        <w:rPr>
          <w:rFonts w:ascii="Arial MT"/>
          <w:spacing w:val="-4"/>
          <w:sz w:val="14"/>
        </w:rPr>
        <w:t xml:space="preserve"> </w:t>
      </w:r>
      <w:r>
        <w:rPr>
          <w:rFonts w:ascii="Arial MT"/>
          <w:sz w:val="14"/>
        </w:rPr>
        <w:t>All</w:t>
      </w:r>
      <w:r>
        <w:rPr>
          <w:rFonts w:ascii="Arial MT"/>
          <w:sz w:val="14"/>
        </w:rPr>
        <w:tab/>
      </w:r>
      <w:r>
        <w:rPr>
          <w:rFonts w:ascii="Arial MT"/>
          <w:sz w:val="14"/>
        </w:rPr>
        <w:tab/>
        <w:t>Marginalized:</w:t>
      </w:r>
      <w:r>
        <w:rPr>
          <w:rFonts w:ascii="Arial MT"/>
          <w:spacing w:val="-4"/>
          <w:sz w:val="14"/>
        </w:rPr>
        <w:t xml:space="preserve"> </w:t>
      </w:r>
      <w:r>
        <w:rPr>
          <w:rFonts w:ascii="Arial MT"/>
          <w:sz w:val="14"/>
        </w:rPr>
        <w:t>Female</w:t>
      </w:r>
      <w:r>
        <w:rPr>
          <w:rFonts w:ascii="Arial MT"/>
          <w:sz w:val="14"/>
        </w:rPr>
        <w:tab/>
      </w:r>
      <w:r>
        <w:rPr>
          <w:rFonts w:ascii="Arial MT"/>
          <w:sz w:val="14"/>
        </w:rPr>
        <w:tab/>
        <w:t>Marginalized:</w:t>
      </w:r>
      <w:r>
        <w:rPr>
          <w:rFonts w:ascii="Arial MT"/>
          <w:spacing w:val="-4"/>
          <w:sz w:val="14"/>
        </w:rPr>
        <w:t xml:space="preserve"> </w:t>
      </w:r>
      <w:r>
        <w:rPr>
          <w:rFonts w:ascii="Arial MT"/>
          <w:sz w:val="14"/>
        </w:rPr>
        <w:t>Male</w:t>
      </w:r>
      <w:r>
        <w:rPr>
          <w:rFonts w:ascii="Arial MT"/>
          <w:spacing w:val="40"/>
          <w:sz w:val="14"/>
        </w:rPr>
        <w:t xml:space="preserve"> </w:t>
      </w:r>
      <w:r>
        <w:rPr>
          <w:rFonts w:ascii="Arial MT"/>
          <w:noProof/>
          <w:spacing w:val="-1"/>
          <w:position w:val="4"/>
          <w:sz w:val="14"/>
        </w:rPr>
        <w:drawing>
          <wp:inline distT="0" distB="0" distL="0" distR="0" wp14:anchorId="0C61A48B" wp14:editId="18F21827">
            <wp:extent cx="210504" cy="9524"/>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28" cstate="print"/>
                    <a:stretch>
                      <a:fillRect/>
                    </a:stretch>
                  </pic:blipFill>
                  <pic:spPr>
                    <a:xfrm>
                      <a:off x="0" y="0"/>
                      <a:ext cx="210504" cy="9524"/>
                    </a:xfrm>
                    <a:prstGeom prst="rect">
                      <a:avLst/>
                    </a:prstGeom>
                  </pic:spPr>
                </pic:pic>
              </a:graphicData>
            </a:graphic>
          </wp:inline>
        </w:drawing>
      </w:r>
      <w:r>
        <w:rPr>
          <w:spacing w:val="40"/>
          <w:sz w:val="14"/>
        </w:rPr>
        <w:t xml:space="preserve"> </w:t>
      </w:r>
      <w:r>
        <w:rPr>
          <w:rFonts w:ascii="Arial MT"/>
          <w:sz w:val="14"/>
        </w:rPr>
        <w:t>Non-</w:t>
      </w:r>
      <w:del w:id="2687" w:author="Editor" w:date="2026-09-13T17:24:00Z">
        <w:r w:rsidDel="00BF059B">
          <w:rPr>
            <w:rFonts w:ascii="Arial MT"/>
            <w:sz w:val="14"/>
          </w:rPr>
          <w:delText>Marginalized</w:delText>
        </w:r>
      </w:del>
      <w:ins w:id="2688" w:author="Editor" w:date="2026-09-13T17:24:00Z">
        <w:r w:rsidR="00BF059B">
          <w:rPr>
            <w:rFonts w:ascii="Arial MT"/>
            <w:sz w:val="14"/>
          </w:rPr>
          <w:t>marginalized</w:t>
        </w:r>
      </w:ins>
      <w:r>
        <w:rPr>
          <w:rFonts w:ascii="Arial MT"/>
          <w:sz w:val="14"/>
        </w:rPr>
        <w:t>: All</w:t>
      </w:r>
      <w:r>
        <w:rPr>
          <w:rFonts w:ascii="Arial MT"/>
          <w:sz w:val="14"/>
        </w:rPr>
        <w:tab/>
      </w:r>
      <w:r>
        <w:rPr>
          <w:rFonts w:ascii="Arial MT"/>
          <w:noProof/>
          <w:position w:val="4"/>
          <w:sz w:val="14"/>
        </w:rPr>
        <w:drawing>
          <wp:inline distT="0" distB="0" distL="0" distR="0" wp14:anchorId="1A9557BA" wp14:editId="6E533FF4">
            <wp:extent cx="210669" cy="9524"/>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29" cstate="print"/>
                    <a:stretch>
                      <a:fillRect/>
                    </a:stretch>
                  </pic:blipFill>
                  <pic:spPr>
                    <a:xfrm>
                      <a:off x="0" y="0"/>
                      <a:ext cx="210669" cy="9524"/>
                    </a:xfrm>
                    <a:prstGeom prst="rect">
                      <a:avLst/>
                    </a:prstGeom>
                  </pic:spPr>
                </pic:pic>
              </a:graphicData>
            </a:graphic>
          </wp:inline>
        </w:drawing>
      </w:r>
      <w:r>
        <w:rPr>
          <w:spacing w:val="40"/>
          <w:sz w:val="14"/>
        </w:rPr>
        <w:t xml:space="preserve"> </w:t>
      </w:r>
      <w:r>
        <w:rPr>
          <w:rFonts w:ascii="Arial MT"/>
          <w:sz w:val="14"/>
        </w:rPr>
        <w:t>Non-Marginalized: Female</w:t>
      </w:r>
      <w:r>
        <w:rPr>
          <w:rFonts w:ascii="Arial MT"/>
          <w:sz w:val="14"/>
        </w:rPr>
        <w:tab/>
      </w:r>
      <w:r>
        <w:rPr>
          <w:rFonts w:ascii="Arial MT"/>
          <w:noProof/>
          <w:position w:val="4"/>
          <w:sz w:val="14"/>
        </w:rPr>
        <w:drawing>
          <wp:inline distT="0" distB="0" distL="0" distR="0" wp14:anchorId="0AC95520" wp14:editId="68D36C3D">
            <wp:extent cx="210504" cy="9524"/>
            <wp:effectExtent l="0" t="0" r="0" b="0"/>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30" cstate="print"/>
                    <a:stretch>
                      <a:fillRect/>
                    </a:stretch>
                  </pic:blipFill>
                  <pic:spPr>
                    <a:xfrm>
                      <a:off x="0" y="0"/>
                      <a:ext cx="210504" cy="9524"/>
                    </a:xfrm>
                    <a:prstGeom prst="rect">
                      <a:avLst/>
                    </a:prstGeom>
                  </pic:spPr>
                </pic:pic>
              </a:graphicData>
            </a:graphic>
          </wp:inline>
        </w:drawing>
      </w:r>
      <w:r>
        <w:rPr>
          <w:spacing w:val="20"/>
          <w:sz w:val="14"/>
        </w:rPr>
        <w:t xml:space="preserve"> </w:t>
      </w:r>
      <w:r>
        <w:rPr>
          <w:rFonts w:ascii="Arial MT"/>
          <w:sz w:val="14"/>
        </w:rPr>
        <w:t>Non-Marginalized:</w:t>
      </w:r>
      <w:r>
        <w:rPr>
          <w:rFonts w:ascii="Arial MT"/>
          <w:spacing w:val="-9"/>
          <w:sz w:val="14"/>
        </w:rPr>
        <w:t xml:space="preserve"> </w:t>
      </w:r>
      <w:r>
        <w:rPr>
          <w:rFonts w:ascii="Arial MT"/>
          <w:sz w:val="14"/>
        </w:rPr>
        <w:t>Male</w:t>
      </w:r>
    </w:p>
    <w:p w14:paraId="461656C5" w14:textId="77777777" w:rsidR="006F1B3D" w:rsidRDefault="00191F14" w:rsidP="008C7539">
      <w:pPr>
        <w:tabs>
          <w:tab w:val="left" w:pos="4138"/>
        </w:tabs>
        <w:suppressAutoHyphens/>
        <w:spacing w:line="161" w:lineRule="exact"/>
        <w:ind w:left="1772"/>
        <w:rPr>
          <w:rFonts w:ascii="Arial MT"/>
          <w:sz w:val="14"/>
        </w:rPr>
      </w:pPr>
      <w:r>
        <w:rPr>
          <w:rFonts w:ascii="Arial MT"/>
          <w:noProof/>
          <w:sz w:val="14"/>
        </w:rPr>
        <mc:AlternateContent>
          <mc:Choice Requires="wps">
            <w:drawing>
              <wp:anchor distT="0" distB="0" distL="0" distR="0" simplePos="0" relativeHeight="15769600" behindDoc="0" locked="0" layoutInCell="1" allowOverlap="1" wp14:anchorId="11EC422B" wp14:editId="2FB33594">
                <wp:simplePos x="0" y="0"/>
                <wp:positionH relativeFrom="page">
                  <wp:posOffset>1774752</wp:posOffset>
                </wp:positionH>
                <wp:positionV relativeFrom="paragraph">
                  <wp:posOffset>52879</wp:posOffset>
                </wp:positionV>
                <wp:extent cx="210820" cy="1270"/>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504" y="0"/>
                              </a:lnTo>
                            </a:path>
                          </a:pathLst>
                        </a:custGeom>
                        <a:ln w="9524">
                          <a:solidFill>
                            <a:srgbClr val="FF7F00"/>
                          </a:solidFill>
                          <a:prstDash val="solid"/>
                        </a:ln>
                      </wps:spPr>
                      <wps:bodyPr wrap="square" lIns="0" tIns="0" rIns="0" bIns="0" rtlCol="0">
                        <a:prstTxWarp prst="textNoShape">
                          <a:avLst/>
                        </a:prstTxWarp>
                        <a:noAutofit/>
                      </wps:bodyPr>
                    </wps:wsp>
                  </a:graphicData>
                </a:graphic>
              </wp:anchor>
            </w:drawing>
          </mc:Choice>
          <mc:Fallback>
            <w:pict>
              <v:shape w14:anchorId="27B5C3CC" id="Graphic 395" o:spid="_x0000_s1026" style="position:absolute;margin-left:139.75pt;margin-top:4.15pt;width:16.6pt;height:.1pt;z-index:1576960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" path="m,l210504,e" filled="f" strokecolor="#ff7f00" strokeweight=".26456mm">
                <v:path arrowok="t"/>
                <w10:wrap anchorx="page"/>
              </v:shape>
            </w:pict>
          </mc:Fallback>
        </mc:AlternateContent>
      </w:r>
      <w:r>
        <w:rPr>
          <w:rFonts w:ascii="Arial MT"/>
          <w:noProof/>
          <w:sz w:val="14"/>
        </w:rPr>
        <mc:AlternateContent>
          <mc:Choice Requires="wps">
            <w:drawing>
              <wp:anchor distT="0" distB="0" distL="0" distR="0" simplePos="0" relativeHeight="483832320" behindDoc="1" locked="0" layoutInCell="1" allowOverlap="1" wp14:anchorId="091B2CF6" wp14:editId="729883B3">
                <wp:simplePos x="0" y="0"/>
                <wp:positionH relativeFrom="page">
                  <wp:posOffset>3276727</wp:posOffset>
                </wp:positionH>
                <wp:positionV relativeFrom="paragraph">
                  <wp:posOffset>52879</wp:posOffset>
                </wp:positionV>
                <wp:extent cx="210820" cy="1270"/>
                <wp:effectExtent l="0" t="0" r="0" b="0"/>
                <wp:wrapNone/>
                <wp:docPr id="39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63498" y="0"/>
                              </a:lnTo>
                            </a:path>
                            <a:path w="210820">
                              <a:moveTo>
                                <a:pt x="95247" y="0"/>
                              </a:moveTo>
                              <a:lnTo>
                                <a:pt x="158746" y="0"/>
                              </a:lnTo>
                            </a:path>
                            <a:path w="210820">
                              <a:moveTo>
                                <a:pt x="190495" y="0"/>
                              </a:moveTo>
                              <a:lnTo>
                                <a:pt x="210669" y="0"/>
                              </a:lnTo>
                            </a:path>
                          </a:pathLst>
                        </a:custGeom>
                        <a:ln w="9524">
                          <a:solidFill>
                            <a:srgbClr val="FF7F00"/>
                          </a:solidFill>
                          <a:prstDash val="solid"/>
                        </a:ln>
                      </wps:spPr>
                      <wps:bodyPr wrap="square" lIns="0" tIns="0" rIns="0" bIns="0" rtlCol="0">
                        <a:prstTxWarp prst="textNoShape">
                          <a:avLst/>
                        </a:prstTxWarp>
                        <a:noAutofit/>
                      </wps:bodyPr>
                    </wps:wsp>
                  </a:graphicData>
                </a:graphic>
              </wp:anchor>
            </w:drawing>
          </mc:Choice>
          <mc:Fallback>
            <w:pict>
              <v:shape w14:anchorId="2A9620AB" id="Graphic 396" o:spid="_x0000_s1026" style="position:absolute;margin-left:258pt;margin-top:4.15pt;width:16.6pt;height:.1pt;z-index:-1948416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" path="m,l63498,em95247,r63499,em190495,r20174,e" filled="f" strokecolor="#ff7f00" strokeweight=".26456mm">
                <v:path arrowok="t"/>
                <w10:wrap anchorx="page"/>
              </v:shape>
            </w:pict>
          </mc:Fallback>
        </mc:AlternateContent>
      </w:r>
      <w:r>
        <w:rPr>
          <w:rFonts w:ascii="Arial MT"/>
          <w:spacing w:val="-2"/>
          <w:sz w:val="14"/>
        </w:rPr>
        <w:t>Intensity,</w:t>
      </w:r>
      <w:r>
        <w:rPr>
          <w:rFonts w:ascii="Arial MT"/>
          <w:spacing w:val="3"/>
          <w:sz w:val="14"/>
        </w:rPr>
        <w:t xml:space="preserve"> </w:t>
      </w:r>
      <w:del w:id="2689" w:author="Editor" w:date="2026-09-13T17:24:00Z">
        <w:r w:rsidDel="00BF059B">
          <w:rPr>
            <w:rFonts w:ascii="Arial MT"/>
            <w:spacing w:val="-2"/>
            <w:sz w:val="14"/>
          </w:rPr>
          <w:delText>Marginalized</w:delText>
        </w:r>
        <w:r w:rsidDel="00BF059B">
          <w:rPr>
            <w:rFonts w:ascii="Arial MT"/>
            <w:spacing w:val="4"/>
            <w:sz w:val="14"/>
          </w:rPr>
          <w:delText xml:space="preserve"> </w:delText>
        </w:r>
      </w:del>
      <w:ins w:id="2690" w:author="Editor" w:date="2026-09-13T17:24:00Z">
        <w:r w:rsidR="00BF059B">
          <w:rPr>
            <w:rFonts w:ascii="Arial MT"/>
            <w:spacing w:val="-2"/>
            <w:sz w:val="14"/>
          </w:rPr>
          <w:t>marginalized</w:t>
        </w:r>
        <w:r w:rsidR="00BF059B">
          <w:rPr>
            <w:rFonts w:ascii="Arial MT"/>
            <w:spacing w:val="4"/>
            <w:sz w:val="14"/>
          </w:rPr>
          <w:t xml:space="preserve"> </w:t>
        </w:r>
      </w:ins>
      <w:r>
        <w:rPr>
          <w:rFonts w:ascii="Arial MT"/>
          <w:spacing w:val="-2"/>
          <w:sz w:val="14"/>
        </w:rPr>
        <w:t>(right</w:t>
      </w:r>
      <w:r>
        <w:rPr>
          <w:rFonts w:ascii="Arial MT"/>
          <w:spacing w:val="4"/>
          <w:sz w:val="14"/>
        </w:rPr>
        <w:t xml:space="preserve"> </w:t>
      </w:r>
      <w:r>
        <w:rPr>
          <w:rFonts w:ascii="Arial MT"/>
          <w:spacing w:val="-2"/>
          <w:sz w:val="14"/>
        </w:rPr>
        <w:t>axis)</w:t>
      </w:r>
      <w:r>
        <w:rPr>
          <w:rFonts w:ascii="Arial MT"/>
          <w:sz w:val="14"/>
        </w:rPr>
        <w:tab/>
      </w:r>
      <w:r>
        <w:rPr>
          <w:rFonts w:ascii="Arial MT"/>
          <w:spacing w:val="-2"/>
          <w:sz w:val="14"/>
        </w:rPr>
        <w:t>Intensity,</w:t>
      </w:r>
      <w:r>
        <w:rPr>
          <w:rFonts w:ascii="Arial MT"/>
          <w:spacing w:val="4"/>
          <w:sz w:val="14"/>
        </w:rPr>
        <w:t xml:space="preserve"> </w:t>
      </w:r>
      <w:del w:id="2691" w:author="Editor" w:date="2026-09-13T17:24:00Z">
        <w:r w:rsidDel="00BF059B">
          <w:rPr>
            <w:rFonts w:ascii="Arial MT"/>
            <w:spacing w:val="-2"/>
            <w:sz w:val="14"/>
          </w:rPr>
          <w:delText>Non</w:delText>
        </w:r>
      </w:del>
      <w:ins w:id="2692" w:author="Editor" w:date="2026-09-13T17:24:00Z">
        <w:r w:rsidR="00BF059B">
          <w:rPr>
            <w:rFonts w:ascii="Arial MT"/>
            <w:spacing w:val="-2"/>
            <w:sz w:val="14"/>
          </w:rPr>
          <w:t>non</w:t>
        </w:r>
      </w:ins>
      <w:r>
        <w:rPr>
          <w:rFonts w:ascii="Arial MT"/>
          <w:spacing w:val="-2"/>
          <w:sz w:val="14"/>
        </w:rPr>
        <w:t>-Marginalized</w:t>
      </w:r>
      <w:r>
        <w:rPr>
          <w:rFonts w:ascii="Arial MT"/>
          <w:spacing w:val="4"/>
          <w:sz w:val="14"/>
        </w:rPr>
        <w:t xml:space="preserve"> </w:t>
      </w:r>
      <w:r>
        <w:rPr>
          <w:rFonts w:ascii="Arial MT"/>
          <w:spacing w:val="-2"/>
          <w:sz w:val="14"/>
        </w:rPr>
        <w:t>(right</w:t>
      </w:r>
      <w:r>
        <w:rPr>
          <w:rFonts w:ascii="Arial MT"/>
          <w:spacing w:val="4"/>
          <w:sz w:val="14"/>
        </w:rPr>
        <w:t xml:space="preserve"> </w:t>
      </w:r>
      <w:r>
        <w:rPr>
          <w:rFonts w:ascii="Arial MT"/>
          <w:spacing w:val="-2"/>
          <w:sz w:val="14"/>
        </w:rPr>
        <w:t>axis)</w:t>
      </w:r>
    </w:p>
    <w:p w14:paraId="620BACD7" w14:textId="77777777" w:rsidR="006F1B3D" w:rsidRDefault="006F1B3D" w:rsidP="008C7539">
      <w:pPr>
        <w:pStyle w:val="BodyText"/>
        <w:suppressAutoHyphens/>
        <w:rPr>
          <w:rFonts w:ascii="Arial MT"/>
          <w:sz w:val="14"/>
        </w:rPr>
      </w:pPr>
    </w:p>
    <w:p w14:paraId="74F295CF" w14:textId="77777777" w:rsidR="006F1B3D" w:rsidRDefault="006F1B3D" w:rsidP="008C7539">
      <w:pPr>
        <w:pStyle w:val="BodyText"/>
        <w:suppressAutoHyphens/>
        <w:rPr>
          <w:rFonts w:ascii="Arial MT"/>
          <w:sz w:val="14"/>
        </w:rPr>
      </w:pPr>
    </w:p>
    <w:p w14:paraId="196A2102" w14:textId="77777777" w:rsidR="0071283D" w:rsidRDefault="0071283D" w:rsidP="0071283D">
      <w:pPr>
        <w:suppressAutoHyphens/>
        <w:ind w:right="720"/>
        <w:jc w:val="both"/>
        <w:rPr>
          <w:ins w:id="2693" w:author="Editor" w:date="2026-09-11T11:24:00Z"/>
          <w:sz w:val="20"/>
        </w:rPr>
      </w:pPr>
      <w:ins w:id="2694" w:author="Editor" w:date="2026-09-11T11:24:00Z">
        <w:r>
          <w:rPr>
            <w:sz w:val="20"/>
          </w:rPr>
          <w:t>Source: Prepared by the authors.</w:t>
        </w:r>
      </w:ins>
    </w:p>
    <w:p w14:paraId="1781187B" w14:textId="77777777" w:rsidR="006F1B3D" w:rsidDel="0071283D" w:rsidRDefault="006F1B3D" w:rsidP="008C7539">
      <w:pPr>
        <w:pStyle w:val="BodyText"/>
        <w:suppressAutoHyphens/>
        <w:spacing w:before="67"/>
        <w:rPr>
          <w:del w:id="2695" w:author="Editor" w:date="2026-09-11T11:24:00Z"/>
          <w:rFonts w:ascii="Arial MT"/>
          <w:sz w:val="14"/>
        </w:rPr>
      </w:pPr>
    </w:p>
    <w:p w14:paraId="4E94D67D" w14:textId="77777777" w:rsidR="006F1B3D" w:rsidRDefault="00191F14" w:rsidP="008C7539">
      <w:pPr>
        <w:suppressAutoHyphens/>
        <w:spacing w:line="249" w:lineRule="auto"/>
        <w:ind w:right="717"/>
        <w:jc w:val="both"/>
        <w:rPr>
          <w:sz w:val="20"/>
        </w:rPr>
      </w:pPr>
      <w:r>
        <w:rPr>
          <w:sz w:val="20"/>
        </w:rPr>
        <w:t>Note</w:t>
      </w:r>
      <w:del w:id="2696" w:author="Editor" w:date="2026-09-10T11:11:00Z">
        <w:r w:rsidDel="000615E0">
          <w:rPr>
            <w:sz w:val="20"/>
          </w:rPr>
          <w:delText>s</w:delText>
        </w:r>
      </w:del>
      <w:r>
        <w:rPr>
          <w:sz w:val="20"/>
        </w:rPr>
        <w:t>:</w:t>
      </w:r>
      <w:r>
        <w:rPr>
          <w:spacing w:val="32"/>
          <w:sz w:val="20"/>
        </w:rPr>
        <w:t xml:space="preserve"> </w:t>
      </w:r>
      <w:r>
        <w:rPr>
          <w:sz w:val="20"/>
        </w:rPr>
        <w:t>Th</w:t>
      </w:r>
      <w:ins w:id="2697" w:author="Editor" w:date="2026-09-13T17:24:00Z">
        <w:r w:rsidR="00BF059B">
          <w:rPr>
            <w:sz w:val="20"/>
          </w:rPr>
          <w:t>e</w:t>
        </w:r>
      </w:ins>
      <w:del w:id="2698" w:author="Editor" w:date="2026-09-13T17:24:00Z">
        <w:r w:rsidDel="00BF059B">
          <w:rPr>
            <w:sz w:val="20"/>
          </w:rPr>
          <w:delText>is</w:delText>
        </w:r>
      </w:del>
      <w:r>
        <w:rPr>
          <w:sz w:val="20"/>
        </w:rPr>
        <w:t xml:space="preserve"> figure documents trend</w:t>
      </w:r>
      <w:del w:id="2699" w:author="Editor" w:date="2026-09-11T11:19:00Z">
        <w:r w:rsidDel="00235695">
          <w:rPr>
            <w:sz w:val="20"/>
          </w:rPr>
          <w:delText>s</w:delText>
        </w:r>
      </w:del>
      <w:r>
        <w:rPr>
          <w:sz w:val="20"/>
        </w:rPr>
        <w:t xml:space="preserve"> variation</w:t>
      </w:r>
      <w:ins w:id="2700" w:author="Editor" w:date="2026-09-11T11:19:00Z">
        <w:r w:rsidR="00235695">
          <w:rPr>
            <w:sz w:val="20"/>
          </w:rPr>
          <w:t>s</w:t>
        </w:r>
      </w:ins>
      <w:r>
        <w:rPr>
          <w:sz w:val="20"/>
        </w:rPr>
        <w:t xml:space="preserve"> in </w:t>
      </w:r>
      <w:r w:rsidRPr="000724F4">
        <w:rPr>
          <w:sz w:val="20"/>
        </w:rPr>
        <w:t>Progresa</w:t>
      </w:r>
      <w:r>
        <w:rPr>
          <w:sz w:val="20"/>
        </w:rPr>
        <w:t xml:space="preserve"> enrollment and mortality rates for older adults across all Mexican</w:t>
      </w:r>
      <w:r>
        <w:rPr>
          <w:spacing w:val="-6"/>
          <w:sz w:val="20"/>
        </w:rPr>
        <w:t xml:space="preserve"> </w:t>
      </w:r>
      <w:r>
        <w:rPr>
          <w:sz w:val="20"/>
        </w:rPr>
        <w:t>municipalities</w:t>
      </w:r>
      <w:r>
        <w:rPr>
          <w:spacing w:val="-6"/>
          <w:sz w:val="20"/>
        </w:rPr>
        <w:t xml:space="preserve"> </w:t>
      </w:r>
      <w:r>
        <w:rPr>
          <w:sz w:val="20"/>
        </w:rPr>
        <w:t>over</w:t>
      </w:r>
      <w:r>
        <w:rPr>
          <w:spacing w:val="-6"/>
          <w:sz w:val="20"/>
        </w:rPr>
        <w:t xml:space="preserve"> </w:t>
      </w:r>
      <w:r>
        <w:rPr>
          <w:sz w:val="20"/>
        </w:rPr>
        <w:t>1991–2006. Highly</w:t>
      </w:r>
      <w:r>
        <w:rPr>
          <w:spacing w:val="-6"/>
          <w:sz w:val="20"/>
        </w:rPr>
        <w:t xml:space="preserve"> </w:t>
      </w:r>
      <w:r>
        <w:rPr>
          <w:sz w:val="20"/>
        </w:rPr>
        <w:t>marginalized</w:t>
      </w:r>
      <w:r>
        <w:rPr>
          <w:spacing w:val="-6"/>
          <w:sz w:val="20"/>
        </w:rPr>
        <w:t xml:space="preserve"> </w:t>
      </w:r>
      <w:r>
        <w:rPr>
          <w:sz w:val="20"/>
        </w:rPr>
        <w:t>municipalities</w:t>
      </w:r>
      <w:r>
        <w:rPr>
          <w:spacing w:val="-6"/>
          <w:sz w:val="20"/>
        </w:rPr>
        <w:t xml:space="preserve"> </w:t>
      </w:r>
      <w:r>
        <w:rPr>
          <w:sz w:val="20"/>
        </w:rPr>
        <w:t>are</w:t>
      </w:r>
      <w:r>
        <w:rPr>
          <w:spacing w:val="-6"/>
          <w:sz w:val="20"/>
        </w:rPr>
        <w:t xml:space="preserve"> </w:t>
      </w:r>
      <w:r>
        <w:rPr>
          <w:sz w:val="20"/>
        </w:rPr>
        <w:t>those</w:t>
      </w:r>
      <w:r>
        <w:rPr>
          <w:spacing w:val="-6"/>
          <w:sz w:val="20"/>
        </w:rPr>
        <w:t xml:space="preserve"> </w:t>
      </w:r>
      <w:r>
        <w:rPr>
          <w:sz w:val="20"/>
        </w:rPr>
        <w:t>classified</w:t>
      </w:r>
      <w:r>
        <w:rPr>
          <w:spacing w:val="-6"/>
          <w:sz w:val="20"/>
        </w:rPr>
        <w:t xml:space="preserve"> </w:t>
      </w:r>
      <w:r>
        <w:rPr>
          <w:sz w:val="20"/>
        </w:rPr>
        <w:t>as</w:t>
      </w:r>
      <w:r>
        <w:rPr>
          <w:spacing w:val="-6"/>
          <w:sz w:val="20"/>
        </w:rPr>
        <w:t xml:space="preserve"> </w:t>
      </w:r>
      <w:r>
        <w:rPr>
          <w:sz w:val="20"/>
        </w:rPr>
        <w:t>high</w:t>
      </w:r>
      <w:r>
        <w:rPr>
          <w:spacing w:val="-6"/>
          <w:sz w:val="20"/>
        </w:rPr>
        <w:t xml:space="preserve"> </w:t>
      </w:r>
      <w:r>
        <w:rPr>
          <w:sz w:val="20"/>
        </w:rPr>
        <w:t>or</w:t>
      </w:r>
      <w:r>
        <w:rPr>
          <w:spacing w:val="-6"/>
          <w:sz w:val="20"/>
        </w:rPr>
        <w:t xml:space="preserve"> </w:t>
      </w:r>
      <w:r>
        <w:rPr>
          <w:sz w:val="20"/>
        </w:rPr>
        <w:t>very</w:t>
      </w:r>
      <w:r>
        <w:rPr>
          <w:spacing w:val="-6"/>
          <w:sz w:val="20"/>
        </w:rPr>
        <w:t xml:space="preserve"> </w:t>
      </w:r>
      <w:r>
        <w:rPr>
          <w:sz w:val="20"/>
        </w:rPr>
        <w:t>high on</w:t>
      </w:r>
      <w:r>
        <w:rPr>
          <w:spacing w:val="-7"/>
          <w:sz w:val="20"/>
        </w:rPr>
        <w:t xml:space="preserve"> </w:t>
      </w:r>
      <w:r>
        <w:rPr>
          <w:sz w:val="20"/>
        </w:rPr>
        <w:t>the</w:t>
      </w:r>
      <w:r>
        <w:rPr>
          <w:spacing w:val="-8"/>
          <w:sz w:val="20"/>
        </w:rPr>
        <w:t xml:space="preserve"> </w:t>
      </w:r>
      <w:r>
        <w:rPr>
          <w:sz w:val="20"/>
        </w:rPr>
        <w:t>1990</w:t>
      </w:r>
      <w:r>
        <w:rPr>
          <w:spacing w:val="-7"/>
          <w:sz w:val="20"/>
        </w:rPr>
        <w:t xml:space="preserve"> </w:t>
      </w:r>
      <w:del w:id="2701" w:author="Editor" w:date="2026-09-10T10:02:00Z">
        <w:r w:rsidDel="002C4CAE">
          <w:rPr>
            <w:sz w:val="20"/>
          </w:rPr>
          <w:delText>CONAPO</w:delText>
        </w:r>
        <w:r w:rsidDel="002C4CAE">
          <w:rPr>
            <w:spacing w:val="-8"/>
            <w:sz w:val="20"/>
          </w:rPr>
          <w:delText xml:space="preserve"> </w:delText>
        </w:r>
      </w:del>
      <w:r>
        <w:rPr>
          <w:sz w:val="20"/>
        </w:rPr>
        <w:t>Marginalization</w:t>
      </w:r>
      <w:r>
        <w:rPr>
          <w:spacing w:val="-7"/>
          <w:sz w:val="20"/>
        </w:rPr>
        <w:t xml:space="preserve"> </w:t>
      </w:r>
      <w:r>
        <w:rPr>
          <w:sz w:val="20"/>
        </w:rPr>
        <w:t>Index</w:t>
      </w:r>
      <w:r>
        <w:rPr>
          <w:spacing w:val="-8"/>
          <w:sz w:val="20"/>
        </w:rPr>
        <w:t xml:space="preserve"> </w:t>
      </w:r>
      <w:ins w:id="2702" w:author="Editor" w:date="2026-09-11T11:20:00Z">
        <w:r w:rsidR="00235695" w:rsidRPr="00BE0057">
          <w:rPr>
            <w:sz w:val="20"/>
            <w:szCs w:val="20"/>
          </w:rPr>
          <w:t xml:space="preserve">of the </w:t>
        </w:r>
        <w:r w:rsidR="00235695" w:rsidRPr="00C40890">
          <w:rPr>
            <w:i/>
            <w:sz w:val="20"/>
            <w:szCs w:val="20"/>
          </w:rPr>
          <w:t>Consejo</w:t>
        </w:r>
        <w:r w:rsidR="00235695" w:rsidRPr="00C40890">
          <w:rPr>
            <w:i/>
            <w:spacing w:val="-8"/>
            <w:sz w:val="20"/>
            <w:szCs w:val="20"/>
          </w:rPr>
          <w:t xml:space="preserve"> </w:t>
        </w:r>
        <w:r w:rsidR="00235695" w:rsidRPr="00C40890">
          <w:rPr>
            <w:i/>
            <w:sz w:val="20"/>
            <w:szCs w:val="20"/>
          </w:rPr>
          <w:t>Nacional</w:t>
        </w:r>
        <w:r w:rsidR="00235695" w:rsidRPr="00C40890">
          <w:rPr>
            <w:i/>
            <w:spacing w:val="-8"/>
            <w:sz w:val="20"/>
            <w:szCs w:val="20"/>
          </w:rPr>
          <w:t xml:space="preserve"> </w:t>
        </w:r>
        <w:r w:rsidR="00235695" w:rsidRPr="00C40890">
          <w:rPr>
            <w:i/>
            <w:sz w:val="20"/>
            <w:szCs w:val="20"/>
          </w:rPr>
          <w:t>de</w:t>
        </w:r>
        <w:r w:rsidR="00235695" w:rsidRPr="00C40890">
          <w:rPr>
            <w:i/>
            <w:spacing w:val="-8"/>
            <w:sz w:val="20"/>
            <w:szCs w:val="20"/>
          </w:rPr>
          <w:t xml:space="preserve"> </w:t>
        </w:r>
        <w:r w:rsidR="00235695" w:rsidRPr="00C40890">
          <w:rPr>
            <w:i/>
            <w:spacing w:val="8"/>
            <w:sz w:val="20"/>
            <w:szCs w:val="20"/>
          </w:rPr>
          <w:t>Poblac</w:t>
        </w:r>
        <w:r w:rsidR="00235695" w:rsidRPr="00C40890">
          <w:rPr>
            <w:i/>
            <w:spacing w:val="7"/>
            <w:sz w:val="20"/>
            <w:szCs w:val="20"/>
          </w:rPr>
          <w:t>i</w:t>
        </w:r>
        <w:r w:rsidR="00235695" w:rsidRPr="00C40890">
          <w:rPr>
            <w:i/>
            <w:spacing w:val="-92"/>
            <w:sz w:val="20"/>
            <w:szCs w:val="20"/>
          </w:rPr>
          <w:t>o</w:t>
        </w:r>
        <w:r w:rsidR="00235695" w:rsidRPr="00C40890">
          <w:rPr>
            <w:i/>
            <w:spacing w:val="27"/>
            <w:sz w:val="20"/>
            <w:szCs w:val="20"/>
          </w:rPr>
          <w:t>´</w:t>
        </w:r>
        <w:r w:rsidR="00235695" w:rsidRPr="00C40890">
          <w:rPr>
            <w:i/>
            <w:sz w:val="20"/>
            <w:szCs w:val="20"/>
          </w:rPr>
          <w:t>n</w:t>
        </w:r>
        <w:r w:rsidR="00235695">
          <w:rPr>
            <w:sz w:val="20"/>
            <w:szCs w:val="20"/>
          </w:rPr>
          <w:t xml:space="preserve"> (</w:t>
        </w:r>
        <w:r w:rsidR="00235695" w:rsidRPr="00BE0057">
          <w:rPr>
            <w:sz w:val="20"/>
            <w:szCs w:val="20"/>
          </w:rPr>
          <w:t>CONAPO</w:t>
        </w:r>
        <w:r w:rsidR="00235695">
          <w:rPr>
            <w:sz w:val="20"/>
            <w:szCs w:val="20"/>
          </w:rPr>
          <w:t xml:space="preserve">). </w:t>
        </w:r>
      </w:ins>
      <w:del w:id="2703" w:author="Editor" w:date="2026-09-11T11:20:00Z">
        <w:r w:rsidDel="00235695">
          <w:rPr>
            <w:sz w:val="20"/>
          </w:rPr>
          <w:delText>(</w:delText>
        </w:r>
        <w:r w:rsidR="005A4580" w:rsidDel="00235695">
          <w:fldChar w:fldCharType="begin"/>
        </w:r>
        <w:r w:rsidR="005A4580" w:rsidDel="00235695">
          <w:delInstrText xml:space="preserve"> HYPERLINK \l "_bookmark44" </w:delInstrText>
        </w:r>
        <w:r w:rsidR="005A4580" w:rsidDel="00235695">
          <w:fldChar w:fldCharType="separate"/>
        </w:r>
        <w:r w:rsidDel="00235695">
          <w:rPr>
            <w:color w:val="0000FF"/>
            <w:sz w:val="20"/>
          </w:rPr>
          <w:delText>C</w:delText>
        </w:r>
      </w:del>
      <w:del w:id="2704" w:author="Editor" w:date="2026-09-10T10:02:00Z">
        <w:r w:rsidDel="002C4CAE">
          <w:rPr>
            <w:color w:val="0000FF"/>
            <w:sz w:val="20"/>
          </w:rPr>
          <w:delText>onsejo</w:delText>
        </w:r>
        <w:r w:rsidDel="002C4CAE">
          <w:rPr>
            <w:color w:val="0000FF"/>
            <w:spacing w:val="-7"/>
            <w:sz w:val="20"/>
          </w:rPr>
          <w:delText xml:space="preserve"> </w:delText>
        </w:r>
        <w:r w:rsidDel="002C4CAE">
          <w:rPr>
            <w:color w:val="0000FF"/>
            <w:sz w:val="20"/>
          </w:rPr>
          <w:delText>Nacional</w:delText>
        </w:r>
        <w:r w:rsidDel="002C4CAE">
          <w:rPr>
            <w:color w:val="0000FF"/>
            <w:spacing w:val="-8"/>
            <w:sz w:val="20"/>
          </w:rPr>
          <w:delText xml:space="preserve"> </w:delText>
        </w:r>
        <w:r w:rsidDel="002C4CAE">
          <w:rPr>
            <w:color w:val="0000FF"/>
            <w:sz w:val="20"/>
          </w:rPr>
          <w:delText>de</w:delText>
        </w:r>
        <w:r w:rsidDel="002C4CAE">
          <w:rPr>
            <w:color w:val="0000FF"/>
            <w:spacing w:val="-7"/>
            <w:sz w:val="20"/>
          </w:rPr>
          <w:delText xml:space="preserve"> </w:delText>
        </w:r>
        <w:r w:rsidDel="002C4CAE">
          <w:rPr>
            <w:color w:val="0000FF"/>
            <w:sz w:val="20"/>
          </w:rPr>
          <w:delText>Poblacio´n</w:delText>
        </w:r>
      </w:del>
      <w:del w:id="2705" w:author="Editor" w:date="2026-09-11T11:20:00Z">
        <w:r w:rsidR="005A4580" w:rsidDel="00235695">
          <w:rPr>
            <w:color w:val="0000FF"/>
            <w:sz w:val="20"/>
          </w:rPr>
          <w:fldChar w:fldCharType="end"/>
        </w:r>
        <w:r w:rsidDel="00235695">
          <w:rPr>
            <w:sz w:val="20"/>
          </w:rPr>
          <w:delText>,</w:delText>
        </w:r>
        <w:r w:rsidDel="00235695">
          <w:rPr>
            <w:spacing w:val="-8"/>
            <w:sz w:val="20"/>
          </w:rPr>
          <w:delText xml:space="preserve"> </w:delText>
        </w:r>
        <w:r w:rsidR="004A2FF4" w:rsidDel="00235695">
          <w:fldChar w:fldCharType="begin"/>
        </w:r>
        <w:r w:rsidR="004A2FF4" w:rsidDel="00235695">
          <w:delInstrText xml:space="preserve"> HYPERLINK \l "_bookmark44" </w:delInstrText>
        </w:r>
        <w:r w:rsidR="004A2FF4" w:rsidDel="00235695">
          <w:fldChar w:fldCharType="separate"/>
        </w:r>
        <w:r w:rsidDel="00235695">
          <w:rPr>
            <w:color w:val="0000FF"/>
            <w:sz w:val="20"/>
          </w:rPr>
          <w:delText>1993</w:delText>
        </w:r>
        <w:r w:rsidR="004A2FF4" w:rsidDel="00235695">
          <w:rPr>
            <w:color w:val="0000FF"/>
            <w:sz w:val="20"/>
          </w:rPr>
          <w:fldChar w:fldCharType="end"/>
        </w:r>
        <w:r w:rsidDel="00235695">
          <w:rPr>
            <w:sz w:val="20"/>
          </w:rPr>
          <w:delText>),</w:delText>
        </w:r>
        <w:r w:rsidDel="00235695">
          <w:rPr>
            <w:spacing w:val="-7"/>
            <w:sz w:val="20"/>
          </w:rPr>
          <w:delText xml:space="preserve"> </w:delText>
        </w:r>
      </w:del>
      <w:r>
        <w:rPr>
          <w:sz w:val="20"/>
        </w:rPr>
        <w:t>constructed</w:t>
      </w:r>
      <w:r>
        <w:rPr>
          <w:spacing w:val="-7"/>
          <w:sz w:val="20"/>
        </w:rPr>
        <w:t xml:space="preserve"> </w:t>
      </w:r>
      <w:r>
        <w:rPr>
          <w:sz w:val="20"/>
        </w:rPr>
        <w:t>from</w:t>
      </w:r>
      <w:r>
        <w:rPr>
          <w:spacing w:val="-8"/>
          <w:sz w:val="20"/>
        </w:rPr>
        <w:t xml:space="preserve"> </w:t>
      </w:r>
      <w:r>
        <w:rPr>
          <w:sz w:val="20"/>
        </w:rPr>
        <w:t>nine</w:t>
      </w:r>
      <w:r>
        <w:rPr>
          <w:spacing w:val="-7"/>
          <w:sz w:val="20"/>
        </w:rPr>
        <w:t xml:space="preserve"> </w:t>
      </w:r>
      <w:r>
        <w:rPr>
          <w:sz w:val="20"/>
        </w:rPr>
        <w:t>census-based indicators capturing educational attainment, housing conditions and access to basic services, low income, and residence in small localities</w:t>
      </w:r>
      <w:del w:id="2706" w:author="Editor" w:date="2026-09-13T17:24:00Z">
        <w:r w:rsidDel="00BF059B">
          <w:rPr>
            <w:sz w:val="20"/>
          </w:rPr>
          <w:delText xml:space="preserve">; </w:delText>
        </w:r>
      </w:del>
      <w:ins w:id="2707" w:author="Editor" w:date="2026-09-13T17:24:00Z">
        <w:r w:rsidR="00BF059B">
          <w:rPr>
            <w:sz w:val="20"/>
          </w:rPr>
          <w:t>. N</w:t>
        </w:r>
      </w:ins>
      <w:del w:id="2708" w:author="Editor" w:date="2026-09-13T17:24:00Z">
        <w:r w:rsidDel="00BF059B">
          <w:rPr>
            <w:sz w:val="20"/>
          </w:rPr>
          <w:delText>n</w:delText>
        </w:r>
      </w:del>
      <w:r>
        <w:rPr>
          <w:sz w:val="20"/>
        </w:rPr>
        <w:t>on-marginalized municipalities are the three remaining levels.</w:t>
      </w:r>
    </w:p>
    <w:p w14:paraId="3EF54EE7" w14:textId="77777777" w:rsidR="006F1B3D" w:rsidRDefault="006F1B3D" w:rsidP="008C7539">
      <w:pPr>
        <w:suppressAutoHyphens/>
        <w:spacing w:line="249" w:lineRule="auto"/>
        <w:jc w:val="both"/>
        <w:rPr>
          <w:sz w:val="20"/>
        </w:rPr>
        <w:sectPr w:rsidR="006F1B3D">
          <w:pgSz w:w="12240" w:h="15840"/>
          <w:pgMar w:top="1700" w:right="720" w:bottom="1420" w:left="1440" w:header="0" w:footer="1223" w:gutter="0"/>
          <w:cols w:space="720"/>
        </w:sectPr>
      </w:pPr>
    </w:p>
    <w:p w14:paraId="63E0D76C" w14:textId="77777777" w:rsidR="006F1B3D" w:rsidRDefault="00191F14" w:rsidP="008C7539">
      <w:pPr>
        <w:pStyle w:val="BodyText"/>
        <w:suppressAutoHyphens/>
        <w:spacing w:before="78"/>
        <w:ind w:left="1440"/>
      </w:pPr>
      <w:r>
        <w:rPr>
          <w:b/>
        </w:rPr>
        <w:lastRenderedPageBreak/>
        <w:t>Figure</w:t>
      </w:r>
      <w:r>
        <w:rPr>
          <w:b/>
          <w:spacing w:val="-10"/>
        </w:rPr>
        <w:t xml:space="preserve"> </w:t>
      </w:r>
      <w:r>
        <w:rPr>
          <w:b/>
        </w:rPr>
        <w:t>A.2</w:t>
      </w:r>
      <w:r w:rsidR="00BA667C" w:rsidRPr="00BA667C">
        <w:rPr>
          <w:b/>
        </w:rPr>
        <w:t>.</w:t>
      </w:r>
      <w:r w:rsidRPr="00BA667C">
        <w:rPr>
          <w:b/>
          <w:spacing w:val="4"/>
        </w:rPr>
        <w:t xml:space="preserve"> </w:t>
      </w:r>
      <w:r w:rsidRPr="000724F4">
        <w:rPr>
          <w:b/>
        </w:rPr>
        <w:t>Progresa</w:t>
      </w:r>
      <w:r w:rsidRPr="00BA667C">
        <w:rPr>
          <w:b/>
          <w:spacing w:val="-9"/>
        </w:rPr>
        <w:t xml:space="preserve"> </w:t>
      </w:r>
      <w:r w:rsidRPr="00BA667C">
        <w:rPr>
          <w:b/>
        </w:rPr>
        <w:t>Enrollment</w:t>
      </w:r>
      <w:r w:rsidRPr="00BA667C">
        <w:rPr>
          <w:b/>
          <w:spacing w:val="-9"/>
        </w:rPr>
        <w:t xml:space="preserve"> </w:t>
      </w:r>
      <w:r w:rsidRPr="00BA667C">
        <w:rPr>
          <w:b/>
        </w:rPr>
        <w:t>Intensity</w:t>
      </w:r>
      <w:r w:rsidRPr="00BA667C">
        <w:rPr>
          <w:b/>
          <w:spacing w:val="-9"/>
        </w:rPr>
        <w:t xml:space="preserve"> </w:t>
      </w:r>
      <w:r w:rsidRPr="00BA667C">
        <w:rPr>
          <w:b/>
        </w:rPr>
        <w:t>by</w:t>
      </w:r>
      <w:r w:rsidRPr="00BA667C">
        <w:rPr>
          <w:b/>
          <w:spacing w:val="-9"/>
        </w:rPr>
        <w:t xml:space="preserve"> </w:t>
      </w:r>
      <w:r w:rsidRPr="00BA667C">
        <w:rPr>
          <w:b/>
        </w:rPr>
        <w:t>Municipality</w:t>
      </w:r>
      <w:r w:rsidRPr="00BA667C">
        <w:rPr>
          <w:b/>
          <w:spacing w:val="-9"/>
        </w:rPr>
        <w:t xml:space="preserve"> </w:t>
      </w:r>
      <w:r w:rsidRPr="00BA667C">
        <w:rPr>
          <w:b/>
          <w:spacing w:val="-2"/>
        </w:rPr>
        <w:t>Sample</w:t>
      </w:r>
    </w:p>
    <w:p w14:paraId="43B52C77" w14:textId="77777777" w:rsidR="006F1B3D" w:rsidRDefault="00191F14" w:rsidP="008C7539">
      <w:pPr>
        <w:pStyle w:val="BodyText"/>
        <w:suppressAutoHyphens/>
        <w:spacing w:before="110"/>
        <w:rPr>
          <w:sz w:val="20"/>
        </w:rPr>
      </w:pPr>
      <w:r>
        <w:rPr>
          <w:noProof/>
          <w:sz w:val="20"/>
        </w:rPr>
        <w:drawing>
          <wp:anchor distT="0" distB="0" distL="0" distR="0" simplePos="0" relativeHeight="487630848" behindDoc="1" locked="0" layoutInCell="1" allowOverlap="1" wp14:anchorId="60015BEB" wp14:editId="2F3023CF">
            <wp:simplePos x="0" y="0"/>
            <wp:positionH relativeFrom="page">
              <wp:posOffset>981520</wp:posOffset>
            </wp:positionH>
            <wp:positionV relativeFrom="paragraph">
              <wp:posOffset>231394</wp:posOffset>
            </wp:positionV>
            <wp:extent cx="2805112" cy="1888331"/>
            <wp:effectExtent l="0" t="0" r="0" b="0"/>
            <wp:wrapTopAndBottom/>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31" cstate="print"/>
                    <a:stretch>
                      <a:fillRect/>
                    </a:stretch>
                  </pic:blipFill>
                  <pic:spPr>
                    <a:xfrm>
                      <a:off x="0" y="0"/>
                      <a:ext cx="2805112" cy="1888331"/>
                    </a:xfrm>
                    <a:prstGeom prst="rect">
                      <a:avLst/>
                    </a:prstGeom>
                  </pic:spPr>
                </pic:pic>
              </a:graphicData>
            </a:graphic>
          </wp:anchor>
        </w:drawing>
      </w:r>
      <w:r>
        <w:rPr>
          <w:noProof/>
          <w:sz w:val="20"/>
        </w:rPr>
        <w:drawing>
          <wp:anchor distT="0" distB="0" distL="0" distR="0" simplePos="0" relativeHeight="487631360" behindDoc="1" locked="0" layoutInCell="1" allowOverlap="1" wp14:anchorId="64DA8314" wp14:editId="2DE39007">
            <wp:simplePos x="0" y="0"/>
            <wp:positionH relativeFrom="page">
              <wp:posOffset>3931870</wp:posOffset>
            </wp:positionH>
            <wp:positionV relativeFrom="paragraph">
              <wp:posOffset>231394</wp:posOffset>
            </wp:positionV>
            <wp:extent cx="2805112" cy="1888331"/>
            <wp:effectExtent l="0" t="0" r="0" b="0"/>
            <wp:wrapTopAndBottom/>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32" cstate="print"/>
                    <a:stretch>
                      <a:fillRect/>
                    </a:stretch>
                  </pic:blipFill>
                  <pic:spPr>
                    <a:xfrm>
                      <a:off x="0" y="0"/>
                      <a:ext cx="2805112" cy="1888331"/>
                    </a:xfrm>
                    <a:prstGeom prst="rect">
                      <a:avLst/>
                    </a:prstGeom>
                  </pic:spPr>
                </pic:pic>
              </a:graphicData>
            </a:graphic>
          </wp:anchor>
        </w:drawing>
      </w:r>
    </w:p>
    <w:p w14:paraId="1877B018" w14:textId="77777777" w:rsidR="006F1B3D" w:rsidRPr="00BA667C" w:rsidRDefault="00191F14" w:rsidP="008C7539">
      <w:pPr>
        <w:tabs>
          <w:tab w:val="left" w:pos="4640"/>
        </w:tabs>
        <w:suppressAutoHyphens/>
        <w:spacing w:before="190"/>
        <w:ind w:right="2034"/>
        <w:jc w:val="right"/>
        <w:rPr>
          <w:b/>
          <w:sz w:val="20"/>
        </w:rPr>
      </w:pPr>
      <w:bookmarkStart w:id="2709" w:name="_bookmark75"/>
      <w:bookmarkEnd w:id="2709"/>
      <w:r w:rsidRPr="00BA667C">
        <w:rPr>
          <w:b/>
          <w:sz w:val="20"/>
        </w:rPr>
        <w:t>a</w:t>
      </w:r>
      <w:r w:rsidR="00BA667C" w:rsidRPr="00BA667C">
        <w:rPr>
          <w:b/>
          <w:sz w:val="20"/>
        </w:rPr>
        <w:t>.</w:t>
      </w:r>
      <w:r w:rsidRPr="00BA667C">
        <w:rPr>
          <w:b/>
          <w:spacing w:val="22"/>
          <w:sz w:val="20"/>
        </w:rPr>
        <w:t xml:space="preserve"> </w:t>
      </w:r>
      <w:r w:rsidRPr="00BA667C">
        <w:rPr>
          <w:b/>
          <w:sz w:val="20"/>
        </w:rPr>
        <w:t>Intensity</w:t>
      </w:r>
      <w:r w:rsidRPr="00BA667C">
        <w:rPr>
          <w:b/>
          <w:spacing w:val="-4"/>
          <w:sz w:val="20"/>
        </w:rPr>
        <w:t xml:space="preserve"> </w:t>
      </w:r>
      <w:r w:rsidRPr="00BA667C">
        <w:rPr>
          <w:b/>
          <w:sz w:val="20"/>
        </w:rPr>
        <w:t>in</w:t>
      </w:r>
      <w:r w:rsidRPr="00BA667C">
        <w:rPr>
          <w:b/>
          <w:spacing w:val="-3"/>
          <w:sz w:val="20"/>
        </w:rPr>
        <w:t xml:space="preserve"> </w:t>
      </w:r>
      <w:r w:rsidRPr="00BA667C">
        <w:rPr>
          <w:b/>
          <w:sz w:val="20"/>
        </w:rPr>
        <w:t>1999</w:t>
      </w:r>
      <w:r w:rsidRPr="00BA667C">
        <w:rPr>
          <w:b/>
          <w:spacing w:val="-4"/>
          <w:sz w:val="20"/>
        </w:rPr>
        <w:t xml:space="preserve"> </w:t>
      </w:r>
      <w:r w:rsidRPr="00BA667C">
        <w:rPr>
          <w:b/>
          <w:sz w:val="20"/>
        </w:rPr>
        <w:t>-</w:t>
      </w:r>
      <w:r w:rsidRPr="00BA667C">
        <w:rPr>
          <w:b/>
          <w:spacing w:val="-4"/>
          <w:sz w:val="20"/>
        </w:rPr>
        <w:t xml:space="preserve"> </w:t>
      </w:r>
      <w:r w:rsidRPr="00BA667C">
        <w:rPr>
          <w:b/>
          <w:spacing w:val="-5"/>
          <w:sz w:val="20"/>
        </w:rPr>
        <w:t>All</w:t>
      </w:r>
      <w:r w:rsidRPr="00BA667C">
        <w:rPr>
          <w:b/>
          <w:sz w:val="20"/>
        </w:rPr>
        <w:tab/>
        <w:t>b</w:t>
      </w:r>
      <w:r w:rsidR="00BA667C" w:rsidRPr="00BA667C">
        <w:rPr>
          <w:b/>
          <w:sz w:val="20"/>
        </w:rPr>
        <w:t>.</w:t>
      </w:r>
      <w:r w:rsidRPr="00BA667C">
        <w:rPr>
          <w:b/>
          <w:spacing w:val="22"/>
          <w:sz w:val="20"/>
        </w:rPr>
        <w:t xml:space="preserve"> </w:t>
      </w:r>
      <w:r w:rsidRPr="00BA667C">
        <w:rPr>
          <w:b/>
          <w:sz w:val="20"/>
        </w:rPr>
        <w:t>Intensity</w:t>
      </w:r>
      <w:r w:rsidRPr="00BA667C">
        <w:rPr>
          <w:b/>
          <w:spacing w:val="-4"/>
          <w:sz w:val="20"/>
        </w:rPr>
        <w:t xml:space="preserve"> </w:t>
      </w:r>
      <w:r w:rsidRPr="00BA667C">
        <w:rPr>
          <w:b/>
          <w:sz w:val="20"/>
        </w:rPr>
        <w:t>in</w:t>
      </w:r>
      <w:r w:rsidRPr="00BA667C">
        <w:rPr>
          <w:b/>
          <w:spacing w:val="-3"/>
          <w:sz w:val="20"/>
        </w:rPr>
        <w:t xml:space="preserve"> </w:t>
      </w:r>
      <w:r w:rsidRPr="00BA667C">
        <w:rPr>
          <w:b/>
          <w:sz w:val="20"/>
        </w:rPr>
        <w:t>2005</w:t>
      </w:r>
      <w:r w:rsidRPr="00BA667C">
        <w:rPr>
          <w:b/>
          <w:spacing w:val="-4"/>
          <w:sz w:val="20"/>
        </w:rPr>
        <w:t xml:space="preserve"> </w:t>
      </w:r>
      <w:r w:rsidRPr="00BA667C">
        <w:rPr>
          <w:b/>
          <w:sz w:val="20"/>
        </w:rPr>
        <w:t>-</w:t>
      </w:r>
      <w:r w:rsidRPr="00BA667C">
        <w:rPr>
          <w:b/>
          <w:spacing w:val="-4"/>
          <w:sz w:val="20"/>
        </w:rPr>
        <w:t xml:space="preserve"> </w:t>
      </w:r>
      <w:r w:rsidRPr="00BA667C">
        <w:rPr>
          <w:b/>
          <w:spacing w:val="-5"/>
          <w:sz w:val="20"/>
        </w:rPr>
        <w:t>All</w:t>
      </w:r>
    </w:p>
    <w:p w14:paraId="42AB3A8C" w14:textId="77777777" w:rsidR="006F1B3D" w:rsidRDefault="00191F14" w:rsidP="008C7539">
      <w:pPr>
        <w:pStyle w:val="BodyText"/>
        <w:suppressAutoHyphens/>
        <w:spacing w:before="3"/>
        <w:rPr>
          <w:sz w:val="19"/>
        </w:rPr>
      </w:pPr>
      <w:r>
        <w:rPr>
          <w:noProof/>
          <w:sz w:val="19"/>
        </w:rPr>
        <w:drawing>
          <wp:anchor distT="0" distB="0" distL="0" distR="0" simplePos="0" relativeHeight="487631872" behindDoc="1" locked="0" layoutInCell="1" allowOverlap="1" wp14:anchorId="0E191664" wp14:editId="737CB67E">
            <wp:simplePos x="0" y="0"/>
            <wp:positionH relativeFrom="page">
              <wp:posOffset>981520</wp:posOffset>
            </wp:positionH>
            <wp:positionV relativeFrom="paragraph">
              <wp:posOffset>156138</wp:posOffset>
            </wp:positionV>
            <wp:extent cx="2805112" cy="1890712"/>
            <wp:effectExtent l="0" t="0" r="0" b="0"/>
            <wp:wrapTopAndBottom/>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33" cstate="print"/>
                    <a:stretch>
                      <a:fillRect/>
                    </a:stretch>
                  </pic:blipFill>
                  <pic:spPr>
                    <a:xfrm>
                      <a:off x="0" y="0"/>
                      <a:ext cx="2805112" cy="1890712"/>
                    </a:xfrm>
                    <a:prstGeom prst="rect">
                      <a:avLst/>
                    </a:prstGeom>
                  </pic:spPr>
                </pic:pic>
              </a:graphicData>
            </a:graphic>
          </wp:anchor>
        </w:drawing>
      </w:r>
      <w:r>
        <w:rPr>
          <w:noProof/>
          <w:sz w:val="19"/>
        </w:rPr>
        <w:drawing>
          <wp:anchor distT="0" distB="0" distL="0" distR="0" simplePos="0" relativeHeight="487632384" behindDoc="1" locked="0" layoutInCell="1" allowOverlap="1" wp14:anchorId="1271FA82" wp14:editId="39A41515">
            <wp:simplePos x="0" y="0"/>
            <wp:positionH relativeFrom="page">
              <wp:posOffset>3931870</wp:posOffset>
            </wp:positionH>
            <wp:positionV relativeFrom="paragraph">
              <wp:posOffset>158565</wp:posOffset>
            </wp:positionV>
            <wp:extent cx="2805112" cy="1888331"/>
            <wp:effectExtent l="0" t="0" r="0" b="0"/>
            <wp:wrapTopAndBottom/>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34" cstate="print"/>
                    <a:stretch>
                      <a:fillRect/>
                    </a:stretch>
                  </pic:blipFill>
                  <pic:spPr>
                    <a:xfrm>
                      <a:off x="0" y="0"/>
                      <a:ext cx="2805112" cy="1888331"/>
                    </a:xfrm>
                    <a:prstGeom prst="rect">
                      <a:avLst/>
                    </a:prstGeom>
                  </pic:spPr>
                </pic:pic>
              </a:graphicData>
            </a:graphic>
          </wp:anchor>
        </w:drawing>
      </w:r>
    </w:p>
    <w:p w14:paraId="3DF1DEAE" w14:textId="77777777" w:rsidR="006F1B3D" w:rsidRPr="00BA667C" w:rsidRDefault="00191F14" w:rsidP="0007505F">
      <w:pPr>
        <w:pStyle w:val="ListParagraph"/>
        <w:numPr>
          <w:ilvl w:val="0"/>
          <w:numId w:val="8"/>
        </w:numPr>
        <w:tabs>
          <w:tab w:val="left" w:pos="298"/>
          <w:tab w:val="left" w:pos="5344"/>
        </w:tabs>
        <w:suppressAutoHyphens/>
        <w:spacing w:before="190"/>
        <w:ind w:left="298" w:right="2034" w:hanging="298"/>
        <w:jc w:val="right"/>
        <w:rPr>
          <w:b/>
          <w:sz w:val="20"/>
        </w:rPr>
      </w:pPr>
      <w:r w:rsidRPr="00BA667C">
        <w:rPr>
          <w:b/>
          <w:sz w:val="20"/>
        </w:rPr>
        <w:t>Intensity</w:t>
      </w:r>
      <w:r w:rsidRPr="00BA667C">
        <w:rPr>
          <w:b/>
          <w:spacing w:val="-5"/>
          <w:sz w:val="20"/>
        </w:rPr>
        <w:t xml:space="preserve"> </w:t>
      </w:r>
      <w:r w:rsidRPr="00BA667C">
        <w:rPr>
          <w:b/>
          <w:sz w:val="20"/>
        </w:rPr>
        <w:t>in</w:t>
      </w:r>
      <w:r w:rsidRPr="00BA667C">
        <w:rPr>
          <w:b/>
          <w:spacing w:val="-5"/>
          <w:sz w:val="20"/>
        </w:rPr>
        <w:t xml:space="preserve"> </w:t>
      </w:r>
      <w:r w:rsidRPr="00BA667C">
        <w:rPr>
          <w:b/>
          <w:sz w:val="20"/>
        </w:rPr>
        <w:t>1997</w:t>
      </w:r>
      <w:r w:rsidRPr="00BA667C">
        <w:rPr>
          <w:b/>
          <w:spacing w:val="-5"/>
          <w:sz w:val="20"/>
        </w:rPr>
        <w:t xml:space="preserve"> </w:t>
      </w:r>
      <w:r w:rsidRPr="00BA667C">
        <w:rPr>
          <w:b/>
          <w:sz w:val="20"/>
        </w:rPr>
        <w:t>-</w:t>
      </w:r>
      <w:r w:rsidRPr="00BA667C">
        <w:rPr>
          <w:b/>
          <w:spacing w:val="-5"/>
          <w:sz w:val="20"/>
        </w:rPr>
        <w:t xml:space="preserve"> </w:t>
      </w:r>
      <w:r w:rsidRPr="00BA667C">
        <w:rPr>
          <w:b/>
          <w:sz w:val="20"/>
        </w:rPr>
        <w:t>Highly</w:t>
      </w:r>
      <w:r w:rsidRPr="00BA667C">
        <w:rPr>
          <w:b/>
          <w:spacing w:val="-4"/>
          <w:sz w:val="20"/>
        </w:rPr>
        <w:t xml:space="preserve"> </w:t>
      </w:r>
      <w:r w:rsidRPr="00BA667C">
        <w:rPr>
          <w:b/>
          <w:spacing w:val="-2"/>
          <w:sz w:val="20"/>
        </w:rPr>
        <w:t>Marginalized</w:t>
      </w:r>
      <w:r w:rsidRPr="00BA667C">
        <w:rPr>
          <w:b/>
          <w:sz w:val="20"/>
        </w:rPr>
        <w:tab/>
        <w:t>d</w:t>
      </w:r>
      <w:r w:rsidR="00BA667C" w:rsidRPr="00BA667C">
        <w:rPr>
          <w:b/>
          <w:sz w:val="20"/>
        </w:rPr>
        <w:t>.</w:t>
      </w:r>
      <w:r w:rsidRPr="00BA667C">
        <w:rPr>
          <w:b/>
          <w:spacing w:val="22"/>
          <w:sz w:val="20"/>
        </w:rPr>
        <w:t xml:space="preserve"> </w:t>
      </w:r>
      <w:r w:rsidRPr="00BA667C">
        <w:rPr>
          <w:b/>
          <w:sz w:val="20"/>
        </w:rPr>
        <w:t>Intensity</w:t>
      </w:r>
      <w:r w:rsidRPr="00BA667C">
        <w:rPr>
          <w:b/>
          <w:spacing w:val="-4"/>
          <w:sz w:val="20"/>
        </w:rPr>
        <w:t xml:space="preserve"> </w:t>
      </w:r>
      <w:r w:rsidRPr="00BA667C">
        <w:rPr>
          <w:b/>
          <w:sz w:val="20"/>
        </w:rPr>
        <w:t>in</w:t>
      </w:r>
      <w:r w:rsidRPr="00BA667C">
        <w:rPr>
          <w:b/>
          <w:spacing w:val="-3"/>
          <w:sz w:val="20"/>
        </w:rPr>
        <w:t xml:space="preserve"> </w:t>
      </w:r>
      <w:r w:rsidRPr="00BA667C">
        <w:rPr>
          <w:b/>
          <w:sz w:val="20"/>
        </w:rPr>
        <w:t>1997</w:t>
      </w:r>
      <w:r w:rsidRPr="00BA667C">
        <w:rPr>
          <w:b/>
          <w:spacing w:val="-4"/>
          <w:sz w:val="20"/>
        </w:rPr>
        <w:t xml:space="preserve"> </w:t>
      </w:r>
      <w:r w:rsidRPr="00BA667C">
        <w:rPr>
          <w:b/>
          <w:sz w:val="20"/>
        </w:rPr>
        <w:t>-</w:t>
      </w:r>
      <w:r w:rsidRPr="00BA667C">
        <w:rPr>
          <w:b/>
          <w:spacing w:val="-4"/>
          <w:sz w:val="20"/>
        </w:rPr>
        <w:t xml:space="preserve"> </w:t>
      </w:r>
      <w:r w:rsidRPr="00BA667C">
        <w:rPr>
          <w:b/>
          <w:spacing w:val="-5"/>
          <w:sz w:val="20"/>
        </w:rPr>
        <w:t>All</w:t>
      </w:r>
    </w:p>
    <w:p w14:paraId="02F8A08B" w14:textId="77777777" w:rsidR="006F1B3D" w:rsidRDefault="006F1B3D" w:rsidP="008C7539">
      <w:pPr>
        <w:pStyle w:val="BodyText"/>
        <w:suppressAutoHyphens/>
        <w:spacing w:before="100"/>
        <w:rPr>
          <w:sz w:val="20"/>
        </w:rPr>
      </w:pPr>
    </w:p>
    <w:p w14:paraId="1733941E" w14:textId="77777777" w:rsidR="0071283D" w:rsidRDefault="0071283D" w:rsidP="0071283D">
      <w:pPr>
        <w:suppressAutoHyphens/>
        <w:ind w:right="720"/>
        <w:jc w:val="both"/>
        <w:rPr>
          <w:ins w:id="2710" w:author="Editor" w:date="2026-09-11T11:24:00Z"/>
          <w:sz w:val="20"/>
        </w:rPr>
      </w:pPr>
      <w:ins w:id="2711" w:author="Editor" w:date="2026-09-11T11:24:00Z">
        <w:r>
          <w:rPr>
            <w:sz w:val="20"/>
          </w:rPr>
          <w:t>Source: Prepared by the authors.</w:t>
        </w:r>
      </w:ins>
    </w:p>
    <w:p w14:paraId="30C60F67" w14:textId="77777777" w:rsidR="006F1B3D" w:rsidRDefault="00191F14" w:rsidP="008C7539">
      <w:pPr>
        <w:suppressAutoHyphens/>
        <w:spacing w:line="249" w:lineRule="auto"/>
        <w:ind w:right="717"/>
        <w:jc w:val="both"/>
        <w:rPr>
          <w:sz w:val="20"/>
        </w:rPr>
      </w:pPr>
      <w:r>
        <w:rPr>
          <w:sz w:val="20"/>
        </w:rPr>
        <w:t>Note</w:t>
      </w:r>
      <w:del w:id="2712" w:author="Editor" w:date="2026-09-10T11:11:00Z">
        <w:r w:rsidDel="000615E0">
          <w:rPr>
            <w:sz w:val="20"/>
          </w:rPr>
          <w:delText>s</w:delText>
        </w:r>
      </w:del>
      <w:r>
        <w:rPr>
          <w:sz w:val="20"/>
        </w:rPr>
        <w:t>:</w:t>
      </w:r>
      <w:r>
        <w:rPr>
          <w:spacing w:val="40"/>
          <w:sz w:val="20"/>
        </w:rPr>
        <w:t xml:space="preserve"> </w:t>
      </w:r>
      <w:del w:id="2713" w:author="Editor" w:date="2026-09-11T11:20:00Z">
        <w:r w:rsidDel="00235695">
          <w:rPr>
            <w:sz w:val="20"/>
          </w:rPr>
          <w:delText xml:space="preserve">This </w:delText>
        </w:r>
      </w:del>
      <w:ins w:id="2714" w:author="Editor" w:date="2026-09-11T11:20:00Z">
        <w:r w:rsidR="00235695">
          <w:rPr>
            <w:sz w:val="20"/>
          </w:rPr>
          <w:t xml:space="preserve">The </w:t>
        </w:r>
      </w:ins>
      <w:r>
        <w:rPr>
          <w:sz w:val="20"/>
        </w:rPr>
        <w:t xml:space="preserve">figure documents geographic variation in </w:t>
      </w:r>
      <w:r w:rsidRPr="000724F4">
        <w:rPr>
          <w:sz w:val="20"/>
        </w:rPr>
        <w:t>Progresa</w:t>
      </w:r>
      <w:r>
        <w:rPr>
          <w:sz w:val="20"/>
        </w:rPr>
        <w:t xml:space="preserve"> enrollment for all municipalities, complementing Figure</w:t>
      </w:r>
      <w:r>
        <w:rPr>
          <w:spacing w:val="-13"/>
          <w:sz w:val="20"/>
        </w:rPr>
        <w:t xml:space="preserve"> </w:t>
      </w:r>
      <w:r>
        <w:rPr>
          <w:sz w:val="20"/>
        </w:rPr>
        <w:t>1</w:t>
      </w:r>
      <w:r>
        <w:rPr>
          <w:spacing w:val="-12"/>
          <w:sz w:val="20"/>
        </w:rPr>
        <w:t xml:space="preserve"> </w:t>
      </w:r>
      <w:r>
        <w:rPr>
          <w:sz w:val="20"/>
        </w:rPr>
        <w:t>in</w:t>
      </w:r>
      <w:r>
        <w:rPr>
          <w:spacing w:val="-13"/>
          <w:sz w:val="20"/>
        </w:rPr>
        <w:t xml:space="preserve"> </w:t>
      </w:r>
      <w:r>
        <w:rPr>
          <w:sz w:val="20"/>
        </w:rPr>
        <w:t>the</w:t>
      </w:r>
      <w:r>
        <w:rPr>
          <w:spacing w:val="-12"/>
          <w:sz w:val="20"/>
        </w:rPr>
        <w:t xml:space="preserve"> </w:t>
      </w:r>
      <w:r>
        <w:rPr>
          <w:sz w:val="20"/>
        </w:rPr>
        <w:t>main</w:t>
      </w:r>
      <w:r>
        <w:rPr>
          <w:spacing w:val="-13"/>
          <w:sz w:val="20"/>
        </w:rPr>
        <w:t xml:space="preserve"> </w:t>
      </w:r>
      <w:r>
        <w:rPr>
          <w:sz w:val="20"/>
        </w:rPr>
        <w:t>text</w:t>
      </w:r>
      <w:ins w:id="2715" w:author="Editor" w:date="2026-09-11T11:20:00Z">
        <w:r w:rsidR="00235695">
          <w:rPr>
            <w:sz w:val="20"/>
          </w:rPr>
          <w:t>,</w:t>
        </w:r>
      </w:ins>
      <w:r>
        <w:rPr>
          <w:spacing w:val="-12"/>
          <w:sz w:val="20"/>
        </w:rPr>
        <w:t xml:space="preserve"> </w:t>
      </w:r>
      <w:r>
        <w:rPr>
          <w:sz w:val="20"/>
        </w:rPr>
        <w:t>which</w:t>
      </w:r>
      <w:r>
        <w:rPr>
          <w:spacing w:val="-13"/>
          <w:sz w:val="20"/>
        </w:rPr>
        <w:t xml:space="preserve"> </w:t>
      </w:r>
      <w:r>
        <w:rPr>
          <w:sz w:val="20"/>
        </w:rPr>
        <w:t>focuses</w:t>
      </w:r>
      <w:r>
        <w:rPr>
          <w:spacing w:val="-12"/>
          <w:sz w:val="20"/>
        </w:rPr>
        <w:t xml:space="preserve"> </w:t>
      </w:r>
      <w:r>
        <w:rPr>
          <w:sz w:val="20"/>
        </w:rPr>
        <w:t>on</w:t>
      </w:r>
      <w:r>
        <w:rPr>
          <w:spacing w:val="-13"/>
          <w:sz w:val="20"/>
        </w:rPr>
        <w:t xml:space="preserve"> </w:t>
      </w:r>
      <w:r>
        <w:rPr>
          <w:sz w:val="20"/>
        </w:rPr>
        <w:t>the</w:t>
      </w:r>
      <w:r>
        <w:rPr>
          <w:spacing w:val="-12"/>
          <w:sz w:val="20"/>
        </w:rPr>
        <w:t xml:space="preserve"> </w:t>
      </w:r>
      <w:r>
        <w:rPr>
          <w:sz w:val="20"/>
        </w:rPr>
        <w:t>highly</w:t>
      </w:r>
      <w:r>
        <w:rPr>
          <w:spacing w:val="-13"/>
          <w:sz w:val="20"/>
        </w:rPr>
        <w:t xml:space="preserve"> </w:t>
      </w:r>
      <w:r>
        <w:rPr>
          <w:sz w:val="20"/>
        </w:rPr>
        <w:t>marginalized</w:t>
      </w:r>
      <w:r>
        <w:rPr>
          <w:spacing w:val="-12"/>
          <w:sz w:val="20"/>
        </w:rPr>
        <w:t xml:space="preserve"> </w:t>
      </w:r>
      <w:r>
        <w:rPr>
          <w:sz w:val="20"/>
        </w:rPr>
        <w:t>subsample.</w:t>
      </w:r>
      <w:r>
        <w:rPr>
          <w:spacing w:val="-13"/>
          <w:sz w:val="20"/>
        </w:rPr>
        <w:t xml:space="preserve"> </w:t>
      </w:r>
      <w:r>
        <w:rPr>
          <w:sz w:val="20"/>
        </w:rPr>
        <w:t>Panel</w:t>
      </w:r>
      <w:ins w:id="2716" w:author="Editor" w:date="2026-09-10T11:11:00Z">
        <w:r w:rsidR="000615E0">
          <w:rPr>
            <w:sz w:val="20"/>
          </w:rPr>
          <w:t>s</w:t>
        </w:r>
      </w:ins>
      <w:r>
        <w:rPr>
          <w:spacing w:val="-12"/>
          <w:sz w:val="20"/>
        </w:rPr>
        <w:t xml:space="preserve"> </w:t>
      </w:r>
      <w:del w:id="2717" w:author="Editor" w:date="2026-09-10T11:11:00Z">
        <w:r w:rsidDel="000615E0">
          <w:rPr>
            <w:sz w:val="20"/>
          </w:rPr>
          <w:delText>(</w:delText>
        </w:r>
      </w:del>
      <w:r>
        <w:rPr>
          <w:sz w:val="20"/>
        </w:rPr>
        <w:t>a</w:t>
      </w:r>
      <w:del w:id="2718" w:author="Editor" w:date="2026-09-10T11:11:00Z">
        <w:r w:rsidDel="000615E0">
          <w:rPr>
            <w:sz w:val="20"/>
          </w:rPr>
          <w:delText>)</w:delText>
        </w:r>
      </w:del>
      <w:r>
        <w:rPr>
          <w:spacing w:val="-13"/>
          <w:sz w:val="20"/>
        </w:rPr>
        <w:t xml:space="preserve"> </w:t>
      </w:r>
      <w:r>
        <w:rPr>
          <w:sz w:val="20"/>
        </w:rPr>
        <w:t>and</w:t>
      </w:r>
      <w:r>
        <w:rPr>
          <w:spacing w:val="-12"/>
          <w:sz w:val="20"/>
        </w:rPr>
        <w:t xml:space="preserve"> </w:t>
      </w:r>
      <w:del w:id="2719" w:author="Editor" w:date="2026-09-10T11:11:00Z">
        <w:r w:rsidDel="000615E0">
          <w:rPr>
            <w:sz w:val="20"/>
          </w:rPr>
          <w:delText>(</w:delText>
        </w:r>
      </w:del>
      <w:r>
        <w:rPr>
          <w:sz w:val="20"/>
        </w:rPr>
        <w:t>b</w:t>
      </w:r>
      <w:del w:id="2720" w:author="Editor" w:date="2026-09-10T11:11:00Z">
        <w:r w:rsidDel="000615E0">
          <w:rPr>
            <w:sz w:val="20"/>
          </w:rPr>
          <w:delText>)</w:delText>
        </w:r>
      </w:del>
      <w:r>
        <w:rPr>
          <w:spacing w:val="-13"/>
          <w:sz w:val="20"/>
        </w:rPr>
        <w:t xml:space="preserve"> </w:t>
      </w:r>
      <w:r>
        <w:rPr>
          <w:sz w:val="20"/>
        </w:rPr>
        <w:t>map</w:t>
      </w:r>
      <w:r>
        <w:rPr>
          <w:spacing w:val="-12"/>
          <w:sz w:val="20"/>
        </w:rPr>
        <w:t xml:space="preserve"> </w:t>
      </w:r>
      <w:r w:rsidRPr="000724F4">
        <w:rPr>
          <w:sz w:val="20"/>
        </w:rPr>
        <w:t>Progresa</w:t>
      </w:r>
      <w:r>
        <w:rPr>
          <w:spacing w:val="-13"/>
          <w:sz w:val="20"/>
        </w:rPr>
        <w:t xml:space="preserve"> </w:t>
      </w:r>
      <w:r>
        <w:rPr>
          <w:sz w:val="20"/>
        </w:rPr>
        <w:t>intensity across</w:t>
      </w:r>
      <w:r>
        <w:rPr>
          <w:spacing w:val="-13"/>
          <w:sz w:val="20"/>
        </w:rPr>
        <w:t xml:space="preserve"> </w:t>
      </w:r>
      <w:r>
        <w:rPr>
          <w:sz w:val="20"/>
        </w:rPr>
        <w:t>all</w:t>
      </w:r>
      <w:r>
        <w:rPr>
          <w:spacing w:val="-12"/>
          <w:sz w:val="20"/>
        </w:rPr>
        <w:t xml:space="preserve"> </w:t>
      </w:r>
      <w:r>
        <w:rPr>
          <w:sz w:val="20"/>
        </w:rPr>
        <w:t>municipalities</w:t>
      </w:r>
      <w:r>
        <w:rPr>
          <w:spacing w:val="-13"/>
          <w:sz w:val="20"/>
        </w:rPr>
        <w:t xml:space="preserve"> </w:t>
      </w:r>
      <w:r>
        <w:rPr>
          <w:sz w:val="20"/>
        </w:rPr>
        <w:t>for</w:t>
      </w:r>
      <w:r>
        <w:rPr>
          <w:spacing w:val="-12"/>
          <w:sz w:val="20"/>
        </w:rPr>
        <w:t xml:space="preserve"> </w:t>
      </w:r>
      <w:r>
        <w:rPr>
          <w:sz w:val="20"/>
        </w:rPr>
        <w:t>1999</w:t>
      </w:r>
      <w:r>
        <w:rPr>
          <w:spacing w:val="-13"/>
          <w:sz w:val="20"/>
        </w:rPr>
        <w:t xml:space="preserve"> </w:t>
      </w:r>
      <w:r>
        <w:rPr>
          <w:sz w:val="20"/>
        </w:rPr>
        <w:t>and</w:t>
      </w:r>
      <w:r>
        <w:rPr>
          <w:spacing w:val="-12"/>
          <w:sz w:val="20"/>
        </w:rPr>
        <w:t xml:space="preserve"> </w:t>
      </w:r>
      <w:r>
        <w:rPr>
          <w:sz w:val="20"/>
        </w:rPr>
        <w:t>2005;</w:t>
      </w:r>
      <w:r>
        <w:rPr>
          <w:spacing w:val="-13"/>
          <w:sz w:val="20"/>
        </w:rPr>
        <w:t xml:space="preserve"> </w:t>
      </w:r>
      <w:r>
        <w:rPr>
          <w:sz w:val="20"/>
        </w:rPr>
        <w:t>panels</w:t>
      </w:r>
      <w:r>
        <w:rPr>
          <w:spacing w:val="-12"/>
          <w:sz w:val="20"/>
        </w:rPr>
        <w:t xml:space="preserve"> </w:t>
      </w:r>
      <w:del w:id="2721" w:author="Editor" w:date="2026-09-10T11:11:00Z">
        <w:r w:rsidDel="000615E0">
          <w:rPr>
            <w:sz w:val="20"/>
          </w:rPr>
          <w:delText>(</w:delText>
        </w:r>
      </w:del>
      <w:r>
        <w:rPr>
          <w:sz w:val="20"/>
        </w:rPr>
        <w:t>c</w:t>
      </w:r>
      <w:del w:id="2722" w:author="Editor" w:date="2026-09-10T11:11:00Z">
        <w:r w:rsidDel="000615E0">
          <w:rPr>
            <w:sz w:val="20"/>
          </w:rPr>
          <w:delText>)</w:delText>
        </w:r>
      </w:del>
      <w:r>
        <w:rPr>
          <w:spacing w:val="-13"/>
          <w:sz w:val="20"/>
        </w:rPr>
        <w:t xml:space="preserve"> </w:t>
      </w:r>
      <w:r>
        <w:rPr>
          <w:sz w:val="20"/>
        </w:rPr>
        <w:t>and</w:t>
      </w:r>
      <w:r>
        <w:rPr>
          <w:spacing w:val="-12"/>
          <w:sz w:val="20"/>
        </w:rPr>
        <w:t xml:space="preserve"> </w:t>
      </w:r>
      <w:del w:id="2723" w:author="Editor" w:date="2026-09-10T11:11:00Z">
        <w:r w:rsidDel="000615E0">
          <w:rPr>
            <w:sz w:val="20"/>
          </w:rPr>
          <w:delText>(</w:delText>
        </w:r>
      </w:del>
      <w:r>
        <w:rPr>
          <w:sz w:val="20"/>
        </w:rPr>
        <w:t>d</w:t>
      </w:r>
      <w:del w:id="2724" w:author="Editor" w:date="2026-09-10T11:11:00Z">
        <w:r w:rsidDel="000615E0">
          <w:rPr>
            <w:sz w:val="20"/>
          </w:rPr>
          <w:delText>)</w:delText>
        </w:r>
      </w:del>
      <w:r>
        <w:rPr>
          <w:spacing w:val="-13"/>
          <w:sz w:val="20"/>
        </w:rPr>
        <w:t xml:space="preserve"> </w:t>
      </w:r>
      <w:r>
        <w:rPr>
          <w:sz w:val="20"/>
        </w:rPr>
        <w:t>map</w:t>
      </w:r>
      <w:r>
        <w:rPr>
          <w:spacing w:val="-12"/>
          <w:sz w:val="20"/>
        </w:rPr>
        <w:t xml:space="preserve"> </w:t>
      </w:r>
      <w:r>
        <w:rPr>
          <w:sz w:val="20"/>
        </w:rPr>
        <w:t>intensity</w:t>
      </w:r>
      <w:r>
        <w:rPr>
          <w:spacing w:val="-13"/>
          <w:sz w:val="20"/>
        </w:rPr>
        <w:t xml:space="preserve"> </w:t>
      </w:r>
      <w:r>
        <w:rPr>
          <w:sz w:val="20"/>
        </w:rPr>
        <w:t>in</w:t>
      </w:r>
      <w:r>
        <w:rPr>
          <w:spacing w:val="-12"/>
          <w:sz w:val="20"/>
        </w:rPr>
        <w:t xml:space="preserve"> </w:t>
      </w:r>
      <w:r>
        <w:rPr>
          <w:sz w:val="20"/>
        </w:rPr>
        <w:t>1997</w:t>
      </w:r>
      <w:r>
        <w:rPr>
          <w:spacing w:val="-13"/>
          <w:sz w:val="20"/>
        </w:rPr>
        <w:t xml:space="preserve"> </w:t>
      </w:r>
      <w:r>
        <w:rPr>
          <w:sz w:val="20"/>
        </w:rPr>
        <w:t>separately</w:t>
      </w:r>
      <w:r>
        <w:rPr>
          <w:spacing w:val="-12"/>
          <w:sz w:val="20"/>
        </w:rPr>
        <w:t xml:space="preserve"> </w:t>
      </w:r>
      <w:r>
        <w:rPr>
          <w:sz w:val="20"/>
        </w:rPr>
        <w:t>for</w:t>
      </w:r>
      <w:r>
        <w:rPr>
          <w:spacing w:val="-13"/>
          <w:sz w:val="20"/>
        </w:rPr>
        <w:t xml:space="preserve"> </w:t>
      </w:r>
      <w:r>
        <w:rPr>
          <w:sz w:val="20"/>
        </w:rPr>
        <w:t>highly</w:t>
      </w:r>
      <w:r>
        <w:rPr>
          <w:spacing w:val="-12"/>
          <w:sz w:val="20"/>
        </w:rPr>
        <w:t xml:space="preserve"> </w:t>
      </w:r>
      <w:r>
        <w:rPr>
          <w:sz w:val="20"/>
        </w:rPr>
        <w:t>marginalized municipalities (the main sample) and all municipalities. Darker shading indicates higher program intensity.</w:t>
      </w:r>
    </w:p>
    <w:p w14:paraId="3949BE5B" w14:textId="77777777" w:rsidR="006F1B3D" w:rsidRDefault="006F1B3D" w:rsidP="008C7539">
      <w:pPr>
        <w:suppressAutoHyphens/>
        <w:spacing w:line="249" w:lineRule="auto"/>
        <w:jc w:val="both"/>
        <w:rPr>
          <w:sz w:val="20"/>
        </w:rPr>
        <w:sectPr w:rsidR="006F1B3D">
          <w:pgSz w:w="12240" w:h="15840"/>
          <w:pgMar w:top="1700" w:right="720" w:bottom="1420" w:left="1440" w:header="0" w:footer="1223" w:gutter="0"/>
          <w:cols w:space="720"/>
        </w:sectPr>
      </w:pPr>
    </w:p>
    <w:p w14:paraId="5D187E07" w14:textId="77777777" w:rsidR="006F1B3D" w:rsidRPr="00BA667C" w:rsidRDefault="00191F14" w:rsidP="008C7539">
      <w:pPr>
        <w:pStyle w:val="BodyText"/>
        <w:suppressAutoHyphens/>
        <w:spacing w:before="78" w:line="252" w:lineRule="auto"/>
        <w:ind w:right="718"/>
        <w:rPr>
          <w:b/>
        </w:rPr>
      </w:pPr>
      <w:r>
        <w:rPr>
          <w:b/>
        </w:rPr>
        <w:lastRenderedPageBreak/>
        <w:t>Figure A.3</w:t>
      </w:r>
      <w:r w:rsidR="00BA667C">
        <w:rPr>
          <w:b/>
        </w:rPr>
        <w:t>.</w:t>
      </w:r>
      <w:r>
        <w:rPr>
          <w:b/>
          <w:spacing w:val="36"/>
        </w:rPr>
        <w:t xml:space="preserve"> </w:t>
      </w:r>
      <w:r w:rsidRPr="000724F4">
        <w:rPr>
          <w:b/>
        </w:rPr>
        <w:t>Progresa</w:t>
      </w:r>
      <w:r w:rsidRPr="00BA667C">
        <w:rPr>
          <w:b/>
        </w:rPr>
        <w:t xml:space="preserve"> Enrollment Ratio by Roll-Out Phase and Marginality Percentile:</w:t>
      </w:r>
      <w:r w:rsidRPr="00BA667C">
        <w:rPr>
          <w:b/>
          <w:spacing w:val="36"/>
        </w:rPr>
        <w:t xml:space="preserve"> </w:t>
      </w:r>
      <w:r w:rsidRPr="00BA667C">
        <w:rPr>
          <w:b/>
        </w:rPr>
        <w:t xml:space="preserve">Locality </w:t>
      </w:r>
      <w:del w:id="2725" w:author="Editor" w:date="2026-09-10T11:11:00Z">
        <w:r w:rsidRPr="00BA667C" w:rsidDel="000615E0">
          <w:rPr>
            <w:b/>
          </w:rPr>
          <w:delText>vs</w:delText>
        </w:r>
      </w:del>
      <w:ins w:id="2726" w:author="Editor" w:date="2026-09-10T11:11:00Z">
        <w:r w:rsidR="000615E0" w:rsidRPr="00BA667C">
          <w:rPr>
            <w:b/>
          </w:rPr>
          <w:t>v</w:t>
        </w:r>
        <w:r w:rsidR="000615E0">
          <w:rPr>
            <w:b/>
          </w:rPr>
          <w:t>ersus</w:t>
        </w:r>
      </w:ins>
      <w:del w:id="2727" w:author="Editor" w:date="2026-09-10T11:11:00Z">
        <w:r w:rsidRPr="00BA667C" w:rsidDel="000615E0">
          <w:rPr>
            <w:b/>
          </w:rPr>
          <w:delText>.</w:delText>
        </w:r>
      </w:del>
      <w:r w:rsidRPr="00BA667C">
        <w:rPr>
          <w:b/>
        </w:rPr>
        <w:t xml:space="preserve"> Municipality</w:t>
      </w:r>
    </w:p>
    <w:p w14:paraId="0FA7ABA3" w14:textId="77777777" w:rsidR="006F1B3D" w:rsidRDefault="006F1B3D" w:rsidP="008C7539">
      <w:pPr>
        <w:pStyle w:val="BodyText"/>
        <w:suppressAutoHyphens/>
        <w:rPr>
          <w:sz w:val="11"/>
        </w:rPr>
      </w:pPr>
    </w:p>
    <w:p w14:paraId="2E703E91" w14:textId="77777777" w:rsidR="006F1B3D" w:rsidRDefault="006F1B3D" w:rsidP="008C7539">
      <w:pPr>
        <w:pStyle w:val="BodyText"/>
        <w:suppressAutoHyphens/>
        <w:spacing w:before="124"/>
        <w:rPr>
          <w:sz w:val="11"/>
        </w:rPr>
      </w:pPr>
    </w:p>
    <w:p w14:paraId="231D1CEA" w14:textId="77777777" w:rsidR="006F1B3D" w:rsidRDefault="00191F14" w:rsidP="008C7539">
      <w:pPr>
        <w:suppressAutoHyphens/>
        <w:ind w:left="1796"/>
        <w:rPr>
          <w:rFonts w:ascii="Arial MT"/>
          <w:sz w:val="11"/>
        </w:rPr>
      </w:pPr>
      <w:r>
        <w:rPr>
          <w:rFonts w:ascii="Arial MT"/>
          <w:noProof/>
          <w:sz w:val="11"/>
        </w:rPr>
        <mc:AlternateContent>
          <mc:Choice Requires="wpg">
            <w:drawing>
              <wp:anchor distT="0" distB="0" distL="0" distR="0" simplePos="0" relativeHeight="15773696" behindDoc="0" locked="0" layoutInCell="1" allowOverlap="1" wp14:anchorId="66C9A7E2" wp14:editId="613A8076">
                <wp:simplePos x="0" y="0"/>
                <wp:positionH relativeFrom="page">
                  <wp:posOffset>2130321</wp:posOffset>
                </wp:positionH>
                <wp:positionV relativeFrom="paragraph">
                  <wp:posOffset>-13326</wp:posOffset>
                </wp:positionV>
                <wp:extent cx="3750310" cy="1875789"/>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0310" cy="1875789"/>
                          <a:chOff x="0" y="0"/>
                          <a:chExt cx="3750310" cy="1875789"/>
                        </a:xfrm>
                      </wpg:grpSpPr>
                      <wps:wsp>
                        <wps:cNvPr id="402" name="Graphic 402"/>
                        <wps:cNvSpPr/>
                        <wps:spPr>
                          <a:xfrm>
                            <a:off x="59697" y="0"/>
                            <a:ext cx="3690620" cy="1541145"/>
                          </a:xfrm>
                          <a:custGeom>
                            <a:avLst/>
                            <a:gdLst/>
                            <a:ahLst/>
                            <a:cxnLst/>
                            <a:rect l="l" t="t" r="r" b="b"/>
                            <a:pathLst>
                              <a:path w="3690620" h="1541145">
                                <a:moveTo>
                                  <a:pt x="49942" y="54885"/>
                                </a:moveTo>
                                <a:lnTo>
                                  <a:pt x="99885" y="54885"/>
                                </a:lnTo>
                              </a:path>
                              <a:path w="3690620" h="1541145">
                                <a:moveTo>
                                  <a:pt x="124857" y="54885"/>
                                </a:moveTo>
                                <a:lnTo>
                                  <a:pt x="174800" y="54885"/>
                                </a:lnTo>
                              </a:path>
                              <a:path w="3690620" h="1541145">
                                <a:moveTo>
                                  <a:pt x="199771" y="54885"/>
                                </a:moveTo>
                                <a:lnTo>
                                  <a:pt x="249714" y="54885"/>
                                </a:lnTo>
                              </a:path>
                              <a:path w="3690620" h="1541145">
                                <a:moveTo>
                                  <a:pt x="274686" y="54885"/>
                                </a:moveTo>
                                <a:lnTo>
                                  <a:pt x="324629" y="54885"/>
                                </a:lnTo>
                              </a:path>
                              <a:path w="3690620" h="1541145">
                                <a:moveTo>
                                  <a:pt x="349600" y="54885"/>
                                </a:moveTo>
                                <a:lnTo>
                                  <a:pt x="399543" y="54885"/>
                                </a:lnTo>
                              </a:path>
                              <a:path w="3690620" h="1541145">
                                <a:moveTo>
                                  <a:pt x="424515" y="54885"/>
                                </a:moveTo>
                                <a:lnTo>
                                  <a:pt x="474458" y="54885"/>
                                </a:lnTo>
                              </a:path>
                              <a:path w="3690620" h="1541145">
                                <a:moveTo>
                                  <a:pt x="499429" y="54885"/>
                                </a:moveTo>
                                <a:lnTo>
                                  <a:pt x="549372" y="54885"/>
                                </a:lnTo>
                              </a:path>
                              <a:path w="3690620" h="1541145">
                                <a:moveTo>
                                  <a:pt x="574343" y="54885"/>
                                </a:moveTo>
                                <a:lnTo>
                                  <a:pt x="624286" y="54885"/>
                                </a:lnTo>
                              </a:path>
                              <a:path w="3690620" h="1541145">
                                <a:moveTo>
                                  <a:pt x="649258" y="54885"/>
                                </a:moveTo>
                                <a:lnTo>
                                  <a:pt x="699201" y="54885"/>
                                </a:lnTo>
                              </a:path>
                              <a:path w="3690620" h="1541145">
                                <a:moveTo>
                                  <a:pt x="724172" y="54885"/>
                                </a:moveTo>
                                <a:lnTo>
                                  <a:pt x="774115" y="54885"/>
                                </a:lnTo>
                              </a:path>
                              <a:path w="3690620" h="1541145">
                                <a:moveTo>
                                  <a:pt x="799087" y="54885"/>
                                </a:moveTo>
                                <a:lnTo>
                                  <a:pt x="849030" y="54885"/>
                                </a:lnTo>
                              </a:path>
                              <a:path w="3690620" h="1541145">
                                <a:moveTo>
                                  <a:pt x="874001" y="54885"/>
                                </a:moveTo>
                                <a:lnTo>
                                  <a:pt x="923944" y="54885"/>
                                </a:lnTo>
                              </a:path>
                              <a:path w="3690620" h="1541145">
                                <a:moveTo>
                                  <a:pt x="948916" y="54885"/>
                                </a:moveTo>
                                <a:lnTo>
                                  <a:pt x="998859" y="54885"/>
                                </a:lnTo>
                              </a:path>
                              <a:path w="3690620" h="1541145">
                                <a:moveTo>
                                  <a:pt x="1023830" y="54885"/>
                                </a:moveTo>
                                <a:lnTo>
                                  <a:pt x="1073773" y="54885"/>
                                </a:lnTo>
                              </a:path>
                              <a:path w="3690620" h="1541145">
                                <a:moveTo>
                                  <a:pt x="1098744" y="54885"/>
                                </a:moveTo>
                                <a:lnTo>
                                  <a:pt x="1148687" y="54885"/>
                                </a:lnTo>
                              </a:path>
                              <a:path w="3690620" h="1541145">
                                <a:moveTo>
                                  <a:pt x="1173659" y="54885"/>
                                </a:moveTo>
                                <a:lnTo>
                                  <a:pt x="1223602" y="54885"/>
                                </a:lnTo>
                              </a:path>
                              <a:path w="3690620" h="1541145">
                                <a:moveTo>
                                  <a:pt x="1248573" y="54885"/>
                                </a:moveTo>
                                <a:lnTo>
                                  <a:pt x="1298516" y="54885"/>
                                </a:lnTo>
                              </a:path>
                              <a:path w="3690620" h="1541145">
                                <a:moveTo>
                                  <a:pt x="1323488" y="54885"/>
                                </a:moveTo>
                                <a:lnTo>
                                  <a:pt x="1373431" y="54885"/>
                                </a:lnTo>
                              </a:path>
                              <a:path w="3690620" h="1541145">
                                <a:moveTo>
                                  <a:pt x="1398402" y="54885"/>
                                </a:moveTo>
                                <a:lnTo>
                                  <a:pt x="1448345" y="54885"/>
                                </a:lnTo>
                              </a:path>
                              <a:path w="3690620" h="1541145">
                                <a:moveTo>
                                  <a:pt x="1473317" y="54885"/>
                                </a:moveTo>
                                <a:lnTo>
                                  <a:pt x="1523260" y="54885"/>
                                </a:lnTo>
                              </a:path>
                              <a:path w="3690620" h="1541145">
                                <a:moveTo>
                                  <a:pt x="1548231" y="54885"/>
                                </a:moveTo>
                                <a:lnTo>
                                  <a:pt x="1598174" y="54885"/>
                                </a:lnTo>
                              </a:path>
                              <a:path w="3690620" h="1541145">
                                <a:moveTo>
                                  <a:pt x="1623146" y="54885"/>
                                </a:moveTo>
                                <a:lnTo>
                                  <a:pt x="1673088" y="54885"/>
                                </a:lnTo>
                              </a:path>
                              <a:path w="3690620" h="1541145">
                                <a:moveTo>
                                  <a:pt x="1698060" y="54885"/>
                                </a:moveTo>
                                <a:lnTo>
                                  <a:pt x="1748003" y="54885"/>
                                </a:lnTo>
                              </a:path>
                              <a:path w="3690620" h="1541145">
                                <a:moveTo>
                                  <a:pt x="1772974" y="54885"/>
                                </a:moveTo>
                                <a:lnTo>
                                  <a:pt x="1822917" y="54885"/>
                                </a:lnTo>
                              </a:path>
                              <a:path w="3690620" h="1541145">
                                <a:moveTo>
                                  <a:pt x="1847889" y="54885"/>
                                </a:moveTo>
                                <a:lnTo>
                                  <a:pt x="1897832" y="54885"/>
                                </a:lnTo>
                              </a:path>
                              <a:path w="3690620" h="1541145">
                                <a:moveTo>
                                  <a:pt x="1922803" y="54885"/>
                                </a:moveTo>
                                <a:lnTo>
                                  <a:pt x="1972746" y="54885"/>
                                </a:lnTo>
                              </a:path>
                              <a:path w="3690620" h="1541145">
                                <a:moveTo>
                                  <a:pt x="1997718" y="54885"/>
                                </a:moveTo>
                                <a:lnTo>
                                  <a:pt x="2047661" y="54885"/>
                                </a:lnTo>
                              </a:path>
                              <a:path w="3690620" h="1541145">
                                <a:moveTo>
                                  <a:pt x="2072632" y="54885"/>
                                </a:moveTo>
                                <a:lnTo>
                                  <a:pt x="2122575" y="54885"/>
                                </a:lnTo>
                              </a:path>
                              <a:path w="3690620" h="1541145">
                                <a:moveTo>
                                  <a:pt x="2147547" y="54885"/>
                                </a:moveTo>
                                <a:lnTo>
                                  <a:pt x="2197489" y="54885"/>
                                </a:lnTo>
                              </a:path>
                              <a:path w="3690620" h="1541145">
                                <a:moveTo>
                                  <a:pt x="2222461" y="54885"/>
                                </a:moveTo>
                                <a:lnTo>
                                  <a:pt x="2272404" y="54885"/>
                                </a:lnTo>
                              </a:path>
                              <a:path w="3690620" h="1541145">
                                <a:moveTo>
                                  <a:pt x="2297375" y="54885"/>
                                </a:moveTo>
                                <a:lnTo>
                                  <a:pt x="2347318" y="54885"/>
                                </a:lnTo>
                              </a:path>
                              <a:path w="3690620" h="1541145">
                                <a:moveTo>
                                  <a:pt x="2372290" y="54885"/>
                                </a:moveTo>
                                <a:lnTo>
                                  <a:pt x="2422233" y="54885"/>
                                </a:lnTo>
                              </a:path>
                              <a:path w="3690620" h="1541145">
                                <a:moveTo>
                                  <a:pt x="2447204" y="54885"/>
                                </a:moveTo>
                                <a:lnTo>
                                  <a:pt x="2497147" y="54885"/>
                                </a:lnTo>
                              </a:path>
                              <a:path w="3690620" h="1541145">
                                <a:moveTo>
                                  <a:pt x="2522119" y="54885"/>
                                </a:moveTo>
                                <a:lnTo>
                                  <a:pt x="2572062" y="54885"/>
                                </a:lnTo>
                              </a:path>
                              <a:path w="3690620" h="1541145">
                                <a:moveTo>
                                  <a:pt x="2597033" y="54885"/>
                                </a:moveTo>
                                <a:lnTo>
                                  <a:pt x="2646976" y="54885"/>
                                </a:lnTo>
                              </a:path>
                              <a:path w="3690620" h="1541145">
                                <a:moveTo>
                                  <a:pt x="2671948" y="54885"/>
                                </a:moveTo>
                                <a:lnTo>
                                  <a:pt x="2721891" y="54885"/>
                                </a:lnTo>
                              </a:path>
                              <a:path w="3690620" h="1541145">
                                <a:moveTo>
                                  <a:pt x="2746862" y="54885"/>
                                </a:moveTo>
                                <a:lnTo>
                                  <a:pt x="2796805" y="54885"/>
                                </a:lnTo>
                              </a:path>
                              <a:path w="3690620" h="1541145">
                                <a:moveTo>
                                  <a:pt x="2821776" y="54885"/>
                                </a:moveTo>
                                <a:lnTo>
                                  <a:pt x="2871719" y="54885"/>
                                </a:lnTo>
                              </a:path>
                              <a:path w="3690620" h="1541145">
                                <a:moveTo>
                                  <a:pt x="2896691" y="54885"/>
                                </a:moveTo>
                                <a:lnTo>
                                  <a:pt x="2946634" y="54885"/>
                                </a:lnTo>
                              </a:path>
                              <a:path w="3690620" h="1541145">
                                <a:moveTo>
                                  <a:pt x="2971605" y="54885"/>
                                </a:moveTo>
                                <a:lnTo>
                                  <a:pt x="3021548" y="54885"/>
                                </a:lnTo>
                              </a:path>
                              <a:path w="3690620" h="1541145">
                                <a:moveTo>
                                  <a:pt x="3046520" y="54885"/>
                                </a:moveTo>
                                <a:lnTo>
                                  <a:pt x="3096463" y="54885"/>
                                </a:lnTo>
                              </a:path>
                              <a:path w="3690620" h="1541145">
                                <a:moveTo>
                                  <a:pt x="3121434" y="54885"/>
                                </a:moveTo>
                                <a:lnTo>
                                  <a:pt x="3171377" y="54885"/>
                                </a:lnTo>
                              </a:path>
                              <a:path w="3690620" h="1541145">
                                <a:moveTo>
                                  <a:pt x="3196349" y="54885"/>
                                </a:moveTo>
                                <a:lnTo>
                                  <a:pt x="3246292" y="54885"/>
                                </a:lnTo>
                              </a:path>
                              <a:path w="3690620" h="1541145">
                                <a:moveTo>
                                  <a:pt x="3271263" y="54885"/>
                                </a:moveTo>
                                <a:lnTo>
                                  <a:pt x="3321206" y="54885"/>
                                </a:lnTo>
                              </a:path>
                              <a:path w="3690620" h="1541145">
                                <a:moveTo>
                                  <a:pt x="3346177" y="54885"/>
                                </a:moveTo>
                                <a:lnTo>
                                  <a:pt x="3396120" y="54885"/>
                                </a:lnTo>
                              </a:path>
                              <a:path w="3690620" h="1541145">
                                <a:moveTo>
                                  <a:pt x="3421092" y="54885"/>
                                </a:moveTo>
                                <a:lnTo>
                                  <a:pt x="3471035" y="54885"/>
                                </a:lnTo>
                              </a:path>
                              <a:path w="3690620" h="1541145">
                                <a:moveTo>
                                  <a:pt x="3496006" y="54885"/>
                                </a:moveTo>
                                <a:lnTo>
                                  <a:pt x="3545949" y="54885"/>
                                </a:lnTo>
                              </a:path>
                              <a:path w="3690620" h="1541145">
                                <a:moveTo>
                                  <a:pt x="3570921" y="54885"/>
                                </a:moveTo>
                                <a:lnTo>
                                  <a:pt x="3620864" y="54885"/>
                                </a:lnTo>
                              </a:path>
                              <a:path w="3690620" h="1541145">
                                <a:moveTo>
                                  <a:pt x="3645835" y="54885"/>
                                </a:moveTo>
                                <a:lnTo>
                                  <a:pt x="3690446" y="54885"/>
                                </a:lnTo>
                              </a:path>
                              <a:path w="3690620" h="1541145">
                                <a:moveTo>
                                  <a:pt x="0" y="1541078"/>
                                </a:moveTo>
                                <a:lnTo>
                                  <a:pt x="0" y="1491135"/>
                                </a:lnTo>
                              </a:path>
                              <a:path w="3690620" h="1541145">
                                <a:moveTo>
                                  <a:pt x="0" y="1466163"/>
                                </a:moveTo>
                                <a:lnTo>
                                  <a:pt x="0" y="1416220"/>
                                </a:lnTo>
                              </a:path>
                              <a:path w="3690620" h="1541145">
                                <a:moveTo>
                                  <a:pt x="0" y="1391249"/>
                                </a:moveTo>
                                <a:lnTo>
                                  <a:pt x="0" y="1341306"/>
                                </a:lnTo>
                              </a:path>
                              <a:path w="3690620" h="1541145">
                                <a:moveTo>
                                  <a:pt x="0" y="1316335"/>
                                </a:moveTo>
                                <a:lnTo>
                                  <a:pt x="0" y="1266392"/>
                                </a:lnTo>
                              </a:path>
                              <a:path w="3690620" h="1541145">
                                <a:moveTo>
                                  <a:pt x="0" y="1166506"/>
                                </a:moveTo>
                                <a:lnTo>
                                  <a:pt x="0" y="1116563"/>
                                </a:lnTo>
                              </a:path>
                              <a:path w="3690620" h="1541145">
                                <a:moveTo>
                                  <a:pt x="0" y="1091591"/>
                                </a:moveTo>
                                <a:lnTo>
                                  <a:pt x="0" y="1041648"/>
                                </a:lnTo>
                              </a:path>
                              <a:path w="3690620" h="1541145">
                                <a:moveTo>
                                  <a:pt x="0" y="1016677"/>
                                </a:moveTo>
                                <a:lnTo>
                                  <a:pt x="0" y="966734"/>
                                </a:lnTo>
                              </a:path>
                              <a:path w="3690620" h="1541145">
                                <a:moveTo>
                                  <a:pt x="0" y="941762"/>
                                </a:moveTo>
                                <a:lnTo>
                                  <a:pt x="0" y="891819"/>
                                </a:lnTo>
                              </a:path>
                              <a:path w="3690620" h="1541145">
                                <a:moveTo>
                                  <a:pt x="0" y="866848"/>
                                </a:moveTo>
                                <a:lnTo>
                                  <a:pt x="0" y="816905"/>
                                </a:lnTo>
                              </a:path>
                              <a:path w="3690620" h="1541145">
                                <a:moveTo>
                                  <a:pt x="0" y="791933"/>
                                </a:moveTo>
                                <a:lnTo>
                                  <a:pt x="0" y="741991"/>
                                </a:lnTo>
                              </a:path>
                              <a:path w="3690620" h="1541145">
                                <a:moveTo>
                                  <a:pt x="0" y="717019"/>
                                </a:moveTo>
                                <a:lnTo>
                                  <a:pt x="0" y="667076"/>
                                </a:lnTo>
                              </a:path>
                              <a:path w="3690620" h="1541145">
                                <a:moveTo>
                                  <a:pt x="0" y="567190"/>
                                </a:moveTo>
                                <a:lnTo>
                                  <a:pt x="0" y="517247"/>
                                </a:lnTo>
                              </a:path>
                              <a:path w="3690620" h="1541145">
                                <a:moveTo>
                                  <a:pt x="0" y="492276"/>
                                </a:moveTo>
                                <a:lnTo>
                                  <a:pt x="0" y="442333"/>
                                </a:lnTo>
                              </a:path>
                              <a:path w="3690620" h="1541145">
                                <a:moveTo>
                                  <a:pt x="0" y="417361"/>
                                </a:moveTo>
                                <a:lnTo>
                                  <a:pt x="0" y="367418"/>
                                </a:lnTo>
                              </a:path>
                              <a:path w="3690620" h="1541145">
                                <a:moveTo>
                                  <a:pt x="0" y="342447"/>
                                </a:moveTo>
                                <a:lnTo>
                                  <a:pt x="0" y="292504"/>
                                </a:lnTo>
                              </a:path>
                              <a:path w="3690620" h="1541145">
                                <a:moveTo>
                                  <a:pt x="0" y="267532"/>
                                </a:moveTo>
                                <a:lnTo>
                                  <a:pt x="0" y="217590"/>
                                </a:lnTo>
                              </a:path>
                              <a:path w="3690620" h="1541145">
                                <a:moveTo>
                                  <a:pt x="0" y="192618"/>
                                </a:moveTo>
                                <a:lnTo>
                                  <a:pt x="0" y="142675"/>
                                </a:lnTo>
                              </a:path>
                              <a:path w="3690620" h="1541145">
                                <a:moveTo>
                                  <a:pt x="0" y="117704"/>
                                </a:moveTo>
                                <a:lnTo>
                                  <a:pt x="0" y="67761"/>
                                </a:lnTo>
                              </a:path>
                              <a:path w="3690620" h="1541145">
                                <a:moveTo>
                                  <a:pt x="0" y="42789"/>
                                </a:moveTo>
                                <a:lnTo>
                                  <a:pt x="0" y="0"/>
                                </a:lnTo>
                              </a:path>
                              <a:path w="3690620" h="1541145">
                                <a:moveTo>
                                  <a:pt x="733016" y="117704"/>
                                </a:moveTo>
                                <a:lnTo>
                                  <a:pt x="733016" y="67761"/>
                                </a:lnTo>
                              </a:path>
                              <a:path w="3690620" h="1541145">
                                <a:moveTo>
                                  <a:pt x="733016" y="42789"/>
                                </a:moveTo>
                                <a:lnTo>
                                  <a:pt x="733016" y="0"/>
                                </a:lnTo>
                              </a:path>
                              <a:path w="3690620" h="1541145">
                                <a:moveTo>
                                  <a:pt x="1466163" y="117704"/>
                                </a:moveTo>
                                <a:lnTo>
                                  <a:pt x="1466163" y="67761"/>
                                </a:lnTo>
                              </a:path>
                              <a:path w="3690620" h="1541145">
                                <a:moveTo>
                                  <a:pt x="1466163" y="42789"/>
                                </a:moveTo>
                                <a:lnTo>
                                  <a:pt x="1466163" y="0"/>
                                </a:lnTo>
                              </a:path>
                              <a:path w="3690620" h="1541145">
                                <a:moveTo>
                                  <a:pt x="2199310" y="117704"/>
                                </a:moveTo>
                                <a:lnTo>
                                  <a:pt x="2199310" y="67761"/>
                                </a:lnTo>
                              </a:path>
                              <a:path w="3690620" h="1541145">
                                <a:moveTo>
                                  <a:pt x="2199310" y="42789"/>
                                </a:moveTo>
                                <a:lnTo>
                                  <a:pt x="2199310" y="0"/>
                                </a:lnTo>
                              </a:path>
                              <a:path w="3690620" h="1541145">
                                <a:moveTo>
                                  <a:pt x="2932327" y="117704"/>
                                </a:moveTo>
                                <a:lnTo>
                                  <a:pt x="2932327" y="67761"/>
                                </a:lnTo>
                              </a:path>
                              <a:path w="3690620" h="1541145">
                                <a:moveTo>
                                  <a:pt x="2932327" y="42789"/>
                                </a:moveTo>
                                <a:lnTo>
                                  <a:pt x="2932327" y="0"/>
                                </a:lnTo>
                              </a:path>
                              <a:path w="3690620" h="1541145">
                                <a:moveTo>
                                  <a:pt x="3665474" y="117704"/>
                                </a:moveTo>
                                <a:lnTo>
                                  <a:pt x="3665474" y="67761"/>
                                </a:lnTo>
                              </a:path>
                              <a:path w="3690620" h="1541145">
                                <a:moveTo>
                                  <a:pt x="3665474" y="42789"/>
                                </a:moveTo>
                                <a:lnTo>
                                  <a:pt x="3665474" y="0"/>
                                </a:lnTo>
                              </a:path>
                            </a:pathLst>
                          </a:custGeom>
                          <a:ln w="7491">
                            <a:solidFill>
                              <a:srgbClr val="F0F0F0"/>
                            </a:solidFill>
                            <a:prstDash val="solid"/>
                          </a:ln>
                        </wps:spPr>
                        <wps:bodyPr wrap="square" lIns="0" tIns="0" rIns="0" bIns="0" rtlCol="0">
                          <a:prstTxWarp prst="textNoShape">
                            <a:avLst/>
                          </a:prstTxWarp>
                          <a:noAutofit/>
                        </wps:bodyPr>
                      </wps:wsp>
                      <pic:pic xmlns:pic="http://schemas.openxmlformats.org/drawingml/2006/picture">
                        <pic:nvPicPr>
                          <pic:cNvPr id="403" name="Image 403"/>
                          <pic:cNvPicPr/>
                        </pic:nvPicPr>
                        <pic:blipFill>
                          <a:blip r:embed="rId35" cstate="print"/>
                          <a:stretch>
                            <a:fillRect/>
                          </a:stretch>
                        </pic:blipFill>
                        <pic:spPr>
                          <a:xfrm>
                            <a:off x="0" y="0"/>
                            <a:ext cx="3750143" cy="1840736"/>
                          </a:xfrm>
                          <a:prstGeom prst="rect">
                            <a:avLst/>
                          </a:prstGeom>
                        </pic:spPr>
                      </pic:pic>
                      <wps:wsp>
                        <wps:cNvPr id="404" name="Graphic 404"/>
                        <wps:cNvSpPr/>
                        <wps:spPr>
                          <a:xfrm>
                            <a:off x="34725" y="1840736"/>
                            <a:ext cx="3716020" cy="34925"/>
                          </a:xfrm>
                          <a:custGeom>
                            <a:avLst/>
                            <a:gdLst/>
                            <a:ahLst/>
                            <a:cxnLst/>
                            <a:rect l="l" t="t" r="r" b="b"/>
                            <a:pathLst>
                              <a:path w="3716020" h="34925">
                                <a:moveTo>
                                  <a:pt x="0" y="0"/>
                                </a:moveTo>
                                <a:lnTo>
                                  <a:pt x="3715417" y="0"/>
                                </a:lnTo>
                              </a:path>
                              <a:path w="3716020" h="34925">
                                <a:moveTo>
                                  <a:pt x="24971" y="0"/>
                                </a:moveTo>
                                <a:lnTo>
                                  <a:pt x="24971" y="34595"/>
                                </a:lnTo>
                              </a:path>
                              <a:path w="3716020" h="34925">
                                <a:moveTo>
                                  <a:pt x="757988" y="0"/>
                                </a:moveTo>
                                <a:lnTo>
                                  <a:pt x="757988" y="34595"/>
                                </a:lnTo>
                              </a:path>
                              <a:path w="3716020" h="34925">
                                <a:moveTo>
                                  <a:pt x="1491135" y="0"/>
                                </a:moveTo>
                                <a:lnTo>
                                  <a:pt x="1491135" y="34595"/>
                                </a:lnTo>
                              </a:path>
                              <a:path w="3716020" h="34925">
                                <a:moveTo>
                                  <a:pt x="2224282" y="0"/>
                                </a:moveTo>
                                <a:lnTo>
                                  <a:pt x="2224282" y="34595"/>
                                </a:lnTo>
                              </a:path>
                              <a:path w="3716020" h="34925">
                                <a:moveTo>
                                  <a:pt x="2957299" y="0"/>
                                </a:moveTo>
                                <a:lnTo>
                                  <a:pt x="2957299" y="34595"/>
                                </a:lnTo>
                              </a:path>
                              <a:path w="3716020" h="34925">
                                <a:moveTo>
                                  <a:pt x="3690446" y="0"/>
                                </a:moveTo>
                                <a:lnTo>
                                  <a:pt x="3690446" y="34595"/>
                                </a:lnTo>
                              </a:path>
                            </a:pathLst>
                          </a:custGeom>
                          <a:ln w="49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CDECCD" id="Group 401" o:spid="_x0000_s1026" style="position:absolute;margin-left:167.75pt;margin-top:-1.05pt;width:295.3pt;height:147.7pt;z-index:15773696;mso-wrap-distance-left:0;mso-wrap-distance-right:0;mso-position-horizontal-relative:page" coordsize="37503,18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">
                <v:shape id="Graphic 402" o:spid="_x0000_s1027" style="position:absolute;left:596;width:36907;height:15411;visibility:visible;mso-wrap-style:square;v-text-anchor:top" coordsize="3690620,154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" path="m49942,54885r49943,em124857,54885r49943,em199771,54885r49943,em274686,54885r49943,em349600,54885r49943,em424515,54885r49943,em499429,54885r49943,em574343,54885r49943,em649258,54885r49943,em724172,54885r49943,em799087,54885r49943,em874001,54885r49943,em948916,54885r49943,em1023830,54885r49943,em1098744,54885r49943,em1173659,54885r49943,em1248573,54885r49943,em1323488,54885r49943,em1398402,54885r49943,em1473317,54885r49943,em1548231,54885r49943,em1623146,54885r49942,em1698060,54885r49943,em1772974,54885r49943,em1847889,54885r49943,em1922803,54885r49943,em1997718,54885r49943,em2072632,54885r49943,em2147547,54885r49942,em2222461,54885r49943,em2297375,54885r49943,em2372290,54885r49943,em2447204,54885r49943,em2522119,54885r49943,em2597033,54885r49943,em2671948,54885r49943,em2746862,54885r49943,em2821776,54885r49943,em2896691,54885r49943,em2971605,54885r49943,em3046520,54885r49943,em3121434,54885r49943,em3196349,54885r49943,em3271263,54885r49943,em3346177,54885r49943,em3421092,54885r49943,em3496006,54885r49943,em3570921,54885r49943,em3645835,54885r44611,em,1541078r,-49943em,1466163r,-49943em,1391249r,-49943em,1316335r,-49943em,1166506r,-49943em,1091591r,-49943em,1016677l,966734em,941762l,891819em,866848l,816905em,791933l,741991em,717019l,667076em,567190l,517247em,492276l,442333em,417361l,367418em,342447l,292504em,267532l,217590em,192618l,142675em,117704l,67761em,42789l,em733016,117704r,-49943em733016,42789l733016,em1466163,117704r,-49943em1466163,42789r,-42789em2199310,117704r,-49943em2199310,42789r,-42789em2932327,117704r,-49943em2932327,42789r,-42789em3665474,117704r,-49943em3665474,42789r,-42789e" filled="f" strokecolor="#f0f0f0" strokeweight=".20808mm">
                  <v:path arrowok="t"/>
                </v:shape>
                <v:shape id="Image 403" o:spid="_x0000_s1028" type="#_x0000_t75" style="position:absolute;width:37501;height:18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">
                  <v:imagedata r:id="rId36" o:title=""/>
                </v:shape>
                <v:shape id="Graphic 404" o:spid="_x0000_s1029" style="position:absolute;left:347;top:18407;width:37160;height:349;visibility:visible;mso-wrap-style:square;v-text-anchor:top" coordsize="37160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" path="m,l3715417,em24971,r,34595em757988,r,34595em1491135,r,34595em2224282,r,34595em2957299,r,34595em3690446,r,34595e" filled="f" strokeweight=".1387mm">
                  <v:path arrowok="t"/>
                </v:shape>
                <w10:wrap anchorx="page"/>
              </v:group>
            </w:pict>
          </mc:Fallback>
        </mc:AlternateContent>
      </w:r>
      <w:bookmarkStart w:id="2728" w:name="_bookmark76"/>
      <w:bookmarkEnd w:id="2728"/>
      <w:r>
        <w:rPr>
          <w:rFonts w:ascii="Arial MT"/>
          <w:spacing w:val="-5"/>
          <w:sz w:val="11"/>
        </w:rPr>
        <w:t>.6</w:t>
      </w:r>
    </w:p>
    <w:p w14:paraId="2EEB077D" w14:textId="77777777" w:rsidR="006F1B3D" w:rsidRDefault="006F1B3D" w:rsidP="008C7539">
      <w:pPr>
        <w:pStyle w:val="BodyText"/>
        <w:suppressAutoHyphens/>
        <w:rPr>
          <w:rFonts w:ascii="Arial MT"/>
          <w:sz w:val="11"/>
        </w:rPr>
      </w:pPr>
    </w:p>
    <w:p w14:paraId="098B0F05" w14:textId="77777777" w:rsidR="006F1B3D" w:rsidRDefault="006F1B3D" w:rsidP="008C7539">
      <w:pPr>
        <w:pStyle w:val="BodyText"/>
        <w:suppressAutoHyphens/>
        <w:rPr>
          <w:rFonts w:ascii="Arial MT"/>
          <w:sz w:val="11"/>
        </w:rPr>
      </w:pPr>
    </w:p>
    <w:p w14:paraId="36CBE6AB" w14:textId="77777777" w:rsidR="006F1B3D" w:rsidRDefault="006F1B3D" w:rsidP="008C7539">
      <w:pPr>
        <w:pStyle w:val="BodyText"/>
        <w:suppressAutoHyphens/>
        <w:rPr>
          <w:rFonts w:ascii="Arial MT"/>
          <w:sz w:val="11"/>
        </w:rPr>
      </w:pPr>
    </w:p>
    <w:p w14:paraId="475CFC45" w14:textId="77777777" w:rsidR="006F1B3D" w:rsidRDefault="006F1B3D" w:rsidP="008C7539">
      <w:pPr>
        <w:pStyle w:val="BodyText"/>
        <w:suppressAutoHyphens/>
        <w:rPr>
          <w:rFonts w:ascii="Arial MT"/>
          <w:sz w:val="11"/>
        </w:rPr>
      </w:pPr>
    </w:p>
    <w:p w14:paraId="5546CE36" w14:textId="77777777" w:rsidR="006F1B3D" w:rsidRDefault="006F1B3D" w:rsidP="008C7539">
      <w:pPr>
        <w:pStyle w:val="BodyText"/>
        <w:suppressAutoHyphens/>
        <w:rPr>
          <w:rFonts w:ascii="Arial MT"/>
          <w:sz w:val="11"/>
        </w:rPr>
      </w:pPr>
    </w:p>
    <w:p w14:paraId="1861E415" w14:textId="77777777" w:rsidR="006F1B3D" w:rsidRDefault="006F1B3D" w:rsidP="008C7539">
      <w:pPr>
        <w:pStyle w:val="BodyText"/>
        <w:suppressAutoHyphens/>
        <w:spacing w:before="23"/>
        <w:rPr>
          <w:rFonts w:ascii="Arial MT"/>
          <w:sz w:val="11"/>
        </w:rPr>
      </w:pPr>
    </w:p>
    <w:p w14:paraId="7E77B3C5" w14:textId="77777777" w:rsidR="006F1B3D" w:rsidRDefault="00191F14" w:rsidP="008C7539">
      <w:pPr>
        <w:suppressAutoHyphens/>
        <w:ind w:left="1796"/>
        <w:rPr>
          <w:rFonts w:ascii="Arial MT"/>
          <w:sz w:val="11"/>
        </w:rPr>
      </w:pPr>
      <w:r>
        <w:rPr>
          <w:rFonts w:ascii="Arial MT"/>
          <w:noProof/>
          <w:sz w:val="11"/>
        </w:rPr>
        <mc:AlternateContent>
          <mc:Choice Requires="wps">
            <w:drawing>
              <wp:anchor distT="0" distB="0" distL="0" distR="0" simplePos="0" relativeHeight="15775232" behindDoc="0" locked="0" layoutInCell="1" allowOverlap="1" wp14:anchorId="1C5F1645" wp14:editId="06E62206">
                <wp:simplePos x="0" y="0"/>
                <wp:positionH relativeFrom="page">
                  <wp:posOffset>1880156</wp:posOffset>
                </wp:positionH>
                <wp:positionV relativeFrom="paragraph">
                  <wp:posOffset>-79598</wp:posOffset>
                </wp:positionV>
                <wp:extent cx="122555" cy="820419"/>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820419"/>
                        </a:xfrm>
                        <a:prstGeom prst="rect">
                          <a:avLst/>
                        </a:prstGeom>
                      </wps:spPr>
                      <wps:txbx>
                        <w:txbxContent>
                          <w:p w14:paraId="2853342A" w14:textId="77777777" w:rsidR="00B74441" w:rsidRDefault="00B74441">
                            <w:pPr>
                              <w:spacing w:before="21"/>
                              <w:ind w:left="20"/>
                              <w:rPr>
                                <w:rFonts w:ascii="Arial MT"/>
                                <w:sz w:val="13"/>
                              </w:rPr>
                            </w:pPr>
                            <w:r>
                              <w:rPr>
                                <w:rFonts w:ascii="Arial MT"/>
                                <w:w w:val="105"/>
                                <w:sz w:val="13"/>
                              </w:rPr>
                              <w:t>New</w:t>
                            </w:r>
                            <w:r>
                              <w:rPr>
                                <w:rFonts w:ascii="Arial MT"/>
                                <w:spacing w:val="-7"/>
                                <w:w w:val="105"/>
                                <w:sz w:val="13"/>
                              </w:rPr>
                              <w:t xml:space="preserve"> </w:t>
                            </w:r>
                            <w:r>
                              <w:rPr>
                                <w:rFonts w:ascii="Arial MT"/>
                                <w:w w:val="105"/>
                                <w:sz w:val="13"/>
                              </w:rPr>
                              <w:t>enrollment</w:t>
                            </w:r>
                            <w:r>
                              <w:rPr>
                                <w:rFonts w:ascii="Arial MT"/>
                                <w:spacing w:val="-6"/>
                                <w:w w:val="105"/>
                                <w:sz w:val="13"/>
                              </w:rPr>
                              <w:t xml:space="preserve"> </w:t>
                            </w:r>
                            <w:r>
                              <w:rPr>
                                <w:rFonts w:ascii="Arial MT"/>
                                <w:spacing w:val="-4"/>
                                <w:w w:val="105"/>
                                <w:sz w:val="13"/>
                              </w:rPr>
                              <w:t>ratio</w:t>
                            </w:r>
                          </w:p>
                        </w:txbxContent>
                      </wps:txbx>
                      <wps:bodyPr vert="vert270" wrap="square" lIns="0" tIns="0" rIns="0" bIns="0" rtlCol="0">
                        <a:noAutofit/>
                      </wps:bodyPr>
                    </wps:wsp>
                  </a:graphicData>
                </a:graphic>
              </wp:anchor>
            </w:drawing>
          </mc:Choice>
          <mc:Fallback>
            <w:pict>
              <v:shape w14:anchorId="1C5F1645" id="Textbox 405" o:spid="_x0000_s1081" type="#_x0000_t202" style="position:absolute;left:0;text-align:left;margin-left:148.05pt;margin-top:-6.25pt;width:9.65pt;height:64.6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" filled="f" stroked="f">
                <v:textbox style="layout-flow:vertical;mso-layout-flow-alt:bottom-to-top" inset="0,0,0,0">
                  <w:txbxContent>
                    <w:p w14:paraId="2853342A" w14:textId="77777777" w:rsidR="00B74441" w:rsidRDefault="00B74441">
                      <w:pPr>
                        <w:spacing w:before="21"/>
                        <w:ind w:left="20"/>
                        <w:rPr>
                          <w:rFonts w:ascii="Arial MT"/>
                          <w:sz w:val="13"/>
                        </w:rPr>
                      </w:pPr>
                      <w:r>
                        <w:rPr>
                          <w:rFonts w:ascii="Arial MT"/>
                          <w:w w:val="105"/>
                          <w:sz w:val="13"/>
                        </w:rPr>
                        <w:t>New</w:t>
                      </w:r>
                      <w:r>
                        <w:rPr>
                          <w:rFonts w:ascii="Arial MT"/>
                          <w:spacing w:val="-7"/>
                          <w:w w:val="105"/>
                          <w:sz w:val="13"/>
                        </w:rPr>
                        <w:t xml:space="preserve"> </w:t>
                      </w:r>
                      <w:r>
                        <w:rPr>
                          <w:rFonts w:ascii="Arial MT"/>
                          <w:w w:val="105"/>
                          <w:sz w:val="13"/>
                        </w:rPr>
                        <w:t>enrollment</w:t>
                      </w:r>
                      <w:r>
                        <w:rPr>
                          <w:rFonts w:ascii="Arial MT"/>
                          <w:spacing w:val="-6"/>
                          <w:w w:val="105"/>
                          <w:sz w:val="13"/>
                        </w:rPr>
                        <w:t xml:space="preserve"> </w:t>
                      </w:r>
                      <w:r>
                        <w:rPr>
                          <w:rFonts w:ascii="Arial MT"/>
                          <w:spacing w:val="-4"/>
                          <w:w w:val="105"/>
                          <w:sz w:val="13"/>
                        </w:rPr>
                        <w:t>ratio</w:t>
                      </w:r>
                    </w:p>
                  </w:txbxContent>
                </v:textbox>
                <w10:wrap anchorx="page"/>
              </v:shape>
            </w:pict>
          </mc:Fallback>
        </mc:AlternateContent>
      </w:r>
      <w:r>
        <w:rPr>
          <w:rFonts w:ascii="Arial MT"/>
          <w:spacing w:val="-5"/>
          <w:sz w:val="11"/>
        </w:rPr>
        <w:t>.4</w:t>
      </w:r>
    </w:p>
    <w:p w14:paraId="51388AF8" w14:textId="77777777" w:rsidR="006F1B3D" w:rsidRDefault="006F1B3D" w:rsidP="008C7539">
      <w:pPr>
        <w:pStyle w:val="BodyText"/>
        <w:suppressAutoHyphens/>
        <w:rPr>
          <w:rFonts w:ascii="Arial MT"/>
          <w:sz w:val="11"/>
        </w:rPr>
      </w:pPr>
    </w:p>
    <w:p w14:paraId="0138366C" w14:textId="77777777" w:rsidR="006F1B3D" w:rsidRDefault="006F1B3D" w:rsidP="008C7539">
      <w:pPr>
        <w:pStyle w:val="BodyText"/>
        <w:suppressAutoHyphens/>
        <w:rPr>
          <w:rFonts w:ascii="Arial MT"/>
          <w:sz w:val="11"/>
        </w:rPr>
      </w:pPr>
    </w:p>
    <w:p w14:paraId="648C770B" w14:textId="77777777" w:rsidR="006F1B3D" w:rsidRDefault="006F1B3D" w:rsidP="008C7539">
      <w:pPr>
        <w:pStyle w:val="BodyText"/>
        <w:suppressAutoHyphens/>
        <w:rPr>
          <w:rFonts w:ascii="Arial MT"/>
          <w:sz w:val="11"/>
        </w:rPr>
      </w:pPr>
    </w:p>
    <w:p w14:paraId="7BBFC878" w14:textId="77777777" w:rsidR="006F1B3D" w:rsidRDefault="006F1B3D" w:rsidP="008C7539">
      <w:pPr>
        <w:pStyle w:val="BodyText"/>
        <w:suppressAutoHyphens/>
        <w:rPr>
          <w:rFonts w:ascii="Arial MT"/>
          <w:sz w:val="11"/>
        </w:rPr>
      </w:pPr>
    </w:p>
    <w:p w14:paraId="077AA958" w14:textId="77777777" w:rsidR="006F1B3D" w:rsidRDefault="006F1B3D" w:rsidP="008C7539">
      <w:pPr>
        <w:pStyle w:val="BodyText"/>
        <w:suppressAutoHyphens/>
        <w:rPr>
          <w:rFonts w:ascii="Arial MT"/>
          <w:sz w:val="11"/>
        </w:rPr>
      </w:pPr>
    </w:p>
    <w:p w14:paraId="07BF514A" w14:textId="77777777" w:rsidR="006F1B3D" w:rsidRDefault="006F1B3D" w:rsidP="008C7539">
      <w:pPr>
        <w:pStyle w:val="BodyText"/>
        <w:suppressAutoHyphens/>
        <w:spacing w:before="23"/>
        <w:rPr>
          <w:rFonts w:ascii="Arial MT"/>
          <w:sz w:val="11"/>
        </w:rPr>
      </w:pPr>
    </w:p>
    <w:p w14:paraId="519E3FD3" w14:textId="77777777" w:rsidR="006F1B3D" w:rsidRDefault="00191F14" w:rsidP="008C7539">
      <w:pPr>
        <w:suppressAutoHyphens/>
        <w:ind w:left="1796"/>
        <w:rPr>
          <w:rFonts w:ascii="Arial MT"/>
          <w:sz w:val="11"/>
        </w:rPr>
      </w:pPr>
      <w:r>
        <w:rPr>
          <w:rFonts w:ascii="Arial MT"/>
          <w:spacing w:val="-5"/>
          <w:sz w:val="11"/>
        </w:rPr>
        <w:t>.2</w:t>
      </w:r>
    </w:p>
    <w:p w14:paraId="3F03677B" w14:textId="77777777" w:rsidR="006F1B3D" w:rsidRDefault="006F1B3D" w:rsidP="008C7539">
      <w:pPr>
        <w:pStyle w:val="BodyText"/>
        <w:suppressAutoHyphens/>
        <w:rPr>
          <w:rFonts w:ascii="Arial MT"/>
          <w:sz w:val="11"/>
        </w:rPr>
      </w:pPr>
    </w:p>
    <w:p w14:paraId="00A5ADC2" w14:textId="77777777" w:rsidR="006F1B3D" w:rsidRDefault="006F1B3D" w:rsidP="008C7539">
      <w:pPr>
        <w:pStyle w:val="BodyText"/>
        <w:suppressAutoHyphens/>
        <w:rPr>
          <w:rFonts w:ascii="Arial MT"/>
          <w:sz w:val="11"/>
        </w:rPr>
      </w:pPr>
    </w:p>
    <w:p w14:paraId="6F07974F" w14:textId="77777777" w:rsidR="006F1B3D" w:rsidRDefault="006F1B3D" w:rsidP="008C7539">
      <w:pPr>
        <w:pStyle w:val="BodyText"/>
        <w:suppressAutoHyphens/>
        <w:rPr>
          <w:rFonts w:ascii="Arial MT"/>
          <w:sz w:val="11"/>
        </w:rPr>
      </w:pPr>
    </w:p>
    <w:p w14:paraId="11449582" w14:textId="77777777" w:rsidR="006F1B3D" w:rsidRDefault="006F1B3D" w:rsidP="008C7539">
      <w:pPr>
        <w:pStyle w:val="BodyText"/>
        <w:suppressAutoHyphens/>
        <w:rPr>
          <w:rFonts w:ascii="Arial MT"/>
          <w:sz w:val="11"/>
        </w:rPr>
      </w:pPr>
    </w:p>
    <w:p w14:paraId="0F285926" w14:textId="77777777" w:rsidR="006F1B3D" w:rsidRDefault="006F1B3D" w:rsidP="008C7539">
      <w:pPr>
        <w:pStyle w:val="BodyText"/>
        <w:suppressAutoHyphens/>
        <w:rPr>
          <w:rFonts w:ascii="Arial MT"/>
          <w:sz w:val="11"/>
        </w:rPr>
      </w:pPr>
    </w:p>
    <w:p w14:paraId="19F0ADC5" w14:textId="77777777" w:rsidR="006F1B3D" w:rsidRDefault="006F1B3D" w:rsidP="008C7539">
      <w:pPr>
        <w:pStyle w:val="BodyText"/>
        <w:suppressAutoHyphens/>
        <w:spacing w:before="23"/>
        <w:rPr>
          <w:rFonts w:ascii="Arial MT"/>
          <w:sz w:val="11"/>
        </w:rPr>
      </w:pPr>
    </w:p>
    <w:p w14:paraId="4147236D" w14:textId="77777777" w:rsidR="006F1B3D" w:rsidRDefault="00191F14" w:rsidP="008C7539">
      <w:pPr>
        <w:suppressAutoHyphens/>
        <w:spacing w:before="1"/>
        <w:ind w:left="1826"/>
        <w:rPr>
          <w:rFonts w:ascii="Arial MT"/>
          <w:sz w:val="11"/>
        </w:rPr>
      </w:pPr>
      <w:r>
        <w:rPr>
          <w:rFonts w:ascii="Arial MT"/>
          <w:spacing w:val="-10"/>
          <w:sz w:val="11"/>
        </w:rPr>
        <w:t>0</w:t>
      </w:r>
    </w:p>
    <w:p w14:paraId="6126E3AA" w14:textId="77777777" w:rsidR="006F1B3D" w:rsidRDefault="00191F14" w:rsidP="008C7539">
      <w:pPr>
        <w:tabs>
          <w:tab w:val="left" w:pos="3102"/>
          <w:tab w:val="left" w:pos="4256"/>
          <w:tab w:val="left" w:pos="5411"/>
          <w:tab w:val="left" w:pos="6565"/>
          <w:tab w:val="left" w:pos="7690"/>
        </w:tabs>
        <w:suppressAutoHyphens/>
        <w:spacing w:before="80"/>
        <w:ind w:left="1978"/>
        <w:rPr>
          <w:rFonts w:ascii="Arial MT"/>
          <w:sz w:val="11"/>
        </w:rPr>
      </w:pPr>
      <w:r>
        <w:rPr>
          <w:rFonts w:ascii="Arial MT"/>
          <w:spacing w:val="-10"/>
          <w:sz w:val="11"/>
        </w:rPr>
        <w:t>0</w:t>
      </w:r>
      <w:r>
        <w:rPr>
          <w:rFonts w:ascii="Arial MT"/>
          <w:sz w:val="11"/>
        </w:rPr>
        <w:tab/>
      </w:r>
      <w:r>
        <w:rPr>
          <w:rFonts w:ascii="Arial MT"/>
          <w:spacing w:val="-5"/>
          <w:sz w:val="11"/>
        </w:rPr>
        <w:t>20</w:t>
      </w:r>
      <w:r>
        <w:rPr>
          <w:rFonts w:ascii="Arial MT"/>
          <w:sz w:val="11"/>
        </w:rPr>
        <w:tab/>
      </w:r>
      <w:r>
        <w:rPr>
          <w:rFonts w:ascii="Arial MT"/>
          <w:spacing w:val="-5"/>
          <w:sz w:val="11"/>
        </w:rPr>
        <w:t>40</w:t>
      </w:r>
      <w:r>
        <w:rPr>
          <w:rFonts w:ascii="Arial MT"/>
          <w:sz w:val="11"/>
        </w:rPr>
        <w:tab/>
      </w:r>
      <w:r>
        <w:rPr>
          <w:rFonts w:ascii="Arial MT"/>
          <w:spacing w:val="-5"/>
          <w:sz w:val="11"/>
        </w:rPr>
        <w:t>60</w:t>
      </w:r>
      <w:r>
        <w:rPr>
          <w:rFonts w:ascii="Arial MT"/>
          <w:sz w:val="11"/>
        </w:rPr>
        <w:tab/>
      </w:r>
      <w:r>
        <w:rPr>
          <w:rFonts w:ascii="Arial MT"/>
          <w:spacing w:val="-5"/>
          <w:sz w:val="11"/>
        </w:rPr>
        <w:t>80</w:t>
      </w:r>
      <w:r>
        <w:rPr>
          <w:rFonts w:ascii="Arial MT"/>
          <w:sz w:val="11"/>
        </w:rPr>
        <w:tab/>
      </w:r>
      <w:r>
        <w:rPr>
          <w:rFonts w:ascii="Arial MT"/>
          <w:spacing w:val="-5"/>
          <w:sz w:val="11"/>
        </w:rPr>
        <w:t>100</w:t>
      </w:r>
    </w:p>
    <w:p w14:paraId="2BF8CD25" w14:textId="77777777" w:rsidR="006F1B3D" w:rsidRDefault="00191F14" w:rsidP="008C7539">
      <w:pPr>
        <w:tabs>
          <w:tab w:val="left" w:pos="4990"/>
        </w:tabs>
        <w:suppressAutoHyphens/>
        <w:spacing w:before="38" w:line="465" w:lineRule="auto"/>
        <w:ind w:left="3877" w:right="4189" w:firstLine="24"/>
        <w:jc w:val="center"/>
        <w:rPr>
          <w:rFonts w:ascii="Arial MT"/>
          <w:sz w:val="13"/>
        </w:rPr>
      </w:pPr>
      <w:r>
        <w:rPr>
          <w:rFonts w:ascii="Arial MT"/>
          <w:w w:val="105"/>
          <w:sz w:val="13"/>
        </w:rPr>
        <w:t>Locality marginality percentile</w:t>
      </w:r>
      <w:r>
        <w:rPr>
          <w:rFonts w:ascii="Arial MT"/>
          <w:spacing w:val="40"/>
          <w:w w:val="105"/>
          <w:sz w:val="13"/>
        </w:rPr>
        <w:t xml:space="preserve"> </w:t>
      </w:r>
      <w:r>
        <w:rPr>
          <w:rFonts w:ascii="Arial MT"/>
          <w:noProof/>
          <w:spacing w:val="-1"/>
          <w:position w:val="3"/>
          <w:sz w:val="13"/>
        </w:rPr>
        <w:drawing>
          <wp:inline distT="0" distB="0" distL="0" distR="0" wp14:anchorId="45B3E232" wp14:editId="20F983D7">
            <wp:extent cx="199771" cy="20549"/>
            <wp:effectExtent l="0" t="0" r="0" b="0"/>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37" cstate="print"/>
                    <a:stretch>
                      <a:fillRect/>
                    </a:stretch>
                  </pic:blipFill>
                  <pic:spPr>
                    <a:xfrm>
                      <a:off x="0" y="0"/>
                      <a:ext cx="199771" cy="20549"/>
                    </a:xfrm>
                    <a:prstGeom prst="rect">
                      <a:avLst/>
                    </a:prstGeom>
                  </pic:spPr>
                </pic:pic>
              </a:graphicData>
            </a:graphic>
          </wp:inline>
        </w:drawing>
      </w:r>
      <w:r>
        <w:rPr>
          <w:spacing w:val="40"/>
          <w:w w:val="105"/>
          <w:sz w:val="13"/>
        </w:rPr>
        <w:t xml:space="preserve"> </w:t>
      </w:r>
      <w:r>
        <w:rPr>
          <w:rFonts w:ascii="Arial MT"/>
          <w:w w:val="105"/>
          <w:sz w:val="13"/>
        </w:rPr>
        <w:t>1997-99</w:t>
      </w:r>
      <w:r>
        <w:rPr>
          <w:rFonts w:ascii="Arial MT"/>
          <w:sz w:val="13"/>
        </w:rPr>
        <w:tab/>
      </w:r>
      <w:r>
        <w:rPr>
          <w:rFonts w:ascii="Arial MT"/>
          <w:noProof/>
          <w:position w:val="3"/>
          <w:sz w:val="13"/>
        </w:rPr>
        <w:drawing>
          <wp:inline distT="0" distB="0" distL="0" distR="0" wp14:anchorId="3D461B1D" wp14:editId="458B0E43">
            <wp:extent cx="199771" cy="24386"/>
            <wp:effectExtent l="0" t="0" r="0" b="0"/>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38" cstate="print"/>
                    <a:stretch>
                      <a:fillRect/>
                    </a:stretch>
                  </pic:blipFill>
                  <pic:spPr>
                    <a:xfrm>
                      <a:off x="0" y="0"/>
                      <a:ext cx="199771" cy="24386"/>
                    </a:xfrm>
                    <a:prstGeom prst="rect">
                      <a:avLst/>
                    </a:prstGeom>
                  </pic:spPr>
                </pic:pic>
              </a:graphicData>
            </a:graphic>
          </wp:inline>
        </w:drawing>
      </w:r>
      <w:r>
        <w:rPr>
          <w:spacing w:val="18"/>
          <w:w w:val="105"/>
          <w:sz w:val="13"/>
        </w:rPr>
        <w:t xml:space="preserve"> </w:t>
      </w:r>
      <w:r>
        <w:rPr>
          <w:rFonts w:ascii="Arial MT"/>
          <w:w w:val="105"/>
          <w:sz w:val="13"/>
        </w:rPr>
        <w:t>2000-05</w:t>
      </w:r>
    </w:p>
    <w:p w14:paraId="02E2DCDC" w14:textId="77777777" w:rsidR="006F1B3D" w:rsidDel="001706D7" w:rsidRDefault="006F1B3D" w:rsidP="008C7539">
      <w:pPr>
        <w:pStyle w:val="BodyText"/>
        <w:suppressAutoHyphens/>
        <w:spacing w:before="49"/>
        <w:rPr>
          <w:del w:id="2729" w:author="Editor" w:date="2026-09-12T15:29:00Z"/>
          <w:rFonts w:ascii="Arial MT"/>
          <w:sz w:val="13"/>
        </w:rPr>
      </w:pPr>
    </w:p>
    <w:p w14:paraId="543FA449" w14:textId="77777777" w:rsidR="006F1B3D" w:rsidRPr="00C40890" w:rsidRDefault="00191F14" w:rsidP="0007505F">
      <w:pPr>
        <w:pStyle w:val="ListParagraph"/>
        <w:numPr>
          <w:ilvl w:val="1"/>
          <w:numId w:val="8"/>
        </w:numPr>
        <w:tabs>
          <w:tab w:val="left" w:pos="4282"/>
        </w:tabs>
        <w:suppressAutoHyphens/>
        <w:ind w:left="4282" w:hanging="298"/>
        <w:rPr>
          <w:b/>
          <w:sz w:val="20"/>
        </w:rPr>
      </w:pPr>
      <w:r w:rsidRPr="00C40890">
        <w:rPr>
          <w:b/>
          <w:sz w:val="20"/>
        </w:rPr>
        <w:t>Locality</w:t>
      </w:r>
      <w:r w:rsidRPr="00C40890">
        <w:rPr>
          <w:b/>
          <w:spacing w:val="-8"/>
          <w:sz w:val="20"/>
        </w:rPr>
        <w:t xml:space="preserve"> </w:t>
      </w:r>
      <w:r w:rsidRPr="00C40890">
        <w:rPr>
          <w:b/>
          <w:spacing w:val="-2"/>
          <w:sz w:val="20"/>
        </w:rPr>
        <w:t>level</w:t>
      </w:r>
    </w:p>
    <w:p w14:paraId="288E5F7D" w14:textId="77777777" w:rsidR="006F1B3D" w:rsidRDefault="006F1B3D" w:rsidP="008C7539">
      <w:pPr>
        <w:pStyle w:val="BodyText"/>
        <w:suppressAutoHyphens/>
        <w:rPr>
          <w:sz w:val="11"/>
        </w:rPr>
      </w:pPr>
    </w:p>
    <w:p w14:paraId="78F1F627" w14:textId="77777777" w:rsidR="006F1B3D" w:rsidRDefault="006F1B3D" w:rsidP="008C7539">
      <w:pPr>
        <w:pStyle w:val="BodyText"/>
        <w:suppressAutoHyphens/>
        <w:spacing w:before="124"/>
        <w:rPr>
          <w:sz w:val="11"/>
        </w:rPr>
      </w:pPr>
    </w:p>
    <w:p w14:paraId="757D3BC3" w14:textId="77777777" w:rsidR="006F1B3D" w:rsidRDefault="00191F14" w:rsidP="008C7539">
      <w:pPr>
        <w:suppressAutoHyphens/>
        <w:ind w:left="1796"/>
        <w:rPr>
          <w:rFonts w:ascii="Arial MT"/>
          <w:sz w:val="11"/>
        </w:rPr>
      </w:pPr>
      <w:r>
        <w:rPr>
          <w:rFonts w:ascii="Arial MT"/>
          <w:noProof/>
          <w:sz w:val="11"/>
        </w:rPr>
        <mc:AlternateContent>
          <mc:Choice Requires="wpg">
            <w:drawing>
              <wp:anchor distT="0" distB="0" distL="0" distR="0" simplePos="0" relativeHeight="15774208" behindDoc="0" locked="0" layoutInCell="1" allowOverlap="1" wp14:anchorId="6FE2CDE0" wp14:editId="6B01027C">
                <wp:simplePos x="0" y="0"/>
                <wp:positionH relativeFrom="page">
                  <wp:posOffset>2130321</wp:posOffset>
                </wp:positionH>
                <wp:positionV relativeFrom="paragraph">
                  <wp:posOffset>-13282</wp:posOffset>
                </wp:positionV>
                <wp:extent cx="3750310" cy="1875789"/>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0310" cy="1875789"/>
                          <a:chOff x="0" y="0"/>
                          <a:chExt cx="3750310" cy="1875789"/>
                        </a:xfrm>
                      </wpg:grpSpPr>
                      <wps:wsp>
                        <wps:cNvPr id="409" name="Graphic 409"/>
                        <wps:cNvSpPr/>
                        <wps:spPr>
                          <a:xfrm>
                            <a:off x="59697" y="0"/>
                            <a:ext cx="3690620" cy="1616075"/>
                          </a:xfrm>
                          <a:custGeom>
                            <a:avLst/>
                            <a:gdLst/>
                            <a:ahLst/>
                            <a:cxnLst/>
                            <a:rect l="l" t="t" r="r" b="b"/>
                            <a:pathLst>
                              <a:path w="3690620" h="1616075">
                                <a:moveTo>
                                  <a:pt x="49942" y="54885"/>
                                </a:moveTo>
                                <a:lnTo>
                                  <a:pt x="99885" y="54885"/>
                                </a:lnTo>
                              </a:path>
                              <a:path w="3690620" h="1616075">
                                <a:moveTo>
                                  <a:pt x="124857" y="54885"/>
                                </a:moveTo>
                                <a:lnTo>
                                  <a:pt x="174800" y="54885"/>
                                </a:lnTo>
                              </a:path>
                              <a:path w="3690620" h="1616075">
                                <a:moveTo>
                                  <a:pt x="199771" y="54885"/>
                                </a:moveTo>
                                <a:lnTo>
                                  <a:pt x="249714" y="54885"/>
                                </a:lnTo>
                              </a:path>
                              <a:path w="3690620" h="1616075">
                                <a:moveTo>
                                  <a:pt x="274686" y="54885"/>
                                </a:moveTo>
                                <a:lnTo>
                                  <a:pt x="324629" y="54885"/>
                                </a:lnTo>
                              </a:path>
                              <a:path w="3690620" h="1616075">
                                <a:moveTo>
                                  <a:pt x="349600" y="54885"/>
                                </a:moveTo>
                                <a:lnTo>
                                  <a:pt x="399543" y="54885"/>
                                </a:lnTo>
                              </a:path>
                              <a:path w="3690620" h="1616075">
                                <a:moveTo>
                                  <a:pt x="424515" y="54885"/>
                                </a:moveTo>
                                <a:lnTo>
                                  <a:pt x="474458" y="54885"/>
                                </a:lnTo>
                              </a:path>
                              <a:path w="3690620" h="1616075">
                                <a:moveTo>
                                  <a:pt x="499429" y="54885"/>
                                </a:moveTo>
                                <a:lnTo>
                                  <a:pt x="549372" y="54885"/>
                                </a:lnTo>
                              </a:path>
                              <a:path w="3690620" h="1616075">
                                <a:moveTo>
                                  <a:pt x="574343" y="54885"/>
                                </a:moveTo>
                                <a:lnTo>
                                  <a:pt x="624286" y="54885"/>
                                </a:lnTo>
                              </a:path>
                              <a:path w="3690620" h="1616075">
                                <a:moveTo>
                                  <a:pt x="649258" y="54885"/>
                                </a:moveTo>
                                <a:lnTo>
                                  <a:pt x="699201" y="54885"/>
                                </a:lnTo>
                              </a:path>
                              <a:path w="3690620" h="1616075">
                                <a:moveTo>
                                  <a:pt x="724172" y="54885"/>
                                </a:moveTo>
                                <a:lnTo>
                                  <a:pt x="774115" y="54885"/>
                                </a:lnTo>
                              </a:path>
                              <a:path w="3690620" h="1616075">
                                <a:moveTo>
                                  <a:pt x="799087" y="54885"/>
                                </a:moveTo>
                                <a:lnTo>
                                  <a:pt x="849030" y="54885"/>
                                </a:lnTo>
                              </a:path>
                              <a:path w="3690620" h="1616075">
                                <a:moveTo>
                                  <a:pt x="874001" y="54885"/>
                                </a:moveTo>
                                <a:lnTo>
                                  <a:pt x="923944" y="54885"/>
                                </a:lnTo>
                              </a:path>
                              <a:path w="3690620" h="1616075">
                                <a:moveTo>
                                  <a:pt x="948916" y="54885"/>
                                </a:moveTo>
                                <a:lnTo>
                                  <a:pt x="998859" y="54885"/>
                                </a:lnTo>
                              </a:path>
                              <a:path w="3690620" h="1616075">
                                <a:moveTo>
                                  <a:pt x="1023830" y="54885"/>
                                </a:moveTo>
                                <a:lnTo>
                                  <a:pt x="1073773" y="54885"/>
                                </a:lnTo>
                              </a:path>
                              <a:path w="3690620" h="1616075">
                                <a:moveTo>
                                  <a:pt x="1098744" y="54885"/>
                                </a:moveTo>
                                <a:lnTo>
                                  <a:pt x="1148687" y="54885"/>
                                </a:lnTo>
                              </a:path>
                              <a:path w="3690620" h="1616075">
                                <a:moveTo>
                                  <a:pt x="1173659" y="54885"/>
                                </a:moveTo>
                                <a:lnTo>
                                  <a:pt x="1223602" y="54885"/>
                                </a:lnTo>
                              </a:path>
                              <a:path w="3690620" h="1616075">
                                <a:moveTo>
                                  <a:pt x="1248573" y="54885"/>
                                </a:moveTo>
                                <a:lnTo>
                                  <a:pt x="1298516" y="54885"/>
                                </a:lnTo>
                              </a:path>
                              <a:path w="3690620" h="1616075">
                                <a:moveTo>
                                  <a:pt x="1323488" y="54885"/>
                                </a:moveTo>
                                <a:lnTo>
                                  <a:pt x="1373431" y="54885"/>
                                </a:lnTo>
                              </a:path>
                              <a:path w="3690620" h="1616075">
                                <a:moveTo>
                                  <a:pt x="1398402" y="54885"/>
                                </a:moveTo>
                                <a:lnTo>
                                  <a:pt x="1448345" y="54885"/>
                                </a:lnTo>
                              </a:path>
                              <a:path w="3690620" h="1616075">
                                <a:moveTo>
                                  <a:pt x="1473317" y="54885"/>
                                </a:moveTo>
                                <a:lnTo>
                                  <a:pt x="1523260" y="54885"/>
                                </a:lnTo>
                              </a:path>
                              <a:path w="3690620" h="1616075">
                                <a:moveTo>
                                  <a:pt x="1548231" y="54885"/>
                                </a:moveTo>
                                <a:lnTo>
                                  <a:pt x="1598174" y="54885"/>
                                </a:lnTo>
                              </a:path>
                              <a:path w="3690620" h="1616075">
                                <a:moveTo>
                                  <a:pt x="1623146" y="54885"/>
                                </a:moveTo>
                                <a:lnTo>
                                  <a:pt x="1673088" y="54885"/>
                                </a:lnTo>
                              </a:path>
                              <a:path w="3690620" h="1616075">
                                <a:moveTo>
                                  <a:pt x="1698060" y="54885"/>
                                </a:moveTo>
                                <a:lnTo>
                                  <a:pt x="1748003" y="54885"/>
                                </a:lnTo>
                              </a:path>
                              <a:path w="3690620" h="1616075">
                                <a:moveTo>
                                  <a:pt x="1772974" y="54885"/>
                                </a:moveTo>
                                <a:lnTo>
                                  <a:pt x="1822917" y="54885"/>
                                </a:lnTo>
                              </a:path>
                              <a:path w="3690620" h="1616075">
                                <a:moveTo>
                                  <a:pt x="1847889" y="54885"/>
                                </a:moveTo>
                                <a:lnTo>
                                  <a:pt x="1897832" y="54885"/>
                                </a:lnTo>
                              </a:path>
                              <a:path w="3690620" h="1616075">
                                <a:moveTo>
                                  <a:pt x="1922803" y="54885"/>
                                </a:moveTo>
                                <a:lnTo>
                                  <a:pt x="1972746" y="54885"/>
                                </a:lnTo>
                              </a:path>
                              <a:path w="3690620" h="1616075">
                                <a:moveTo>
                                  <a:pt x="1997718" y="54885"/>
                                </a:moveTo>
                                <a:lnTo>
                                  <a:pt x="2047661" y="54885"/>
                                </a:lnTo>
                              </a:path>
                              <a:path w="3690620" h="1616075">
                                <a:moveTo>
                                  <a:pt x="2072632" y="54885"/>
                                </a:moveTo>
                                <a:lnTo>
                                  <a:pt x="2122575" y="54885"/>
                                </a:lnTo>
                              </a:path>
                              <a:path w="3690620" h="1616075">
                                <a:moveTo>
                                  <a:pt x="2147547" y="54885"/>
                                </a:moveTo>
                                <a:lnTo>
                                  <a:pt x="2197489" y="54885"/>
                                </a:lnTo>
                              </a:path>
                              <a:path w="3690620" h="1616075">
                                <a:moveTo>
                                  <a:pt x="2222461" y="54885"/>
                                </a:moveTo>
                                <a:lnTo>
                                  <a:pt x="2272404" y="54885"/>
                                </a:lnTo>
                              </a:path>
                              <a:path w="3690620" h="1616075">
                                <a:moveTo>
                                  <a:pt x="2297375" y="54885"/>
                                </a:moveTo>
                                <a:lnTo>
                                  <a:pt x="2347318" y="54885"/>
                                </a:lnTo>
                              </a:path>
                              <a:path w="3690620" h="1616075">
                                <a:moveTo>
                                  <a:pt x="2372290" y="54885"/>
                                </a:moveTo>
                                <a:lnTo>
                                  <a:pt x="2422233" y="54885"/>
                                </a:lnTo>
                              </a:path>
                              <a:path w="3690620" h="1616075">
                                <a:moveTo>
                                  <a:pt x="2447204" y="54885"/>
                                </a:moveTo>
                                <a:lnTo>
                                  <a:pt x="2497147" y="54885"/>
                                </a:lnTo>
                              </a:path>
                              <a:path w="3690620" h="1616075">
                                <a:moveTo>
                                  <a:pt x="2522119" y="54885"/>
                                </a:moveTo>
                                <a:lnTo>
                                  <a:pt x="2572062" y="54885"/>
                                </a:lnTo>
                              </a:path>
                              <a:path w="3690620" h="1616075">
                                <a:moveTo>
                                  <a:pt x="2597033" y="54885"/>
                                </a:moveTo>
                                <a:lnTo>
                                  <a:pt x="2646976" y="54885"/>
                                </a:lnTo>
                              </a:path>
                              <a:path w="3690620" h="1616075">
                                <a:moveTo>
                                  <a:pt x="2671948" y="54885"/>
                                </a:moveTo>
                                <a:lnTo>
                                  <a:pt x="2721891" y="54885"/>
                                </a:lnTo>
                              </a:path>
                              <a:path w="3690620" h="1616075">
                                <a:moveTo>
                                  <a:pt x="2746862" y="54885"/>
                                </a:moveTo>
                                <a:lnTo>
                                  <a:pt x="2796805" y="54885"/>
                                </a:lnTo>
                              </a:path>
                              <a:path w="3690620" h="1616075">
                                <a:moveTo>
                                  <a:pt x="2821776" y="54885"/>
                                </a:moveTo>
                                <a:lnTo>
                                  <a:pt x="2871719" y="54885"/>
                                </a:lnTo>
                              </a:path>
                              <a:path w="3690620" h="1616075">
                                <a:moveTo>
                                  <a:pt x="2896691" y="54885"/>
                                </a:moveTo>
                                <a:lnTo>
                                  <a:pt x="2946634" y="54885"/>
                                </a:lnTo>
                              </a:path>
                              <a:path w="3690620" h="1616075">
                                <a:moveTo>
                                  <a:pt x="2971605" y="54885"/>
                                </a:moveTo>
                                <a:lnTo>
                                  <a:pt x="3021548" y="54885"/>
                                </a:lnTo>
                              </a:path>
                              <a:path w="3690620" h="1616075">
                                <a:moveTo>
                                  <a:pt x="3046520" y="54885"/>
                                </a:moveTo>
                                <a:lnTo>
                                  <a:pt x="3096463" y="54885"/>
                                </a:lnTo>
                              </a:path>
                              <a:path w="3690620" h="1616075">
                                <a:moveTo>
                                  <a:pt x="3121434" y="54885"/>
                                </a:moveTo>
                                <a:lnTo>
                                  <a:pt x="3171377" y="54885"/>
                                </a:lnTo>
                              </a:path>
                              <a:path w="3690620" h="1616075">
                                <a:moveTo>
                                  <a:pt x="3196349" y="54885"/>
                                </a:moveTo>
                                <a:lnTo>
                                  <a:pt x="3246292" y="54885"/>
                                </a:lnTo>
                              </a:path>
                              <a:path w="3690620" h="1616075">
                                <a:moveTo>
                                  <a:pt x="3271263" y="54885"/>
                                </a:moveTo>
                                <a:lnTo>
                                  <a:pt x="3321206" y="54885"/>
                                </a:lnTo>
                              </a:path>
                              <a:path w="3690620" h="1616075">
                                <a:moveTo>
                                  <a:pt x="3346177" y="54885"/>
                                </a:moveTo>
                                <a:lnTo>
                                  <a:pt x="3396120" y="54885"/>
                                </a:lnTo>
                              </a:path>
                              <a:path w="3690620" h="1616075">
                                <a:moveTo>
                                  <a:pt x="3421092" y="54885"/>
                                </a:moveTo>
                                <a:lnTo>
                                  <a:pt x="3471035" y="54885"/>
                                </a:lnTo>
                              </a:path>
                              <a:path w="3690620" h="1616075">
                                <a:moveTo>
                                  <a:pt x="3496006" y="54885"/>
                                </a:moveTo>
                                <a:lnTo>
                                  <a:pt x="3545949" y="54885"/>
                                </a:lnTo>
                              </a:path>
                              <a:path w="3690620" h="1616075">
                                <a:moveTo>
                                  <a:pt x="3570921" y="54885"/>
                                </a:moveTo>
                                <a:lnTo>
                                  <a:pt x="3620864" y="54885"/>
                                </a:lnTo>
                              </a:path>
                              <a:path w="3690620" h="1616075">
                                <a:moveTo>
                                  <a:pt x="3645835" y="54885"/>
                                </a:moveTo>
                                <a:lnTo>
                                  <a:pt x="3690446" y="54885"/>
                                </a:lnTo>
                              </a:path>
                              <a:path w="3690620" h="1616075">
                                <a:moveTo>
                                  <a:pt x="0" y="1615992"/>
                                </a:moveTo>
                                <a:lnTo>
                                  <a:pt x="0" y="1566049"/>
                                </a:lnTo>
                              </a:path>
                              <a:path w="3690620" h="1616075">
                                <a:moveTo>
                                  <a:pt x="0" y="1541078"/>
                                </a:moveTo>
                                <a:lnTo>
                                  <a:pt x="0" y="1491135"/>
                                </a:lnTo>
                              </a:path>
                              <a:path w="3690620" h="1616075">
                                <a:moveTo>
                                  <a:pt x="0" y="1466163"/>
                                </a:moveTo>
                                <a:lnTo>
                                  <a:pt x="0" y="1416220"/>
                                </a:lnTo>
                              </a:path>
                              <a:path w="3690620" h="1616075">
                                <a:moveTo>
                                  <a:pt x="0" y="1316335"/>
                                </a:moveTo>
                                <a:lnTo>
                                  <a:pt x="0" y="1266392"/>
                                </a:lnTo>
                              </a:path>
                              <a:path w="3690620" h="1616075">
                                <a:moveTo>
                                  <a:pt x="0" y="1241420"/>
                                </a:moveTo>
                                <a:lnTo>
                                  <a:pt x="0" y="1191477"/>
                                </a:lnTo>
                              </a:path>
                              <a:path w="3690620" h="1616075">
                                <a:moveTo>
                                  <a:pt x="0" y="1166506"/>
                                </a:moveTo>
                                <a:lnTo>
                                  <a:pt x="0" y="1116563"/>
                                </a:lnTo>
                              </a:path>
                              <a:path w="3690620" h="1616075">
                                <a:moveTo>
                                  <a:pt x="0" y="1091591"/>
                                </a:moveTo>
                                <a:lnTo>
                                  <a:pt x="0" y="1041648"/>
                                </a:lnTo>
                              </a:path>
                              <a:path w="3690620" h="1616075">
                                <a:moveTo>
                                  <a:pt x="0" y="1016677"/>
                                </a:moveTo>
                                <a:lnTo>
                                  <a:pt x="0" y="966734"/>
                                </a:lnTo>
                              </a:path>
                              <a:path w="3690620" h="1616075">
                                <a:moveTo>
                                  <a:pt x="0" y="866848"/>
                                </a:moveTo>
                                <a:lnTo>
                                  <a:pt x="0" y="816905"/>
                                </a:lnTo>
                              </a:path>
                              <a:path w="3690620" h="1616075">
                                <a:moveTo>
                                  <a:pt x="0" y="791933"/>
                                </a:moveTo>
                                <a:lnTo>
                                  <a:pt x="0" y="741991"/>
                                </a:lnTo>
                              </a:path>
                              <a:path w="3690620" h="1616075">
                                <a:moveTo>
                                  <a:pt x="0" y="717019"/>
                                </a:moveTo>
                                <a:lnTo>
                                  <a:pt x="0" y="667076"/>
                                </a:lnTo>
                              </a:path>
                              <a:path w="3690620" h="1616075">
                                <a:moveTo>
                                  <a:pt x="0" y="642105"/>
                                </a:moveTo>
                                <a:lnTo>
                                  <a:pt x="0" y="592162"/>
                                </a:lnTo>
                              </a:path>
                              <a:path w="3690620" h="1616075">
                                <a:moveTo>
                                  <a:pt x="0" y="567190"/>
                                </a:moveTo>
                                <a:lnTo>
                                  <a:pt x="0" y="517247"/>
                                </a:lnTo>
                              </a:path>
                              <a:path w="3690620" h="1616075">
                                <a:moveTo>
                                  <a:pt x="0" y="417361"/>
                                </a:moveTo>
                                <a:lnTo>
                                  <a:pt x="0" y="367418"/>
                                </a:lnTo>
                              </a:path>
                              <a:path w="3690620" h="1616075">
                                <a:moveTo>
                                  <a:pt x="0" y="342447"/>
                                </a:moveTo>
                                <a:lnTo>
                                  <a:pt x="0" y="292504"/>
                                </a:lnTo>
                              </a:path>
                              <a:path w="3690620" h="1616075">
                                <a:moveTo>
                                  <a:pt x="0" y="267532"/>
                                </a:moveTo>
                                <a:lnTo>
                                  <a:pt x="0" y="217590"/>
                                </a:lnTo>
                              </a:path>
                              <a:path w="3690620" h="1616075">
                                <a:moveTo>
                                  <a:pt x="0" y="192618"/>
                                </a:moveTo>
                                <a:lnTo>
                                  <a:pt x="0" y="142675"/>
                                </a:lnTo>
                              </a:path>
                              <a:path w="3690620" h="1616075">
                                <a:moveTo>
                                  <a:pt x="0" y="117704"/>
                                </a:moveTo>
                                <a:lnTo>
                                  <a:pt x="0" y="67761"/>
                                </a:lnTo>
                              </a:path>
                              <a:path w="3690620" h="1616075">
                                <a:moveTo>
                                  <a:pt x="0" y="42789"/>
                                </a:moveTo>
                                <a:lnTo>
                                  <a:pt x="0" y="0"/>
                                </a:lnTo>
                              </a:path>
                              <a:path w="3690620" h="1616075">
                                <a:moveTo>
                                  <a:pt x="733016" y="267532"/>
                                </a:moveTo>
                                <a:lnTo>
                                  <a:pt x="733016" y="217590"/>
                                </a:lnTo>
                              </a:path>
                              <a:path w="3690620" h="1616075">
                                <a:moveTo>
                                  <a:pt x="733016" y="192618"/>
                                </a:moveTo>
                                <a:lnTo>
                                  <a:pt x="733016" y="142675"/>
                                </a:lnTo>
                              </a:path>
                              <a:path w="3690620" h="1616075">
                                <a:moveTo>
                                  <a:pt x="733016" y="117704"/>
                                </a:moveTo>
                                <a:lnTo>
                                  <a:pt x="733016" y="67761"/>
                                </a:lnTo>
                              </a:path>
                              <a:path w="3690620" h="1616075">
                                <a:moveTo>
                                  <a:pt x="733016" y="42789"/>
                                </a:moveTo>
                                <a:lnTo>
                                  <a:pt x="733016" y="0"/>
                                </a:lnTo>
                              </a:path>
                              <a:path w="3690620" h="1616075">
                                <a:moveTo>
                                  <a:pt x="1466163" y="267532"/>
                                </a:moveTo>
                                <a:lnTo>
                                  <a:pt x="1466163" y="217590"/>
                                </a:lnTo>
                              </a:path>
                              <a:path w="3690620" h="1616075">
                                <a:moveTo>
                                  <a:pt x="1466163" y="192618"/>
                                </a:moveTo>
                                <a:lnTo>
                                  <a:pt x="1466163" y="142675"/>
                                </a:lnTo>
                              </a:path>
                              <a:path w="3690620" h="1616075">
                                <a:moveTo>
                                  <a:pt x="1466163" y="117704"/>
                                </a:moveTo>
                                <a:lnTo>
                                  <a:pt x="1466163" y="67761"/>
                                </a:lnTo>
                              </a:path>
                              <a:path w="3690620" h="1616075">
                                <a:moveTo>
                                  <a:pt x="1466163" y="42789"/>
                                </a:moveTo>
                                <a:lnTo>
                                  <a:pt x="1466163" y="0"/>
                                </a:lnTo>
                              </a:path>
                              <a:path w="3690620" h="1616075">
                                <a:moveTo>
                                  <a:pt x="2199310" y="267532"/>
                                </a:moveTo>
                                <a:lnTo>
                                  <a:pt x="2199310" y="217590"/>
                                </a:lnTo>
                              </a:path>
                              <a:path w="3690620" h="1616075">
                                <a:moveTo>
                                  <a:pt x="2199310" y="192618"/>
                                </a:moveTo>
                                <a:lnTo>
                                  <a:pt x="2199310" y="142675"/>
                                </a:lnTo>
                              </a:path>
                              <a:path w="3690620" h="1616075">
                                <a:moveTo>
                                  <a:pt x="2199310" y="117704"/>
                                </a:moveTo>
                                <a:lnTo>
                                  <a:pt x="2199310" y="67761"/>
                                </a:lnTo>
                              </a:path>
                              <a:path w="3690620" h="1616075">
                                <a:moveTo>
                                  <a:pt x="2199310" y="42789"/>
                                </a:moveTo>
                                <a:lnTo>
                                  <a:pt x="2199310" y="0"/>
                                </a:lnTo>
                              </a:path>
                              <a:path w="3690620" h="1616075">
                                <a:moveTo>
                                  <a:pt x="2932327" y="267532"/>
                                </a:moveTo>
                                <a:lnTo>
                                  <a:pt x="2932327" y="217590"/>
                                </a:lnTo>
                              </a:path>
                              <a:path w="3690620" h="1616075">
                                <a:moveTo>
                                  <a:pt x="2932327" y="192618"/>
                                </a:moveTo>
                                <a:lnTo>
                                  <a:pt x="2932327" y="142675"/>
                                </a:lnTo>
                              </a:path>
                              <a:path w="3690620" h="1616075">
                                <a:moveTo>
                                  <a:pt x="2932327" y="117704"/>
                                </a:moveTo>
                                <a:lnTo>
                                  <a:pt x="2932327" y="67761"/>
                                </a:lnTo>
                              </a:path>
                              <a:path w="3690620" h="1616075">
                                <a:moveTo>
                                  <a:pt x="2932327" y="42789"/>
                                </a:moveTo>
                                <a:lnTo>
                                  <a:pt x="2932327" y="0"/>
                                </a:lnTo>
                              </a:path>
                              <a:path w="3690620" h="1616075">
                                <a:moveTo>
                                  <a:pt x="3665474" y="267532"/>
                                </a:moveTo>
                                <a:lnTo>
                                  <a:pt x="3665474" y="217590"/>
                                </a:lnTo>
                              </a:path>
                              <a:path w="3690620" h="1616075">
                                <a:moveTo>
                                  <a:pt x="3665474" y="192618"/>
                                </a:moveTo>
                                <a:lnTo>
                                  <a:pt x="3665474" y="142675"/>
                                </a:lnTo>
                              </a:path>
                              <a:path w="3690620" h="1616075">
                                <a:moveTo>
                                  <a:pt x="3665474" y="117704"/>
                                </a:moveTo>
                                <a:lnTo>
                                  <a:pt x="3665474" y="67761"/>
                                </a:lnTo>
                              </a:path>
                              <a:path w="3690620" h="1616075">
                                <a:moveTo>
                                  <a:pt x="3665474" y="42789"/>
                                </a:moveTo>
                                <a:lnTo>
                                  <a:pt x="3665474" y="0"/>
                                </a:lnTo>
                              </a:path>
                            </a:pathLst>
                          </a:custGeom>
                          <a:ln w="7491">
                            <a:solidFill>
                              <a:srgbClr val="F0F0F0"/>
                            </a:solidFill>
                            <a:prstDash val="solid"/>
                          </a:ln>
                        </wps:spPr>
                        <wps:bodyPr wrap="square" lIns="0" tIns="0" rIns="0" bIns="0" rtlCol="0">
                          <a:prstTxWarp prst="textNoShape">
                            <a:avLst/>
                          </a:prstTxWarp>
                          <a:noAutofit/>
                        </wps:bodyPr>
                      </wps:wsp>
                      <pic:pic xmlns:pic="http://schemas.openxmlformats.org/drawingml/2006/picture">
                        <pic:nvPicPr>
                          <pic:cNvPr id="410" name="Image 410"/>
                          <pic:cNvPicPr/>
                        </pic:nvPicPr>
                        <pic:blipFill>
                          <a:blip r:embed="rId39" cstate="print"/>
                          <a:stretch>
                            <a:fillRect/>
                          </a:stretch>
                        </pic:blipFill>
                        <pic:spPr>
                          <a:xfrm>
                            <a:off x="0" y="0"/>
                            <a:ext cx="3750143" cy="1840736"/>
                          </a:xfrm>
                          <a:prstGeom prst="rect">
                            <a:avLst/>
                          </a:prstGeom>
                        </pic:spPr>
                      </pic:pic>
                      <wps:wsp>
                        <wps:cNvPr id="411" name="Graphic 411"/>
                        <wps:cNvSpPr/>
                        <wps:spPr>
                          <a:xfrm>
                            <a:off x="34725" y="1840736"/>
                            <a:ext cx="3716020" cy="34925"/>
                          </a:xfrm>
                          <a:custGeom>
                            <a:avLst/>
                            <a:gdLst/>
                            <a:ahLst/>
                            <a:cxnLst/>
                            <a:rect l="l" t="t" r="r" b="b"/>
                            <a:pathLst>
                              <a:path w="3716020" h="34925">
                                <a:moveTo>
                                  <a:pt x="0" y="0"/>
                                </a:moveTo>
                                <a:lnTo>
                                  <a:pt x="3715417" y="0"/>
                                </a:lnTo>
                              </a:path>
                              <a:path w="3716020" h="34925">
                                <a:moveTo>
                                  <a:pt x="24971" y="0"/>
                                </a:moveTo>
                                <a:lnTo>
                                  <a:pt x="24971" y="34595"/>
                                </a:lnTo>
                              </a:path>
                              <a:path w="3716020" h="34925">
                                <a:moveTo>
                                  <a:pt x="757988" y="0"/>
                                </a:moveTo>
                                <a:lnTo>
                                  <a:pt x="757988" y="34595"/>
                                </a:lnTo>
                              </a:path>
                              <a:path w="3716020" h="34925">
                                <a:moveTo>
                                  <a:pt x="1491135" y="0"/>
                                </a:moveTo>
                                <a:lnTo>
                                  <a:pt x="1491135" y="34595"/>
                                </a:lnTo>
                              </a:path>
                              <a:path w="3716020" h="34925">
                                <a:moveTo>
                                  <a:pt x="2224282" y="0"/>
                                </a:moveTo>
                                <a:lnTo>
                                  <a:pt x="2224282" y="34595"/>
                                </a:lnTo>
                              </a:path>
                              <a:path w="3716020" h="34925">
                                <a:moveTo>
                                  <a:pt x="2957299" y="0"/>
                                </a:moveTo>
                                <a:lnTo>
                                  <a:pt x="2957299" y="34595"/>
                                </a:lnTo>
                              </a:path>
                              <a:path w="3716020" h="34925">
                                <a:moveTo>
                                  <a:pt x="3690446" y="0"/>
                                </a:moveTo>
                                <a:lnTo>
                                  <a:pt x="3690446" y="34595"/>
                                </a:lnTo>
                              </a:path>
                            </a:pathLst>
                          </a:custGeom>
                          <a:ln w="49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D70B6C" id="Group 408" o:spid="_x0000_s1026" style="position:absolute;margin-left:167.75pt;margin-top:-1.05pt;width:295.3pt;height:147.7pt;z-index:15774208;mso-wrap-distance-left:0;mso-wrap-distance-right:0;mso-position-horizontal-relative:page" coordsize="37503,18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">
                <v:shape id="Graphic 409" o:spid="_x0000_s1027" style="position:absolute;left:596;width:36907;height:16160;visibility:visible;mso-wrap-style:square;v-text-anchor:top" coordsize="3690620,161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" path="m49942,54885r49943,em124857,54885r49943,em199771,54885r49943,em274686,54885r49943,em349600,54885r49943,em424515,54885r49943,em499429,54885r49943,em574343,54885r49943,em649258,54885r49943,em724172,54885r49943,em799087,54885r49943,em874001,54885r49943,em948916,54885r49943,em1023830,54885r49943,em1098744,54885r49943,em1173659,54885r49943,em1248573,54885r49943,em1323488,54885r49943,em1398402,54885r49943,em1473317,54885r49943,em1548231,54885r49943,em1623146,54885r49942,em1698060,54885r49943,em1772974,54885r49943,em1847889,54885r49943,em1922803,54885r49943,em1997718,54885r49943,em2072632,54885r49943,em2147547,54885r49942,em2222461,54885r49943,em2297375,54885r49943,em2372290,54885r49943,em2447204,54885r49943,em2522119,54885r49943,em2597033,54885r49943,em2671948,54885r49943,em2746862,54885r49943,em2821776,54885r49943,em2896691,54885r49943,em2971605,54885r49943,em3046520,54885r49943,em3121434,54885r49943,em3196349,54885r49943,em3271263,54885r49943,em3346177,54885r49943,em3421092,54885r49943,em3496006,54885r49943,em3570921,54885r49943,em3645835,54885r44611,em,1615992r,-49943em,1541078r,-49943em,1466163r,-49943em,1316335r,-49943em,1241420r,-49943em,1166506r,-49943em,1091591r,-49943em,1016677l,966734em,866848l,816905em,791933l,741991em,717019l,667076em,642105l,592162em,567190l,517247em,417361l,367418em,342447l,292504em,267532l,217590em,192618l,142675em,117704l,67761em,42789l,em733016,267532r,-49942em733016,192618r,-49943em733016,117704r,-49943em733016,42789l733016,em1466163,267532r,-49942em1466163,192618r,-49943em1466163,117704r,-49943em1466163,42789r,-42789em2199310,267532r,-49942em2199310,192618r,-49943em2199310,117704r,-49943em2199310,42789r,-42789em2932327,267532r,-49942em2932327,192618r,-49943em2932327,117704r,-49943em2932327,42789r,-42789em3665474,267532r,-49942em3665474,192618r,-49943em3665474,117704r,-49943em3665474,42789r,-42789e" filled="f" strokecolor="#f0f0f0" strokeweight=".20808mm">
                  <v:path arrowok="t"/>
                </v:shape>
                <v:shape id="Image 410" o:spid="_x0000_s1028" type="#_x0000_t75" style="position:absolute;width:37501;height:18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">
                  <v:imagedata r:id="rId40" o:title=""/>
                </v:shape>
                <v:shape id="Graphic 411" o:spid="_x0000_s1029" style="position:absolute;left:347;top:18407;width:37160;height:349;visibility:visible;mso-wrap-style:square;v-text-anchor:top" coordsize="37160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" path="m,l3715417,em24971,r,34595em757988,r,34595em1491135,r,34595em2224282,r,34595em2957299,r,34595em3690446,r,34595e" filled="f" strokeweight=".1387mm">
                  <v:path arrowok="t"/>
                </v:shape>
                <w10:wrap anchorx="page"/>
              </v:group>
            </w:pict>
          </mc:Fallback>
        </mc:AlternateContent>
      </w:r>
      <w:r>
        <w:rPr>
          <w:rFonts w:ascii="Arial MT"/>
          <w:spacing w:val="-5"/>
          <w:sz w:val="11"/>
        </w:rPr>
        <w:t>.8</w:t>
      </w:r>
    </w:p>
    <w:p w14:paraId="606AA2F2" w14:textId="77777777" w:rsidR="006F1B3D" w:rsidRDefault="006F1B3D" w:rsidP="008C7539">
      <w:pPr>
        <w:pStyle w:val="BodyText"/>
        <w:suppressAutoHyphens/>
        <w:rPr>
          <w:rFonts w:ascii="Arial MT"/>
          <w:sz w:val="11"/>
        </w:rPr>
      </w:pPr>
    </w:p>
    <w:p w14:paraId="75FA0889" w14:textId="77777777" w:rsidR="006F1B3D" w:rsidRDefault="006F1B3D" w:rsidP="008C7539">
      <w:pPr>
        <w:pStyle w:val="BodyText"/>
        <w:suppressAutoHyphens/>
        <w:rPr>
          <w:rFonts w:ascii="Arial MT"/>
          <w:sz w:val="11"/>
        </w:rPr>
      </w:pPr>
    </w:p>
    <w:p w14:paraId="14265BD2" w14:textId="77777777" w:rsidR="006F1B3D" w:rsidRDefault="006F1B3D" w:rsidP="008C7539">
      <w:pPr>
        <w:pStyle w:val="BodyText"/>
        <w:suppressAutoHyphens/>
        <w:rPr>
          <w:rFonts w:ascii="Arial MT"/>
          <w:sz w:val="11"/>
        </w:rPr>
      </w:pPr>
    </w:p>
    <w:p w14:paraId="1E9D3812" w14:textId="77777777" w:rsidR="006F1B3D" w:rsidRDefault="006F1B3D" w:rsidP="008C7539">
      <w:pPr>
        <w:pStyle w:val="BodyText"/>
        <w:suppressAutoHyphens/>
        <w:spacing w:before="49"/>
        <w:rPr>
          <w:rFonts w:ascii="Arial MT"/>
          <w:sz w:val="11"/>
        </w:rPr>
      </w:pPr>
    </w:p>
    <w:p w14:paraId="107CC789" w14:textId="77777777" w:rsidR="006F1B3D" w:rsidRDefault="00191F14" w:rsidP="008C7539">
      <w:pPr>
        <w:suppressAutoHyphens/>
        <w:ind w:left="1796"/>
        <w:rPr>
          <w:rFonts w:ascii="Arial MT"/>
          <w:sz w:val="11"/>
        </w:rPr>
      </w:pPr>
      <w:r>
        <w:rPr>
          <w:rFonts w:ascii="Arial MT"/>
          <w:noProof/>
          <w:sz w:val="11"/>
        </w:rPr>
        <mc:AlternateContent>
          <mc:Choice Requires="wps">
            <w:drawing>
              <wp:anchor distT="0" distB="0" distL="0" distR="0" simplePos="0" relativeHeight="15774720" behindDoc="0" locked="0" layoutInCell="1" allowOverlap="1" wp14:anchorId="20C92F7B" wp14:editId="612F52D4">
                <wp:simplePos x="0" y="0"/>
                <wp:positionH relativeFrom="page">
                  <wp:posOffset>1880156</wp:posOffset>
                </wp:positionH>
                <wp:positionV relativeFrom="paragraph">
                  <wp:posOffset>64577</wp:posOffset>
                </wp:positionV>
                <wp:extent cx="122555" cy="820419"/>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820419"/>
                        </a:xfrm>
                        <a:prstGeom prst="rect">
                          <a:avLst/>
                        </a:prstGeom>
                      </wps:spPr>
                      <wps:txbx>
                        <w:txbxContent>
                          <w:p w14:paraId="264FCE67" w14:textId="77777777" w:rsidR="00B74441" w:rsidRDefault="00B74441">
                            <w:pPr>
                              <w:spacing w:before="21"/>
                              <w:ind w:left="20"/>
                              <w:rPr>
                                <w:rFonts w:ascii="Arial MT"/>
                                <w:sz w:val="13"/>
                              </w:rPr>
                            </w:pPr>
                            <w:r>
                              <w:rPr>
                                <w:rFonts w:ascii="Arial MT"/>
                                <w:w w:val="105"/>
                                <w:sz w:val="13"/>
                              </w:rPr>
                              <w:t>New</w:t>
                            </w:r>
                            <w:r>
                              <w:rPr>
                                <w:rFonts w:ascii="Arial MT"/>
                                <w:spacing w:val="-7"/>
                                <w:w w:val="105"/>
                                <w:sz w:val="13"/>
                              </w:rPr>
                              <w:t xml:space="preserve"> </w:t>
                            </w:r>
                            <w:r>
                              <w:rPr>
                                <w:rFonts w:ascii="Arial MT"/>
                                <w:w w:val="105"/>
                                <w:sz w:val="13"/>
                              </w:rPr>
                              <w:t>enrollment</w:t>
                            </w:r>
                            <w:r>
                              <w:rPr>
                                <w:rFonts w:ascii="Arial MT"/>
                                <w:spacing w:val="-6"/>
                                <w:w w:val="105"/>
                                <w:sz w:val="13"/>
                              </w:rPr>
                              <w:t xml:space="preserve"> </w:t>
                            </w:r>
                            <w:r>
                              <w:rPr>
                                <w:rFonts w:ascii="Arial MT"/>
                                <w:spacing w:val="-4"/>
                                <w:w w:val="105"/>
                                <w:sz w:val="13"/>
                              </w:rPr>
                              <w:t>ratio</w:t>
                            </w:r>
                          </w:p>
                        </w:txbxContent>
                      </wps:txbx>
                      <wps:bodyPr vert="vert270" wrap="square" lIns="0" tIns="0" rIns="0" bIns="0" rtlCol="0">
                        <a:noAutofit/>
                      </wps:bodyPr>
                    </wps:wsp>
                  </a:graphicData>
                </a:graphic>
              </wp:anchor>
            </w:drawing>
          </mc:Choice>
          <mc:Fallback>
            <w:pict>
              <v:shape w14:anchorId="20C92F7B" id="Textbox 412" o:spid="_x0000_s1082" type="#_x0000_t202" style="position:absolute;left:0;text-align:left;margin-left:148.05pt;margin-top:5.1pt;width:9.65pt;height:64.6pt;z-index:1577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" filled="f" stroked="f">
                <v:textbox style="layout-flow:vertical;mso-layout-flow-alt:bottom-to-top" inset="0,0,0,0">
                  <w:txbxContent>
                    <w:p w14:paraId="264FCE67" w14:textId="77777777" w:rsidR="00B74441" w:rsidRDefault="00B74441">
                      <w:pPr>
                        <w:spacing w:before="21"/>
                        <w:ind w:left="20"/>
                        <w:rPr>
                          <w:rFonts w:ascii="Arial MT"/>
                          <w:sz w:val="13"/>
                        </w:rPr>
                      </w:pPr>
                      <w:r>
                        <w:rPr>
                          <w:rFonts w:ascii="Arial MT"/>
                          <w:w w:val="105"/>
                          <w:sz w:val="13"/>
                        </w:rPr>
                        <w:t>New</w:t>
                      </w:r>
                      <w:r>
                        <w:rPr>
                          <w:rFonts w:ascii="Arial MT"/>
                          <w:spacing w:val="-7"/>
                          <w:w w:val="105"/>
                          <w:sz w:val="13"/>
                        </w:rPr>
                        <w:t xml:space="preserve"> </w:t>
                      </w:r>
                      <w:r>
                        <w:rPr>
                          <w:rFonts w:ascii="Arial MT"/>
                          <w:w w:val="105"/>
                          <w:sz w:val="13"/>
                        </w:rPr>
                        <w:t>enrollment</w:t>
                      </w:r>
                      <w:r>
                        <w:rPr>
                          <w:rFonts w:ascii="Arial MT"/>
                          <w:spacing w:val="-6"/>
                          <w:w w:val="105"/>
                          <w:sz w:val="13"/>
                        </w:rPr>
                        <w:t xml:space="preserve"> </w:t>
                      </w:r>
                      <w:r>
                        <w:rPr>
                          <w:rFonts w:ascii="Arial MT"/>
                          <w:spacing w:val="-4"/>
                          <w:w w:val="105"/>
                          <w:sz w:val="13"/>
                        </w:rPr>
                        <w:t>ratio</w:t>
                      </w:r>
                    </w:p>
                  </w:txbxContent>
                </v:textbox>
                <w10:wrap anchorx="page"/>
              </v:shape>
            </w:pict>
          </mc:Fallback>
        </mc:AlternateContent>
      </w:r>
      <w:r>
        <w:rPr>
          <w:rFonts w:ascii="Arial MT"/>
          <w:spacing w:val="-5"/>
          <w:sz w:val="11"/>
        </w:rPr>
        <w:t>.6</w:t>
      </w:r>
    </w:p>
    <w:p w14:paraId="1DFF80B4" w14:textId="77777777" w:rsidR="006F1B3D" w:rsidRDefault="006F1B3D" w:rsidP="008C7539">
      <w:pPr>
        <w:pStyle w:val="BodyText"/>
        <w:suppressAutoHyphens/>
        <w:rPr>
          <w:rFonts w:ascii="Arial MT"/>
          <w:sz w:val="11"/>
        </w:rPr>
      </w:pPr>
    </w:p>
    <w:p w14:paraId="6DF93A20" w14:textId="77777777" w:rsidR="006F1B3D" w:rsidRDefault="006F1B3D" w:rsidP="008C7539">
      <w:pPr>
        <w:pStyle w:val="BodyText"/>
        <w:suppressAutoHyphens/>
        <w:rPr>
          <w:rFonts w:ascii="Arial MT"/>
          <w:sz w:val="11"/>
        </w:rPr>
      </w:pPr>
    </w:p>
    <w:p w14:paraId="0D37DB6F" w14:textId="77777777" w:rsidR="006F1B3D" w:rsidRDefault="006F1B3D" w:rsidP="008C7539">
      <w:pPr>
        <w:pStyle w:val="BodyText"/>
        <w:suppressAutoHyphens/>
        <w:rPr>
          <w:rFonts w:ascii="Arial MT"/>
          <w:sz w:val="11"/>
        </w:rPr>
      </w:pPr>
    </w:p>
    <w:p w14:paraId="32E9E3E7" w14:textId="77777777" w:rsidR="006F1B3D" w:rsidRDefault="006F1B3D" w:rsidP="008C7539">
      <w:pPr>
        <w:pStyle w:val="BodyText"/>
        <w:suppressAutoHyphens/>
        <w:spacing w:before="49"/>
        <w:rPr>
          <w:rFonts w:ascii="Arial MT"/>
          <w:sz w:val="11"/>
        </w:rPr>
      </w:pPr>
    </w:p>
    <w:p w14:paraId="51D8DFB2" w14:textId="77777777" w:rsidR="006F1B3D" w:rsidRDefault="00191F14" w:rsidP="008C7539">
      <w:pPr>
        <w:suppressAutoHyphens/>
        <w:ind w:left="1796"/>
        <w:rPr>
          <w:rFonts w:ascii="Arial MT"/>
          <w:sz w:val="11"/>
        </w:rPr>
      </w:pPr>
      <w:r>
        <w:rPr>
          <w:rFonts w:ascii="Arial MT"/>
          <w:spacing w:val="-5"/>
          <w:sz w:val="11"/>
        </w:rPr>
        <w:t>.4</w:t>
      </w:r>
    </w:p>
    <w:p w14:paraId="080A9426" w14:textId="77777777" w:rsidR="006F1B3D" w:rsidRDefault="006F1B3D" w:rsidP="008C7539">
      <w:pPr>
        <w:pStyle w:val="BodyText"/>
        <w:suppressAutoHyphens/>
        <w:rPr>
          <w:rFonts w:ascii="Arial MT"/>
          <w:sz w:val="11"/>
        </w:rPr>
      </w:pPr>
    </w:p>
    <w:p w14:paraId="18E2192C" w14:textId="77777777" w:rsidR="006F1B3D" w:rsidRDefault="006F1B3D" w:rsidP="008C7539">
      <w:pPr>
        <w:pStyle w:val="BodyText"/>
        <w:suppressAutoHyphens/>
        <w:rPr>
          <w:rFonts w:ascii="Arial MT"/>
          <w:sz w:val="11"/>
        </w:rPr>
      </w:pPr>
    </w:p>
    <w:p w14:paraId="34EC7CA2" w14:textId="77777777" w:rsidR="006F1B3D" w:rsidRDefault="006F1B3D" w:rsidP="008C7539">
      <w:pPr>
        <w:pStyle w:val="BodyText"/>
        <w:suppressAutoHyphens/>
        <w:rPr>
          <w:rFonts w:ascii="Arial MT"/>
          <w:sz w:val="11"/>
        </w:rPr>
      </w:pPr>
    </w:p>
    <w:p w14:paraId="6F762FE9" w14:textId="77777777" w:rsidR="006F1B3D" w:rsidRDefault="006F1B3D" w:rsidP="008C7539">
      <w:pPr>
        <w:pStyle w:val="BodyText"/>
        <w:suppressAutoHyphens/>
        <w:spacing w:before="49"/>
        <w:rPr>
          <w:rFonts w:ascii="Arial MT"/>
          <w:sz w:val="11"/>
        </w:rPr>
      </w:pPr>
    </w:p>
    <w:p w14:paraId="2418EE6A" w14:textId="77777777" w:rsidR="006F1B3D" w:rsidRDefault="00191F14" w:rsidP="008C7539">
      <w:pPr>
        <w:suppressAutoHyphens/>
        <w:ind w:left="1796"/>
        <w:rPr>
          <w:rFonts w:ascii="Arial MT"/>
          <w:sz w:val="11"/>
        </w:rPr>
      </w:pPr>
      <w:r>
        <w:rPr>
          <w:rFonts w:ascii="Arial MT"/>
          <w:spacing w:val="-5"/>
          <w:sz w:val="11"/>
        </w:rPr>
        <w:t>.2</w:t>
      </w:r>
    </w:p>
    <w:p w14:paraId="6B7F1A38" w14:textId="77777777" w:rsidR="006F1B3D" w:rsidRDefault="006F1B3D" w:rsidP="008C7539">
      <w:pPr>
        <w:pStyle w:val="BodyText"/>
        <w:suppressAutoHyphens/>
        <w:rPr>
          <w:rFonts w:ascii="Arial MT"/>
          <w:sz w:val="11"/>
        </w:rPr>
      </w:pPr>
    </w:p>
    <w:p w14:paraId="061DBBA7" w14:textId="77777777" w:rsidR="006F1B3D" w:rsidRDefault="006F1B3D" w:rsidP="008C7539">
      <w:pPr>
        <w:pStyle w:val="BodyText"/>
        <w:suppressAutoHyphens/>
        <w:rPr>
          <w:rFonts w:ascii="Arial MT"/>
          <w:sz w:val="11"/>
        </w:rPr>
      </w:pPr>
    </w:p>
    <w:p w14:paraId="3DB498F6" w14:textId="77777777" w:rsidR="006F1B3D" w:rsidRDefault="006F1B3D" w:rsidP="008C7539">
      <w:pPr>
        <w:pStyle w:val="BodyText"/>
        <w:suppressAutoHyphens/>
        <w:rPr>
          <w:rFonts w:ascii="Arial MT"/>
          <w:sz w:val="11"/>
        </w:rPr>
      </w:pPr>
    </w:p>
    <w:p w14:paraId="545CDE0C" w14:textId="77777777" w:rsidR="006F1B3D" w:rsidRDefault="006F1B3D" w:rsidP="008C7539">
      <w:pPr>
        <w:pStyle w:val="BodyText"/>
        <w:suppressAutoHyphens/>
        <w:spacing w:before="49"/>
        <w:rPr>
          <w:rFonts w:ascii="Arial MT"/>
          <w:sz w:val="11"/>
        </w:rPr>
      </w:pPr>
    </w:p>
    <w:p w14:paraId="09BF538C" w14:textId="77777777" w:rsidR="006F1B3D" w:rsidRDefault="00191F14" w:rsidP="008C7539">
      <w:pPr>
        <w:suppressAutoHyphens/>
        <w:ind w:left="1826"/>
        <w:rPr>
          <w:rFonts w:ascii="Arial MT"/>
          <w:sz w:val="11"/>
        </w:rPr>
      </w:pPr>
      <w:r>
        <w:rPr>
          <w:rFonts w:ascii="Arial MT"/>
          <w:spacing w:val="-10"/>
          <w:sz w:val="11"/>
        </w:rPr>
        <w:t>0</w:t>
      </w:r>
    </w:p>
    <w:p w14:paraId="0BF4C587" w14:textId="77777777" w:rsidR="006F1B3D" w:rsidRDefault="00191F14" w:rsidP="008C7539">
      <w:pPr>
        <w:tabs>
          <w:tab w:val="left" w:pos="3102"/>
          <w:tab w:val="left" w:pos="4256"/>
          <w:tab w:val="left" w:pos="5411"/>
          <w:tab w:val="left" w:pos="6565"/>
          <w:tab w:val="left" w:pos="7690"/>
        </w:tabs>
        <w:suppressAutoHyphens/>
        <w:spacing w:before="80"/>
        <w:ind w:left="1978"/>
        <w:rPr>
          <w:rFonts w:ascii="Arial MT"/>
          <w:sz w:val="11"/>
        </w:rPr>
      </w:pPr>
      <w:r>
        <w:rPr>
          <w:rFonts w:ascii="Arial MT"/>
          <w:spacing w:val="-10"/>
          <w:sz w:val="11"/>
        </w:rPr>
        <w:t>0</w:t>
      </w:r>
      <w:r>
        <w:rPr>
          <w:rFonts w:ascii="Arial MT"/>
          <w:sz w:val="11"/>
        </w:rPr>
        <w:tab/>
      </w:r>
      <w:r>
        <w:rPr>
          <w:rFonts w:ascii="Arial MT"/>
          <w:spacing w:val="-5"/>
          <w:sz w:val="11"/>
        </w:rPr>
        <w:t>20</w:t>
      </w:r>
      <w:r>
        <w:rPr>
          <w:rFonts w:ascii="Arial MT"/>
          <w:sz w:val="11"/>
        </w:rPr>
        <w:tab/>
      </w:r>
      <w:r>
        <w:rPr>
          <w:rFonts w:ascii="Arial MT"/>
          <w:spacing w:val="-5"/>
          <w:sz w:val="11"/>
        </w:rPr>
        <w:t>40</w:t>
      </w:r>
      <w:r>
        <w:rPr>
          <w:rFonts w:ascii="Arial MT"/>
          <w:sz w:val="11"/>
        </w:rPr>
        <w:tab/>
      </w:r>
      <w:r>
        <w:rPr>
          <w:rFonts w:ascii="Arial MT"/>
          <w:spacing w:val="-5"/>
          <w:sz w:val="11"/>
        </w:rPr>
        <w:t>60</w:t>
      </w:r>
      <w:r>
        <w:rPr>
          <w:rFonts w:ascii="Arial MT"/>
          <w:sz w:val="11"/>
        </w:rPr>
        <w:tab/>
      </w:r>
      <w:r>
        <w:rPr>
          <w:rFonts w:ascii="Arial MT"/>
          <w:spacing w:val="-5"/>
          <w:sz w:val="11"/>
        </w:rPr>
        <w:t>80</w:t>
      </w:r>
      <w:r>
        <w:rPr>
          <w:rFonts w:ascii="Arial MT"/>
          <w:sz w:val="11"/>
        </w:rPr>
        <w:tab/>
      </w:r>
      <w:r>
        <w:rPr>
          <w:rFonts w:ascii="Arial MT"/>
          <w:spacing w:val="-5"/>
          <w:sz w:val="11"/>
        </w:rPr>
        <w:t>100</w:t>
      </w:r>
    </w:p>
    <w:p w14:paraId="484A9134" w14:textId="77777777" w:rsidR="006F1B3D" w:rsidDel="001706D7" w:rsidRDefault="00191F14" w:rsidP="008C7539">
      <w:pPr>
        <w:tabs>
          <w:tab w:val="left" w:pos="4987"/>
        </w:tabs>
        <w:suppressAutoHyphens/>
        <w:spacing w:before="38" w:line="465" w:lineRule="auto"/>
        <w:ind w:left="3874" w:right="4161"/>
        <w:jc w:val="center"/>
        <w:rPr>
          <w:del w:id="2730" w:author="Editor" w:date="2026-09-12T15:29:00Z"/>
          <w:rFonts w:ascii="Arial MT"/>
          <w:sz w:val="13"/>
        </w:rPr>
      </w:pPr>
      <w:r>
        <w:rPr>
          <w:rFonts w:ascii="Arial MT"/>
          <w:w w:val="105"/>
          <w:sz w:val="13"/>
        </w:rPr>
        <w:t>Municipality</w:t>
      </w:r>
      <w:r>
        <w:rPr>
          <w:rFonts w:ascii="Arial MT"/>
          <w:spacing w:val="-10"/>
          <w:w w:val="105"/>
          <w:sz w:val="13"/>
        </w:rPr>
        <w:t xml:space="preserve"> </w:t>
      </w:r>
      <w:r>
        <w:rPr>
          <w:rFonts w:ascii="Arial MT"/>
          <w:w w:val="105"/>
          <w:sz w:val="13"/>
        </w:rPr>
        <w:t>marginality</w:t>
      </w:r>
      <w:r>
        <w:rPr>
          <w:rFonts w:ascii="Arial MT"/>
          <w:spacing w:val="-9"/>
          <w:w w:val="105"/>
          <w:sz w:val="13"/>
        </w:rPr>
        <w:t xml:space="preserve"> </w:t>
      </w:r>
      <w:r>
        <w:rPr>
          <w:rFonts w:ascii="Arial MT"/>
          <w:w w:val="105"/>
          <w:sz w:val="13"/>
        </w:rPr>
        <w:t>percentile</w:t>
      </w:r>
      <w:r>
        <w:rPr>
          <w:rFonts w:ascii="Arial MT"/>
          <w:spacing w:val="40"/>
          <w:w w:val="105"/>
          <w:sz w:val="13"/>
        </w:rPr>
        <w:t xml:space="preserve"> </w:t>
      </w:r>
      <w:r>
        <w:rPr>
          <w:rFonts w:ascii="Arial MT"/>
          <w:noProof/>
          <w:spacing w:val="-1"/>
          <w:position w:val="3"/>
          <w:sz w:val="13"/>
        </w:rPr>
        <w:drawing>
          <wp:inline distT="0" distB="0" distL="0" distR="0" wp14:anchorId="6F89845A" wp14:editId="09A75BC6">
            <wp:extent cx="199771" cy="20549"/>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37" cstate="print"/>
                    <a:stretch>
                      <a:fillRect/>
                    </a:stretch>
                  </pic:blipFill>
                  <pic:spPr>
                    <a:xfrm>
                      <a:off x="0" y="0"/>
                      <a:ext cx="199771" cy="20549"/>
                    </a:xfrm>
                    <a:prstGeom prst="rect">
                      <a:avLst/>
                    </a:prstGeom>
                  </pic:spPr>
                </pic:pic>
              </a:graphicData>
            </a:graphic>
          </wp:inline>
        </w:drawing>
      </w:r>
      <w:r>
        <w:rPr>
          <w:spacing w:val="40"/>
          <w:w w:val="105"/>
          <w:sz w:val="13"/>
        </w:rPr>
        <w:t xml:space="preserve"> </w:t>
      </w:r>
      <w:r>
        <w:rPr>
          <w:rFonts w:ascii="Arial MT"/>
          <w:spacing w:val="-2"/>
          <w:w w:val="105"/>
          <w:sz w:val="13"/>
        </w:rPr>
        <w:t>1997-</w:t>
      </w:r>
      <w:r>
        <w:rPr>
          <w:rFonts w:ascii="Arial MT"/>
          <w:w w:val="105"/>
          <w:sz w:val="13"/>
        </w:rPr>
        <w:t>99</w:t>
      </w:r>
      <w:r>
        <w:rPr>
          <w:rFonts w:ascii="Arial MT"/>
          <w:sz w:val="13"/>
        </w:rPr>
        <w:tab/>
      </w:r>
      <w:r>
        <w:rPr>
          <w:rFonts w:ascii="Arial MT"/>
          <w:noProof/>
          <w:position w:val="3"/>
          <w:sz w:val="13"/>
        </w:rPr>
        <w:drawing>
          <wp:inline distT="0" distB="0" distL="0" distR="0" wp14:anchorId="74785DC5" wp14:editId="48B23A2A">
            <wp:extent cx="199771" cy="24386"/>
            <wp:effectExtent l="0" t="0" r="0" b="0"/>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41" cstate="print"/>
                    <a:stretch>
                      <a:fillRect/>
                    </a:stretch>
                  </pic:blipFill>
                  <pic:spPr>
                    <a:xfrm>
                      <a:off x="0" y="0"/>
                      <a:ext cx="199771" cy="24386"/>
                    </a:xfrm>
                    <a:prstGeom prst="rect">
                      <a:avLst/>
                    </a:prstGeom>
                  </pic:spPr>
                </pic:pic>
              </a:graphicData>
            </a:graphic>
          </wp:inline>
        </w:drawing>
      </w:r>
      <w:r>
        <w:rPr>
          <w:spacing w:val="40"/>
          <w:w w:val="105"/>
          <w:sz w:val="13"/>
        </w:rPr>
        <w:t xml:space="preserve"> </w:t>
      </w:r>
      <w:r>
        <w:rPr>
          <w:rFonts w:ascii="Arial MT"/>
          <w:spacing w:val="-2"/>
          <w:w w:val="105"/>
          <w:sz w:val="13"/>
        </w:rPr>
        <w:t>2000-</w:t>
      </w:r>
      <w:r>
        <w:rPr>
          <w:rFonts w:ascii="Arial MT"/>
          <w:w w:val="105"/>
          <w:sz w:val="13"/>
        </w:rPr>
        <w:t>05</w:t>
      </w:r>
    </w:p>
    <w:p w14:paraId="6FB14477" w14:textId="77777777" w:rsidR="006F1B3D" w:rsidRDefault="006F1B3D" w:rsidP="0010201A">
      <w:pPr>
        <w:tabs>
          <w:tab w:val="left" w:pos="4987"/>
        </w:tabs>
        <w:suppressAutoHyphens/>
        <w:spacing w:before="38" w:line="465" w:lineRule="auto"/>
        <w:ind w:left="3874" w:right="4161"/>
        <w:jc w:val="center"/>
      </w:pPr>
    </w:p>
    <w:p w14:paraId="7E9C7B7E" w14:textId="77777777" w:rsidR="006F1B3D" w:rsidRPr="00C40890" w:rsidRDefault="00191F14" w:rsidP="0007505F">
      <w:pPr>
        <w:pStyle w:val="ListParagraph"/>
        <w:numPr>
          <w:ilvl w:val="1"/>
          <w:numId w:val="8"/>
        </w:numPr>
        <w:tabs>
          <w:tab w:val="left" w:pos="4104"/>
        </w:tabs>
        <w:suppressAutoHyphens/>
        <w:spacing w:before="1"/>
        <w:ind w:left="4104" w:hanging="309"/>
        <w:rPr>
          <w:b/>
          <w:sz w:val="20"/>
        </w:rPr>
      </w:pPr>
      <w:r w:rsidRPr="00C40890">
        <w:rPr>
          <w:b/>
          <w:sz w:val="20"/>
        </w:rPr>
        <w:t>Municipality</w:t>
      </w:r>
      <w:r w:rsidRPr="00C40890">
        <w:rPr>
          <w:b/>
          <w:spacing w:val="-12"/>
          <w:sz w:val="20"/>
        </w:rPr>
        <w:t xml:space="preserve"> </w:t>
      </w:r>
      <w:r w:rsidRPr="00C40890">
        <w:rPr>
          <w:b/>
          <w:spacing w:val="-2"/>
          <w:sz w:val="20"/>
        </w:rPr>
        <w:t>level</w:t>
      </w:r>
    </w:p>
    <w:p w14:paraId="543A9120" w14:textId="77777777" w:rsidR="006F1B3D" w:rsidRDefault="006F1B3D" w:rsidP="008C7539">
      <w:pPr>
        <w:pStyle w:val="BodyText"/>
        <w:suppressAutoHyphens/>
        <w:spacing w:before="100"/>
        <w:rPr>
          <w:sz w:val="20"/>
        </w:rPr>
      </w:pPr>
    </w:p>
    <w:p w14:paraId="65DE584E" w14:textId="77777777" w:rsidR="0071283D" w:rsidRDefault="0071283D" w:rsidP="0071283D">
      <w:pPr>
        <w:suppressAutoHyphens/>
        <w:ind w:right="720"/>
        <w:jc w:val="both"/>
        <w:rPr>
          <w:ins w:id="2731" w:author="Editor" w:date="2026-09-11T11:24:00Z"/>
          <w:sz w:val="20"/>
        </w:rPr>
      </w:pPr>
      <w:ins w:id="2732" w:author="Editor" w:date="2026-09-11T11:24:00Z">
        <w:r>
          <w:rPr>
            <w:sz w:val="20"/>
          </w:rPr>
          <w:t>Source: Prepared by the authors.</w:t>
        </w:r>
      </w:ins>
    </w:p>
    <w:p w14:paraId="1DEEA6D1" w14:textId="77777777" w:rsidR="006F1B3D" w:rsidRDefault="00191F14" w:rsidP="008C7539">
      <w:pPr>
        <w:suppressAutoHyphens/>
        <w:spacing w:line="249" w:lineRule="auto"/>
        <w:ind w:left="-1" w:right="717"/>
        <w:jc w:val="both"/>
        <w:rPr>
          <w:sz w:val="20"/>
        </w:rPr>
      </w:pPr>
      <w:r>
        <w:rPr>
          <w:sz w:val="20"/>
        </w:rPr>
        <w:t>Note</w:t>
      </w:r>
      <w:del w:id="2733" w:author="Editor" w:date="2026-09-10T11:11:00Z">
        <w:r w:rsidDel="000615E0">
          <w:rPr>
            <w:sz w:val="20"/>
          </w:rPr>
          <w:delText>s</w:delText>
        </w:r>
      </w:del>
      <w:r>
        <w:rPr>
          <w:sz w:val="20"/>
        </w:rPr>
        <w:t>: Th</w:t>
      </w:r>
      <w:ins w:id="2734" w:author="Editor" w:date="2026-09-11T11:29:00Z">
        <w:r w:rsidR="009D0EF3">
          <w:rPr>
            <w:sz w:val="20"/>
          </w:rPr>
          <w:t>e</w:t>
        </w:r>
      </w:ins>
      <w:del w:id="2735" w:author="Editor" w:date="2026-09-11T11:29:00Z">
        <w:r w:rsidDel="009D0EF3">
          <w:rPr>
            <w:sz w:val="20"/>
          </w:rPr>
          <w:delText>is</w:delText>
        </w:r>
      </w:del>
      <w:r>
        <w:rPr>
          <w:spacing w:val="-1"/>
          <w:sz w:val="20"/>
        </w:rPr>
        <w:t xml:space="preserve"> </w:t>
      </w:r>
      <w:r>
        <w:rPr>
          <w:sz w:val="20"/>
        </w:rPr>
        <w:t>figure</w:t>
      </w:r>
      <w:r>
        <w:rPr>
          <w:spacing w:val="-1"/>
          <w:sz w:val="20"/>
        </w:rPr>
        <w:t xml:space="preserve"> </w:t>
      </w:r>
      <w:r>
        <w:rPr>
          <w:sz w:val="20"/>
        </w:rPr>
        <w:t>shows</w:t>
      </w:r>
      <w:r>
        <w:rPr>
          <w:spacing w:val="-1"/>
          <w:sz w:val="20"/>
        </w:rPr>
        <w:t xml:space="preserve"> </w:t>
      </w:r>
      <w:r>
        <w:rPr>
          <w:sz w:val="20"/>
        </w:rPr>
        <w:t>the</w:t>
      </w:r>
      <w:r>
        <w:rPr>
          <w:spacing w:val="-1"/>
          <w:sz w:val="20"/>
        </w:rPr>
        <w:t xml:space="preserve"> </w:t>
      </w:r>
      <w:r>
        <w:rPr>
          <w:sz w:val="20"/>
        </w:rPr>
        <w:t>enrollment</w:t>
      </w:r>
      <w:r>
        <w:rPr>
          <w:spacing w:val="-1"/>
          <w:sz w:val="20"/>
        </w:rPr>
        <w:t xml:space="preserve"> </w:t>
      </w:r>
      <w:r>
        <w:rPr>
          <w:sz w:val="20"/>
        </w:rPr>
        <w:t>ratio</w:t>
      </w:r>
      <w:r>
        <w:rPr>
          <w:spacing w:val="-1"/>
          <w:sz w:val="20"/>
        </w:rPr>
        <w:t xml:space="preserve"> </w:t>
      </w:r>
      <w:r>
        <w:rPr>
          <w:sz w:val="20"/>
        </w:rPr>
        <w:t>across</w:t>
      </w:r>
      <w:r>
        <w:rPr>
          <w:spacing w:val="-1"/>
          <w:sz w:val="20"/>
        </w:rPr>
        <w:t xml:space="preserve"> </w:t>
      </w:r>
      <w:r>
        <w:rPr>
          <w:sz w:val="20"/>
        </w:rPr>
        <w:t>the</w:t>
      </w:r>
      <w:r>
        <w:rPr>
          <w:spacing w:val="-1"/>
          <w:sz w:val="20"/>
        </w:rPr>
        <w:t xml:space="preserve"> </w:t>
      </w:r>
      <w:r>
        <w:rPr>
          <w:sz w:val="20"/>
        </w:rPr>
        <w:t>marginality</w:t>
      </w:r>
      <w:r>
        <w:rPr>
          <w:spacing w:val="-1"/>
          <w:sz w:val="20"/>
        </w:rPr>
        <w:t xml:space="preserve"> </w:t>
      </w:r>
      <w:r>
        <w:rPr>
          <w:sz w:val="20"/>
        </w:rPr>
        <w:t>percentile</w:t>
      </w:r>
      <w:r>
        <w:rPr>
          <w:spacing w:val="-1"/>
          <w:sz w:val="20"/>
        </w:rPr>
        <w:t xml:space="preserve"> </w:t>
      </w:r>
      <w:r>
        <w:rPr>
          <w:sz w:val="20"/>
        </w:rPr>
        <w:t>at</w:t>
      </w:r>
      <w:r>
        <w:rPr>
          <w:spacing w:val="-1"/>
          <w:sz w:val="20"/>
        </w:rPr>
        <w:t xml:space="preserve"> </w:t>
      </w:r>
      <w:r>
        <w:rPr>
          <w:sz w:val="20"/>
        </w:rPr>
        <w:t>the</w:t>
      </w:r>
      <w:r>
        <w:rPr>
          <w:spacing w:val="-1"/>
          <w:sz w:val="20"/>
        </w:rPr>
        <w:t xml:space="preserve"> </w:t>
      </w:r>
      <w:r>
        <w:rPr>
          <w:sz w:val="20"/>
        </w:rPr>
        <w:t>locality</w:t>
      </w:r>
      <w:r>
        <w:rPr>
          <w:spacing w:val="-1"/>
          <w:sz w:val="20"/>
        </w:rPr>
        <w:t xml:space="preserve"> </w:t>
      </w:r>
      <w:r>
        <w:rPr>
          <w:sz w:val="20"/>
        </w:rPr>
        <w:t>and</w:t>
      </w:r>
      <w:r>
        <w:rPr>
          <w:spacing w:val="-1"/>
          <w:sz w:val="20"/>
        </w:rPr>
        <w:t xml:space="preserve"> </w:t>
      </w:r>
      <w:r>
        <w:rPr>
          <w:sz w:val="20"/>
        </w:rPr>
        <w:t>municipality</w:t>
      </w:r>
      <w:r>
        <w:rPr>
          <w:spacing w:val="-1"/>
          <w:sz w:val="20"/>
        </w:rPr>
        <w:t xml:space="preserve"> </w:t>
      </w:r>
      <w:r>
        <w:rPr>
          <w:sz w:val="20"/>
        </w:rPr>
        <w:t xml:space="preserve">level. The horizontal axis is a percentile rank in the national distribution of the 1995 (locality) or 1990 (municipality) </w:t>
      </w:r>
      <w:ins w:id="2736" w:author="Editor" w:date="2026-09-10T15:27:00Z">
        <w:r w:rsidR="0068580C" w:rsidRPr="00BE0057">
          <w:rPr>
            <w:sz w:val="20"/>
            <w:szCs w:val="20"/>
          </w:rPr>
          <w:t xml:space="preserve">Marginalization Index of the </w:t>
        </w:r>
        <w:r w:rsidR="0068580C" w:rsidRPr="00C40890">
          <w:rPr>
            <w:i/>
            <w:sz w:val="20"/>
            <w:szCs w:val="20"/>
          </w:rPr>
          <w:t>Consejo</w:t>
        </w:r>
        <w:r w:rsidR="0068580C" w:rsidRPr="00C40890">
          <w:rPr>
            <w:i/>
            <w:spacing w:val="-8"/>
            <w:sz w:val="20"/>
            <w:szCs w:val="20"/>
          </w:rPr>
          <w:t xml:space="preserve"> </w:t>
        </w:r>
        <w:r w:rsidR="0068580C" w:rsidRPr="00C40890">
          <w:rPr>
            <w:i/>
            <w:sz w:val="20"/>
            <w:szCs w:val="20"/>
          </w:rPr>
          <w:t>Nacional</w:t>
        </w:r>
        <w:r w:rsidR="0068580C" w:rsidRPr="00C40890">
          <w:rPr>
            <w:i/>
            <w:spacing w:val="-8"/>
            <w:sz w:val="20"/>
            <w:szCs w:val="20"/>
          </w:rPr>
          <w:t xml:space="preserve"> </w:t>
        </w:r>
        <w:r w:rsidR="0068580C" w:rsidRPr="00C40890">
          <w:rPr>
            <w:i/>
            <w:sz w:val="20"/>
            <w:szCs w:val="20"/>
          </w:rPr>
          <w:t>de</w:t>
        </w:r>
        <w:r w:rsidR="0068580C" w:rsidRPr="00C40890">
          <w:rPr>
            <w:i/>
            <w:spacing w:val="-8"/>
            <w:sz w:val="20"/>
            <w:szCs w:val="20"/>
          </w:rPr>
          <w:t xml:space="preserve"> </w:t>
        </w:r>
        <w:r w:rsidR="0068580C" w:rsidRPr="00C40890">
          <w:rPr>
            <w:i/>
            <w:spacing w:val="8"/>
            <w:sz w:val="20"/>
            <w:szCs w:val="20"/>
          </w:rPr>
          <w:t>Poblac</w:t>
        </w:r>
        <w:r w:rsidR="0068580C" w:rsidRPr="00C40890">
          <w:rPr>
            <w:i/>
            <w:spacing w:val="7"/>
            <w:sz w:val="20"/>
            <w:szCs w:val="20"/>
          </w:rPr>
          <w:t>i</w:t>
        </w:r>
        <w:r w:rsidR="0068580C" w:rsidRPr="00C40890">
          <w:rPr>
            <w:i/>
            <w:spacing w:val="-92"/>
            <w:sz w:val="20"/>
            <w:szCs w:val="20"/>
          </w:rPr>
          <w:t>o</w:t>
        </w:r>
        <w:r w:rsidR="0068580C" w:rsidRPr="00C40890">
          <w:rPr>
            <w:i/>
            <w:spacing w:val="27"/>
            <w:sz w:val="20"/>
            <w:szCs w:val="20"/>
          </w:rPr>
          <w:t>´</w:t>
        </w:r>
        <w:r w:rsidR="0068580C" w:rsidRPr="00C40890">
          <w:rPr>
            <w:i/>
            <w:sz w:val="20"/>
            <w:szCs w:val="20"/>
          </w:rPr>
          <w:t>n</w:t>
        </w:r>
        <w:r w:rsidR="0068580C">
          <w:rPr>
            <w:sz w:val="20"/>
            <w:szCs w:val="20"/>
          </w:rPr>
          <w:t xml:space="preserve"> (</w:t>
        </w:r>
        <w:r w:rsidR="0068580C" w:rsidRPr="00BE0057">
          <w:rPr>
            <w:sz w:val="20"/>
            <w:szCs w:val="20"/>
          </w:rPr>
          <w:t>CONAPO</w:t>
        </w:r>
        <w:r w:rsidR="0068580C">
          <w:rPr>
            <w:sz w:val="20"/>
            <w:szCs w:val="20"/>
          </w:rPr>
          <w:t>)</w:t>
        </w:r>
      </w:ins>
      <w:del w:id="2737" w:author="Editor" w:date="2026-09-10T15:27:00Z">
        <w:r w:rsidDel="0068580C">
          <w:rPr>
            <w:sz w:val="20"/>
          </w:rPr>
          <w:delText>CONAPO marginalization index</w:delText>
        </w:r>
      </w:del>
      <w:r>
        <w:rPr>
          <w:sz w:val="20"/>
        </w:rPr>
        <w:t>; each point is the mean new-enrollment ratio within a 1-point percentile bin.</w:t>
      </w:r>
      <w:r>
        <w:rPr>
          <w:spacing w:val="40"/>
          <w:sz w:val="20"/>
        </w:rPr>
        <w:t xml:space="preserve"> </w:t>
      </w:r>
      <w:r>
        <w:rPr>
          <w:sz w:val="20"/>
        </w:rPr>
        <w:t>The black series is the early phase (1997–1999); the red series is the incremental enrollment added during the later phase (2000–2005).</w:t>
      </w:r>
      <w:r>
        <w:rPr>
          <w:spacing w:val="30"/>
          <w:sz w:val="20"/>
        </w:rPr>
        <w:t xml:space="preserve"> </w:t>
      </w:r>
      <w:r>
        <w:rPr>
          <w:sz w:val="20"/>
        </w:rPr>
        <w:t>Both panels use all Mexican localities</w:t>
      </w:r>
      <w:r>
        <w:rPr>
          <w:rFonts w:ascii="Arial MT" w:hAnsi="Arial MT"/>
          <w:sz w:val="20"/>
        </w:rPr>
        <w:t>/</w:t>
      </w:r>
      <w:r>
        <w:rPr>
          <w:sz w:val="20"/>
        </w:rPr>
        <w:t>municipalities (not only the highly marginalized subsample) to display the full national targeting gradient.</w:t>
      </w:r>
    </w:p>
    <w:p w14:paraId="67826AC7" w14:textId="77777777" w:rsidR="006F1B3D" w:rsidRDefault="006F1B3D" w:rsidP="008C7539">
      <w:pPr>
        <w:suppressAutoHyphens/>
        <w:spacing w:line="249" w:lineRule="auto"/>
        <w:jc w:val="both"/>
        <w:rPr>
          <w:sz w:val="20"/>
        </w:rPr>
        <w:sectPr w:rsidR="006F1B3D">
          <w:pgSz w:w="12240" w:h="15840"/>
          <w:pgMar w:top="1700" w:right="720" w:bottom="1420" w:left="1440" w:header="0" w:footer="1223" w:gutter="0"/>
          <w:cols w:space="720"/>
        </w:sectPr>
      </w:pPr>
    </w:p>
    <w:p w14:paraId="11473FBE" w14:textId="77777777" w:rsidR="006F1B3D" w:rsidRPr="00BA667C" w:rsidRDefault="00191F14" w:rsidP="008C7539">
      <w:pPr>
        <w:pStyle w:val="BodyText"/>
        <w:suppressAutoHyphens/>
        <w:spacing w:before="77" w:line="252" w:lineRule="auto"/>
        <w:ind w:right="718"/>
        <w:rPr>
          <w:b/>
        </w:rPr>
      </w:pPr>
      <w:r>
        <w:rPr>
          <w:b/>
        </w:rPr>
        <w:lastRenderedPageBreak/>
        <w:t>Figure</w:t>
      </w:r>
      <w:r>
        <w:rPr>
          <w:b/>
          <w:spacing w:val="-13"/>
        </w:rPr>
        <w:t xml:space="preserve"> </w:t>
      </w:r>
      <w:commentRangeStart w:id="2738"/>
      <w:r>
        <w:rPr>
          <w:b/>
        </w:rPr>
        <w:t>A</w:t>
      </w:r>
      <w:commentRangeEnd w:id="2738"/>
      <w:r w:rsidR="009D0EF3">
        <w:rPr>
          <w:rStyle w:val="CommentReference"/>
          <w:b/>
          <w:sz w:val="24"/>
          <w:szCs w:val="24"/>
        </w:rPr>
        <w:commentReference w:id="2738"/>
      </w:r>
      <w:r>
        <w:rPr>
          <w:b/>
        </w:rPr>
        <w:t>.4</w:t>
      </w:r>
      <w:r w:rsidR="00BA667C">
        <w:rPr>
          <w:b/>
        </w:rPr>
        <w:t>.</w:t>
      </w:r>
      <w:r>
        <w:rPr>
          <w:b/>
        </w:rPr>
        <w:t xml:space="preserve"> </w:t>
      </w:r>
      <w:r w:rsidRPr="00BA667C">
        <w:rPr>
          <w:b/>
        </w:rPr>
        <w:t>Event</w:t>
      </w:r>
      <w:r w:rsidRPr="00BA667C">
        <w:rPr>
          <w:b/>
          <w:spacing w:val="-13"/>
        </w:rPr>
        <w:t xml:space="preserve"> </w:t>
      </w:r>
      <w:r w:rsidRPr="00BA667C">
        <w:rPr>
          <w:b/>
        </w:rPr>
        <w:t>Study: E</w:t>
      </w:r>
      <w:ins w:id="2739" w:author="Editor" w:date="2026-09-08T18:20:00Z">
        <w:r w:rsidR="00B50A25" w:rsidRPr="00BA667C">
          <w:rPr>
            <w:b/>
          </w:rPr>
          <w:t>ffect</w:t>
        </w:r>
      </w:ins>
      <w:del w:id="2740" w:author="Editor" w:date="2026-09-08T18:20:00Z">
        <w:r w:rsidRPr="00BA667C" w:rsidDel="00B50A25">
          <w:rPr>
            <w:rFonts w:ascii="Arial MT" w:hAnsi="Arial MT"/>
            <w:b/>
          </w:rPr>
          <w:delText>ff</w:delText>
        </w:r>
        <w:r w:rsidRPr="00BA667C" w:rsidDel="00B50A25">
          <w:rPr>
            <w:b/>
          </w:rPr>
          <w:delText>ect</w:delText>
        </w:r>
        <w:r w:rsidRPr="00BA667C" w:rsidDel="00B50A25">
          <w:rPr>
            <w:b/>
            <w:spacing w:val="-13"/>
          </w:rPr>
          <w:delText xml:space="preserve"> </w:delText>
        </w:r>
        <w:r w:rsidRPr="00BA667C" w:rsidDel="00B50A25">
          <w:rPr>
            <w:b/>
          </w:rPr>
          <w:delText>o</w:delText>
        </w:r>
      </w:del>
      <w:ins w:id="2741" w:author="Editor" w:date="2026-09-08T18:20:00Z">
        <w:r w:rsidR="00B50A25" w:rsidRPr="00BA667C">
          <w:rPr>
            <w:b/>
          </w:rPr>
          <w:t xml:space="preserve"> o</w:t>
        </w:r>
      </w:ins>
      <w:r w:rsidRPr="00BA667C">
        <w:rPr>
          <w:b/>
        </w:rPr>
        <w:t>f</w:t>
      </w:r>
      <w:r w:rsidRPr="00BA667C">
        <w:rPr>
          <w:b/>
          <w:spacing w:val="-13"/>
        </w:rPr>
        <w:t xml:space="preserve"> </w:t>
      </w:r>
      <w:r w:rsidRPr="000724F4">
        <w:rPr>
          <w:b/>
        </w:rPr>
        <w:t>Progresa</w:t>
      </w:r>
      <w:r w:rsidRPr="00BA667C">
        <w:rPr>
          <w:b/>
          <w:spacing w:val="-13"/>
        </w:rPr>
        <w:t xml:space="preserve"> </w:t>
      </w:r>
      <w:r w:rsidRPr="00BA667C">
        <w:rPr>
          <w:b/>
        </w:rPr>
        <w:t>Enrollment</w:t>
      </w:r>
      <w:r w:rsidRPr="00BA667C">
        <w:rPr>
          <w:b/>
          <w:spacing w:val="-13"/>
        </w:rPr>
        <w:t xml:space="preserve"> </w:t>
      </w:r>
      <w:r w:rsidRPr="00BA667C">
        <w:rPr>
          <w:b/>
        </w:rPr>
        <w:t>Intensity</w:t>
      </w:r>
      <w:r w:rsidRPr="00BA667C">
        <w:rPr>
          <w:b/>
          <w:spacing w:val="-13"/>
        </w:rPr>
        <w:t xml:space="preserve"> </w:t>
      </w:r>
      <w:r w:rsidRPr="00BA667C">
        <w:rPr>
          <w:b/>
        </w:rPr>
        <w:t>on</w:t>
      </w:r>
      <w:r w:rsidRPr="00BA667C">
        <w:rPr>
          <w:b/>
          <w:spacing w:val="-13"/>
        </w:rPr>
        <w:t xml:space="preserve"> </w:t>
      </w:r>
      <w:r w:rsidRPr="00BA667C">
        <w:rPr>
          <w:b/>
        </w:rPr>
        <w:t>Older</w:t>
      </w:r>
      <w:r w:rsidRPr="00BA667C">
        <w:rPr>
          <w:b/>
          <w:spacing w:val="-13"/>
        </w:rPr>
        <w:t xml:space="preserve"> </w:t>
      </w:r>
      <w:r w:rsidRPr="00BA667C">
        <w:rPr>
          <w:b/>
        </w:rPr>
        <w:t>Adults’</w:t>
      </w:r>
      <w:r w:rsidRPr="00BA667C">
        <w:rPr>
          <w:b/>
          <w:spacing w:val="-13"/>
        </w:rPr>
        <w:t xml:space="preserve"> </w:t>
      </w:r>
      <w:r w:rsidRPr="00BA667C">
        <w:rPr>
          <w:b/>
        </w:rPr>
        <w:t>Mortality</w:t>
      </w:r>
      <w:r w:rsidRPr="00BA667C">
        <w:rPr>
          <w:b/>
          <w:spacing w:val="-13"/>
        </w:rPr>
        <w:t xml:space="preserve"> </w:t>
      </w:r>
      <w:r w:rsidRPr="00BA667C">
        <w:rPr>
          <w:b/>
        </w:rPr>
        <w:t>Rate by Sex and S</w:t>
      </w:r>
      <w:ins w:id="2742" w:author="Editor" w:date="2026-09-10T11:12:00Z">
        <w:r w:rsidR="000615E0">
          <w:rPr>
            <w:b/>
          </w:rPr>
          <w:t>ocioeconomic Status</w:t>
        </w:r>
      </w:ins>
      <w:del w:id="2743" w:author="Editor" w:date="2026-09-10T11:12:00Z">
        <w:r w:rsidRPr="00BA667C" w:rsidDel="000615E0">
          <w:rPr>
            <w:b/>
          </w:rPr>
          <w:delText>ES-T</w:delText>
        </w:r>
      </w:del>
      <w:ins w:id="2744" w:author="Editor" w:date="2026-09-10T11:12:00Z">
        <w:r w:rsidR="000615E0">
          <w:rPr>
            <w:b/>
          </w:rPr>
          <w:t xml:space="preserve"> T</w:t>
        </w:r>
      </w:ins>
      <w:r w:rsidRPr="00BA667C">
        <w:rPr>
          <w:b/>
        </w:rPr>
        <w:t>rend Specification</w:t>
      </w:r>
    </w:p>
    <w:p w14:paraId="756521A1" w14:textId="77777777" w:rsidR="006F1B3D" w:rsidRDefault="006F1B3D" w:rsidP="008C7539">
      <w:pPr>
        <w:pStyle w:val="BodyText"/>
        <w:suppressAutoHyphens/>
        <w:spacing w:before="95"/>
      </w:pPr>
    </w:p>
    <w:p w14:paraId="43C813E0" w14:textId="77777777" w:rsidR="006F1B3D" w:rsidRDefault="00BF059B" w:rsidP="008C7539">
      <w:pPr>
        <w:suppressAutoHyphens/>
        <w:spacing w:before="1"/>
        <w:ind w:left="1998"/>
        <w:rPr>
          <w:rFonts w:ascii="Arial MT"/>
          <w:sz w:val="10"/>
        </w:rPr>
      </w:pPr>
      <w:r>
        <w:rPr>
          <w:rFonts w:ascii="Arial MT"/>
          <w:noProof/>
          <w:sz w:val="10"/>
        </w:rPr>
        <mc:AlternateContent>
          <mc:Choice Requires="wps">
            <w:drawing>
              <wp:anchor distT="0" distB="0" distL="0" distR="0" simplePos="0" relativeHeight="15777792" behindDoc="0" locked="0" layoutInCell="1" allowOverlap="1" wp14:anchorId="71BA68CD" wp14:editId="17538121">
                <wp:simplePos x="0" y="0"/>
                <wp:positionH relativeFrom="page">
                  <wp:posOffset>2017821</wp:posOffset>
                </wp:positionH>
                <wp:positionV relativeFrom="paragraph">
                  <wp:posOffset>13970</wp:posOffset>
                </wp:positionV>
                <wp:extent cx="123399" cy="1352550"/>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399" cy="1352550"/>
                        </a:xfrm>
                        <a:prstGeom prst="rect">
                          <a:avLst/>
                        </a:prstGeom>
                      </wps:spPr>
                      <wps:txbx>
                        <w:txbxContent>
                          <w:p w14:paraId="536BB847" w14:textId="77777777" w:rsidR="00B74441" w:rsidRDefault="00B74441">
                            <w:pPr>
                              <w:spacing w:before="22"/>
                              <w:ind w:left="20"/>
                              <w:rPr>
                                <w:rFonts w:ascii="Arial MT"/>
                                <w:sz w:val="12"/>
                              </w:rPr>
                            </w:pPr>
                            <w:r>
                              <w:rPr>
                                <w:rFonts w:ascii="Arial MT"/>
                                <w:w w:val="105"/>
                                <w:sz w:val="12"/>
                              </w:rPr>
                              <w:t>Mortality</w:t>
                            </w:r>
                            <w:r>
                              <w:rPr>
                                <w:rFonts w:ascii="Arial MT"/>
                                <w:spacing w:val="-2"/>
                                <w:w w:val="105"/>
                                <w:sz w:val="12"/>
                              </w:rPr>
                              <w:t xml:space="preserve"> </w:t>
                            </w:r>
                            <w:ins w:id="2745" w:author="Editor" w:date="2026-09-11T11:30:00Z">
                              <w:r>
                                <w:rPr>
                                  <w:rFonts w:ascii="Arial MT"/>
                                  <w:w w:val="105"/>
                                  <w:sz w:val="12"/>
                                </w:rPr>
                                <w:t>r</w:t>
                              </w:r>
                            </w:ins>
                            <w:del w:id="2746" w:author="Editor" w:date="2026-09-11T11:30:00Z">
                              <w:r w:rsidDel="009D0EF3">
                                <w:rPr>
                                  <w:rFonts w:ascii="Arial MT"/>
                                  <w:w w:val="105"/>
                                  <w:sz w:val="12"/>
                                </w:rPr>
                                <w:delText>R</w:delText>
                              </w:r>
                            </w:del>
                            <w:r>
                              <w:rPr>
                                <w:rFonts w:ascii="Arial MT"/>
                                <w:w w:val="105"/>
                                <w:sz w:val="12"/>
                              </w:rPr>
                              <w:t>ate</w:t>
                            </w:r>
                            <w:r>
                              <w:rPr>
                                <w:rFonts w:ascii="Arial MT"/>
                                <w:spacing w:val="-2"/>
                                <w:w w:val="105"/>
                                <w:sz w:val="12"/>
                              </w:rPr>
                              <w:t xml:space="preserve"> </w:t>
                            </w:r>
                            <w:r>
                              <w:rPr>
                                <w:rFonts w:ascii="Arial MT"/>
                                <w:w w:val="105"/>
                                <w:sz w:val="12"/>
                              </w:rPr>
                              <w:t>65+</w:t>
                            </w:r>
                            <w:r>
                              <w:rPr>
                                <w:rFonts w:ascii="Arial MT"/>
                                <w:spacing w:val="-2"/>
                                <w:w w:val="105"/>
                                <w:sz w:val="12"/>
                              </w:rPr>
                              <w:t xml:space="preserve"> </w:t>
                            </w:r>
                            <w:r>
                              <w:rPr>
                                <w:rFonts w:ascii="Arial MT"/>
                                <w:w w:val="105"/>
                                <w:sz w:val="12"/>
                              </w:rPr>
                              <w:t>(per</w:t>
                            </w:r>
                            <w:r>
                              <w:rPr>
                                <w:rFonts w:ascii="Arial MT"/>
                                <w:spacing w:val="-2"/>
                                <w:w w:val="105"/>
                                <w:sz w:val="12"/>
                              </w:rPr>
                              <w:t xml:space="preserve"> 1,000</w:t>
                            </w:r>
                            <w:ins w:id="2747" w:author="Editor" w:date="2026-09-13T17:27:00Z">
                              <w:r>
                                <w:rPr>
                                  <w:rFonts w:ascii="Arial MT"/>
                                  <w:spacing w:val="-2"/>
                                  <w:w w:val="105"/>
                                  <w:sz w:val="12"/>
                                </w:rPr>
                                <w:t xml:space="preserve"> persons</w:t>
                              </w:r>
                            </w:ins>
                            <w:r>
                              <w:rPr>
                                <w:rFonts w:ascii="Arial MT"/>
                                <w:spacing w:val="-2"/>
                                <w:w w:val="105"/>
                                <w:sz w:val="12"/>
                              </w:rPr>
                              <w:t>)</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BA68CD" id="Textbox 416" o:spid="_x0000_s1083" type="#_x0000_t202" style="position:absolute;left:0;text-align:left;margin-left:158.9pt;margin-top:1.1pt;width:9.7pt;height:106.5pt;z-index:1577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" filled="f" stroked="f">
                <v:textbox style="layout-flow:vertical;mso-layout-flow-alt:bottom-to-top" inset="0,0,0,0">
                  <w:txbxContent>
                    <w:p w14:paraId="536BB847" w14:textId="77777777" w:rsidR="00B74441" w:rsidRDefault="00B74441">
                      <w:pPr>
                        <w:spacing w:before="22"/>
                        <w:ind w:left="20"/>
                        <w:rPr>
                          <w:rFonts w:ascii="Arial MT"/>
                          <w:sz w:val="12"/>
                        </w:rPr>
                      </w:pPr>
                      <w:r>
                        <w:rPr>
                          <w:rFonts w:ascii="Arial MT"/>
                          <w:w w:val="105"/>
                          <w:sz w:val="12"/>
                        </w:rPr>
                        <w:t>Mortality</w:t>
                      </w:r>
                      <w:r>
                        <w:rPr>
                          <w:rFonts w:ascii="Arial MT"/>
                          <w:spacing w:val="-2"/>
                          <w:w w:val="105"/>
                          <w:sz w:val="12"/>
                        </w:rPr>
                        <w:t xml:space="preserve"> </w:t>
                      </w:r>
                      <w:ins w:id="2748" w:author="Editor" w:date="2026-09-11T11:30:00Z">
                        <w:r>
                          <w:rPr>
                            <w:rFonts w:ascii="Arial MT"/>
                            <w:w w:val="105"/>
                            <w:sz w:val="12"/>
                          </w:rPr>
                          <w:t>r</w:t>
                        </w:r>
                      </w:ins>
                      <w:del w:id="2749" w:author="Editor" w:date="2026-09-11T11:30:00Z">
                        <w:r w:rsidDel="009D0EF3">
                          <w:rPr>
                            <w:rFonts w:ascii="Arial MT"/>
                            <w:w w:val="105"/>
                            <w:sz w:val="12"/>
                          </w:rPr>
                          <w:delText>R</w:delText>
                        </w:r>
                      </w:del>
                      <w:r>
                        <w:rPr>
                          <w:rFonts w:ascii="Arial MT"/>
                          <w:w w:val="105"/>
                          <w:sz w:val="12"/>
                        </w:rPr>
                        <w:t>ate</w:t>
                      </w:r>
                      <w:r>
                        <w:rPr>
                          <w:rFonts w:ascii="Arial MT"/>
                          <w:spacing w:val="-2"/>
                          <w:w w:val="105"/>
                          <w:sz w:val="12"/>
                        </w:rPr>
                        <w:t xml:space="preserve"> </w:t>
                      </w:r>
                      <w:r>
                        <w:rPr>
                          <w:rFonts w:ascii="Arial MT"/>
                          <w:w w:val="105"/>
                          <w:sz w:val="12"/>
                        </w:rPr>
                        <w:t>65+</w:t>
                      </w:r>
                      <w:r>
                        <w:rPr>
                          <w:rFonts w:ascii="Arial MT"/>
                          <w:spacing w:val="-2"/>
                          <w:w w:val="105"/>
                          <w:sz w:val="12"/>
                        </w:rPr>
                        <w:t xml:space="preserve"> </w:t>
                      </w:r>
                      <w:r>
                        <w:rPr>
                          <w:rFonts w:ascii="Arial MT"/>
                          <w:w w:val="105"/>
                          <w:sz w:val="12"/>
                        </w:rPr>
                        <w:t>(per</w:t>
                      </w:r>
                      <w:r>
                        <w:rPr>
                          <w:rFonts w:ascii="Arial MT"/>
                          <w:spacing w:val="-2"/>
                          <w:w w:val="105"/>
                          <w:sz w:val="12"/>
                        </w:rPr>
                        <w:t xml:space="preserve"> 1,000</w:t>
                      </w:r>
                      <w:ins w:id="2750" w:author="Editor" w:date="2026-09-13T17:27:00Z">
                        <w:r>
                          <w:rPr>
                            <w:rFonts w:ascii="Arial MT"/>
                            <w:spacing w:val="-2"/>
                            <w:w w:val="105"/>
                            <w:sz w:val="12"/>
                          </w:rPr>
                          <w:t xml:space="preserve"> persons</w:t>
                        </w:r>
                      </w:ins>
                      <w:r>
                        <w:rPr>
                          <w:rFonts w:ascii="Arial MT"/>
                          <w:spacing w:val="-2"/>
                          <w:w w:val="105"/>
                          <w:sz w:val="12"/>
                        </w:rPr>
                        <w:t>)</w:t>
                      </w:r>
                    </w:p>
                  </w:txbxContent>
                </v:textbox>
                <w10:wrap anchorx="page"/>
              </v:shape>
            </w:pict>
          </mc:Fallback>
        </mc:AlternateContent>
      </w:r>
      <w:r w:rsidR="00191F14">
        <w:rPr>
          <w:rFonts w:ascii="Arial MT"/>
          <w:noProof/>
          <w:sz w:val="10"/>
        </w:rPr>
        <w:drawing>
          <wp:anchor distT="0" distB="0" distL="0" distR="0" simplePos="0" relativeHeight="15775744" behindDoc="0" locked="0" layoutInCell="1" allowOverlap="1" wp14:anchorId="452C52DA" wp14:editId="507348BD">
            <wp:simplePos x="0" y="0"/>
            <wp:positionH relativeFrom="page">
              <wp:posOffset>2271192</wp:posOffset>
            </wp:positionH>
            <wp:positionV relativeFrom="paragraph">
              <wp:posOffset>-15737</wp:posOffset>
            </wp:positionV>
            <wp:extent cx="3466725" cy="1583008"/>
            <wp:effectExtent l="0" t="0" r="0" b="0"/>
            <wp:wrapNone/>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42" cstate="print"/>
                    <a:stretch>
                      <a:fillRect/>
                    </a:stretch>
                  </pic:blipFill>
                  <pic:spPr>
                    <a:xfrm>
                      <a:off x="0" y="0"/>
                      <a:ext cx="3466725" cy="1583008"/>
                    </a:xfrm>
                    <a:prstGeom prst="rect">
                      <a:avLst/>
                    </a:prstGeom>
                  </pic:spPr>
                </pic:pic>
              </a:graphicData>
            </a:graphic>
          </wp:anchor>
        </w:drawing>
      </w:r>
      <w:bookmarkStart w:id="2751" w:name="_bookmark77"/>
      <w:bookmarkEnd w:id="2751"/>
      <w:r w:rsidR="00191F14">
        <w:rPr>
          <w:rFonts w:ascii="Arial MT"/>
          <w:spacing w:val="-5"/>
          <w:sz w:val="10"/>
        </w:rPr>
        <w:t>15</w:t>
      </w:r>
    </w:p>
    <w:p w14:paraId="6DAF51E9" w14:textId="77777777" w:rsidR="006F1B3D" w:rsidRDefault="006F1B3D" w:rsidP="008C7539">
      <w:pPr>
        <w:pStyle w:val="BodyText"/>
        <w:suppressAutoHyphens/>
        <w:spacing w:before="95"/>
        <w:rPr>
          <w:rFonts w:ascii="Arial MT"/>
          <w:sz w:val="10"/>
        </w:rPr>
      </w:pPr>
    </w:p>
    <w:p w14:paraId="79E65A2B" w14:textId="77777777" w:rsidR="006F1B3D" w:rsidRDefault="00191F14" w:rsidP="008C7539">
      <w:pPr>
        <w:suppressAutoHyphens/>
        <w:ind w:left="1998"/>
        <w:rPr>
          <w:rFonts w:ascii="Arial MT"/>
          <w:sz w:val="10"/>
        </w:rPr>
      </w:pPr>
      <w:r>
        <w:rPr>
          <w:rFonts w:ascii="Arial MT"/>
          <w:spacing w:val="-5"/>
          <w:sz w:val="10"/>
        </w:rPr>
        <w:t>10</w:t>
      </w:r>
    </w:p>
    <w:p w14:paraId="151E0DA6" w14:textId="77777777" w:rsidR="006F1B3D" w:rsidRDefault="006F1B3D" w:rsidP="008C7539">
      <w:pPr>
        <w:pStyle w:val="BodyText"/>
        <w:suppressAutoHyphens/>
        <w:spacing w:before="95"/>
        <w:rPr>
          <w:rFonts w:ascii="Arial MT"/>
          <w:sz w:val="10"/>
        </w:rPr>
      </w:pPr>
    </w:p>
    <w:p w14:paraId="3CFE4DAE" w14:textId="77777777" w:rsidR="006F1B3D" w:rsidRDefault="00191F14" w:rsidP="008C7539">
      <w:pPr>
        <w:suppressAutoHyphens/>
        <w:ind w:left="2055"/>
        <w:rPr>
          <w:rFonts w:ascii="Arial MT"/>
          <w:sz w:val="10"/>
        </w:rPr>
      </w:pPr>
      <w:r>
        <w:rPr>
          <w:rFonts w:ascii="Arial MT"/>
          <w:spacing w:val="-10"/>
          <w:sz w:val="10"/>
        </w:rPr>
        <w:t>5</w:t>
      </w:r>
    </w:p>
    <w:p w14:paraId="02F6E4C8" w14:textId="77777777" w:rsidR="006F1B3D" w:rsidRDefault="006F1B3D" w:rsidP="008C7539">
      <w:pPr>
        <w:pStyle w:val="BodyText"/>
        <w:suppressAutoHyphens/>
        <w:spacing w:before="96"/>
        <w:rPr>
          <w:rFonts w:ascii="Arial MT"/>
          <w:sz w:val="10"/>
        </w:rPr>
      </w:pPr>
    </w:p>
    <w:p w14:paraId="54B37498" w14:textId="77777777" w:rsidR="006F1B3D" w:rsidRDefault="00191F14" w:rsidP="008C7539">
      <w:pPr>
        <w:suppressAutoHyphens/>
        <w:ind w:left="2055"/>
        <w:rPr>
          <w:rFonts w:ascii="Arial MT"/>
          <w:sz w:val="10"/>
        </w:rPr>
      </w:pPr>
      <w:r>
        <w:rPr>
          <w:rFonts w:ascii="Arial MT"/>
          <w:spacing w:val="-10"/>
          <w:sz w:val="10"/>
        </w:rPr>
        <w:t>0</w:t>
      </w:r>
    </w:p>
    <w:p w14:paraId="038CBDF2" w14:textId="77777777" w:rsidR="006F1B3D" w:rsidRDefault="006F1B3D" w:rsidP="008C7539">
      <w:pPr>
        <w:pStyle w:val="BodyText"/>
        <w:suppressAutoHyphens/>
        <w:spacing w:before="95"/>
        <w:rPr>
          <w:rFonts w:ascii="Arial MT"/>
          <w:sz w:val="10"/>
        </w:rPr>
      </w:pPr>
    </w:p>
    <w:p w14:paraId="495FA569" w14:textId="77777777" w:rsidR="006F1B3D" w:rsidRDefault="00191F14" w:rsidP="008C7539">
      <w:pPr>
        <w:suppressAutoHyphens/>
        <w:ind w:left="2021"/>
        <w:rPr>
          <w:rFonts w:ascii="Arial MT"/>
          <w:sz w:val="10"/>
        </w:rPr>
      </w:pPr>
      <w:r>
        <w:rPr>
          <w:rFonts w:ascii="Arial MT"/>
          <w:spacing w:val="-2"/>
          <w:sz w:val="10"/>
        </w:rPr>
        <w:t>-</w:t>
      </w:r>
      <w:r>
        <w:rPr>
          <w:rFonts w:ascii="Arial MT"/>
          <w:spacing w:val="-10"/>
          <w:sz w:val="10"/>
        </w:rPr>
        <w:t>5</w:t>
      </w:r>
    </w:p>
    <w:p w14:paraId="75598555" w14:textId="77777777" w:rsidR="006F1B3D" w:rsidRDefault="006F1B3D" w:rsidP="008C7539">
      <w:pPr>
        <w:pStyle w:val="BodyText"/>
        <w:suppressAutoHyphens/>
        <w:spacing w:before="95"/>
        <w:rPr>
          <w:rFonts w:ascii="Arial MT"/>
          <w:sz w:val="10"/>
        </w:rPr>
      </w:pPr>
    </w:p>
    <w:p w14:paraId="065D0611" w14:textId="77777777" w:rsidR="006F1B3D" w:rsidRDefault="00191F14" w:rsidP="008C7539">
      <w:pPr>
        <w:suppressAutoHyphens/>
        <w:spacing w:before="1"/>
        <w:ind w:left="1964"/>
        <w:rPr>
          <w:rFonts w:ascii="Arial MT"/>
          <w:sz w:val="10"/>
        </w:rPr>
      </w:pPr>
      <w:r>
        <w:rPr>
          <w:rFonts w:ascii="Arial MT"/>
          <w:spacing w:val="-2"/>
          <w:sz w:val="10"/>
        </w:rPr>
        <w:t>-</w:t>
      </w:r>
      <w:r>
        <w:rPr>
          <w:rFonts w:ascii="Arial MT"/>
          <w:spacing w:val="-5"/>
          <w:sz w:val="10"/>
        </w:rPr>
        <w:t>10</w:t>
      </w:r>
    </w:p>
    <w:p w14:paraId="39BE7B24" w14:textId="77777777" w:rsidR="006F1B3D" w:rsidRDefault="006F1B3D" w:rsidP="008C7539">
      <w:pPr>
        <w:pStyle w:val="BodyText"/>
        <w:suppressAutoHyphens/>
        <w:spacing w:before="95"/>
        <w:rPr>
          <w:rFonts w:ascii="Arial MT"/>
          <w:sz w:val="10"/>
        </w:rPr>
      </w:pPr>
    </w:p>
    <w:p w14:paraId="5B86DA0F" w14:textId="77777777" w:rsidR="006F1B3D" w:rsidRDefault="00191F14" w:rsidP="008C7539">
      <w:pPr>
        <w:suppressAutoHyphens/>
        <w:ind w:left="1964"/>
        <w:rPr>
          <w:rFonts w:ascii="Arial MT"/>
          <w:sz w:val="10"/>
        </w:rPr>
      </w:pPr>
      <w:r>
        <w:rPr>
          <w:rFonts w:ascii="Arial MT"/>
          <w:spacing w:val="-2"/>
          <w:sz w:val="10"/>
        </w:rPr>
        <w:t>-</w:t>
      </w:r>
      <w:r>
        <w:rPr>
          <w:rFonts w:ascii="Arial MT"/>
          <w:spacing w:val="-5"/>
          <w:sz w:val="10"/>
        </w:rPr>
        <w:t>15</w:t>
      </w:r>
    </w:p>
    <w:p w14:paraId="5F686450" w14:textId="77777777" w:rsidR="006F1B3D" w:rsidRDefault="006F1B3D" w:rsidP="008C7539">
      <w:pPr>
        <w:pStyle w:val="BodyText"/>
        <w:suppressAutoHyphens/>
        <w:spacing w:before="95"/>
        <w:rPr>
          <w:rFonts w:ascii="Arial MT"/>
          <w:sz w:val="10"/>
        </w:rPr>
      </w:pPr>
    </w:p>
    <w:p w14:paraId="42DD3C5C" w14:textId="77777777" w:rsidR="006F1B3D" w:rsidRDefault="00191F14" w:rsidP="008C7539">
      <w:pPr>
        <w:suppressAutoHyphens/>
        <w:spacing w:before="1"/>
        <w:ind w:left="1964"/>
        <w:rPr>
          <w:rFonts w:ascii="Arial MT"/>
          <w:sz w:val="10"/>
        </w:rPr>
      </w:pPr>
      <w:r>
        <w:rPr>
          <w:rFonts w:ascii="Arial MT"/>
          <w:noProof/>
          <w:sz w:val="10"/>
        </w:rPr>
        <mc:AlternateContent>
          <mc:Choice Requires="wps">
            <w:drawing>
              <wp:anchor distT="0" distB="0" distL="0" distR="0" simplePos="0" relativeHeight="15778816" behindDoc="0" locked="0" layoutInCell="1" allowOverlap="1" wp14:anchorId="64A66137" wp14:editId="5DEC6D18">
                <wp:simplePos x="0" y="0"/>
                <wp:positionH relativeFrom="page">
                  <wp:posOffset>2311840</wp:posOffset>
                </wp:positionH>
                <wp:positionV relativeFrom="paragraph">
                  <wp:posOffset>156812</wp:posOffset>
                </wp:positionV>
                <wp:extent cx="143510" cy="64769"/>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3CBB4421" w14:textId="77777777" w:rsidR="00B74441" w:rsidRDefault="00B74441">
                            <w:pPr>
                              <w:spacing w:line="101" w:lineRule="exact"/>
                              <w:rPr>
                                <w:rFonts w:ascii="Arial MT"/>
                                <w:sz w:val="10"/>
                              </w:rPr>
                            </w:pPr>
                            <w:r>
                              <w:rPr>
                                <w:rFonts w:ascii="Arial MT"/>
                                <w:spacing w:val="-4"/>
                                <w:sz w:val="10"/>
                              </w:rPr>
                              <w:t>1991</w:t>
                            </w:r>
                          </w:p>
                        </w:txbxContent>
                      </wps:txbx>
                      <wps:bodyPr wrap="square" lIns="0" tIns="0" rIns="0" bIns="0" rtlCol="0">
                        <a:noAutofit/>
                      </wps:bodyPr>
                    </wps:wsp>
                  </a:graphicData>
                </a:graphic>
              </wp:anchor>
            </w:drawing>
          </mc:Choice>
          <mc:Fallback>
            <w:pict>
              <v:shape w14:anchorId="64A66137" id="Textbox 417" o:spid="_x0000_s1084" type="#_x0000_t202" style="position:absolute;left:0;text-align:left;margin-left:182.05pt;margin-top:12.35pt;width:11.3pt;height:5.1pt;rotation:-45;z-index:1577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" filled="f" stroked="f">
                <v:textbox inset="0,0,0,0">
                  <w:txbxContent>
                    <w:p w14:paraId="3CBB4421" w14:textId="77777777" w:rsidR="00B74441" w:rsidRDefault="00B74441">
                      <w:pPr>
                        <w:spacing w:line="101" w:lineRule="exact"/>
                        <w:rPr>
                          <w:rFonts w:ascii="Arial MT"/>
                          <w:sz w:val="10"/>
                        </w:rPr>
                      </w:pPr>
                      <w:r>
                        <w:rPr>
                          <w:rFonts w:ascii="Arial MT"/>
                          <w:spacing w:val="-4"/>
                          <w:sz w:val="10"/>
                        </w:rPr>
                        <w:t>1991</w:t>
                      </w:r>
                    </w:p>
                  </w:txbxContent>
                </v:textbox>
                <w10:wrap anchorx="page"/>
              </v:shape>
            </w:pict>
          </mc:Fallback>
        </mc:AlternateContent>
      </w:r>
      <w:r>
        <w:rPr>
          <w:rFonts w:ascii="Arial MT"/>
          <w:noProof/>
          <w:sz w:val="10"/>
        </w:rPr>
        <mc:AlternateContent>
          <mc:Choice Requires="wps">
            <w:drawing>
              <wp:anchor distT="0" distB="0" distL="0" distR="0" simplePos="0" relativeHeight="15779328" behindDoc="0" locked="0" layoutInCell="1" allowOverlap="1" wp14:anchorId="5222240F" wp14:editId="02CE3456">
                <wp:simplePos x="0" y="0"/>
                <wp:positionH relativeFrom="page">
                  <wp:posOffset>2523544</wp:posOffset>
                </wp:positionH>
                <wp:positionV relativeFrom="paragraph">
                  <wp:posOffset>156812</wp:posOffset>
                </wp:positionV>
                <wp:extent cx="143510" cy="64769"/>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3FD6C723" w14:textId="77777777" w:rsidR="00B74441" w:rsidRDefault="00B74441">
                            <w:pPr>
                              <w:spacing w:line="101" w:lineRule="exact"/>
                              <w:rPr>
                                <w:rFonts w:ascii="Arial MT"/>
                                <w:sz w:val="10"/>
                              </w:rPr>
                            </w:pPr>
                            <w:r>
                              <w:rPr>
                                <w:rFonts w:ascii="Arial MT"/>
                                <w:spacing w:val="-4"/>
                                <w:sz w:val="10"/>
                              </w:rPr>
                              <w:t>1992</w:t>
                            </w:r>
                          </w:p>
                        </w:txbxContent>
                      </wps:txbx>
                      <wps:bodyPr wrap="square" lIns="0" tIns="0" rIns="0" bIns="0" rtlCol="0">
                        <a:noAutofit/>
                      </wps:bodyPr>
                    </wps:wsp>
                  </a:graphicData>
                </a:graphic>
              </wp:anchor>
            </w:drawing>
          </mc:Choice>
          <mc:Fallback>
            <w:pict>
              <v:shape w14:anchorId="5222240F" id="Textbox 418" o:spid="_x0000_s1085" type="#_x0000_t202" style="position:absolute;left:0;text-align:left;margin-left:198.7pt;margin-top:12.35pt;width:11.3pt;height:5.1pt;rotation:-45;z-index:157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" filled="f" stroked="f">
                <v:textbox inset="0,0,0,0">
                  <w:txbxContent>
                    <w:p w14:paraId="3FD6C723" w14:textId="77777777" w:rsidR="00B74441" w:rsidRDefault="00B74441">
                      <w:pPr>
                        <w:spacing w:line="101" w:lineRule="exact"/>
                        <w:rPr>
                          <w:rFonts w:ascii="Arial MT"/>
                          <w:sz w:val="10"/>
                        </w:rPr>
                      </w:pPr>
                      <w:r>
                        <w:rPr>
                          <w:rFonts w:ascii="Arial MT"/>
                          <w:spacing w:val="-4"/>
                          <w:sz w:val="10"/>
                        </w:rPr>
                        <w:t>1992</w:t>
                      </w:r>
                    </w:p>
                  </w:txbxContent>
                </v:textbox>
                <w10:wrap anchorx="page"/>
              </v:shape>
            </w:pict>
          </mc:Fallback>
        </mc:AlternateContent>
      </w:r>
      <w:r>
        <w:rPr>
          <w:rFonts w:ascii="Arial MT"/>
          <w:noProof/>
          <w:sz w:val="10"/>
        </w:rPr>
        <mc:AlternateContent>
          <mc:Choice Requires="wps">
            <w:drawing>
              <wp:anchor distT="0" distB="0" distL="0" distR="0" simplePos="0" relativeHeight="15779840" behindDoc="0" locked="0" layoutInCell="1" allowOverlap="1" wp14:anchorId="3BBA7566" wp14:editId="7B369FB2">
                <wp:simplePos x="0" y="0"/>
                <wp:positionH relativeFrom="page">
                  <wp:posOffset>2735369</wp:posOffset>
                </wp:positionH>
                <wp:positionV relativeFrom="paragraph">
                  <wp:posOffset>156812</wp:posOffset>
                </wp:positionV>
                <wp:extent cx="143510" cy="64769"/>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4AC38565" w14:textId="77777777" w:rsidR="00B74441" w:rsidRDefault="00B74441">
                            <w:pPr>
                              <w:spacing w:line="101" w:lineRule="exact"/>
                              <w:rPr>
                                <w:rFonts w:ascii="Arial MT"/>
                                <w:sz w:val="10"/>
                              </w:rPr>
                            </w:pPr>
                            <w:r>
                              <w:rPr>
                                <w:rFonts w:ascii="Arial MT"/>
                                <w:spacing w:val="-4"/>
                                <w:sz w:val="10"/>
                              </w:rPr>
                              <w:t>1993</w:t>
                            </w:r>
                          </w:p>
                        </w:txbxContent>
                      </wps:txbx>
                      <wps:bodyPr wrap="square" lIns="0" tIns="0" rIns="0" bIns="0" rtlCol="0">
                        <a:noAutofit/>
                      </wps:bodyPr>
                    </wps:wsp>
                  </a:graphicData>
                </a:graphic>
              </wp:anchor>
            </w:drawing>
          </mc:Choice>
          <mc:Fallback>
            <w:pict>
              <v:shape w14:anchorId="3BBA7566" id="Textbox 419" o:spid="_x0000_s1086" type="#_x0000_t202" style="position:absolute;left:0;text-align:left;margin-left:215.4pt;margin-top:12.35pt;width:11.3pt;height:5.1pt;rotation:-45;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" filled="f" stroked="f">
                <v:textbox inset="0,0,0,0">
                  <w:txbxContent>
                    <w:p w14:paraId="4AC38565" w14:textId="77777777" w:rsidR="00B74441" w:rsidRDefault="00B74441">
                      <w:pPr>
                        <w:spacing w:line="101" w:lineRule="exact"/>
                        <w:rPr>
                          <w:rFonts w:ascii="Arial MT"/>
                          <w:sz w:val="10"/>
                        </w:rPr>
                      </w:pPr>
                      <w:r>
                        <w:rPr>
                          <w:rFonts w:ascii="Arial MT"/>
                          <w:spacing w:val="-4"/>
                          <w:sz w:val="10"/>
                        </w:rPr>
                        <w:t>1993</w:t>
                      </w:r>
                    </w:p>
                  </w:txbxContent>
                </v:textbox>
                <w10:wrap anchorx="page"/>
              </v:shape>
            </w:pict>
          </mc:Fallback>
        </mc:AlternateContent>
      </w:r>
      <w:r>
        <w:rPr>
          <w:rFonts w:ascii="Arial MT"/>
          <w:noProof/>
          <w:sz w:val="10"/>
        </w:rPr>
        <mc:AlternateContent>
          <mc:Choice Requires="wps">
            <w:drawing>
              <wp:anchor distT="0" distB="0" distL="0" distR="0" simplePos="0" relativeHeight="15780352" behindDoc="0" locked="0" layoutInCell="1" allowOverlap="1" wp14:anchorId="7999781B" wp14:editId="0FA19B2C">
                <wp:simplePos x="0" y="0"/>
                <wp:positionH relativeFrom="page">
                  <wp:posOffset>2947073</wp:posOffset>
                </wp:positionH>
                <wp:positionV relativeFrom="paragraph">
                  <wp:posOffset>156812</wp:posOffset>
                </wp:positionV>
                <wp:extent cx="143510" cy="64769"/>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63346E67" w14:textId="77777777" w:rsidR="00B74441" w:rsidRDefault="00B74441">
                            <w:pPr>
                              <w:spacing w:line="101" w:lineRule="exact"/>
                              <w:rPr>
                                <w:rFonts w:ascii="Arial MT"/>
                                <w:sz w:val="10"/>
                              </w:rPr>
                            </w:pPr>
                            <w:r>
                              <w:rPr>
                                <w:rFonts w:ascii="Arial MT"/>
                                <w:spacing w:val="-4"/>
                                <w:sz w:val="10"/>
                              </w:rPr>
                              <w:t>1994</w:t>
                            </w:r>
                          </w:p>
                        </w:txbxContent>
                      </wps:txbx>
                      <wps:bodyPr wrap="square" lIns="0" tIns="0" rIns="0" bIns="0" rtlCol="0">
                        <a:noAutofit/>
                      </wps:bodyPr>
                    </wps:wsp>
                  </a:graphicData>
                </a:graphic>
              </wp:anchor>
            </w:drawing>
          </mc:Choice>
          <mc:Fallback>
            <w:pict>
              <v:shape w14:anchorId="7999781B" id="Textbox 420" o:spid="_x0000_s1087" type="#_x0000_t202" style="position:absolute;left:0;text-align:left;margin-left:232.05pt;margin-top:12.35pt;width:11.3pt;height:5.1pt;rotation:-45;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" filled="f" stroked="f">
                <v:textbox inset="0,0,0,0">
                  <w:txbxContent>
                    <w:p w14:paraId="63346E67" w14:textId="77777777" w:rsidR="00B74441" w:rsidRDefault="00B74441">
                      <w:pPr>
                        <w:spacing w:line="101" w:lineRule="exact"/>
                        <w:rPr>
                          <w:rFonts w:ascii="Arial MT"/>
                          <w:sz w:val="10"/>
                        </w:rPr>
                      </w:pPr>
                      <w:r>
                        <w:rPr>
                          <w:rFonts w:ascii="Arial MT"/>
                          <w:spacing w:val="-4"/>
                          <w:sz w:val="10"/>
                        </w:rPr>
                        <w:t>1994</w:t>
                      </w:r>
                    </w:p>
                  </w:txbxContent>
                </v:textbox>
                <w10:wrap anchorx="page"/>
              </v:shape>
            </w:pict>
          </mc:Fallback>
        </mc:AlternateContent>
      </w:r>
      <w:r>
        <w:rPr>
          <w:rFonts w:ascii="Arial MT"/>
          <w:noProof/>
          <w:sz w:val="10"/>
        </w:rPr>
        <mc:AlternateContent>
          <mc:Choice Requires="wps">
            <w:drawing>
              <wp:anchor distT="0" distB="0" distL="0" distR="0" simplePos="0" relativeHeight="15780864" behindDoc="0" locked="0" layoutInCell="1" allowOverlap="1" wp14:anchorId="45CAA819" wp14:editId="0A9F9B01">
                <wp:simplePos x="0" y="0"/>
                <wp:positionH relativeFrom="page">
                  <wp:posOffset>3158897</wp:posOffset>
                </wp:positionH>
                <wp:positionV relativeFrom="paragraph">
                  <wp:posOffset>156812</wp:posOffset>
                </wp:positionV>
                <wp:extent cx="143510" cy="64769"/>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57E05B9B" w14:textId="77777777" w:rsidR="00B74441" w:rsidRDefault="00B74441">
                            <w:pPr>
                              <w:spacing w:line="101" w:lineRule="exact"/>
                              <w:rPr>
                                <w:rFonts w:ascii="Arial MT"/>
                                <w:sz w:val="10"/>
                              </w:rPr>
                            </w:pPr>
                            <w:r>
                              <w:rPr>
                                <w:rFonts w:ascii="Arial MT"/>
                                <w:spacing w:val="-4"/>
                                <w:sz w:val="10"/>
                              </w:rPr>
                              <w:t>1995</w:t>
                            </w:r>
                          </w:p>
                        </w:txbxContent>
                      </wps:txbx>
                      <wps:bodyPr wrap="square" lIns="0" tIns="0" rIns="0" bIns="0" rtlCol="0">
                        <a:noAutofit/>
                      </wps:bodyPr>
                    </wps:wsp>
                  </a:graphicData>
                </a:graphic>
              </wp:anchor>
            </w:drawing>
          </mc:Choice>
          <mc:Fallback>
            <w:pict>
              <v:shape w14:anchorId="45CAA819" id="Textbox 421" o:spid="_x0000_s1088" type="#_x0000_t202" style="position:absolute;left:0;text-align:left;margin-left:248.75pt;margin-top:12.35pt;width:11.3pt;height:5.1pt;rotation:-45;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" filled="f" stroked="f">
                <v:textbox inset="0,0,0,0">
                  <w:txbxContent>
                    <w:p w14:paraId="57E05B9B" w14:textId="77777777" w:rsidR="00B74441" w:rsidRDefault="00B74441">
                      <w:pPr>
                        <w:spacing w:line="101" w:lineRule="exact"/>
                        <w:rPr>
                          <w:rFonts w:ascii="Arial MT"/>
                          <w:sz w:val="10"/>
                        </w:rPr>
                      </w:pPr>
                      <w:r>
                        <w:rPr>
                          <w:rFonts w:ascii="Arial MT"/>
                          <w:spacing w:val="-4"/>
                          <w:sz w:val="10"/>
                        </w:rPr>
                        <w:t>1995</w:t>
                      </w:r>
                    </w:p>
                  </w:txbxContent>
                </v:textbox>
                <w10:wrap anchorx="page"/>
              </v:shape>
            </w:pict>
          </mc:Fallback>
        </mc:AlternateContent>
      </w:r>
      <w:r>
        <w:rPr>
          <w:rFonts w:ascii="Arial MT"/>
          <w:noProof/>
          <w:sz w:val="10"/>
        </w:rPr>
        <mc:AlternateContent>
          <mc:Choice Requires="wps">
            <w:drawing>
              <wp:anchor distT="0" distB="0" distL="0" distR="0" simplePos="0" relativeHeight="15781376" behindDoc="0" locked="0" layoutInCell="1" allowOverlap="1" wp14:anchorId="280A39A0" wp14:editId="2B5174CF">
                <wp:simplePos x="0" y="0"/>
                <wp:positionH relativeFrom="page">
                  <wp:posOffset>3370601</wp:posOffset>
                </wp:positionH>
                <wp:positionV relativeFrom="paragraph">
                  <wp:posOffset>156812</wp:posOffset>
                </wp:positionV>
                <wp:extent cx="143510" cy="64769"/>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5B25A756" w14:textId="77777777" w:rsidR="00B74441" w:rsidRDefault="00B74441">
                            <w:pPr>
                              <w:spacing w:line="101" w:lineRule="exact"/>
                              <w:rPr>
                                <w:rFonts w:ascii="Arial MT"/>
                                <w:sz w:val="10"/>
                              </w:rPr>
                            </w:pPr>
                            <w:r>
                              <w:rPr>
                                <w:rFonts w:ascii="Arial MT"/>
                                <w:spacing w:val="-4"/>
                                <w:sz w:val="10"/>
                              </w:rPr>
                              <w:t>1996</w:t>
                            </w:r>
                          </w:p>
                        </w:txbxContent>
                      </wps:txbx>
                      <wps:bodyPr wrap="square" lIns="0" tIns="0" rIns="0" bIns="0" rtlCol="0">
                        <a:noAutofit/>
                      </wps:bodyPr>
                    </wps:wsp>
                  </a:graphicData>
                </a:graphic>
              </wp:anchor>
            </w:drawing>
          </mc:Choice>
          <mc:Fallback>
            <w:pict>
              <v:shape w14:anchorId="280A39A0" id="Textbox 422" o:spid="_x0000_s1089" type="#_x0000_t202" style="position:absolute;left:0;text-align:left;margin-left:265.4pt;margin-top:12.35pt;width:11.3pt;height:5.1pt;rotation:-45;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" filled="f" stroked="f">
                <v:textbox inset="0,0,0,0">
                  <w:txbxContent>
                    <w:p w14:paraId="5B25A756" w14:textId="77777777" w:rsidR="00B74441" w:rsidRDefault="00B74441">
                      <w:pPr>
                        <w:spacing w:line="101" w:lineRule="exact"/>
                        <w:rPr>
                          <w:rFonts w:ascii="Arial MT"/>
                          <w:sz w:val="10"/>
                        </w:rPr>
                      </w:pPr>
                      <w:r>
                        <w:rPr>
                          <w:rFonts w:ascii="Arial MT"/>
                          <w:spacing w:val="-4"/>
                          <w:sz w:val="10"/>
                        </w:rPr>
                        <w:t>1996</w:t>
                      </w:r>
                    </w:p>
                  </w:txbxContent>
                </v:textbox>
                <w10:wrap anchorx="page"/>
              </v:shape>
            </w:pict>
          </mc:Fallback>
        </mc:AlternateContent>
      </w:r>
      <w:r>
        <w:rPr>
          <w:rFonts w:ascii="Arial MT"/>
          <w:noProof/>
          <w:sz w:val="10"/>
        </w:rPr>
        <mc:AlternateContent>
          <mc:Choice Requires="wps">
            <w:drawing>
              <wp:anchor distT="0" distB="0" distL="0" distR="0" simplePos="0" relativeHeight="15782400" behindDoc="0" locked="0" layoutInCell="1" allowOverlap="1" wp14:anchorId="6EFB0030" wp14:editId="2E432D38">
                <wp:simplePos x="0" y="0"/>
                <wp:positionH relativeFrom="page">
                  <wp:posOffset>3582305</wp:posOffset>
                </wp:positionH>
                <wp:positionV relativeFrom="paragraph">
                  <wp:posOffset>156812</wp:posOffset>
                </wp:positionV>
                <wp:extent cx="143510" cy="64769"/>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3BD6F95A" w14:textId="77777777" w:rsidR="00B74441" w:rsidRDefault="00B74441">
                            <w:pPr>
                              <w:spacing w:line="101" w:lineRule="exact"/>
                              <w:rPr>
                                <w:rFonts w:ascii="Arial MT"/>
                                <w:sz w:val="10"/>
                              </w:rPr>
                            </w:pPr>
                            <w:r>
                              <w:rPr>
                                <w:rFonts w:ascii="Arial MT"/>
                                <w:spacing w:val="-4"/>
                                <w:sz w:val="10"/>
                              </w:rPr>
                              <w:t>1997</w:t>
                            </w:r>
                          </w:p>
                        </w:txbxContent>
                      </wps:txbx>
                      <wps:bodyPr wrap="square" lIns="0" tIns="0" rIns="0" bIns="0" rtlCol="0">
                        <a:noAutofit/>
                      </wps:bodyPr>
                    </wps:wsp>
                  </a:graphicData>
                </a:graphic>
              </wp:anchor>
            </w:drawing>
          </mc:Choice>
          <mc:Fallback>
            <w:pict>
              <v:shape w14:anchorId="6EFB0030" id="Textbox 423" o:spid="_x0000_s1090" type="#_x0000_t202" style="position:absolute;left:0;text-align:left;margin-left:282.05pt;margin-top:12.35pt;width:11.3pt;height:5.1pt;rotation:-45;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" filled="f" stroked="f">
                <v:textbox inset="0,0,0,0">
                  <w:txbxContent>
                    <w:p w14:paraId="3BD6F95A" w14:textId="77777777" w:rsidR="00B74441" w:rsidRDefault="00B74441">
                      <w:pPr>
                        <w:spacing w:line="101" w:lineRule="exact"/>
                        <w:rPr>
                          <w:rFonts w:ascii="Arial MT"/>
                          <w:sz w:val="10"/>
                        </w:rPr>
                      </w:pPr>
                      <w:r>
                        <w:rPr>
                          <w:rFonts w:ascii="Arial MT"/>
                          <w:spacing w:val="-4"/>
                          <w:sz w:val="10"/>
                        </w:rPr>
                        <w:t>1997</w:t>
                      </w:r>
                    </w:p>
                  </w:txbxContent>
                </v:textbox>
                <w10:wrap anchorx="page"/>
              </v:shape>
            </w:pict>
          </mc:Fallback>
        </mc:AlternateContent>
      </w:r>
      <w:r>
        <w:rPr>
          <w:rFonts w:ascii="Arial MT"/>
          <w:noProof/>
          <w:sz w:val="10"/>
        </w:rPr>
        <mc:AlternateContent>
          <mc:Choice Requires="wps">
            <w:drawing>
              <wp:anchor distT="0" distB="0" distL="0" distR="0" simplePos="0" relativeHeight="15783936" behindDoc="0" locked="0" layoutInCell="1" allowOverlap="1" wp14:anchorId="622A99E1" wp14:editId="175E3318">
                <wp:simplePos x="0" y="0"/>
                <wp:positionH relativeFrom="page">
                  <wp:posOffset>3794130</wp:posOffset>
                </wp:positionH>
                <wp:positionV relativeFrom="paragraph">
                  <wp:posOffset>156812</wp:posOffset>
                </wp:positionV>
                <wp:extent cx="143510" cy="64769"/>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555A1556" w14:textId="77777777" w:rsidR="00B74441" w:rsidRDefault="00B74441">
                            <w:pPr>
                              <w:spacing w:line="101" w:lineRule="exact"/>
                              <w:rPr>
                                <w:rFonts w:ascii="Arial MT"/>
                                <w:sz w:val="10"/>
                              </w:rPr>
                            </w:pPr>
                            <w:r>
                              <w:rPr>
                                <w:rFonts w:ascii="Arial MT"/>
                                <w:spacing w:val="-4"/>
                                <w:sz w:val="10"/>
                              </w:rPr>
                              <w:t>1998</w:t>
                            </w:r>
                          </w:p>
                        </w:txbxContent>
                      </wps:txbx>
                      <wps:bodyPr wrap="square" lIns="0" tIns="0" rIns="0" bIns="0" rtlCol="0">
                        <a:noAutofit/>
                      </wps:bodyPr>
                    </wps:wsp>
                  </a:graphicData>
                </a:graphic>
              </wp:anchor>
            </w:drawing>
          </mc:Choice>
          <mc:Fallback>
            <w:pict>
              <v:shape w14:anchorId="622A99E1" id="Textbox 424" o:spid="_x0000_s1091" type="#_x0000_t202" style="position:absolute;left:0;text-align:left;margin-left:298.75pt;margin-top:12.35pt;width:11.3pt;height:5.1pt;rotation:-45;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" filled="f" stroked="f">
                <v:textbox inset="0,0,0,0">
                  <w:txbxContent>
                    <w:p w14:paraId="555A1556" w14:textId="77777777" w:rsidR="00B74441" w:rsidRDefault="00B74441">
                      <w:pPr>
                        <w:spacing w:line="101" w:lineRule="exact"/>
                        <w:rPr>
                          <w:rFonts w:ascii="Arial MT"/>
                          <w:sz w:val="10"/>
                        </w:rPr>
                      </w:pPr>
                      <w:r>
                        <w:rPr>
                          <w:rFonts w:ascii="Arial MT"/>
                          <w:spacing w:val="-4"/>
                          <w:sz w:val="10"/>
                        </w:rPr>
                        <w:t>1998</w:t>
                      </w:r>
                    </w:p>
                  </w:txbxContent>
                </v:textbox>
                <w10:wrap anchorx="page"/>
              </v:shape>
            </w:pict>
          </mc:Fallback>
        </mc:AlternateContent>
      </w:r>
      <w:r>
        <w:rPr>
          <w:rFonts w:ascii="Arial MT"/>
          <w:noProof/>
          <w:sz w:val="10"/>
        </w:rPr>
        <mc:AlternateContent>
          <mc:Choice Requires="wps">
            <w:drawing>
              <wp:anchor distT="0" distB="0" distL="0" distR="0" simplePos="0" relativeHeight="15784960" behindDoc="0" locked="0" layoutInCell="1" allowOverlap="1" wp14:anchorId="13DAD7D8" wp14:editId="4D972ED1">
                <wp:simplePos x="0" y="0"/>
                <wp:positionH relativeFrom="page">
                  <wp:posOffset>4005833</wp:posOffset>
                </wp:positionH>
                <wp:positionV relativeFrom="paragraph">
                  <wp:posOffset>156812</wp:posOffset>
                </wp:positionV>
                <wp:extent cx="143510" cy="64769"/>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780EC224" w14:textId="77777777" w:rsidR="00B74441" w:rsidRDefault="00B74441">
                            <w:pPr>
                              <w:spacing w:line="101" w:lineRule="exact"/>
                              <w:rPr>
                                <w:rFonts w:ascii="Arial MT"/>
                                <w:sz w:val="10"/>
                              </w:rPr>
                            </w:pPr>
                            <w:r>
                              <w:rPr>
                                <w:rFonts w:ascii="Arial MT"/>
                                <w:spacing w:val="-4"/>
                                <w:sz w:val="10"/>
                              </w:rPr>
                              <w:t>1999</w:t>
                            </w:r>
                          </w:p>
                        </w:txbxContent>
                      </wps:txbx>
                      <wps:bodyPr wrap="square" lIns="0" tIns="0" rIns="0" bIns="0" rtlCol="0">
                        <a:noAutofit/>
                      </wps:bodyPr>
                    </wps:wsp>
                  </a:graphicData>
                </a:graphic>
              </wp:anchor>
            </w:drawing>
          </mc:Choice>
          <mc:Fallback>
            <w:pict>
              <v:shape w14:anchorId="13DAD7D8" id="Textbox 425" o:spid="_x0000_s1092" type="#_x0000_t202" style="position:absolute;left:0;text-align:left;margin-left:315.4pt;margin-top:12.35pt;width:11.3pt;height:5.1pt;rotation:-45;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" filled="f" stroked="f">
                <v:textbox inset="0,0,0,0">
                  <w:txbxContent>
                    <w:p w14:paraId="780EC224" w14:textId="77777777" w:rsidR="00B74441" w:rsidRDefault="00B74441">
                      <w:pPr>
                        <w:spacing w:line="101" w:lineRule="exact"/>
                        <w:rPr>
                          <w:rFonts w:ascii="Arial MT"/>
                          <w:sz w:val="10"/>
                        </w:rPr>
                      </w:pPr>
                      <w:r>
                        <w:rPr>
                          <w:rFonts w:ascii="Arial MT"/>
                          <w:spacing w:val="-4"/>
                          <w:sz w:val="10"/>
                        </w:rPr>
                        <w:t>1999</w:t>
                      </w:r>
                    </w:p>
                  </w:txbxContent>
                </v:textbox>
                <w10:wrap anchorx="page"/>
              </v:shape>
            </w:pict>
          </mc:Fallback>
        </mc:AlternateContent>
      </w:r>
      <w:r>
        <w:rPr>
          <w:rFonts w:ascii="Arial MT"/>
          <w:noProof/>
          <w:sz w:val="10"/>
        </w:rPr>
        <mc:AlternateContent>
          <mc:Choice Requires="wps">
            <w:drawing>
              <wp:anchor distT="0" distB="0" distL="0" distR="0" simplePos="0" relativeHeight="15785984" behindDoc="0" locked="0" layoutInCell="1" allowOverlap="1" wp14:anchorId="3BEBEE5A" wp14:editId="6523D825">
                <wp:simplePos x="0" y="0"/>
                <wp:positionH relativeFrom="page">
                  <wp:posOffset>4217658</wp:posOffset>
                </wp:positionH>
                <wp:positionV relativeFrom="paragraph">
                  <wp:posOffset>156812</wp:posOffset>
                </wp:positionV>
                <wp:extent cx="143510" cy="64769"/>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0F4D44AB" w14:textId="77777777" w:rsidR="00B74441" w:rsidRDefault="00B74441">
                            <w:pPr>
                              <w:spacing w:line="101" w:lineRule="exact"/>
                              <w:rPr>
                                <w:rFonts w:ascii="Arial MT"/>
                                <w:sz w:val="10"/>
                              </w:rPr>
                            </w:pPr>
                            <w:r>
                              <w:rPr>
                                <w:rFonts w:ascii="Arial MT"/>
                                <w:spacing w:val="-4"/>
                                <w:sz w:val="10"/>
                              </w:rPr>
                              <w:t>2000</w:t>
                            </w:r>
                          </w:p>
                        </w:txbxContent>
                      </wps:txbx>
                      <wps:bodyPr wrap="square" lIns="0" tIns="0" rIns="0" bIns="0" rtlCol="0">
                        <a:noAutofit/>
                      </wps:bodyPr>
                    </wps:wsp>
                  </a:graphicData>
                </a:graphic>
              </wp:anchor>
            </w:drawing>
          </mc:Choice>
          <mc:Fallback>
            <w:pict>
              <v:shape w14:anchorId="3BEBEE5A" id="Textbox 426" o:spid="_x0000_s1093" type="#_x0000_t202" style="position:absolute;left:0;text-align:left;margin-left:332.1pt;margin-top:12.35pt;width:11.3pt;height:5.1pt;rotation:-45;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" filled="f" stroked="f">
                <v:textbox inset="0,0,0,0">
                  <w:txbxContent>
                    <w:p w14:paraId="0F4D44AB" w14:textId="77777777" w:rsidR="00B74441" w:rsidRDefault="00B74441">
                      <w:pPr>
                        <w:spacing w:line="101" w:lineRule="exact"/>
                        <w:rPr>
                          <w:rFonts w:ascii="Arial MT"/>
                          <w:sz w:val="10"/>
                        </w:rPr>
                      </w:pPr>
                      <w:r>
                        <w:rPr>
                          <w:rFonts w:ascii="Arial MT"/>
                          <w:spacing w:val="-4"/>
                          <w:sz w:val="10"/>
                        </w:rPr>
                        <w:t>2000</w:t>
                      </w:r>
                    </w:p>
                  </w:txbxContent>
                </v:textbox>
                <w10:wrap anchorx="page"/>
              </v:shape>
            </w:pict>
          </mc:Fallback>
        </mc:AlternateContent>
      </w:r>
      <w:r>
        <w:rPr>
          <w:rFonts w:ascii="Arial MT"/>
          <w:noProof/>
          <w:sz w:val="10"/>
        </w:rPr>
        <mc:AlternateContent>
          <mc:Choice Requires="wps">
            <w:drawing>
              <wp:anchor distT="0" distB="0" distL="0" distR="0" simplePos="0" relativeHeight="15787520" behindDoc="0" locked="0" layoutInCell="1" allowOverlap="1" wp14:anchorId="2B280166" wp14:editId="38CA667E">
                <wp:simplePos x="0" y="0"/>
                <wp:positionH relativeFrom="page">
                  <wp:posOffset>4429362</wp:posOffset>
                </wp:positionH>
                <wp:positionV relativeFrom="paragraph">
                  <wp:posOffset>156812</wp:posOffset>
                </wp:positionV>
                <wp:extent cx="143510" cy="64769"/>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7656C6B0" w14:textId="77777777" w:rsidR="00B74441" w:rsidRDefault="00B74441">
                            <w:pPr>
                              <w:spacing w:line="101" w:lineRule="exact"/>
                              <w:rPr>
                                <w:rFonts w:ascii="Arial MT"/>
                                <w:sz w:val="10"/>
                              </w:rPr>
                            </w:pPr>
                            <w:r>
                              <w:rPr>
                                <w:rFonts w:ascii="Arial MT"/>
                                <w:spacing w:val="-4"/>
                                <w:sz w:val="10"/>
                              </w:rPr>
                              <w:t>2001</w:t>
                            </w:r>
                          </w:p>
                        </w:txbxContent>
                      </wps:txbx>
                      <wps:bodyPr wrap="square" lIns="0" tIns="0" rIns="0" bIns="0" rtlCol="0">
                        <a:noAutofit/>
                      </wps:bodyPr>
                    </wps:wsp>
                  </a:graphicData>
                </a:graphic>
              </wp:anchor>
            </w:drawing>
          </mc:Choice>
          <mc:Fallback>
            <w:pict>
              <v:shape w14:anchorId="2B280166" id="Textbox 427" o:spid="_x0000_s1094" type="#_x0000_t202" style="position:absolute;left:0;text-align:left;margin-left:348.75pt;margin-top:12.35pt;width:11.3pt;height:5.1pt;rotation:-45;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" filled="f" stroked="f">
                <v:textbox inset="0,0,0,0">
                  <w:txbxContent>
                    <w:p w14:paraId="7656C6B0" w14:textId="77777777" w:rsidR="00B74441" w:rsidRDefault="00B74441">
                      <w:pPr>
                        <w:spacing w:line="101" w:lineRule="exact"/>
                        <w:rPr>
                          <w:rFonts w:ascii="Arial MT"/>
                          <w:sz w:val="10"/>
                        </w:rPr>
                      </w:pPr>
                      <w:r>
                        <w:rPr>
                          <w:rFonts w:ascii="Arial MT"/>
                          <w:spacing w:val="-4"/>
                          <w:sz w:val="10"/>
                        </w:rPr>
                        <w:t>2001</w:t>
                      </w:r>
                    </w:p>
                  </w:txbxContent>
                </v:textbox>
                <w10:wrap anchorx="page"/>
              </v:shape>
            </w:pict>
          </mc:Fallback>
        </mc:AlternateContent>
      </w:r>
      <w:r>
        <w:rPr>
          <w:rFonts w:ascii="Arial MT"/>
          <w:noProof/>
          <w:sz w:val="10"/>
        </w:rPr>
        <mc:AlternateContent>
          <mc:Choice Requires="wps">
            <w:drawing>
              <wp:anchor distT="0" distB="0" distL="0" distR="0" simplePos="0" relativeHeight="15788544" behindDoc="0" locked="0" layoutInCell="1" allowOverlap="1" wp14:anchorId="47CAD1B4" wp14:editId="4ADBCFBD">
                <wp:simplePos x="0" y="0"/>
                <wp:positionH relativeFrom="page">
                  <wp:posOffset>4641186</wp:posOffset>
                </wp:positionH>
                <wp:positionV relativeFrom="paragraph">
                  <wp:posOffset>156812</wp:posOffset>
                </wp:positionV>
                <wp:extent cx="143510" cy="64769"/>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01C2115A" w14:textId="77777777" w:rsidR="00B74441" w:rsidRDefault="00B74441">
                            <w:pPr>
                              <w:spacing w:line="101" w:lineRule="exact"/>
                              <w:rPr>
                                <w:rFonts w:ascii="Arial MT"/>
                                <w:sz w:val="10"/>
                              </w:rPr>
                            </w:pPr>
                            <w:r>
                              <w:rPr>
                                <w:rFonts w:ascii="Arial MT"/>
                                <w:spacing w:val="-4"/>
                                <w:sz w:val="10"/>
                              </w:rPr>
                              <w:t>2002</w:t>
                            </w:r>
                          </w:p>
                        </w:txbxContent>
                      </wps:txbx>
                      <wps:bodyPr wrap="square" lIns="0" tIns="0" rIns="0" bIns="0" rtlCol="0">
                        <a:noAutofit/>
                      </wps:bodyPr>
                    </wps:wsp>
                  </a:graphicData>
                </a:graphic>
              </wp:anchor>
            </w:drawing>
          </mc:Choice>
          <mc:Fallback>
            <w:pict>
              <v:shape w14:anchorId="47CAD1B4" id="Textbox 428" o:spid="_x0000_s1095" type="#_x0000_t202" style="position:absolute;left:0;text-align:left;margin-left:365.45pt;margin-top:12.35pt;width:11.3pt;height:5.1pt;rotation:-45;z-index:1578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" filled="f" stroked="f">
                <v:textbox inset="0,0,0,0">
                  <w:txbxContent>
                    <w:p w14:paraId="01C2115A" w14:textId="77777777" w:rsidR="00B74441" w:rsidRDefault="00B74441">
                      <w:pPr>
                        <w:spacing w:line="101" w:lineRule="exact"/>
                        <w:rPr>
                          <w:rFonts w:ascii="Arial MT"/>
                          <w:sz w:val="10"/>
                        </w:rPr>
                      </w:pPr>
                      <w:r>
                        <w:rPr>
                          <w:rFonts w:ascii="Arial MT"/>
                          <w:spacing w:val="-4"/>
                          <w:sz w:val="10"/>
                        </w:rPr>
                        <w:t>2002</w:t>
                      </w:r>
                    </w:p>
                  </w:txbxContent>
                </v:textbox>
                <w10:wrap anchorx="page"/>
              </v:shape>
            </w:pict>
          </mc:Fallback>
        </mc:AlternateContent>
      </w:r>
      <w:r>
        <w:rPr>
          <w:rFonts w:ascii="Arial MT"/>
          <w:noProof/>
          <w:sz w:val="10"/>
        </w:rPr>
        <mc:AlternateContent>
          <mc:Choice Requires="wps">
            <w:drawing>
              <wp:anchor distT="0" distB="0" distL="0" distR="0" simplePos="0" relativeHeight="15789568" behindDoc="0" locked="0" layoutInCell="1" allowOverlap="1" wp14:anchorId="6DBD6E55" wp14:editId="173EA991">
                <wp:simplePos x="0" y="0"/>
                <wp:positionH relativeFrom="page">
                  <wp:posOffset>4852890</wp:posOffset>
                </wp:positionH>
                <wp:positionV relativeFrom="paragraph">
                  <wp:posOffset>156812</wp:posOffset>
                </wp:positionV>
                <wp:extent cx="143510" cy="64769"/>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2FE218CB" w14:textId="77777777" w:rsidR="00B74441" w:rsidRDefault="00B74441">
                            <w:pPr>
                              <w:spacing w:line="101" w:lineRule="exact"/>
                              <w:rPr>
                                <w:rFonts w:ascii="Arial MT"/>
                                <w:sz w:val="10"/>
                              </w:rPr>
                            </w:pPr>
                            <w:r>
                              <w:rPr>
                                <w:rFonts w:ascii="Arial MT"/>
                                <w:spacing w:val="-4"/>
                                <w:sz w:val="10"/>
                              </w:rPr>
                              <w:t>2003</w:t>
                            </w:r>
                          </w:p>
                        </w:txbxContent>
                      </wps:txbx>
                      <wps:bodyPr wrap="square" lIns="0" tIns="0" rIns="0" bIns="0" rtlCol="0">
                        <a:noAutofit/>
                      </wps:bodyPr>
                    </wps:wsp>
                  </a:graphicData>
                </a:graphic>
              </wp:anchor>
            </w:drawing>
          </mc:Choice>
          <mc:Fallback>
            <w:pict>
              <v:shape w14:anchorId="6DBD6E55" id="Textbox 429" o:spid="_x0000_s1096" type="#_x0000_t202" style="position:absolute;left:0;text-align:left;margin-left:382.1pt;margin-top:12.35pt;width:11.3pt;height:5.1pt;rotation:-45;z-index:1578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" filled="f" stroked="f">
                <v:textbox inset="0,0,0,0">
                  <w:txbxContent>
                    <w:p w14:paraId="2FE218CB" w14:textId="77777777" w:rsidR="00B74441" w:rsidRDefault="00B74441">
                      <w:pPr>
                        <w:spacing w:line="101" w:lineRule="exact"/>
                        <w:rPr>
                          <w:rFonts w:ascii="Arial MT"/>
                          <w:sz w:val="10"/>
                        </w:rPr>
                      </w:pPr>
                      <w:r>
                        <w:rPr>
                          <w:rFonts w:ascii="Arial MT"/>
                          <w:spacing w:val="-4"/>
                          <w:sz w:val="10"/>
                        </w:rPr>
                        <w:t>2003</w:t>
                      </w:r>
                    </w:p>
                  </w:txbxContent>
                </v:textbox>
                <w10:wrap anchorx="page"/>
              </v:shape>
            </w:pict>
          </mc:Fallback>
        </mc:AlternateContent>
      </w:r>
      <w:r>
        <w:rPr>
          <w:rFonts w:ascii="Arial MT"/>
          <w:noProof/>
          <w:sz w:val="10"/>
        </w:rPr>
        <mc:AlternateContent>
          <mc:Choice Requires="wps">
            <w:drawing>
              <wp:anchor distT="0" distB="0" distL="0" distR="0" simplePos="0" relativeHeight="15791104" behindDoc="0" locked="0" layoutInCell="1" allowOverlap="1" wp14:anchorId="59FBEEB9" wp14:editId="31022140">
                <wp:simplePos x="0" y="0"/>
                <wp:positionH relativeFrom="page">
                  <wp:posOffset>5064594</wp:posOffset>
                </wp:positionH>
                <wp:positionV relativeFrom="paragraph">
                  <wp:posOffset>156812</wp:posOffset>
                </wp:positionV>
                <wp:extent cx="143510" cy="64769"/>
                <wp:effectExtent l="0" t="0" r="0" b="0"/>
                <wp:wrapNone/>
                <wp:docPr id="430" name="Text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52EE3256" w14:textId="77777777" w:rsidR="00B74441" w:rsidRDefault="00B74441">
                            <w:pPr>
                              <w:spacing w:line="101" w:lineRule="exact"/>
                              <w:rPr>
                                <w:rFonts w:ascii="Arial MT"/>
                                <w:sz w:val="10"/>
                              </w:rPr>
                            </w:pPr>
                            <w:r>
                              <w:rPr>
                                <w:rFonts w:ascii="Arial MT"/>
                                <w:spacing w:val="-4"/>
                                <w:sz w:val="10"/>
                              </w:rPr>
                              <w:t>2004</w:t>
                            </w:r>
                          </w:p>
                        </w:txbxContent>
                      </wps:txbx>
                      <wps:bodyPr wrap="square" lIns="0" tIns="0" rIns="0" bIns="0" rtlCol="0">
                        <a:noAutofit/>
                      </wps:bodyPr>
                    </wps:wsp>
                  </a:graphicData>
                </a:graphic>
              </wp:anchor>
            </w:drawing>
          </mc:Choice>
          <mc:Fallback>
            <w:pict>
              <v:shape w14:anchorId="59FBEEB9" id="Textbox 430" o:spid="_x0000_s1097" type="#_x0000_t202" style="position:absolute;left:0;text-align:left;margin-left:398.8pt;margin-top:12.35pt;width:11.3pt;height:5.1pt;rotation:-45;z-index:1579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" filled="f" stroked="f">
                <v:textbox inset="0,0,0,0">
                  <w:txbxContent>
                    <w:p w14:paraId="52EE3256" w14:textId="77777777" w:rsidR="00B74441" w:rsidRDefault="00B74441">
                      <w:pPr>
                        <w:spacing w:line="101" w:lineRule="exact"/>
                        <w:rPr>
                          <w:rFonts w:ascii="Arial MT"/>
                          <w:sz w:val="10"/>
                        </w:rPr>
                      </w:pPr>
                      <w:r>
                        <w:rPr>
                          <w:rFonts w:ascii="Arial MT"/>
                          <w:spacing w:val="-4"/>
                          <w:sz w:val="10"/>
                        </w:rPr>
                        <w:t>2004</w:t>
                      </w:r>
                    </w:p>
                  </w:txbxContent>
                </v:textbox>
                <w10:wrap anchorx="page"/>
              </v:shape>
            </w:pict>
          </mc:Fallback>
        </mc:AlternateContent>
      </w:r>
      <w:r>
        <w:rPr>
          <w:rFonts w:ascii="Arial MT"/>
          <w:noProof/>
          <w:sz w:val="10"/>
        </w:rPr>
        <mc:AlternateContent>
          <mc:Choice Requires="wps">
            <w:drawing>
              <wp:anchor distT="0" distB="0" distL="0" distR="0" simplePos="0" relativeHeight="15792128" behindDoc="0" locked="0" layoutInCell="1" allowOverlap="1" wp14:anchorId="39C25942" wp14:editId="6FE71DFA">
                <wp:simplePos x="0" y="0"/>
                <wp:positionH relativeFrom="page">
                  <wp:posOffset>5276419</wp:posOffset>
                </wp:positionH>
                <wp:positionV relativeFrom="paragraph">
                  <wp:posOffset>156812</wp:posOffset>
                </wp:positionV>
                <wp:extent cx="143510" cy="64769"/>
                <wp:effectExtent l="0" t="0" r="0" b="0"/>
                <wp:wrapNone/>
                <wp:docPr id="431" name="Text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0A6E3D87" w14:textId="77777777" w:rsidR="00B74441" w:rsidRDefault="00B74441">
                            <w:pPr>
                              <w:spacing w:line="101" w:lineRule="exact"/>
                              <w:rPr>
                                <w:rFonts w:ascii="Arial MT"/>
                                <w:sz w:val="10"/>
                              </w:rPr>
                            </w:pPr>
                            <w:r>
                              <w:rPr>
                                <w:rFonts w:ascii="Arial MT"/>
                                <w:spacing w:val="-4"/>
                                <w:sz w:val="10"/>
                              </w:rPr>
                              <w:t>2005</w:t>
                            </w:r>
                          </w:p>
                        </w:txbxContent>
                      </wps:txbx>
                      <wps:bodyPr wrap="square" lIns="0" tIns="0" rIns="0" bIns="0" rtlCol="0">
                        <a:noAutofit/>
                      </wps:bodyPr>
                    </wps:wsp>
                  </a:graphicData>
                </a:graphic>
              </wp:anchor>
            </w:drawing>
          </mc:Choice>
          <mc:Fallback>
            <w:pict>
              <v:shape w14:anchorId="39C25942" id="Textbox 431" o:spid="_x0000_s1098" type="#_x0000_t202" style="position:absolute;left:0;text-align:left;margin-left:415.45pt;margin-top:12.35pt;width:11.3pt;height:5.1pt;rotation:-45;z-index:1579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" filled="f" stroked="f">
                <v:textbox inset="0,0,0,0">
                  <w:txbxContent>
                    <w:p w14:paraId="0A6E3D87" w14:textId="77777777" w:rsidR="00B74441" w:rsidRDefault="00B74441">
                      <w:pPr>
                        <w:spacing w:line="101" w:lineRule="exact"/>
                        <w:rPr>
                          <w:rFonts w:ascii="Arial MT"/>
                          <w:sz w:val="10"/>
                        </w:rPr>
                      </w:pPr>
                      <w:r>
                        <w:rPr>
                          <w:rFonts w:ascii="Arial MT"/>
                          <w:spacing w:val="-4"/>
                          <w:sz w:val="10"/>
                        </w:rPr>
                        <w:t>2005</w:t>
                      </w:r>
                    </w:p>
                  </w:txbxContent>
                </v:textbox>
                <w10:wrap anchorx="page"/>
              </v:shape>
            </w:pict>
          </mc:Fallback>
        </mc:AlternateContent>
      </w:r>
      <w:r>
        <w:rPr>
          <w:rFonts w:ascii="Arial MT"/>
          <w:noProof/>
          <w:sz w:val="10"/>
        </w:rPr>
        <mc:AlternateContent>
          <mc:Choice Requires="wps">
            <w:drawing>
              <wp:anchor distT="0" distB="0" distL="0" distR="0" simplePos="0" relativeHeight="15793152" behindDoc="0" locked="0" layoutInCell="1" allowOverlap="1" wp14:anchorId="1075FA55" wp14:editId="191141C2">
                <wp:simplePos x="0" y="0"/>
                <wp:positionH relativeFrom="page">
                  <wp:posOffset>5488122</wp:posOffset>
                </wp:positionH>
                <wp:positionV relativeFrom="paragraph">
                  <wp:posOffset>156812</wp:posOffset>
                </wp:positionV>
                <wp:extent cx="143510" cy="64769"/>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43510" cy="64769"/>
                        </a:xfrm>
                        <a:prstGeom prst="rect">
                          <a:avLst/>
                        </a:prstGeom>
                      </wps:spPr>
                      <wps:txbx>
                        <w:txbxContent>
                          <w:p w14:paraId="7224426A" w14:textId="77777777" w:rsidR="00B74441" w:rsidRDefault="00B74441">
                            <w:pPr>
                              <w:spacing w:line="101" w:lineRule="exact"/>
                              <w:rPr>
                                <w:rFonts w:ascii="Arial MT"/>
                                <w:sz w:val="10"/>
                              </w:rPr>
                            </w:pPr>
                            <w:r>
                              <w:rPr>
                                <w:rFonts w:ascii="Arial MT"/>
                                <w:spacing w:val="-4"/>
                                <w:sz w:val="10"/>
                              </w:rPr>
                              <w:t>2006</w:t>
                            </w:r>
                          </w:p>
                        </w:txbxContent>
                      </wps:txbx>
                      <wps:bodyPr wrap="square" lIns="0" tIns="0" rIns="0" bIns="0" rtlCol="0">
                        <a:noAutofit/>
                      </wps:bodyPr>
                    </wps:wsp>
                  </a:graphicData>
                </a:graphic>
              </wp:anchor>
            </w:drawing>
          </mc:Choice>
          <mc:Fallback>
            <w:pict>
              <v:shape w14:anchorId="1075FA55" id="Textbox 432" o:spid="_x0000_s1099" type="#_x0000_t202" style="position:absolute;left:0;text-align:left;margin-left:432.15pt;margin-top:12.35pt;width:11.3pt;height:5.1pt;rotation:-45;z-index:1579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" filled="f" stroked="f">
                <v:textbox inset="0,0,0,0">
                  <w:txbxContent>
                    <w:p w14:paraId="7224426A" w14:textId="77777777" w:rsidR="00B74441" w:rsidRDefault="00B74441">
                      <w:pPr>
                        <w:spacing w:line="101" w:lineRule="exact"/>
                        <w:rPr>
                          <w:rFonts w:ascii="Arial MT"/>
                          <w:sz w:val="10"/>
                        </w:rPr>
                      </w:pPr>
                      <w:r>
                        <w:rPr>
                          <w:rFonts w:ascii="Arial MT"/>
                          <w:spacing w:val="-4"/>
                          <w:sz w:val="10"/>
                        </w:rPr>
                        <w:t>2006</w:t>
                      </w:r>
                    </w:p>
                  </w:txbxContent>
                </v:textbox>
                <w10:wrap anchorx="page"/>
              </v:shape>
            </w:pict>
          </mc:Fallback>
        </mc:AlternateContent>
      </w:r>
      <w:r>
        <w:rPr>
          <w:rFonts w:ascii="Arial MT"/>
          <w:spacing w:val="-2"/>
          <w:sz w:val="10"/>
        </w:rPr>
        <w:t>-</w:t>
      </w:r>
      <w:r>
        <w:rPr>
          <w:rFonts w:ascii="Arial MT"/>
          <w:spacing w:val="-5"/>
          <w:sz w:val="10"/>
        </w:rPr>
        <w:t>20</w:t>
      </w:r>
    </w:p>
    <w:p w14:paraId="3C617375" w14:textId="77777777" w:rsidR="006F1B3D" w:rsidRDefault="006F1B3D" w:rsidP="008C7539">
      <w:pPr>
        <w:pStyle w:val="BodyText"/>
        <w:suppressAutoHyphens/>
        <w:rPr>
          <w:rFonts w:ascii="Arial MT"/>
          <w:sz w:val="10"/>
        </w:rPr>
      </w:pPr>
    </w:p>
    <w:p w14:paraId="019727C6" w14:textId="77777777" w:rsidR="006F1B3D" w:rsidRDefault="006F1B3D" w:rsidP="008C7539">
      <w:pPr>
        <w:pStyle w:val="BodyText"/>
        <w:suppressAutoHyphens/>
        <w:rPr>
          <w:rFonts w:ascii="Arial MT"/>
          <w:sz w:val="10"/>
        </w:rPr>
      </w:pPr>
    </w:p>
    <w:p w14:paraId="1EDD895C" w14:textId="77777777" w:rsidR="006F1B3D" w:rsidRDefault="006F1B3D" w:rsidP="008C7539">
      <w:pPr>
        <w:pStyle w:val="BodyText"/>
        <w:suppressAutoHyphens/>
        <w:rPr>
          <w:rFonts w:ascii="Arial MT"/>
          <w:sz w:val="10"/>
        </w:rPr>
      </w:pPr>
    </w:p>
    <w:p w14:paraId="33EB4B44" w14:textId="77777777" w:rsidR="006F1B3D" w:rsidRDefault="006F1B3D" w:rsidP="008C7539">
      <w:pPr>
        <w:pStyle w:val="BodyText"/>
        <w:suppressAutoHyphens/>
        <w:spacing w:before="43"/>
        <w:rPr>
          <w:rFonts w:ascii="Arial MT"/>
          <w:sz w:val="10"/>
        </w:rPr>
      </w:pPr>
    </w:p>
    <w:p w14:paraId="64B3418F" w14:textId="77777777" w:rsidR="006F1B3D" w:rsidRDefault="00191F14" w:rsidP="008C7539">
      <w:pPr>
        <w:tabs>
          <w:tab w:val="left" w:pos="4160"/>
          <w:tab w:val="left" w:pos="5725"/>
        </w:tabs>
        <w:suppressAutoHyphens/>
        <w:spacing w:line="264" w:lineRule="auto"/>
        <w:ind w:left="2286" w:right="2479"/>
        <w:rPr>
          <w:rFonts w:ascii="Arial MT"/>
          <w:sz w:val="10"/>
        </w:rPr>
      </w:pPr>
      <w:r>
        <w:rPr>
          <w:noProof/>
          <w:position w:val="3"/>
        </w:rPr>
        <w:drawing>
          <wp:inline distT="0" distB="0" distL="0" distR="0" wp14:anchorId="46146FC4" wp14:editId="19108633">
            <wp:extent cx="105308" cy="4637"/>
            <wp:effectExtent l="0" t="0" r="0" b="0"/>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43" cstate="print"/>
                    <a:stretch>
                      <a:fillRect/>
                    </a:stretch>
                  </pic:blipFill>
                  <pic:spPr>
                    <a:xfrm>
                      <a:off x="0" y="0"/>
                      <a:ext cx="105308" cy="4637"/>
                    </a:xfrm>
                    <a:prstGeom prst="rect">
                      <a:avLst/>
                    </a:prstGeom>
                  </pic:spPr>
                </pic:pic>
              </a:graphicData>
            </a:graphic>
          </wp:inline>
        </w:drawing>
      </w:r>
      <w:r>
        <w:rPr>
          <w:spacing w:val="-17"/>
          <w:sz w:val="20"/>
        </w:rPr>
        <w:t xml:space="preserve"> </w:t>
      </w:r>
      <w:r>
        <w:rPr>
          <w:rFonts w:ascii="Arial MT"/>
          <w:sz w:val="10"/>
        </w:rPr>
        <w:t>Baseline</w:t>
      </w:r>
      <w:r>
        <w:rPr>
          <w:rFonts w:ascii="Arial MT"/>
          <w:sz w:val="10"/>
        </w:rPr>
        <w:tab/>
      </w:r>
      <w:r>
        <w:rPr>
          <w:rFonts w:ascii="Arial MT"/>
          <w:noProof/>
          <w:position w:val="3"/>
          <w:sz w:val="10"/>
        </w:rPr>
        <w:drawing>
          <wp:inline distT="0" distB="0" distL="0" distR="0" wp14:anchorId="29F91DC2" wp14:editId="54F75D0A">
            <wp:extent cx="105308" cy="4637"/>
            <wp:effectExtent l="0" t="0" r="0" b="0"/>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44" cstate="print"/>
                    <a:stretch>
                      <a:fillRect/>
                    </a:stretch>
                  </pic:blipFill>
                  <pic:spPr>
                    <a:xfrm>
                      <a:off x="0" y="0"/>
                      <a:ext cx="105308" cy="4637"/>
                    </a:xfrm>
                    <a:prstGeom prst="rect">
                      <a:avLst/>
                    </a:prstGeom>
                  </pic:spPr>
                </pic:pic>
              </a:graphicData>
            </a:graphic>
          </wp:inline>
        </w:drawing>
      </w:r>
      <w:r>
        <w:rPr>
          <w:sz w:val="10"/>
        </w:rPr>
        <w:t xml:space="preserve"> </w:t>
      </w:r>
      <w:r>
        <w:rPr>
          <w:rFonts w:ascii="Arial MT"/>
          <w:sz w:val="10"/>
        </w:rPr>
        <w:t>Baseline, fixed 1997 denom.</w:t>
      </w:r>
      <w:r>
        <w:rPr>
          <w:rFonts w:ascii="Arial MT"/>
          <w:spacing w:val="40"/>
          <w:sz w:val="10"/>
        </w:rPr>
        <w:t xml:space="preserve"> </w:t>
      </w:r>
      <w:r>
        <w:rPr>
          <w:rFonts w:ascii="Arial MT"/>
          <w:noProof/>
          <w:spacing w:val="4"/>
          <w:position w:val="3"/>
          <w:sz w:val="10"/>
        </w:rPr>
        <w:drawing>
          <wp:inline distT="0" distB="0" distL="0" distR="0" wp14:anchorId="30B92000" wp14:editId="490D71E5">
            <wp:extent cx="105429" cy="4637"/>
            <wp:effectExtent l="0" t="0" r="0" b="0"/>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45" cstate="print"/>
                    <a:stretch>
                      <a:fillRect/>
                    </a:stretch>
                  </pic:blipFill>
                  <pic:spPr>
                    <a:xfrm>
                      <a:off x="0" y="0"/>
                      <a:ext cx="105429" cy="4637"/>
                    </a:xfrm>
                    <a:prstGeom prst="rect">
                      <a:avLst/>
                    </a:prstGeom>
                  </pic:spPr>
                </pic:pic>
              </a:graphicData>
            </a:graphic>
          </wp:inline>
        </w:drawing>
      </w:r>
      <w:r>
        <w:rPr>
          <w:spacing w:val="4"/>
          <w:sz w:val="10"/>
        </w:rPr>
        <w:t xml:space="preserve"> </w:t>
      </w:r>
      <w:r>
        <w:rPr>
          <w:rFonts w:ascii="Arial MT"/>
          <w:sz w:val="10"/>
        </w:rPr>
        <w:t>+ Trend x Marg. Index (muni, linear)</w:t>
      </w:r>
      <w:r>
        <w:rPr>
          <w:rFonts w:ascii="Arial MT"/>
          <w:spacing w:val="40"/>
          <w:sz w:val="10"/>
        </w:rPr>
        <w:t xml:space="preserve"> </w:t>
      </w:r>
      <w:r>
        <w:rPr>
          <w:rFonts w:ascii="Arial MT"/>
          <w:noProof/>
          <w:position w:val="3"/>
          <w:sz w:val="10"/>
        </w:rPr>
        <w:drawing>
          <wp:inline distT="0" distB="0" distL="0" distR="0" wp14:anchorId="23D74C7D" wp14:editId="159E1946">
            <wp:extent cx="97458" cy="4637"/>
            <wp:effectExtent l="0" t="0" r="0" b="0"/>
            <wp:docPr id="436"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46" cstate="print"/>
                    <a:stretch>
                      <a:fillRect/>
                    </a:stretch>
                  </pic:blipFill>
                  <pic:spPr>
                    <a:xfrm>
                      <a:off x="0" y="0"/>
                      <a:ext cx="97458" cy="4637"/>
                    </a:xfrm>
                    <a:prstGeom prst="rect">
                      <a:avLst/>
                    </a:prstGeom>
                  </pic:spPr>
                </pic:pic>
              </a:graphicData>
            </a:graphic>
          </wp:inline>
        </w:drawing>
      </w:r>
      <w:r>
        <w:rPr>
          <w:spacing w:val="40"/>
          <w:sz w:val="10"/>
        </w:rPr>
        <w:t xml:space="preserve"> </w:t>
      </w:r>
      <w:r>
        <w:rPr>
          <w:rFonts w:ascii="Arial MT"/>
          <w:sz w:val="10"/>
        </w:rPr>
        <w:t>+ Trend x Quintile (muni, linear)</w:t>
      </w:r>
      <w:r>
        <w:rPr>
          <w:rFonts w:ascii="Arial MT"/>
          <w:sz w:val="10"/>
        </w:rPr>
        <w:tab/>
      </w:r>
      <w:r>
        <w:rPr>
          <w:rFonts w:ascii="Arial MT"/>
          <w:noProof/>
          <w:position w:val="3"/>
          <w:sz w:val="10"/>
        </w:rPr>
        <w:drawing>
          <wp:inline distT="0" distB="0" distL="0" distR="0" wp14:anchorId="6D3C5F4E" wp14:editId="40211B1D">
            <wp:extent cx="92748" cy="4637"/>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47" cstate="print"/>
                    <a:stretch>
                      <a:fillRect/>
                    </a:stretch>
                  </pic:blipFill>
                  <pic:spPr>
                    <a:xfrm>
                      <a:off x="0" y="0"/>
                      <a:ext cx="92748" cy="4637"/>
                    </a:xfrm>
                    <a:prstGeom prst="rect">
                      <a:avLst/>
                    </a:prstGeom>
                  </pic:spPr>
                </pic:pic>
              </a:graphicData>
            </a:graphic>
          </wp:inline>
        </w:drawing>
      </w:r>
      <w:r>
        <w:rPr>
          <w:spacing w:val="40"/>
          <w:sz w:val="10"/>
        </w:rPr>
        <w:t xml:space="preserve"> </w:t>
      </w:r>
      <w:r>
        <w:rPr>
          <w:rFonts w:ascii="Arial MT"/>
          <w:sz w:val="10"/>
        </w:rPr>
        <w:t>+ Muni. marg. %-ile FE</w:t>
      </w:r>
      <w:r>
        <w:rPr>
          <w:rFonts w:ascii="Arial MT"/>
          <w:sz w:val="10"/>
        </w:rPr>
        <w:tab/>
      </w:r>
      <w:r>
        <w:rPr>
          <w:rFonts w:ascii="Arial MT"/>
          <w:noProof/>
          <w:position w:val="3"/>
          <w:sz w:val="10"/>
        </w:rPr>
        <w:drawing>
          <wp:inline distT="0" distB="0" distL="0" distR="0" wp14:anchorId="5119F10A" wp14:editId="6B40EDBD">
            <wp:extent cx="105429" cy="4637"/>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48" cstate="print"/>
                    <a:stretch>
                      <a:fillRect/>
                    </a:stretch>
                  </pic:blipFill>
                  <pic:spPr>
                    <a:xfrm>
                      <a:off x="0" y="0"/>
                      <a:ext cx="105429" cy="4637"/>
                    </a:xfrm>
                    <a:prstGeom prst="rect">
                      <a:avLst/>
                    </a:prstGeom>
                  </pic:spPr>
                </pic:pic>
              </a:graphicData>
            </a:graphic>
          </wp:inline>
        </w:drawing>
      </w:r>
      <w:r>
        <w:rPr>
          <w:sz w:val="10"/>
        </w:rPr>
        <w:t xml:space="preserve"> </w:t>
      </w:r>
      <w:r>
        <w:rPr>
          <w:rFonts w:ascii="Arial MT"/>
          <w:sz w:val="10"/>
        </w:rPr>
        <w:t>+</w:t>
      </w:r>
      <w:r>
        <w:rPr>
          <w:rFonts w:ascii="Arial MT"/>
          <w:spacing w:val="-3"/>
          <w:sz w:val="10"/>
        </w:rPr>
        <w:t xml:space="preserve"> </w:t>
      </w:r>
      <w:r>
        <w:rPr>
          <w:rFonts w:ascii="Arial MT"/>
          <w:sz w:val="10"/>
        </w:rPr>
        <w:t>Locality</w:t>
      </w:r>
      <w:r>
        <w:rPr>
          <w:rFonts w:ascii="Arial MT"/>
          <w:spacing w:val="-3"/>
          <w:sz w:val="10"/>
        </w:rPr>
        <w:t xml:space="preserve"> </w:t>
      </w:r>
      <w:r>
        <w:rPr>
          <w:rFonts w:ascii="Arial MT"/>
          <w:sz w:val="10"/>
        </w:rPr>
        <w:t>marg.</w:t>
      </w:r>
      <w:r>
        <w:rPr>
          <w:rFonts w:ascii="Arial MT"/>
          <w:spacing w:val="-3"/>
          <w:sz w:val="10"/>
        </w:rPr>
        <w:t xml:space="preserve"> </w:t>
      </w:r>
      <w:r>
        <w:rPr>
          <w:rFonts w:ascii="Arial MT"/>
          <w:sz w:val="10"/>
        </w:rPr>
        <w:t>%-ile</w:t>
      </w:r>
      <w:r>
        <w:rPr>
          <w:rFonts w:ascii="Arial MT"/>
          <w:spacing w:val="-3"/>
          <w:sz w:val="10"/>
        </w:rPr>
        <w:t xml:space="preserve"> </w:t>
      </w:r>
      <w:r>
        <w:rPr>
          <w:rFonts w:ascii="Arial MT"/>
          <w:sz w:val="10"/>
        </w:rPr>
        <w:t>shares,</w:t>
      </w:r>
      <w:r>
        <w:rPr>
          <w:rFonts w:ascii="Arial MT"/>
          <w:spacing w:val="-3"/>
          <w:sz w:val="10"/>
        </w:rPr>
        <w:t xml:space="preserve"> </w:t>
      </w:r>
      <w:r>
        <w:rPr>
          <w:rFonts w:ascii="Arial MT"/>
          <w:sz w:val="10"/>
        </w:rPr>
        <w:t>flexible</w:t>
      </w:r>
      <w:r>
        <w:rPr>
          <w:rFonts w:ascii="Arial MT"/>
          <w:spacing w:val="40"/>
          <w:sz w:val="10"/>
        </w:rPr>
        <w:t xml:space="preserve"> </w:t>
      </w:r>
      <w:r>
        <w:rPr>
          <w:rFonts w:ascii="Arial MT"/>
          <w:noProof/>
          <w:spacing w:val="-1"/>
          <w:position w:val="3"/>
          <w:sz w:val="10"/>
        </w:rPr>
        <w:drawing>
          <wp:inline distT="0" distB="0" distL="0" distR="0" wp14:anchorId="34ED5516" wp14:editId="0FE5F65A">
            <wp:extent cx="97458" cy="4637"/>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49" cstate="print"/>
                    <a:stretch>
                      <a:fillRect/>
                    </a:stretch>
                  </pic:blipFill>
                  <pic:spPr>
                    <a:xfrm>
                      <a:off x="0" y="0"/>
                      <a:ext cx="97458" cy="4637"/>
                    </a:xfrm>
                    <a:prstGeom prst="rect">
                      <a:avLst/>
                    </a:prstGeom>
                  </pic:spPr>
                </pic:pic>
              </a:graphicData>
            </a:graphic>
          </wp:inline>
        </w:drawing>
      </w:r>
      <w:r>
        <w:rPr>
          <w:spacing w:val="40"/>
          <w:sz w:val="10"/>
        </w:rPr>
        <w:t xml:space="preserve"> </w:t>
      </w:r>
      <w:r>
        <w:rPr>
          <w:rFonts w:ascii="Arial MT"/>
          <w:sz w:val="10"/>
        </w:rPr>
        <w:t>+ Locality marg. %-ile shares, linear</w:t>
      </w:r>
    </w:p>
    <w:p w14:paraId="4BE708F1" w14:textId="77777777" w:rsidR="006F1B3D" w:rsidRDefault="006F1B3D" w:rsidP="008C7539">
      <w:pPr>
        <w:pStyle w:val="BodyText"/>
        <w:suppressAutoHyphens/>
        <w:rPr>
          <w:rFonts w:ascii="Arial MT"/>
          <w:sz w:val="10"/>
        </w:rPr>
      </w:pPr>
    </w:p>
    <w:p w14:paraId="794EDC9D" w14:textId="77777777" w:rsidR="006F1B3D" w:rsidRDefault="006F1B3D" w:rsidP="008C7539">
      <w:pPr>
        <w:pStyle w:val="BodyText"/>
        <w:suppressAutoHyphens/>
        <w:spacing w:before="94"/>
        <w:rPr>
          <w:rFonts w:ascii="Arial MT"/>
          <w:sz w:val="10"/>
        </w:rPr>
      </w:pPr>
    </w:p>
    <w:p w14:paraId="617275C9" w14:textId="77777777" w:rsidR="006F1B3D" w:rsidRPr="00BA667C" w:rsidRDefault="00BA667C" w:rsidP="00BA667C">
      <w:pPr>
        <w:tabs>
          <w:tab w:val="left" w:pos="4552"/>
        </w:tabs>
        <w:suppressAutoHyphens/>
        <w:spacing w:before="1"/>
        <w:ind w:left="4950"/>
        <w:rPr>
          <w:b/>
          <w:sz w:val="20"/>
        </w:rPr>
      </w:pPr>
      <w:r w:rsidRPr="00BA667C">
        <w:rPr>
          <w:b/>
          <w:spacing w:val="-2"/>
          <w:sz w:val="20"/>
        </w:rPr>
        <w:t xml:space="preserve">a. </w:t>
      </w:r>
      <w:r w:rsidR="00191F14" w:rsidRPr="00BA667C">
        <w:rPr>
          <w:b/>
          <w:spacing w:val="-2"/>
          <w:sz w:val="20"/>
        </w:rPr>
        <w:t>Pooled</w:t>
      </w:r>
    </w:p>
    <w:p w14:paraId="7F1D7882" w14:textId="77777777" w:rsidR="006F1B3D" w:rsidRDefault="00BF059B" w:rsidP="008C7539">
      <w:pPr>
        <w:pStyle w:val="BodyText"/>
        <w:suppressAutoHyphens/>
        <w:spacing w:before="78"/>
        <w:rPr>
          <w:sz w:val="20"/>
        </w:rPr>
      </w:pPr>
      <w:r>
        <w:rPr>
          <w:rFonts w:ascii="Arial MT"/>
          <w:noProof/>
          <w:sz w:val="7"/>
        </w:rPr>
        <mc:AlternateContent>
          <mc:Choice Requires="wps">
            <w:drawing>
              <wp:anchor distT="0" distB="0" distL="0" distR="0" simplePos="0" relativeHeight="15778304" behindDoc="0" locked="0" layoutInCell="1" allowOverlap="1" wp14:anchorId="78D644B6" wp14:editId="4F16F8D2">
                <wp:simplePos x="0" y="0"/>
                <wp:positionH relativeFrom="page">
                  <wp:posOffset>3956050</wp:posOffset>
                </wp:positionH>
                <wp:positionV relativeFrom="paragraph">
                  <wp:posOffset>165735</wp:posOffset>
                </wp:positionV>
                <wp:extent cx="93345" cy="1149350"/>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149350"/>
                        </a:xfrm>
                        <a:prstGeom prst="rect">
                          <a:avLst/>
                        </a:prstGeom>
                      </wps:spPr>
                      <wps:txbx>
                        <w:txbxContent>
                          <w:p w14:paraId="5CF71FCC" w14:textId="77777777" w:rsidR="00B74441" w:rsidRDefault="00B74441">
                            <w:pPr>
                              <w:spacing w:before="22"/>
                              <w:ind w:left="20"/>
                              <w:rPr>
                                <w:rFonts w:ascii="Arial MT"/>
                                <w:sz w:val="9"/>
                              </w:rPr>
                            </w:pPr>
                            <w:r>
                              <w:rPr>
                                <w:rFonts w:ascii="Arial MT"/>
                                <w:w w:val="105"/>
                                <w:sz w:val="9"/>
                              </w:rPr>
                              <w:t xml:space="preserve">Mortality </w:t>
                            </w:r>
                            <w:ins w:id="2752" w:author="Editor" w:date="2026-09-13T17:29:00Z">
                              <w:r>
                                <w:rPr>
                                  <w:rFonts w:ascii="Arial MT"/>
                                  <w:w w:val="105"/>
                                  <w:sz w:val="9"/>
                                </w:rPr>
                                <w:t>r</w:t>
                              </w:r>
                            </w:ins>
                            <w:del w:id="2753" w:author="Editor" w:date="2026-09-13T17:29:00Z">
                              <w:r w:rsidDel="00BF059B">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754" w:author="Editor" w:date="2026-09-13T17:29:00Z">
                              <w:r>
                                <w:rPr>
                                  <w:rFonts w:ascii="Arial MT"/>
                                  <w:spacing w:val="-2"/>
                                  <w:w w:val="105"/>
                                  <w:sz w:val="9"/>
                                </w:rPr>
                                <w:t xml:space="preserve"> persons</w:t>
                              </w:r>
                            </w:ins>
                            <w:r>
                              <w:rPr>
                                <w:rFonts w:ascii="Arial MT"/>
                                <w:spacing w:val="-2"/>
                                <w:w w:val="105"/>
                                <w:sz w:val="9"/>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78D644B6" id="Textbox 465" o:spid="_x0000_s1100" type="#_x0000_t202" style="position:absolute;margin-left:311.5pt;margin-top:13.05pt;width:7.35pt;height:90.5pt;z-index:157783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" filled="f" stroked="f">
                <v:textbox style="layout-flow:vertical;mso-layout-flow-alt:bottom-to-top" inset="0,0,0,0">
                  <w:txbxContent>
                    <w:p w14:paraId="5CF71FCC" w14:textId="77777777" w:rsidR="00B74441" w:rsidRDefault="00B74441">
                      <w:pPr>
                        <w:spacing w:before="22"/>
                        <w:ind w:left="20"/>
                        <w:rPr>
                          <w:rFonts w:ascii="Arial MT"/>
                          <w:sz w:val="9"/>
                        </w:rPr>
                      </w:pPr>
                      <w:r>
                        <w:rPr>
                          <w:rFonts w:ascii="Arial MT"/>
                          <w:w w:val="105"/>
                          <w:sz w:val="9"/>
                        </w:rPr>
                        <w:t xml:space="preserve">Mortality </w:t>
                      </w:r>
                      <w:ins w:id="2755" w:author="Editor" w:date="2026-09-13T17:29:00Z">
                        <w:r>
                          <w:rPr>
                            <w:rFonts w:ascii="Arial MT"/>
                            <w:w w:val="105"/>
                            <w:sz w:val="9"/>
                          </w:rPr>
                          <w:t>r</w:t>
                        </w:r>
                      </w:ins>
                      <w:del w:id="2756" w:author="Editor" w:date="2026-09-13T17:29:00Z">
                        <w:r w:rsidDel="00BF059B">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757" w:author="Editor" w:date="2026-09-13T17:29:00Z">
                        <w:r>
                          <w:rPr>
                            <w:rFonts w:ascii="Arial MT"/>
                            <w:spacing w:val="-2"/>
                            <w:w w:val="105"/>
                            <w:sz w:val="9"/>
                          </w:rPr>
                          <w:t xml:space="preserve"> persons</w:t>
                        </w:r>
                      </w:ins>
                      <w:r>
                        <w:rPr>
                          <w:rFonts w:ascii="Arial MT"/>
                          <w:spacing w:val="-2"/>
                          <w:w w:val="105"/>
                          <w:sz w:val="9"/>
                        </w:rPr>
                        <w:t>)</w:t>
                      </w:r>
                    </w:p>
                  </w:txbxContent>
                </v:textbox>
                <w10:wrap anchorx="page"/>
              </v:shape>
            </w:pict>
          </mc:Fallback>
        </mc:AlternateContent>
      </w:r>
    </w:p>
    <w:p w14:paraId="28A500EC" w14:textId="77777777" w:rsidR="006F1B3D" w:rsidRDefault="006F1B3D" w:rsidP="008C7539">
      <w:pPr>
        <w:pStyle w:val="BodyText"/>
        <w:suppressAutoHyphens/>
        <w:rPr>
          <w:sz w:val="20"/>
        </w:rPr>
        <w:sectPr w:rsidR="006F1B3D">
          <w:pgSz w:w="12240" w:h="15840"/>
          <w:pgMar w:top="1700" w:right="720" w:bottom="1420" w:left="1440" w:header="0" w:footer="1223" w:gutter="0"/>
          <w:cols w:space="720"/>
        </w:sectPr>
      </w:pPr>
    </w:p>
    <w:p w14:paraId="5D213493" w14:textId="77777777" w:rsidR="006F1B3D" w:rsidRDefault="00BF059B" w:rsidP="008C7539">
      <w:pPr>
        <w:pStyle w:val="BodyText"/>
        <w:suppressAutoHyphens/>
        <w:rPr>
          <w:sz w:val="7"/>
        </w:rPr>
      </w:pPr>
      <w:r>
        <w:rPr>
          <w:rFonts w:ascii="Arial MT"/>
          <w:noProof/>
          <w:sz w:val="7"/>
        </w:rPr>
        <mc:AlternateContent>
          <mc:Choice Requires="wps">
            <w:drawing>
              <wp:anchor distT="0" distB="0" distL="0" distR="0" simplePos="0" relativeHeight="15777280" behindDoc="0" locked="0" layoutInCell="1" allowOverlap="1" wp14:anchorId="0EB19EE6" wp14:editId="4F29941A">
                <wp:simplePos x="0" y="0"/>
                <wp:positionH relativeFrom="page">
                  <wp:posOffset>1003300</wp:posOffset>
                </wp:positionH>
                <wp:positionV relativeFrom="paragraph">
                  <wp:posOffset>1905</wp:posOffset>
                </wp:positionV>
                <wp:extent cx="93345" cy="1085850"/>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085850"/>
                        </a:xfrm>
                        <a:prstGeom prst="rect">
                          <a:avLst/>
                        </a:prstGeom>
                      </wps:spPr>
                      <wps:txbx>
                        <w:txbxContent>
                          <w:p w14:paraId="7EEB591D" w14:textId="77777777" w:rsidR="00B74441" w:rsidRDefault="00B74441">
                            <w:pPr>
                              <w:spacing w:before="22"/>
                              <w:ind w:left="20"/>
                              <w:rPr>
                                <w:rFonts w:ascii="Arial MT"/>
                                <w:sz w:val="9"/>
                              </w:rPr>
                            </w:pPr>
                            <w:r>
                              <w:rPr>
                                <w:rFonts w:ascii="Arial MT"/>
                                <w:w w:val="105"/>
                                <w:sz w:val="9"/>
                              </w:rPr>
                              <w:t xml:space="preserve">Mortality </w:t>
                            </w:r>
                            <w:ins w:id="2758" w:author="Editor" w:date="2026-09-13T17:28:00Z">
                              <w:r>
                                <w:rPr>
                                  <w:rFonts w:ascii="Arial MT"/>
                                  <w:w w:val="105"/>
                                  <w:sz w:val="9"/>
                                </w:rPr>
                                <w:t>r</w:t>
                              </w:r>
                            </w:ins>
                            <w:del w:id="2759" w:author="Editor" w:date="2026-09-13T17:28:00Z">
                              <w:r w:rsidDel="00BF059B">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760" w:author="Editor" w:date="2026-09-13T17:28:00Z">
                              <w:r>
                                <w:rPr>
                                  <w:rFonts w:ascii="Arial MT"/>
                                  <w:spacing w:val="-2"/>
                                  <w:w w:val="105"/>
                                  <w:sz w:val="9"/>
                                </w:rPr>
                                <w:t xml:space="preserve"> p</w:t>
                              </w:r>
                            </w:ins>
                            <w:del w:id="2761" w:author="Editor" w:date="2026-09-13T17:28:00Z">
                              <w:r w:rsidDel="00BF059B">
                                <w:rPr>
                                  <w:rFonts w:ascii="Arial MT"/>
                                  <w:spacing w:val="-2"/>
                                  <w:w w:val="105"/>
                                  <w:sz w:val="9"/>
                                </w:rPr>
                                <w:delText>)</w:delText>
                              </w:r>
                            </w:del>
                            <w:ins w:id="2762" w:author="Editor" w:date="2026-09-13T17:28:00Z">
                              <w:r>
                                <w:rPr>
                                  <w:rFonts w:ascii="Arial MT"/>
                                  <w:spacing w:val="-2"/>
                                  <w:w w:val="105"/>
                                  <w:sz w:val="9"/>
                                </w:rPr>
                                <w:t>ersons)</w:t>
                              </w:r>
                            </w:ins>
                          </w:p>
                        </w:txbxContent>
                      </wps:txbx>
                      <wps:bodyPr vert="vert270" wrap="square" lIns="0" tIns="0" rIns="0" bIns="0" rtlCol="0">
                        <a:noAutofit/>
                      </wps:bodyPr>
                    </wps:wsp>
                  </a:graphicData>
                </a:graphic>
                <wp14:sizeRelV relativeFrom="margin">
                  <wp14:pctHeight>0</wp14:pctHeight>
                </wp14:sizeRelV>
              </wp:anchor>
            </w:drawing>
          </mc:Choice>
          <mc:Fallback>
            <w:pict>
              <v:shape w14:anchorId="0EB19EE6" id="Textbox 440" o:spid="_x0000_s1101" type="#_x0000_t202" style="position:absolute;margin-left:79pt;margin-top:.15pt;width:7.35pt;height:85.5pt;z-index:157772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" filled="f" stroked="f">
                <v:textbox style="layout-flow:vertical;mso-layout-flow-alt:bottom-to-top" inset="0,0,0,0">
                  <w:txbxContent>
                    <w:p w14:paraId="7EEB591D" w14:textId="77777777" w:rsidR="00B74441" w:rsidRDefault="00B74441">
                      <w:pPr>
                        <w:spacing w:before="22"/>
                        <w:ind w:left="20"/>
                        <w:rPr>
                          <w:rFonts w:ascii="Arial MT"/>
                          <w:sz w:val="9"/>
                        </w:rPr>
                      </w:pPr>
                      <w:r>
                        <w:rPr>
                          <w:rFonts w:ascii="Arial MT"/>
                          <w:w w:val="105"/>
                          <w:sz w:val="9"/>
                        </w:rPr>
                        <w:t xml:space="preserve">Mortality </w:t>
                      </w:r>
                      <w:ins w:id="2763" w:author="Editor" w:date="2026-09-13T17:28:00Z">
                        <w:r>
                          <w:rPr>
                            <w:rFonts w:ascii="Arial MT"/>
                            <w:w w:val="105"/>
                            <w:sz w:val="9"/>
                          </w:rPr>
                          <w:t>r</w:t>
                        </w:r>
                      </w:ins>
                      <w:del w:id="2764" w:author="Editor" w:date="2026-09-13T17:28:00Z">
                        <w:r w:rsidDel="00BF059B">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765" w:author="Editor" w:date="2026-09-13T17:28:00Z">
                        <w:r>
                          <w:rPr>
                            <w:rFonts w:ascii="Arial MT"/>
                            <w:spacing w:val="-2"/>
                            <w:w w:val="105"/>
                            <w:sz w:val="9"/>
                          </w:rPr>
                          <w:t xml:space="preserve"> p</w:t>
                        </w:r>
                      </w:ins>
                      <w:del w:id="2766" w:author="Editor" w:date="2026-09-13T17:28:00Z">
                        <w:r w:rsidDel="00BF059B">
                          <w:rPr>
                            <w:rFonts w:ascii="Arial MT"/>
                            <w:spacing w:val="-2"/>
                            <w:w w:val="105"/>
                            <w:sz w:val="9"/>
                          </w:rPr>
                          <w:delText>)</w:delText>
                        </w:r>
                      </w:del>
                      <w:ins w:id="2767" w:author="Editor" w:date="2026-09-13T17:28:00Z">
                        <w:r>
                          <w:rPr>
                            <w:rFonts w:ascii="Arial MT"/>
                            <w:spacing w:val="-2"/>
                            <w:w w:val="105"/>
                            <w:sz w:val="9"/>
                          </w:rPr>
                          <w:t>ersons)</w:t>
                        </w:r>
                      </w:ins>
                    </w:p>
                  </w:txbxContent>
                </v:textbox>
                <w10:wrap anchorx="page"/>
              </v:shape>
            </w:pict>
          </mc:Fallback>
        </mc:AlternateContent>
      </w:r>
    </w:p>
    <w:p w14:paraId="5DEAD93F" w14:textId="77777777" w:rsidR="006F1B3D" w:rsidRDefault="006F1B3D" w:rsidP="008C7539">
      <w:pPr>
        <w:pStyle w:val="BodyText"/>
        <w:suppressAutoHyphens/>
        <w:rPr>
          <w:sz w:val="7"/>
        </w:rPr>
      </w:pPr>
    </w:p>
    <w:p w14:paraId="159D2AAB" w14:textId="77777777" w:rsidR="006F1B3D" w:rsidRDefault="006F1B3D" w:rsidP="008C7539">
      <w:pPr>
        <w:pStyle w:val="BodyText"/>
        <w:suppressAutoHyphens/>
        <w:spacing w:before="18"/>
        <w:rPr>
          <w:sz w:val="7"/>
        </w:rPr>
      </w:pPr>
    </w:p>
    <w:p w14:paraId="497AA15C" w14:textId="77777777" w:rsidR="006F1B3D" w:rsidRDefault="00191F14" w:rsidP="008C7539">
      <w:pPr>
        <w:suppressAutoHyphens/>
        <w:jc w:val="right"/>
        <w:rPr>
          <w:rFonts w:ascii="Arial MT"/>
          <w:sz w:val="7"/>
        </w:rPr>
      </w:pPr>
      <w:r>
        <w:rPr>
          <w:rFonts w:ascii="Arial MT"/>
          <w:spacing w:val="-5"/>
          <w:w w:val="110"/>
          <w:sz w:val="7"/>
        </w:rPr>
        <w:t>15</w:t>
      </w:r>
    </w:p>
    <w:p w14:paraId="008D2BF4" w14:textId="77777777" w:rsidR="006F1B3D" w:rsidRDefault="006F1B3D" w:rsidP="008C7539">
      <w:pPr>
        <w:pStyle w:val="BodyText"/>
        <w:suppressAutoHyphens/>
        <w:spacing w:before="50"/>
        <w:rPr>
          <w:rFonts w:ascii="Arial MT"/>
          <w:sz w:val="7"/>
        </w:rPr>
      </w:pPr>
    </w:p>
    <w:p w14:paraId="42DBE7D6" w14:textId="77777777" w:rsidR="006F1B3D" w:rsidRDefault="00191F14" w:rsidP="008C7539">
      <w:pPr>
        <w:suppressAutoHyphens/>
        <w:jc w:val="right"/>
        <w:rPr>
          <w:rFonts w:ascii="Arial MT"/>
          <w:sz w:val="7"/>
        </w:rPr>
      </w:pPr>
      <w:r>
        <w:rPr>
          <w:rFonts w:ascii="Arial MT"/>
          <w:spacing w:val="-5"/>
          <w:w w:val="110"/>
          <w:sz w:val="7"/>
        </w:rPr>
        <w:t>10</w:t>
      </w:r>
    </w:p>
    <w:p w14:paraId="0959DF6D" w14:textId="77777777" w:rsidR="006F1B3D" w:rsidRDefault="006F1B3D" w:rsidP="008C7539">
      <w:pPr>
        <w:pStyle w:val="BodyText"/>
        <w:suppressAutoHyphens/>
        <w:spacing w:before="51"/>
        <w:rPr>
          <w:rFonts w:ascii="Arial MT"/>
          <w:sz w:val="7"/>
        </w:rPr>
      </w:pPr>
    </w:p>
    <w:p w14:paraId="57DD2001" w14:textId="77777777" w:rsidR="006F1B3D" w:rsidRDefault="00191F14" w:rsidP="008C7539">
      <w:pPr>
        <w:suppressAutoHyphens/>
        <w:jc w:val="right"/>
        <w:rPr>
          <w:rFonts w:ascii="Arial MT"/>
          <w:sz w:val="7"/>
        </w:rPr>
      </w:pPr>
      <w:r>
        <w:rPr>
          <w:rFonts w:ascii="Arial MT"/>
          <w:spacing w:val="-10"/>
          <w:w w:val="110"/>
          <w:sz w:val="7"/>
        </w:rPr>
        <w:t>5</w:t>
      </w:r>
    </w:p>
    <w:p w14:paraId="5921A42C" w14:textId="77777777" w:rsidR="006F1B3D" w:rsidRDefault="006F1B3D" w:rsidP="008C7539">
      <w:pPr>
        <w:pStyle w:val="BodyText"/>
        <w:suppressAutoHyphens/>
        <w:spacing w:before="50"/>
        <w:rPr>
          <w:rFonts w:ascii="Arial MT"/>
          <w:sz w:val="7"/>
        </w:rPr>
      </w:pPr>
    </w:p>
    <w:p w14:paraId="7AA415B4" w14:textId="77777777" w:rsidR="006F1B3D" w:rsidRDefault="00191F14" w:rsidP="008C7539">
      <w:pPr>
        <w:suppressAutoHyphens/>
        <w:jc w:val="right"/>
        <w:rPr>
          <w:rFonts w:ascii="Arial MT"/>
          <w:sz w:val="7"/>
        </w:rPr>
      </w:pPr>
      <w:r>
        <w:rPr>
          <w:rFonts w:ascii="Arial MT"/>
          <w:spacing w:val="-10"/>
          <w:w w:val="110"/>
          <w:sz w:val="7"/>
        </w:rPr>
        <w:t>0</w:t>
      </w:r>
    </w:p>
    <w:p w14:paraId="03E1A5E9" w14:textId="77777777" w:rsidR="006F1B3D" w:rsidRDefault="006F1B3D" w:rsidP="008C7539">
      <w:pPr>
        <w:pStyle w:val="BodyText"/>
        <w:suppressAutoHyphens/>
        <w:spacing w:before="51"/>
        <w:rPr>
          <w:rFonts w:ascii="Arial MT"/>
          <w:sz w:val="7"/>
        </w:rPr>
      </w:pPr>
    </w:p>
    <w:p w14:paraId="02A69784"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12"/>
          <w:w w:val="110"/>
          <w:sz w:val="7"/>
        </w:rPr>
        <w:t>5</w:t>
      </w:r>
    </w:p>
    <w:p w14:paraId="4C0F5B73" w14:textId="77777777" w:rsidR="006F1B3D" w:rsidRDefault="006F1B3D" w:rsidP="008C7539">
      <w:pPr>
        <w:pStyle w:val="BodyText"/>
        <w:suppressAutoHyphens/>
        <w:spacing w:before="50"/>
        <w:rPr>
          <w:rFonts w:ascii="Arial MT"/>
          <w:sz w:val="7"/>
        </w:rPr>
      </w:pPr>
    </w:p>
    <w:p w14:paraId="043422F9"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5F2E6CEB" w14:textId="77777777" w:rsidR="006F1B3D" w:rsidRDefault="006F1B3D" w:rsidP="008C7539">
      <w:pPr>
        <w:pStyle w:val="BodyText"/>
        <w:suppressAutoHyphens/>
        <w:spacing w:before="51"/>
        <w:rPr>
          <w:rFonts w:ascii="Arial MT"/>
          <w:sz w:val="7"/>
        </w:rPr>
      </w:pPr>
    </w:p>
    <w:p w14:paraId="131551A2"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15</w:t>
      </w:r>
    </w:p>
    <w:p w14:paraId="33E97AA9" w14:textId="77777777" w:rsidR="006F1B3D" w:rsidRDefault="006F1B3D" w:rsidP="008C7539">
      <w:pPr>
        <w:pStyle w:val="BodyText"/>
        <w:suppressAutoHyphens/>
        <w:spacing w:before="50"/>
        <w:rPr>
          <w:rFonts w:ascii="Arial MT"/>
          <w:sz w:val="7"/>
        </w:rPr>
      </w:pPr>
    </w:p>
    <w:p w14:paraId="1F1371D3"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20</w:t>
      </w:r>
    </w:p>
    <w:p w14:paraId="4802699E" w14:textId="77777777" w:rsidR="006F1B3D" w:rsidRDefault="00191F14" w:rsidP="008C7539">
      <w:pPr>
        <w:pStyle w:val="BodyText"/>
        <w:suppressAutoHyphens/>
        <w:rPr>
          <w:rFonts w:ascii="Arial MT"/>
          <w:sz w:val="7"/>
        </w:rPr>
      </w:pPr>
      <w:r>
        <w:br w:type="column"/>
      </w:r>
    </w:p>
    <w:p w14:paraId="1F9AB48F" w14:textId="77777777" w:rsidR="006F1B3D" w:rsidRDefault="006F1B3D" w:rsidP="008C7539">
      <w:pPr>
        <w:pStyle w:val="BodyText"/>
        <w:suppressAutoHyphens/>
        <w:rPr>
          <w:rFonts w:ascii="Arial MT"/>
          <w:sz w:val="7"/>
        </w:rPr>
      </w:pPr>
    </w:p>
    <w:p w14:paraId="0D0D837B" w14:textId="77777777" w:rsidR="006F1B3D" w:rsidRDefault="006F1B3D" w:rsidP="008C7539">
      <w:pPr>
        <w:pStyle w:val="BodyText"/>
        <w:suppressAutoHyphens/>
        <w:rPr>
          <w:rFonts w:ascii="Arial MT"/>
          <w:sz w:val="7"/>
        </w:rPr>
      </w:pPr>
    </w:p>
    <w:p w14:paraId="5A79BBA1" w14:textId="77777777" w:rsidR="006F1B3D" w:rsidRDefault="006F1B3D" w:rsidP="008C7539">
      <w:pPr>
        <w:pStyle w:val="BodyText"/>
        <w:suppressAutoHyphens/>
        <w:rPr>
          <w:rFonts w:ascii="Arial MT"/>
          <w:sz w:val="7"/>
        </w:rPr>
      </w:pPr>
    </w:p>
    <w:p w14:paraId="0B20074D" w14:textId="77777777" w:rsidR="006F1B3D" w:rsidRDefault="006F1B3D" w:rsidP="008C7539">
      <w:pPr>
        <w:pStyle w:val="BodyText"/>
        <w:suppressAutoHyphens/>
        <w:rPr>
          <w:rFonts w:ascii="Arial MT"/>
          <w:sz w:val="7"/>
        </w:rPr>
      </w:pPr>
    </w:p>
    <w:p w14:paraId="66C4D974" w14:textId="77777777" w:rsidR="006F1B3D" w:rsidRDefault="006F1B3D" w:rsidP="008C7539">
      <w:pPr>
        <w:pStyle w:val="BodyText"/>
        <w:suppressAutoHyphens/>
        <w:rPr>
          <w:rFonts w:ascii="Arial MT"/>
          <w:sz w:val="7"/>
        </w:rPr>
      </w:pPr>
    </w:p>
    <w:p w14:paraId="28D73818" w14:textId="77777777" w:rsidR="006F1B3D" w:rsidRDefault="006F1B3D" w:rsidP="008C7539">
      <w:pPr>
        <w:pStyle w:val="BodyText"/>
        <w:suppressAutoHyphens/>
        <w:rPr>
          <w:rFonts w:ascii="Arial MT"/>
          <w:sz w:val="7"/>
        </w:rPr>
      </w:pPr>
    </w:p>
    <w:p w14:paraId="638FBB58" w14:textId="77777777" w:rsidR="006F1B3D" w:rsidRDefault="006F1B3D" w:rsidP="008C7539">
      <w:pPr>
        <w:pStyle w:val="BodyText"/>
        <w:suppressAutoHyphens/>
        <w:rPr>
          <w:rFonts w:ascii="Arial MT"/>
          <w:sz w:val="7"/>
        </w:rPr>
      </w:pPr>
    </w:p>
    <w:p w14:paraId="1C131BE0" w14:textId="77777777" w:rsidR="006F1B3D" w:rsidRDefault="006F1B3D" w:rsidP="008C7539">
      <w:pPr>
        <w:pStyle w:val="BodyText"/>
        <w:suppressAutoHyphens/>
        <w:rPr>
          <w:rFonts w:ascii="Arial MT"/>
          <w:sz w:val="7"/>
        </w:rPr>
      </w:pPr>
    </w:p>
    <w:p w14:paraId="24213259" w14:textId="77777777" w:rsidR="006F1B3D" w:rsidRDefault="006F1B3D" w:rsidP="008C7539">
      <w:pPr>
        <w:pStyle w:val="BodyText"/>
        <w:suppressAutoHyphens/>
        <w:rPr>
          <w:rFonts w:ascii="Arial MT"/>
          <w:sz w:val="7"/>
        </w:rPr>
      </w:pPr>
    </w:p>
    <w:p w14:paraId="28954F3C" w14:textId="77777777" w:rsidR="006F1B3D" w:rsidRDefault="006F1B3D" w:rsidP="008C7539">
      <w:pPr>
        <w:pStyle w:val="BodyText"/>
        <w:suppressAutoHyphens/>
        <w:rPr>
          <w:rFonts w:ascii="Arial MT"/>
          <w:sz w:val="7"/>
        </w:rPr>
      </w:pPr>
    </w:p>
    <w:p w14:paraId="030D6E8B" w14:textId="77777777" w:rsidR="006F1B3D" w:rsidRDefault="006F1B3D" w:rsidP="008C7539">
      <w:pPr>
        <w:pStyle w:val="BodyText"/>
        <w:suppressAutoHyphens/>
        <w:rPr>
          <w:rFonts w:ascii="Arial MT"/>
          <w:sz w:val="7"/>
        </w:rPr>
      </w:pPr>
    </w:p>
    <w:p w14:paraId="35567163" w14:textId="77777777" w:rsidR="006F1B3D" w:rsidRDefault="006F1B3D" w:rsidP="008C7539">
      <w:pPr>
        <w:pStyle w:val="BodyText"/>
        <w:suppressAutoHyphens/>
        <w:rPr>
          <w:rFonts w:ascii="Arial MT"/>
          <w:sz w:val="7"/>
        </w:rPr>
      </w:pPr>
    </w:p>
    <w:p w14:paraId="5048A0DB" w14:textId="77777777" w:rsidR="006F1B3D" w:rsidRDefault="006F1B3D" w:rsidP="008C7539">
      <w:pPr>
        <w:pStyle w:val="BodyText"/>
        <w:suppressAutoHyphens/>
        <w:rPr>
          <w:rFonts w:ascii="Arial MT"/>
          <w:sz w:val="7"/>
        </w:rPr>
      </w:pPr>
    </w:p>
    <w:p w14:paraId="0D4FE3C1" w14:textId="77777777" w:rsidR="006F1B3D" w:rsidRDefault="006F1B3D" w:rsidP="008C7539">
      <w:pPr>
        <w:pStyle w:val="BodyText"/>
        <w:suppressAutoHyphens/>
        <w:rPr>
          <w:rFonts w:ascii="Arial MT"/>
          <w:sz w:val="7"/>
        </w:rPr>
      </w:pPr>
    </w:p>
    <w:p w14:paraId="4CE10FB2" w14:textId="77777777" w:rsidR="006F1B3D" w:rsidRDefault="006F1B3D" w:rsidP="008C7539">
      <w:pPr>
        <w:pStyle w:val="BodyText"/>
        <w:suppressAutoHyphens/>
        <w:rPr>
          <w:rFonts w:ascii="Arial MT"/>
          <w:sz w:val="7"/>
        </w:rPr>
      </w:pPr>
    </w:p>
    <w:p w14:paraId="7123FC6C" w14:textId="77777777" w:rsidR="006F1B3D" w:rsidRDefault="006F1B3D" w:rsidP="008C7539">
      <w:pPr>
        <w:pStyle w:val="BodyText"/>
        <w:suppressAutoHyphens/>
        <w:rPr>
          <w:rFonts w:ascii="Arial MT"/>
          <w:sz w:val="7"/>
        </w:rPr>
      </w:pPr>
    </w:p>
    <w:p w14:paraId="0C97B67F" w14:textId="77777777" w:rsidR="006F1B3D" w:rsidRDefault="006F1B3D" w:rsidP="008C7539">
      <w:pPr>
        <w:pStyle w:val="BodyText"/>
        <w:suppressAutoHyphens/>
        <w:rPr>
          <w:rFonts w:ascii="Arial MT"/>
          <w:sz w:val="7"/>
        </w:rPr>
      </w:pPr>
    </w:p>
    <w:p w14:paraId="3340D1F9" w14:textId="77777777" w:rsidR="006F1B3D" w:rsidRDefault="006F1B3D" w:rsidP="008C7539">
      <w:pPr>
        <w:pStyle w:val="BodyText"/>
        <w:suppressAutoHyphens/>
        <w:rPr>
          <w:rFonts w:ascii="Arial MT"/>
          <w:sz w:val="7"/>
        </w:rPr>
      </w:pPr>
    </w:p>
    <w:p w14:paraId="58C3FAE6" w14:textId="77777777" w:rsidR="006F1B3D" w:rsidRDefault="006F1B3D" w:rsidP="008C7539">
      <w:pPr>
        <w:pStyle w:val="BodyText"/>
        <w:suppressAutoHyphens/>
        <w:rPr>
          <w:rFonts w:ascii="Arial MT"/>
          <w:sz w:val="7"/>
        </w:rPr>
      </w:pPr>
    </w:p>
    <w:p w14:paraId="717D214B" w14:textId="77777777" w:rsidR="006F1B3D" w:rsidRDefault="006F1B3D" w:rsidP="008C7539">
      <w:pPr>
        <w:pStyle w:val="BodyText"/>
        <w:suppressAutoHyphens/>
        <w:rPr>
          <w:rFonts w:ascii="Arial MT"/>
          <w:sz w:val="7"/>
        </w:rPr>
      </w:pPr>
    </w:p>
    <w:p w14:paraId="68732EFB" w14:textId="77777777" w:rsidR="006F1B3D" w:rsidRDefault="006F1B3D" w:rsidP="008C7539">
      <w:pPr>
        <w:pStyle w:val="BodyText"/>
        <w:suppressAutoHyphens/>
        <w:rPr>
          <w:rFonts w:ascii="Arial MT"/>
          <w:sz w:val="7"/>
        </w:rPr>
      </w:pPr>
    </w:p>
    <w:p w14:paraId="25DE5363" w14:textId="77777777" w:rsidR="006F1B3D" w:rsidRDefault="006F1B3D" w:rsidP="008C7539">
      <w:pPr>
        <w:pStyle w:val="BodyText"/>
        <w:suppressAutoHyphens/>
        <w:rPr>
          <w:rFonts w:ascii="Arial MT"/>
          <w:sz w:val="7"/>
        </w:rPr>
      </w:pPr>
    </w:p>
    <w:p w14:paraId="5D31CEA3" w14:textId="77777777" w:rsidR="006F1B3D" w:rsidRDefault="006F1B3D" w:rsidP="008C7539">
      <w:pPr>
        <w:pStyle w:val="BodyText"/>
        <w:suppressAutoHyphens/>
        <w:rPr>
          <w:rFonts w:ascii="Arial MT"/>
          <w:sz w:val="7"/>
        </w:rPr>
      </w:pPr>
    </w:p>
    <w:p w14:paraId="5AD11C9A" w14:textId="77777777" w:rsidR="006F1B3D" w:rsidRDefault="006F1B3D" w:rsidP="008C7539">
      <w:pPr>
        <w:pStyle w:val="BodyText"/>
        <w:suppressAutoHyphens/>
        <w:rPr>
          <w:rFonts w:ascii="Arial MT"/>
          <w:sz w:val="7"/>
        </w:rPr>
      </w:pPr>
    </w:p>
    <w:p w14:paraId="23433489" w14:textId="77777777" w:rsidR="006F1B3D" w:rsidRDefault="006F1B3D" w:rsidP="008C7539">
      <w:pPr>
        <w:pStyle w:val="BodyText"/>
        <w:suppressAutoHyphens/>
        <w:rPr>
          <w:rFonts w:ascii="Arial MT"/>
          <w:sz w:val="7"/>
        </w:rPr>
      </w:pPr>
    </w:p>
    <w:p w14:paraId="64433785" w14:textId="77777777" w:rsidR="006F1B3D" w:rsidRDefault="006F1B3D" w:rsidP="008C7539">
      <w:pPr>
        <w:pStyle w:val="BodyText"/>
        <w:suppressAutoHyphens/>
        <w:spacing w:before="33"/>
        <w:rPr>
          <w:rFonts w:ascii="Arial MT"/>
          <w:sz w:val="7"/>
        </w:rPr>
      </w:pPr>
    </w:p>
    <w:p w14:paraId="01B5DBA9" w14:textId="77777777" w:rsidR="006F1B3D" w:rsidRDefault="00191F14" w:rsidP="008C7539">
      <w:pPr>
        <w:tabs>
          <w:tab w:val="left" w:pos="1525"/>
          <w:tab w:val="left" w:pos="2705"/>
        </w:tabs>
        <w:suppressAutoHyphens/>
        <w:spacing w:line="285" w:lineRule="auto"/>
        <w:ind w:left="112" w:right="38"/>
        <w:rPr>
          <w:rFonts w:ascii="Arial MT"/>
          <w:sz w:val="7"/>
        </w:rPr>
      </w:pPr>
      <w:r>
        <w:rPr>
          <w:rFonts w:ascii="Arial MT"/>
          <w:noProof/>
          <w:sz w:val="7"/>
        </w:rPr>
        <w:drawing>
          <wp:anchor distT="0" distB="0" distL="0" distR="0" simplePos="0" relativeHeight="15776256" behindDoc="0" locked="0" layoutInCell="1" allowOverlap="1" wp14:anchorId="09238C48" wp14:editId="33C949AC">
            <wp:simplePos x="0" y="0"/>
            <wp:positionH relativeFrom="page">
              <wp:posOffset>1193528</wp:posOffset>
            </wp:positionH>
            <wp:positionV relativeFrom="paragraph">
              <wp:posOffset>-1401010</wp:posOffset>
            </wp:positionV>
            <wp:extent cx="2609252" cy="1190625"/>
            <wp:effectExtent l="0" t="0" r="0" b="0"/>
            <wp:wrapNone/>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50" cstate="print"/>
                    <a:stretch>
                      <a:fillRect/>
                    </a:stretch>
                  </pic:blipFill>
                  <pic:spPr>
                    <a:xfrm>
                      <a:off x="0" y="0"/>
                      <a:ext cx="2609252" cy="1190625"/>
                    </a:xfrm>
                    <a:prstGeom prst="rect">
                      <a:avLst/>
                    </a:prstGeom>
                  </pic:spPr>
                </pic:pic>
              </a:graphicData>
            </a:graphic>
          </wp:anchor>
        </w:drawing>
      </w:r>
      <w:r>
        <w:rPr>
          <w:rFonts w:ascii="Arial MT"/>
          <w:noProof/>
          <w:sz w:val="7"/>
        </w:rPr>
        <mc:AlternateContent>
          <mc:Choice Requires="wps">
            <w:drawing>
              <wp:anchor distT="0" distB="0" distL="0" distR="0" simplePos="0" relativeHeight="15781888" behindDoc="0" locked="0" layoutInCell="1" allowOverlap="1" wp14:anchorId="4C1C2912" wp14:editId="6F606C5B">
                <wp:simplePos x="0" y="0"/>
                <wp:positionH relativeFrom="page">
                  <wp:posOffset>1224170</wp:posOffset>
                </wp:positionH>
                <wp:positionV relativeFrom="paragraph">
                  <wp:posOffset>-181380</wp:posOffset>
                </wp:positionV>
                <wp:extent cx="107950" cy="48895"/>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41AA55A"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4C1C2912" id="Textbox 442" o:spid="_x0000_s1102" type="#_x0000_t202" style="position:absolute;left:0;text-align:left;margin-left:96.4pt;margin-top:-14.3pt;width:8.5pt;height:3.85pt;rotation:-45;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" filled="f" stroked="f">
                <v:textbox inset="0,0,0,0">
                  <w:txbxContent>
                    <w:p w14:paraId="541AA55A"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Pr>
          <w:rFonts w:ascii="Arial MT"/>
          <w:noProof/>
          <w:sz w:val="7"/>
        </w:rPr>
        <mc:AlternateContent>
          <mc:Choice Requires="wps">
            <w:drawing>
              <wp:anchor distT="0" distB="0" distL="0" distR="0" simplePos="0" relativeHeight="15782912" behindDoc="0" locked="0" layoutInCell="1" allowOverlap="1" wp14:anchorId="6129D093" wp14:editId="1C337870">
                <wp:simplePos x="0" y="0"/>
                <wp:positionH relativeFrom="page">
                  <wp:posOffset>1383762</wp:posOffset>
                </wp:positionH>
                <wp:positionV relativeFrom="paragraph">
                  <wp:posOffset>-181380</wp:posOffset>
                </wp:positionV>
                <wp:extent cx="107950" cy="48895"/>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D49F7E6"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6129D093" id="Textbox 443" o:spid="_x0000_s1103" type="#_x0000_t202" style="position:absolute;left:0;text-align:left;margin-left:108.95pt;margin-top:-14.3pt;width:8.5pt;height:3.85pt;rotation:-45;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" filled="f" stroked="f">
                <v:textbox inset="0,0,0,0">
                  <w:txbxContent>
                    <w:p w14:paraId="2D49F7E6"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7"/>
        </w:rPr>
        <mc:AlternateContent>
          <mc:Choice Requires="wps">
            <w:drawing>
              <wp:anchor distT="0" distB="0" distL="0" distR="0" simplePos="0" relativeHeight="15783424" behindDoc="0" locked="0" layoutInCell="1" allowOverlap="1" wp14:anchorId="7DA01CC7" wp14:editId="027CF210">
                <wp:simplePos x="0" y="0"/>
                <wp:positionH relativeFrom="page">
                  <wp:posOffset>1543444</wp:posOffset>
                </wp:positionH>
                <wp:positionV relativeFrom="paragraph">
                  <wp:posOffset>-181380</wp:posOffset>
                </wp:positionV>
                <wp:extent cx="107950" cy="48895"/>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2450CF1"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7DA01CC7" id="Textbox 444" o:spid="_x0000_s1104" type="#_x0000_t202" style="position:absolute;left:0;text-align:left;margin-left:121.55pt;margin-top:-14.3pt;width:8.5pt;height:3.85pt;rotation:-45;z-index:1578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" filled="f" stroked="f">
                <v:textbox inset="0,0,0,0">
                  <w:txbxContent>
                    <w:p w14:paraId="72450CF1"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7"/>
        </w:rPr>
        <mc:AlternateContent>
          <mc:Choice Requires="wps">
            <w:drawing>
              <wp:anchor distT="0" distB="0" distL="0" distR="0" simplePos="0" relativeHeight="15784448" behindDoc="0" locked="0" layoutInCell="1" allowOverlap="1" wp14:anchorId="0E5EF55B" wp14:editId="6BF7579C">
                <wp:simplePos x="0" y="0"/>
                <wp:positionH relativeFrom="page">
                  <wp:posOffset>1703036</wp:posOffset>
                </wp:positionH>
                <wp:positionV relativeFrom="paragraph">
                  <wp:posOffset>-181380</wp:posOffset>
                </wp:positionV>
                <wp:extent cx="107950" cy="48895"/>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AD224C2"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0E5EF55B" id="Textbox 445" o:spid="_x0000_s1105" type="#_x0000_t202" style="position:absolute;left:0;text-align:left;margin-left:134.1pt;margin-top:-14.3pt;width:8.5pt;height:3.85pt;rotation:-45;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" filled="f" stroked="f">
                <v:textbox inset="0,0,0,0">
                  <w:txbxContent>
                    <w:p w14:paraId="6AD224C2"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7"/>
        </w:rPr>
        <mc:AlternateContent>
          <mc:Choice Requires="wps">
            <w:drawing>
              <wp:anchor distT="0" distB="0" distL="0" distR="0" simplePos="0" relativeHeight="15785472" behindDoc="0" locked="0" layoutInCell="1" allowOverlap="1" wp14:anchorId="0AE8EB52" wp14:editId="24984EC8">
                <wp:simplePos x="0" y="0"/>
                <wp:positionH relativeFrom="page">
                  <wp:posOffset>1862718</wp:posOffset>
                </wp:positionH>
                <wp:positionV relativeFrom="paragraph">
                  <wp:posOffset>-181380</wp:posOffset>
                </wp:positionV>
                <wp:extent cx="107950" cy="48895"/>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737D856"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0AE8EB52" id="Textbox 446" o:spid="_x0000_s1106" type="#_x0000_t202" style="position:absolute;left:0;text-align:left;margin-left:146.65pt;margin-top:-14.3pt;width:8.5pt;height:3.85pt;rotation:-45;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" filled="f" stroked="f">
                <v:textbox inset="0,0,0,0">
                  <w:txbxContent>
                    <w:p w14:paraId="1737D856"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7"/>
        </w:rPr>
        <mc:AlternateContent>
          <mc:Choice Requires="wps">
            <w:drawing>
              <wp:anchor distT="0" distB="0" distL="0" distR="0" simplePos="0" relativeHeight="15786496" behindDoc="0" locked="0" layoutInCell="1" allowOverlap="1" wp14:anchorId="021305A8" wp14:editId="2ECCBDF2">
                <wp:simplePos x="0" y="0"/>
                <wp:positionH relativeFrom="page">
                  <wp:posOffset>2022310</wp:posOffset>
                </wp:positionH>
                <wp:positionV relativeFrom="paragraph">
                  <wp:posOffset>-181380</wp:posOffset>
                </wp:positionV>
                <wp:extent cx="107950" cy="48895"/>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160E877"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021305A8" id="Textbox 447" o:spid="_x0000_s1107" type="#_x0000_t202" style="position:absolute;left:0;text-align:left;margin-left:159.25pt;margin-top:-14.3pt;width:8.5pt;height:3.85pt;rotation:-45;z-index:1578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" filled="f" stroked="f">
                <v:textbox inset="0,0,0,0">
                  <w:txbxContent>
                    <w:p w14:paraId="6160E877"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7"/>
        </w:rPr>
        <mc:AlternateContent>
          <mc:Choice Requires="wps">
            <w:drawing>
              <wp:anchor distT="0" distB="0" distL="0" distR="0" simplePos="0" relativeHeight="15787008" behindDoc="0" locked="0" layoutInCell="1" allowOverlap="1" wp14:anchorId="7F9FC46E" wp14:editId="2F3FA6CC">
                <wp:simplePos x="0" y="0"/>
                <wp:positionH relativeFrom="page">
                  <wp:posOffset>2181901</wp:posOffset>
                </wp:positionH>
                <wp:positionV relativeFrom="paragraph">
                  <wp:posOffset>-181380</wp:posOffset>
                </wp:positionV>
                <wp:extent cx="107950" cy="48895"/>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DF183AB"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7F9FC46E" id="Textbox 448" o:spid="_x0000_s1108" type="#_x0000_t202" style="position:absolute;left:0;text-align:left;margin-left:171.8pt;margin-top:-14.3pt;width:8.5pt;height:3.85pt;rotation:-45;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" filled="f" stroked="f">
                <v:textbox inset="0,0,0,0">
                  <w:txbxContent>
                    <w:p w14:paraId="1DF183AB"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7"/>
        </w:rPr>
        <mc:AlternateContent>
          <mc:Choice Requires="wps">
            <w:drawing>
              <wp:anchor distT="0" distB="0" distL="0" distR="0" simplePos="0" relativeHeight="15788032" behindDoc="0" locked="0" layoutInCell="1" allowOverlap="1" wp14:anchorId="37EEBD3F" wp14:editId="5CDEEB42">
                <wp:simplePos x="0" y="0"/>
                <wp:positionH relativeFrom="page">
                  <wp:posOffset>2341584</wp:posOffset>
                </wp:positionH>
                <wp:positionV relativeFrom="paragraph">
                  <wp:posOffset>-181380</wp:posOffset>
                </wp:positionV>
                <wp:extent cx="107950" cy="48895"/>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656DA24"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37EEBD3F" id="Textbox 449" o:spid="_x0000_s1109" type="#_x0000_t202" style="position:absolute;left:0;text-align:left;margin-left:184.4pt;margin-top:-14.3pt;width:8.5pt;height:3.85pt;rotation:-45;z-index:1578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" filled="f" stroked="f">
                <v:textbox inset="0,0,0,0">
                  <w:txbxContent>
                    <w:p w14:paraId="3656DA24"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7"/>
        </w:rPr>
        <mc:AlternateContent>
          <mc:Choice Requires="wps">
            <w:drawing>
              <wp:anchor distT="0" distB="0" distL="0" distR="0" simplePos="0" relativeHeight="15789056" behindDoc="0" locked="0" layoutInCell="1" allowOverlap="1" wp14:anchorId="6EF426DA" wp14:editId="27837E45">
                <wp:simplePos x="0" y="0"/>
                <wp:positionH relativeFrom="page">
                  <wp:posOffset>2501175</wp:posOffset>
                </wp:positionH>
                <wp:positionV relativeFrom="paragraph">
                  <wp:posOffset>-181380</wp:posOffset>
                </wp:positionV>
                <wp:extent cx="107950" cy="48895"/>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59D93BE"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6EF426DA" id="Textbox 450" o:spid="_x0000_s1110" type="#_x0000_t202" style="position:absolute;left:0;text-align:left;margin-left:196.95pt;margin-top:-14.3pt;width:8.5pt;height:3.85pt;rotation:-45;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" filled="f" stroked="f">
                <v:textbox inset="0,0,0,0">
                  <w:txbxContent>
                    <w:p w14:paraId="159D93BE"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7"/>
        </w:rPr>
        <mc:AlternateContent>
          <mc:Choice Requires="wps">
            <w:drawing>
              <wp:anchor distT="0" distB="0" distL="0" distR="0" simplePos="0" relativeHeight="15790080" behindDoc="0" locked="0" layoutInCell="1" allowOverlap="1" wp14:anchorId="7A8FE751" wp14:editId="7DAA0ED9">
                <wp:simplePos x="0" y="0"/>
                <wp:positionH relativeFrom="page">
                  <wp:posOffset>2660858</wp:posOffset>
                </wp:positionH>
                <wp:positionV relativeFrom="paragraph">
                  <wp:posOffset>-181380</wp:posOffset>
                </wp:positionV>
                <wp:extent cx="107950" cy="48895"/>
                <wp:effectExtent l="0" t="0" r="0" b="0"/>
                <wp:wrapNone/>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437E082"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7A8FE751" id="Textbox 451" o:spid="_x0000_s1111" type="#_x0000_t202" style="position:absolute;left:0;text-align:left;margin-left:209.5pt;margin-top:-14.3pt;width:8.5pt;height:3.85pt;rotation:-45;z-index:1579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" filled="f" stroked="f">
                <v:textbox inset="0,0,0,0">
                  <w:txbxContent>
                    <w:p w14:paraId="1437E082"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7"/>
        </w:rPr>
        <mc:AlternateContent>
          <mc:Choice Requires="wps">
            <w:drawing>
              <wp:anchor distT="0" distB="0" distL="0" distR="0" simplePos="0" relativeHeight="15790592" behindDoc="0" locked="0" layoutInCell="1" allowOverlap="1" wp14:anchorId="0008A7ED" wp14:editId="671EE3C5">
                <wp:simplePos x="0" y="0"/>
                <wp:positionH relativeFrom="page">
                  <wp:posOffset>2820449</wp:posOffset>
                </wp:positionH>
                <wp:positionV relativeFrom="paragraph">
                  <wp:posOffset>-181380</wp:posOffset>
                </wp:positionV>
                <wp:extent cx="107950" cy="48895"/>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C2AC9B9"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0008A7ED" id="Textbox 452" o:spid="_x0000_s1112" type="#_x0000_t202" style="position:absolute;left:0;text-align:left;margin-left:222.1pt;margin-top:-14.3pt;width:8.5pt;height:3.85pt;rotation:-45;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" filled="f" stroked="f">
                <v:textbox inset="0,0,0,0">
                  <w:txbxContent>
                    <w:p w14:paraId="7C2AC9B9"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7"/>
        </w:rPr>
        <mc:AlternateContent>
          <mc:Choice Requires="wps">
            <w:drawing>
              <wp:anchor distT="0" distB="0" distL="0" distR="0" simplePos="0" relativeHeight="15791616" behindDoc="0" locked="0" layoutInCell="1" allowOverlap="1" wp14:anchorId="2714F102" wp14:editId="696EA52D">
                <wp:simplePos x="0" y="0"/>
                <wp:positionH relativeFrom="page">
                  <wp:posOffset>2980132</wp:posOffset>
                </wp:positionH>
                <wp:positionV relativeFrom="paragraph">
                  <wp:posOffset>-181380</wp:posOffset>
                </wp:positionV>
                <wp:extent cx="107950" cy="48895"/>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06BA7AF"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2714F102" id="Textbox 453" o:spid="_x0000_s1113" type="#_x0000_t202" style="position:absolute;left:0;text-align:left;margin-left:234.65pt;margin-top:-14.3pt;width:8.5pt;height:3.85pt;rotation:-45;z-index:1579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" filled="f" stroked="f">
                <v:textbox inset="0,0,0,0">
                  <w:txbxContent>
                    <w:p w14:paraId="106BA7AF"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rFonts w:ascii="Arial MT"/>
          <w:noProof/>
          <w:sz w:val="7"/>
        </w:rPr>
        <mc:AlternateContent>
          <mc:Choice Requires="wps">
            <w:drawing>
              <wp:anchor distT="0" distB="0" distL="0" distR="0" simplePos="0" relativeHeight="15792640" behindDoc="0" locked="0" layoutInCell="1" allowOverlap="1" wp14:anchorId="54C3AC2D" wp14:editId="71B12BB6">
                <wp:simplePos x="0" y="0"/>
                <wp:positionH relativeFrom="page">
                  <wp:posOffset>3139723</wp:posOffset>
                </wp:positionH>
                <wp:positionV relativeFrom="paragraph">
                  <wp:posOffset>-181380</wp:posOffset>
                </wp:positionV>
                <wp:extent cx="107950" cy="48895"/>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80992B2"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54C3AC2D" id="Textbox 454" o:spid="_x0000_s1114" type="#_x0000_t202" style="position:absolute;left:0;text-align:left;margin-left:247.2pt;margin-top:-14.3pt;width:8.5pt;height:3.85pt;rotation:-45;z-index:1579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" filled="f" stroked="f">
                <v:textbox inset="0,0,0,0">
                  <w:txbxContent>
                    <w:p w14:paraId="380992B2"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Pr>
          <w:rFonts w:ascii="Arial MT"/>
          <w:noProof/>
          <w:sz w:val="7"/>
        </w:rPr>
        <mc:AlternateContent>
          <mc:Choice Requires="wps">
            <w:drawing>
              <wp:anchor distT="0" distB="0" distL="0" distR="0" simplePos="0" relativeHeight="15793664" behindDoc="0" locked="0" layoutInCell="1" allowOverlap="1" wp14:anchorId="34E6DE81" wp14:editId="17F2B83B">
                <wp:simplePos x="0" y="0"/>
                <wp:positionH relativeFrom="page">
                  <wp:posOffset>3299314</wp:posOffset>
                </wp:positionH>
                <wp:positionV relativeFrom="paragraph">
                  <wp:posOffset>-181380</wp:posOffset>
                </wp:positionV>
                <wp:extent cx="107950" cy="48895"/>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448DB10"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34E6DE81" id="Textbox 455" o:spid="_x0000_s1115" type="#_x0000_t202" style="position:absolute;left:0;text-align:left;margin-left:259.8pt;margin-top:-14.3pt;width:8.5pt;height:3.85pt;rotation:-45;z-index:1579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" filled="f" stroked="f">
                <v:textbox inset="0,0,0,0">
                  <w:txbxContent>
                    <w:p w14:paraId="5448DB10"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Pr>
          <w:rFonts w:ascii="Arial MT"/>
          <w:noProof/>
          <w:sz w:val="7"/>
        </w:rPr>
        <mc:AlternateContent>
          <mc:Choice Requires="wps">
            <w:drawing>
              <wp:anchor distT="0" distB="0" distL="0" distR="0" simplePos="0" relativeHeight="15794176" behindDoc="0" locked="0" layoutInCell="1" allowOverlap="1" wp14:anchorId="55928035" wp14:editId="704D43BF">
                <wp:simplePos x="0" y="0"/>
                <wp:positionH relativeFrom="page">
                  <wp:posOffset>3458997</wp:posOffset>
                </wp:positionH>
                <wp:positionV relativeFrom="paragraph">
                  <wp:posOffset>-181380</wp:posOffset>
                </wp:positionV>
                <wp:extent cx="107950" cy="48895"/>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D79DF07"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55928035" id="Textbox 456" o:spid="_x0000_s1116" type="#_x0000_t202" style="position:absolute;left:0;text-align:left;margin-left:272.35pt;margin-top:-14.3pt;width:8.5pt;height:3.85pt;rotation:-45;z-index:1579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mIoAEAADA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" filled="f" stroked="f">
                <v:textbox inset="0,0,0,0">
                  <w:txbxContent>
                    <w:p w14:paraId="0D79DF07"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Pr>
          <w:rFonts w:ascii="Arial MT"/>
          <w:noProof/>
          <w:sz w:val="7"/>
        </w:rPr>
        <mc:AlternateContent>
          <mc:Choice Requires="wps">
            <w:drawing>
              <wp:anchor distT="0" distB="0" distL="0" distR="0" simplePos="0" relativeHeight="15794688" behindDoc="0" locked="0" layoutInCell="1" allowOverlap="1" wp14:anchorId="5F2CF610" wp14:editId="5AE8B16E">
                <wp:simplePos x="0" y="0"/>
                <wp:positionH relativeFrom="page">
                  <wp:posOffset>3618589</wp:posOffset>
                </wp:positionH>
                <wp:positionV relativeFrom="paragraph">
                  <wp:posOffset>-181380</wp:posOffset>
                </wp:positionV>
                <wp:extent cx="107950" cy="4889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7FC52B4"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5F2CF610" id="Textbox 457" o:spid="_x0000_s1117" type="#_x0000_t202" style="position:absolute;left:0;text-align:left;margin-left:284.95pt;margin-top:-14.3pt;width:8.5pt;height:3.85pt;rotation:-45;z-index:1579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X5oQEAADA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" filled="f" stroked="f">
                <v:textbox inset="0,0,0,0">
                  <w:txbxContent>
                    <w:p w14:paraId="67FC52B4"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Pr>
          <w:noProof/>
          <w:position w:val="2"/>
        </w:rPr>
        <w:drawing>
          <wp:inline distT="0" distB="0" distL="0" distR="0" wp14:anchorId="2BEBBF33" wp14:editId="0E12D322">
            <wp:extent cx="79386" cy="3495"/>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51" cstate="print"/>
                    <a:stretch>
                      <a:fillRect/>
                    </a:stretch>
                  </pic:blipFill>
                  <pic:spPr>
                    <a:xfrm>
                      <a:off x="0" y="0"/>
                      <a:ext cx="79386" cy="3495"/>
                    </a:xfrm>
                    <a:prstGeom prst="rect">
                      <a:avLst/>
                    </a:prstGeom>
                  </pic:spPr>
                </pic:pic>
              </a:graphicData>
            </a:graphic>
          </wp:inline>
        </w:drawing>
      </w:r>
      <w:r>
        <w:rPr>
          <w:spacing w:val="-27"/>
          <w:sz w:val="20"/>
        </w:rPr>
        <w:t xml:space="preserve"> </w:t>
      </w:r>
      <w:r>
        <w:rPr>
          <w:rFonts w:ascii="Arial MT"/>
          <w:w w:val="110"/>
          <w:sz w:val="7"/>
        </w:rPr>
        <w:t>Baseline</w:t>
      </w:r>
      <w:r>
        <w:rPr>
          <w:rFonts w:ascii="Arial MT"/>
          <w:sz w:val="7"/>
        </w:rPr>
        <w:tab/>
      </w:r>
      <w:r>
        <w:rPr>
          <w:rFonts w:ascii="Arial MT"/>
          <w:noProof/>
          <w:position w:val="2"/>
          <w:sz w:val="7"/>
        </w:rPr>
        <w:drawing>
          <wp:inline distT="0" distB="0" distL="0" distR="0" wp14:anchorId="033A7D65" wp14:editId="75E94E73">
            <wp:extent cx="79386" cy="3495"/>
            <wp:effectExtent l="0" t="0" r="0" b="0"/>
            <wp:docPr id="459" name="Imag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52" cstate="print"/>
                    <a:stretch>
                      <a:fillRect/>
                    </a:stretch>
                  </pic:blipFill>
                  <pic:spPr>
                    <a:xfrm>
                      <a:off x="0" y="0"/>
                      <a:ext cx="79386" cy="3495"/>
                    </a:xfrm>
                    <a:prstGeom prst="rect">
                      <a:avLst/>
                    </a:prstGeom>
                  </pic:spPr>
                </pic:pic>
              </a:graphicData>
            </a:graphic>
          </wp:inline>
        </w:drawing>
      </w:r>
      <w:r>
        <w:rPr>
          <w:w w:val="110"/>
          <w:sz w:val="7"/>
        </w:rPr>
        <w:t xml:space="preserve"> </w:t>
      </w:r>
      <w:r>
        <w:rPr>
          <w:rFonts w:ascii="Arial MT"/>
          <w:w w:val="110"/>
          <w:sz w:val="7"/>
        </w:rPr>
        <w:t>Baseline,</w:t>
      </w:r>
      <w:r>
        <w:rPr>
          <w:rFonts w:ascii="Arial MT"/>
          <w:spacing w:val="-1"/>
          <w:w w:val="110"/>
          <w:sz w:val="7"/>
        </w:rPr>
        <w:t xml:space="preserve"> </w:t>
      </w:r>
      <w:r>
        <w:rPr>
          <w:rFonts w:ascii="Arial MT"/>
          <w:w w:val="110"/>
          <w:sz w:val="7"/>
        </w:rPr>
        <w:t>fixed</w:t>
      </w:r>
      <w:r>
        <w:rPr>
          <w:rFonts w:ascii="Arial MT"/>
          <w:spacing w:val="-1"/>
          <w:w w:val="110"/>
          <w:sz w:val="7"/>
        </w:rPr>
        <w:t xml:space="preserve"> </w:t>
      </w:r>
      <w:r>
        <w:rPr>
          <w:rFonts w:ascii="Arial MT"/>
          <w:w w:val="110"/>
          <w:sz w:val="7"/>
        </w:rPr>
        <w:t>1997</w:t>
      </w:r>
      <w:r>
        <w:rPr>
          <w:rFonts w:ascii="Arial MT"/>
          <w:spacing w:val="-1"/>
          <w:w w:val="110"/>
          <w:sz w:val="7"/>
        </w:rPr>
        <w:t xml:space="preserve"> </w:t>
      </w:r>
      <w:r>
        <w:rPr>
          <w:rFonts w:ascii="Arial MT"/>
          <w:w w:val="110"/>
          <w:sz w:val="7"/>
        </w:rPr>
        <w:t>denom.</w:t>
      </w:r>
      <w:r>
        <w:rPr>
          <w:rFonts w:ascii="Arial MT"/>
          <w:spacing w:val="40"/>
          <w:w w:val="110"/>
          <w:sz w:val="7"/>
        </w:rPr>
        <w:t xml:space="preserve"> </w:t>
      </w:r>
      <w:r>
        <w:rPr>
          <w:rFonts w:ascii="Arial MT"/>
          <w:noProof/>
          <w:spacing w:val="8"/>
          <w:position w:val="2"/>
          <w:sz w:val="7"/>
        </w:rPr>
        <w:drawing>
          <wp:inline distT="0" distB="0" distL="0" distR="0" wp14:anchorId="12738BEA" wp14:editId="75CB5D68">
            <wp:extent cx="79477" cy="3495"/>
            <wp:effectExtent l="0" t="0" r="0" b="0"/>
            <wp:docPr id="460" name="Imag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53" cstate="print"/>
                    <a:stretch>
                      <a:fillRect/>
                    </a:stretch>
                  </pic:blipFill>
                  <pic:spPr>
                    <a:xfrm>
                      <a:off x="0" y="0"/>
                      <a:ext cx="79477" cy="3495"/>
                    </a:xfrm>
                    <a:prstGeom prst="rect">
                      <a:avLst/>
                    </a:prstGeom>
                  </pic:spPr>
                </pic:pic>
              </a:graphicData>
            </a:graphic>
          </wp:inline>
        </w:drawing>
      </w:r>
      <w:r>
        <w:rPr>
          <w:spacing w:val="-1"/>
          <w:sz w:val="7"/>
        </w:rPr>
        <w:t xml:space="preserve"> </w:t>
      </w:r>
      <w:r>
        <w:rPr>
          <w:rFonts w:ascii="Arial MT"/>
          <w:w w:val="110"/>
          <w:sz w:val="7"/>
        </w:rPr>
        <w:t>+</w:t>
      </w:r>
      <w:r>
        <w:rPr>
          <w:rFonts w:ascii="Arial MT"/>
          <w:spacing w:val="-1"/>
          <w:w w:val="110"/>
          <w:sz w:val="7"/>
        </w:rPr>
        <w:t xml:space="preserve"> </w:t>
      </w:r>
      <w:r>
        <w:rPr>
          <w:rFonts w:ascii="Arial MT"/>
          <w:w w:val="110"/>
          <w:sz w:val="7"/>
        </w:rPr>
        <w:t>Trend</w:t>
      </w:r>
      <w:r>
        <w:rPr>
          <w:rFonts w:ascii="Arial MT"/>
          <w:spacing w:val="-1"/>
          <w:w w:val="110"/>
          <w:sz w:val="7"/>
        </w:rPr>
        <w:t xml:space="preserve"> </w:t>
      </w:r>
      <w:r>
        <w:rPr>
          <w:rFonts w:ascii="Arial MT"/>
          <w:w w:val="110"/>
          <w:sz w:val="7"/>
        </w:rPr>
        <w:t>x</w:t>
      </w:r>
      <w:r>
        <w:rPr>
          <w:rFonts w:ascii="Arial MT"/>
          <w:spacing w:val="-1"/>
          <w:w w:val="110"/>
          <w:sz w:val="7"/>
        </w:rPr>
        <w:t xml:space="preserve"> </w:t>
      </w:r>
      <w:r>
        <w:rPr>
          <w:rFonts w:ascii="Arial MT"/>
          <w:w w:val="110"/>
          <w:sz w:val="7"/>
        </w:rPr>
        <w:t>Marg.</w:t>
      </w:r>
      <w:r>
        <w:rPr>
          <w:rFonts w:ascii="Arial MT"/>
          <w:spacing w:val="-1"/>
          <w:w w:val="110"/>
          <w:sz w:val="7"/>
        </w:rPr>
        <w:t xml:space="preserve"> </w:t>
      </w:r>
      <w:r>
        <w:rPr>
          <w:rFonts w:ascii="Arial MT"/>
          <w:w w:val="110"/>
          <w:sz w:val="7"/>
        </w:rPr>
        <w:t>Index</w:t>
      </w:r>
      <w:r>
        <w:rPr>
          <w:rFonts w:ascii="Arial MT"/>
          <w:spacing w:val="-1"/>
          <w:w w:val="110"/>
          <w:sz w:val="7"/>
        </w:rPr>
        <w:t xml:space="preserve"> </w:t>
      </w:r>
      <w:r>
        <w:rPr>
          <w:rFonts w:ascii="Arial MT"/>
          <w:w w:val="110"/>
          <w:sz w:val="7"/>
        </w:rPr>
        <w:t>(muni,</w:t>
      </w:r>
      <w:r>
        <w:rPr>
          <w:rFonts w:ascii="Arial MT"/>
          <w:spacing w:val="-1"/>
          <w:w w:val="110"/>
          <w:sz w:val="7"/>
        </w:rPr>
        <w:t xml:space="preserve"> </w:t>
      </w:r>
      <w:r>
        <w:rPr>
          <w:rFonts w:ascii="Arial MT"/>
          <w:w w:val="110"/>
          <w:sz w:val="7"/>
        </w:rPr>
        <w:t>linear)</w:t>
      </w:r>
      <w:r>
        <w:rPr>
          <w:rFonts w:ascii="Arial MT"/>
          <w:spacing w:val="40"/>
          <w:w w:val="110"/>
          <w:sz w:val="7"/>
        </w:rPr>
        <w:t xml:space="preserve"> </w:t>
      </w:r>
      <w:r>
        <w:rPr>
          <w:rFonts w:ascii="Arial MT"/>
          <w:noProof/>
          <w:position w:val="2"/>
          <w:sz w:val="7"/>
        </w:rPr>
        <w:drawing>
          <wp:inline distT="0" distB="0" distL="0" distR="0" wp14:anchorId="15CB50FA" wp14:editId="33EE3367">
            <wp:extent cx="73468" cy="3495"/>
            <wp:effectExtent l="0" t="0" r="0" b="0"/>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54" cstate="print"/>
                    <a:stretch>
                      <a:fillRect/>
                    </a:stretch>
                  </pic:blipFill>
                  <pic:spPr>
                    <a:xfrm>
                      <a:off x="0" y="0"/>
                      <a:ext cx="73468" cy="3495"/>
                    </a:xfrm>
                    <a:prstGeom prst="rect">
                      <a:avLst/>
                    </a:prstGeom>
                  </pic:spPr>
                </pic:pic>
              </a:graphicData>
            </a:graphic>
          </wp:inline>
        </w:drawing>
      </w:r>
      <w:r>
        <w:rPr>
          <w:spacing w:val="30"/>
          <w:w w:val="110"/>
          <w:sz w:val="7"/>
        </w:rPr>
        <w:t xml:space="preserve"> </w:t>
      </w:r>
      <w:r>
        <w:rPr>
          <w:rFonts w:ascii="Arial MT"/>
          <w:w w:val="110"/>
          <w:sz w:val="7"/>
        </w:rPr>
        <w:t>+ Trend x Quintile (muni, linear)</w:t>
      </w:r>
      <w:r>
        <w:rPr>
          <w:rFonts w:ascii="Arial MT"/>
          <w:spacing w:val="80"/>
          <w:w w:val="110"/>
          <w:sz w:val="7"/>
        </w:rPr>
        <w:t xml:space="preserve">  </w:t>
      </w:r>
      <w:r>
        <w:rPr>
          <w:rFonts w:ascii="Arial MT"/>
          <w:noProof/>
          <w:spacing w:val="-4"/>
          <w:position w:val="2"/>
          <w:sz w:val="7"/>
        </w:rPr>
        <w:drawing>
          <wp:inline distT="0" distB="0" distL="0" distR="0" wp14:anchorId="5436D32E" wp14:editId="5650609B">
            <wp:extent cx="69917" cy="3495"/>
            <wp:effectExtent l="0" t="0" r="0" b="0"/>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47" cstate="print"/>
                    <a:stretch>
                      <a:fillRect/>
                    </a:stretch>
                  </pic:blipFill>
                  <pic:spPr>
                    <a:xfrm>
                      <a:off x="0" y="0"/>
                      <a:ext cx="69917" cy="3495"/>
                    </a:xfrm>
                    <a:prstGeom prst="rect">
                      <a:avLst/>
                    </a:prstGeom>
                  </pic:spPr>
                </pic:pic>
              </a:graphicData>
            </a:graphic>
          </wp:inline>
        </w:drawing>
      </w:r>
      <w:r>
        <w:rPr>
          <w:spacing w:val="40"/>
          <w:w w:val="110"/>
          <w:sz w:val="7"/>
        </w:rPr>
        <w:t xml:space="preserve"> </w:t>
      </w:r>
      <w:r>
        <w:rPr>
          <w:rFonts w:ascii="Arial MT"/>
          <w:w w:val="110"/>
          <w:sz w:val="7"/>
        </w:rPr>
        <w:t>+ Muni. marg. %-ile FE</w:t>
      </w:r>
      <w:r>
        <w:rPr>
          <w:rFonts w:ascii="Arial MT"/>
          <w:sz w:val="7"/>
        </w:rPr>
        <w:tab/>
      </w:r>
      <w:r>
        <w:rPr>
          <w:rFonts w:ascii="Arial MT"/>
          <w:noProof/>
          <w:position w:val="2"/>
          <w:sz w:val="7"/>
        </w:rPr>
        <w:drawing>
          <wp:inline distT="0" distB="0" distL="0" distR="0" wp14:anchorId="6496EC6E" wp14:editId="0CF914CD">
            <wp:extent cx="79477" cy="3495"/>
            <wp:effectExtent l="0" t="0" r="0" b="0"/>
            <wp:docPr id="463" name="Imag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48" cstate="print"/>
                    <a:stretch>
                      <a:fillRect/>
                    </a:stretch>
                  </pic:blipFill>
                  <pic:spPr>
                    <a:xfrm>
                      <a:off x="0" y="0"/>
                      <a:ext cx="79477" cy="3495"/>
                    </a:xfrm>
                    <a:prstGeom prst="rect">
                      <a:avLst/>
                    </a:prstGeom>
                  </pic:spPr>
                </pic:pic>
              </a:graphicData>
            </a:graphic>
          </wp:inline>
        </w:drawing>
      </w:r>
      <w:r>
        <w:rPr>
          <w:spacing w:val="-2"/>
          <w:sz w:val="7"/>
        </w:rPr>
        <w:t xml:space="preserve"> </w:t>
      </w:r>
      <w:r>
        <w:rPr>
          <w:rFonts w:ascii="Arial MT"/>
          <w:w w:val="110"/>
          <w:sz w:val="7"/>
        </w:rPr>
        <w:t>+</w:t>
      </w:r>
      <w:r>
        <w:rPr>
          <w:rFonts w:ascii="Arial MT"/>
          <w:spacing w:val="-5"/>
          <w:w w:val="110"/>
          <w:sz w:val="7"/>
        </w:rPr>
        <w:t xml:space="preserve"> </w:t>
      </w:r>
      <w:r>
        <w:rPr>
          <w:rFonts w:ascii="Arial MT"/>
          <w:w w:val="110"/>
          <w:sz w:val="7"/>
        </w:rPr>
        <w:t>Locality</w:t>
      </w:r>
      <w:r>
        <w:rPr>
          <w:rFonts w:ascii="Arial MT"/>
          <w:spacing w:val="-6"/>
          <w:w w:val="110"/>
          <w:sz w:val="7"/>
        </w:rPr>
        <w:t xml:space="preserve"> </w:t>
      </w:r>
      <w:r>
        <w:rPr>
          <w:rFonts w:ascii="Arial MT"/>
          <w:w w:val="110"/>
          <w:sz w:val="7"/>
        </w:rPr>
        <w:t>marg.</w:t>
      </w:r>
      <w:r>
        <w:rPr>
          <w:rFonts w:ascii="Arial MT"/>
          <w:spacing w:val="-5"/>
          <w:w w:val="110"/>
          <w:sz w:val="7"/>
        </w:rPr>
        <w:t xml:space="preserve"> </w:t>
      </w:r>
      <w:r>
        <w:rPr>
          <w:rFonts w:ascii="Arial MT"/>
          <w:w w:val="110"/>
          <w:sz w:val="7"/>
        </w:rPr>
        <w:t>%-ile</w:t>
      </w:r>
      <w:r>
        <w:rPr>
          <w:rFonts w:ascii="Arial MT"/>
          <w:spacing w:val="-5"/>
          <w:w w:val="110"/>
          <w:sz w:val="7"/>
        </w:rPr>
        <w:t xml:space="preserve"> </w:t>
      </w:r>
      <w:r>
        <w:rPr>
          <w:rFonts w:ascii="Arial MT"/>
          <w:w w:val="110"/>
          <w:sz w:val="7"/>
        </w:rPr>
        <w:t>shares,</w:t>
      </w:r>
      <w:r>
        <w:rPr>
          <w:rFonts w:ascii="Arial MT"/>
          <w:spacing w:val="-6"/>
          <w:w w:val="110"/>
          <w:sz w:val="7"/>
        </w:rPr>
        <w:t xml:space="preserve"> </w:t>
      </w:r>
      <w:r>
        <w:rPr>
          <w:rFonts w:ascii="Arial MT"/>
          <w:w w:val="110"/>
          <w:sz w:val="7"/>
        </w:rPr>
        <w:t>flexible</w:t>
      </w:r>
      <w:r>
        <w:rPr>
          <w:rFonts w:ascii="Arial MT"/>
          <w:spacing w:val="40"/>
          <w:w w:val="110"/>
          <w:sz w:val="7"/>
        </w:rPr>
        <w:t xml:space="preserve"> </w:t>
      </w:r>
      <w:r>
        <w:rPr>
          <w:rFonts w:ascii="Arial MT"/>
          <w:noProof/>
          <w:spacing w:val="-1"/>
          <w:position w:val="2"/>
          <w:sz w:val="7"/>
        </w:rPr>
        <w:drawing>
          <wp:inline distT="0" distB="0" distL="0" distR="0" wp14:anchorId="4A9FB1F9" wp14:editId="6B7B6B74">
            <wp:extent cx="73468" cy="3495"/>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55" cstate="print"/>
                    <a:stretch>
                      <a:fillRect/>
                    </a:stretch>
                  </pic:blipFill>
                  <pic:spPr>
                    <a:xfrm>
                      <a:off x="0" y="0"/>
                      <a:ext cx="73468" cy="3495"/>
                    </a:xfrm>
                    <a:prstGeom prst="rect">
                      <a:avLst/>
                    </a:prstGeom>
                  </pic:spPr>
                </pic:pic>
              </a:graphicData>
            </a:graphic>
          </wp:inline>
        </w:drawing>
      </w:r>
      <w:r>
        <w:rPr>
          <w:spacing w:val="40"/>
          <w:w w:val="110"/>
          <w:sz w:val="7"/>
        </w:rPr>
        <w:t xml:space="preserve"> </w:t>
      </w:r>
      <w:r>
        <w:rPr>
          <w:rFonts w:ascii="Arial MT"/>
          <w:w w:val="110"/>
          <w:sz w:val="7"/>
        </w:rPr>
        <w:t>+ Locality marg. %-ile shares, linear</w:t>
      </w:r>
    </w:p>
    <w:p w14:paraId="38B89CEA" w14:textId="77777777" w:rsidR="006F1B3D" w:rsidRDefault="006F1B3D" w:rsidP="008C7539">
      <w:pPr>
        <w:pStyle w:val="BodyText"/>
        <w:suppressAutoHyphens/>
        <w:rPr>
          <w:rFonts w:ascii="Arial MT"/>
          <w:sz w:val="7"/>
        </w:rPr>
      </w:pPr>
    </w:p>
    <w:p w14:paraId="1D689188" w14:textId="77777777" w:rsidR="006F1B3D" w:rsidRDefault="006F1B3D" w:rsidP="008C7539">
      <w:pPr>
        <w:pStyle w:val="BodyText"/>
        <w:suppressAutoHyphens/>
        <w:rPr>
          <w:rFonts w:ascii="Arial MT"/>
          <w:sz w:val="7"/>
        </w:rPr>
      </w:pPr>
    </w:p>
    <w:p w14:paraId="4FA3D4B0" w14:textId="77777777" w:rsidR="006F1B3D" w:rsidRDefault="006F1B3D" w:rsidP="008C7539">
      <w:pPr>
        <w:pStyle w:val="BodyText"/>
        <w:suppressAutoHyphens/>
        <w:spacing w:before="22"/>
        <w:rPr>
          <w:rFonts w:ascii="Arial MT"/>
          <w:sz w:val="7"/>
        </w:rPr>
      </w:pPr>
    </w:p>
    <w:p w14:paraId="5B234C50" w14:textId="77777777" w:rsidR="006F1B3D" w:rsidRPr="00BA667C" w:rsidRDefault="00BA667C" w:rsidP="00BA667C">
      <w:pPr>
        <w:pStyle w:val="ListParagraph"/>
        <w:tabs>
          <w:tab w:val="left" w:pos="1778"/>
        </w:tabs>
        <w:suppressAutoHyphens/>
        <w:ind w:left="-720" w:firstLine="0"/>
        <w:jc w:val="center"/>
        <w:rPr>
          <w:b/>
          <w:sz w:val="20"/>
        </w:rPr>
      </w:pPr>
      <w:r w:rsidRPr="00BA667C">
        <w:rPr>
          <w:b/>
          <w:spacing w:val="-2"/>
          <w:sz w:val="20"/>
        </w:rPr>
        <w:t xml:space="preserve">b. </w:t>
      </w:r>
      <w:r w:rsidR="00191F14" w:rsidRPr="00BA667C">
        <w:rPr>
          <w:b/>
          <w:spacing w:val="-2"/>
          <w:sz w:val="20"/>
        </w:rPr>
        <w:t>Female</w:t>
      </w:r>
    </w:p>
    <w:p w14:paraId="743373DF" w14:textId="77777777" w:rsidR="006F1B3D" w:rsidRDefault="00191F14" w:rsidP="008C7539">
      <w:pPr>
        <w:pStyle w:val="BodyText"/>
        <w:suppressAutoHyphens/>
        <w:spacing w:before="23"/>
        <w:rPr>
          <w:sz w:val="7"/>
        </w:rPr>
      </w:pPr>
      <w:r>
        <w:br w:type="column"/>
      </w:r>
    </w:p>
    <w:p w14:paraId="74F137E8" w14:textId="77777777" w:rsidR="006F1B3D" w:rsidRDefault="00191F14" w:rsidP="008C7539">
      <w:pPr>
        <w:suppressAutoHyphens/>
        <w:jc w:val="right"/>
        <w:rPr>
          <w:rFonts w:ascii="Arial MT"/>
          <w:sz w:val="7"/>
        </w:rPr>
      </w:pPr>
      <w:r>
        <w:rPr>
          <w:rFonts w:ascii="Arial MT"/>
          <w:spacing w:val="-5"/>
          <w:w w:val="110"/>
          <w:sz w:val="7"/>
        </w:rPr>
        <w:t>15</w:t>
      </w:r>
    </w:p>
    <w:p w14:paraId="64FAAFE6" w14:textId="77777777" w:rsidR="006F1B3D" w:rsidRDefault="006F1B3D" w:rsidP="008C7539">
      <w:pPr>
        <w:pStyle w:val="BodyText"/>
        <w:suppressAutoHyphens/>
        <w:spacing w:before="64"/>
        <w:rPr>
          <w:rFonts w:ascii="Arial MT"/>
          <w:sz w:val="7"/>
        </w:rPr>
      </w:pPr>
    </w:p>
    <w:p w14:paraId="003AE4B3" w14:textId="77777777" w:rsidR="006F1B3D" w:rsidRDefault="00191F14" w:rsidP="008C7539">
      <w:pPr>
        <w:suppressAutoHyphens/>
        <w:jc w:val="right"/>
        <w:rPr>
          <w:rFonts w:ascii="Arial MT"/>
          <w:sz w:val="7"/>
        </w:rPr>
      </w:pPr>
      <w:r>
        <w:rPr>
          <w:rFonts w:ascii="Arial MT"/>
          <w:spacing w:val="-5"/>
          <w:w w:val="110"/>
          <w:sz w:val="7"/>
        </w:rPr>
        <w:t>10</w:t>
      </w:r>
    </w:p>
    <w:p w14:paraId="6E6447D8" w14:textId="77777777" w:rsidR="006F1B3D" w:rsidRDefault="006F1B3D" w:rsidP="008C7539">
      <w:pPr>
        <w:pStyle w:val="BodyText"/>
        <w:suppressAutoHyphens/>
        <w:spacing w:before="64"/>
        <w:rPr>
          <w:rFonts w:ascii="Arial MT"/>
          <w:sz w:val="7"/>
        </w:rPr>
      </w:pPr>
    </w:p>
    <w:p w14:paraId="182518BE" w14:textId="77777777" w:rsidR="006F1B3D" w:rsidRDefault="00191F14" w:rsidP="008C7539">
      <w:pPr>
        <w:suppressAutoHyphens/>
        <w:jc w:val="right"/>
        <w:rPr>
          <w:rFonts w:ascii="Arial MT"/>
          <w:sz w:val="7"/>
        </w:rPr>
      </w:pPr>
      <w:r>
        <w:rPr>
          <w:rFonts w:ascii="Arial MT"/>
          <w:spacing w:val="-10"/>
          <w:w w:val="110"/>
          <w:sz w:val="7"/>
        </w:rPr>
        <w:t>5</w:t>
      </w:r>
    </w:p>
    <w:p w14:paraId="6232E8D8" w14:textId="77777777" w:rsidR="006F1B3D" w:rsidRDefault="006F1B3D" w:rsidP="008C7539">
      <w:pPr>
        <w:pStyle w:val="BodyText"/>
        <w:suppressAutoHyphens/>
        <w:spacing w:before="64"/>
        <w:rPr>
          <w:rFonts w:ascii="Arial MT"/>
          <w:sz w:val="7"/>
        </w:rPr>
      </w:pPr>
    </w:p>
    <w:p w14:paraId="561B8CAB" w14:textId="77777777" w:rsidR="006F1B3D" w:rsidRDefault="00191F14" w:rsidP="008C7539">
      <w:pPr>
        <w:suppressAutoHyphens/>
        <w:spacing w:before="1"/>
        <w:jc w:val="right"/>
        <w:rPr>
          <w:rFonts w:ascii="Arial MT"/>
          <w:sz w:val="7"/>
        </w:rPr>
      </w:pPr>
      <w:r>
        <w:rPr>
          <w:rFonts w:ascii="Arial MT"/>
          <w:spacing w:val="-10"/>
          <w:w w:val="110"/>
          <w:sz w:val="7"/>
        </w:rPr>
        <w:t>0</w:t>
      </w:r>
    </w:p>
    <w:p w14:paraId="79F07307" w14:textId="77777777" w:rsidR="006F1B3D" w:rsidRDefault="006F1B3D" w:rsidP="008C7539">
      <w:pPr>
        <w:pStyle w:val="BodyText"/>
        <w:suppressAutoHyphens/>
        <w:spacing w:before="64"/>
        <w:rPr>
          <w:rFonts w:ascii="Arial MT"/>
          <w:sz w:val="7"/>
        </w:rPr>
      </w:pPr>
    </w:p>
    <w:p w14:paraId="1879DDDD"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12"/>
          <w:w w:val="110"/>
          <w:sz w:val="7"/>
        </w:rPr>
        <w:t>5</w:t>
      </w:r>
    </w:p>
    <w:p w14:paraId="164126C1" w14:textId="77777777" w:rsidR="006F1B3D" w:rsidRDefault="006F1B3D" w:rsidP="008C7539">
      <w:pPr>
        <w:pStyle w:val="BodyText"/>
        <w:suppressAutoHyphens/>
        <w:spacing w:before="64"/>
        <w:rPr>
          <w:rFonts w:ascii="Arial MT"/>
          <w:sz w:val="7"/>
        </w:rPr>
      </w:pPr>
    </w:p>
    <w:p w14:paraId="5C7867D1"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1233B57D" w14:textId="77777777" w:rsidR="006F1B3D" w:rsidRDefault="006F1B3D" w:rsidP="008C7539">
      <w:pPr>
        <w:pStyle w:val="BodyText"/>
        <w:suppressAutoHyphens/>
        <w:spacing w:before="64"/>
        <w:rPr>
          <w:rFonts w:ascii="Arial MT"/>
          <w:sz w:val="7"/>
        </w:rPr>
      </w:pPr>
    </w:p>
    <w:p w14:paraId="64C639D9"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15</w:t>
      </w:r>
    </w:p>
    <w:p w14:paraId="23A637F0" w14:textId="77777777" w:rsidR="006F1B3D" w:rsidRDefault="006F1B3D" w:rsidP="008C7539">
      <w:pPr>
        <w:pStyle w:val="BodyText"/>
        <w:suppressAutoHyphens/>
        <w:spacing w:before="64"/>
        <w:rPr>
          <w:rFonts w:ascii="Arial MT"/>
          <w:sz w:val="7"/>
        </w:rPr>
      </w:pPr>
    </w:p>
    <w:p w14:paraId="3ABCC090"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20</w:t>
      </w:r>
    </w:p>
    <w:p w14:paraId="76342E00" w14:textId="77777777" w:rsidR="006F1B3D" w:rsidRDefault="00191F14" w:rsidP="008C7539">
      <w:pPr>
        <w:pStyle w:val="BodyText"/>
        <w:suppressAutoHyphens/>
        <w:rPr>
          <w:rFonts w:ascii="Arial MT"/>
          <w:sz w:val="7"/>
        </w:rPr>
      </w:pPr>
      <w:r>
        <w:br w:type="column"/>
      </w:r>
    </w:p>
    <w:p w14:paraId="4AD5A019" w14:textId="77777777" w:rsidR="006F1B3D" w:rsidRDefault="006F1B3D" w:rsidP="008C7539">
      <w:pPr>
        <w:pStyle w:val="BodyText"/>
        <w:suppressAutoHyphens/>
        <w:rPr>
          <w:rFonts w:ascii="Arial MT"/>
          <w:sz w:val="7"/>
        </w:rPr>
      </w:pPr>
    </w:p>
    <w:p w14:paraId="006BC0B8" w14:textId="77777777" w:rsidR="006F1B3D" w:rsidRDefault="006F1B3D" w:rsidP="008C7539">
      <w:pPr>
        <w:pStyle w:val="BodyText"/>
        <w:suppressAutoHyphens/>
        <w:rPr>
          <w:rFonts w:ascii="Arial MT"/>
          <w:sz w:val="7"/>
        </w:rPr>
      </w:pPr>
    </w:p>
    <w:p w14:paraId="40CCF9F5" w14:textId="77777777" w:rsidR="006F1B3D" w:rsidRDefault="006F1B3D" w:rsidP="008C7539">
      <w:pPr>
        <w:pStyle w:val="BodyText"/>
        <w:suppressAutoHyphens/>
        <w:rPr>
          <w:rFonts w:ascii="Arial MT"/>
          <w:sz w:val="7"/>
        </w:rPr>
      </w:pPr>
    </w:p>
    <w:p w14:paraId="129DFECE" w14:textId="77777777" w:rsidR="006F1B3D" w:rsidRDefault="006F1B3D" w:rsidP="008C7539">
      <w:pPr>
        <w:pStyle w:val="BodyText"/>
        <w:suppressAutoHyphens/>
        <w:rPr>
          <w:rFonts w:ascii="Arial MT"/>
          <w:sz w:val="7"/>
        </w:rPr>
      </w:pPr>
    </w:p>
    <w:p w14:paraId="5244D8C3" w14:textId="77777777" w:rsidR="006F1B3D" w:rsidRDefault="006F1B3D" w:rsidP="008C7539">
      <w:pPr>
        <w:pStyle w:val="BodyText"/>
        <w:suppressAutoHyphens/>
        <w:rPr>
          <w:rFonts w:ascii="Arial MT"/>
          <w:sz w:val="7"/>
        </w:rPr>
      </w:pPr>
    </w:p>
    <w:p w14:paraId="363C85F6" w14:textId="77777777" w:rsidR="006F1B3D" w:rsidRDefault="006F1B3D" w:rsidP="008C7539">
      <w:pPr>
        <w:pStyle w:val="BodyText"/>
        <w:suppressAutoHyphens/>
        <w:rPr>
          <w:rFonts w:ascii="Arial MT"/>
          <w:sz w:val="7"/>
        </w:rPr>
      </w:pPr>
    </w:p>
    <w:p w14:paraId="4AEBEF08" w14:textId="77777777" w:rsidR="006F1B3D" w:rsidRDefault="006F1B3D" w:rsidP="008C7539">
      <w:pPr>
        <w:pStyle w:val="BodyText"/>
        <w:suppressAutoHyphens/>
        <w:rPr>
          <w:rFonts w:ascii="Arial MT"/>
          <w:sz w:val="7"/>
        </w:rPr>
      </w:pPr>
    </w:p>
    <w:p w14:paraId="583DD661" w14:textId="77777777" w:rsidR="006F1B3D" w:rsidRDefault="006F1B3D" w:rsidP="008C7539">
      <w:pPr>
        <w:pStyle w:val="BodyText"/>
        <w:suppressAutoHyphens/>
        <w:rPr>
          <w:rFonts w:ascii="Arial MT"/>
          <w:sz w:val="7"/>
        </w:rPr>
      </w:pPr>
    </w:p>
    <w:p w14:paraId="57562439" w14:textId="77777777" w:rsidR="006F1B3D" w:rsidRDefault="006F1B3D" w:rsidP="008C7539">
      <w:pPr>
        <w:pStyle w:val="BodyText"/>
        <w:suppressAutoHyphens/>
        <w:rPr>
          <w:rFonts w:ascii="Arial MT"/>
          <w:sz w:val="7"/>
        </w:rPr>
      </w:pPr>
    </w:p>
    <w:p w14:paraId="1EB88882" w14:textId="77777777" w:rsidR="006F1B3D" w:rsidRDefault="006F1B3D" w:rsidP="008C7539">
      <w:pPr>
        <w:pStyle w:val="BodyText"/>
        <w:suppressAutoHyphens/>
        <w:rPr>
          <w:rFonts w:ascii="Arial MT"/>
          <w:sz w:val="7"/>
        </w:rPr>
      </w:pPr>
    </w:p>
    <w:p w14:paraId="2859A8FD" w14:textId="77777777" w:rsidR="006F1B3D" w:rsidRDefault="006F1B3D" w:rsidP="008C7539">
      <w:pPr>
        <w:pStyle w:val="BodyText"/>
        <w:suppressAutoHyphens/>
        <w:rPr>
          <w:rFonts w:ascii="Arial MT"/>
          <w:sz w:val="7"/>
        </w:rPr>
      </w:pPr>
    </w:p>
    <w:p w14:paraId="12B4A983" w14:textId="77777777" w:rsidR="006F1B3D" w:rsidRDefault="006F1B3D" w:rsidP="008C7539">
      <w:pPr>
        <w:pStyle w:val="BodyText"/>
        <w:suppressAutoHyphens/>
        <w:rPr>
          <w:rFonts w:ascii="Arial MT"/>
          <w:sz w:val="7"/>
        </w:rPr>
      </w:pPr>
    </w:p>
    <w:p w14:paraId="37D7B186" w14:textId="77777777" w:rsidR="006F1B3D" w:rsidRDefault="006F1B3D" w:rsidP="008C7539">
      <w:pPr>
        <w:pStyle w:val="BodyText"/>
        <w:suppressAutoHyphens/>
        <w:rPr>
          <w:rFonts w:ascii="Arial MT"/>
          <w:sz w:val="7"/>
        </w:rPr>
      </w:pPr>
    </w:p>
    <w:p w14:paraId="68C23E97" w14:textId="77777777" w:rsidR="006F1B3D" w:rsidRDefault="006F1B3D" w:rsidP="008C7539">
      <w:pPr>
        <w:pStyle w:val="BodyText"/>
        <w:suppressAutoHyphens/>
        <w:rPr>
          <w:rFonts w:ascii="Arial MT"/>
          <w:sz w:val="7"/>
        </w:rPr>
      </w:pPr>
    </w:p>
    <w:p w14:paraId="7EE809AF" w14:textId="77777777" w:rsidR="006F1B3D" w:rsidRDefault="006F1B3D" w:rsidP="008C7539">
      <w:pPr>
        <w:pStyle w:val="BodyText"/>
        <w:suppressAutoHyphens/>
        <w:rPr>
          <w:rFonts w:ascii="Arial MT"/>
          <w:sz w:val="7"/>
        </w:rPr>
      </w:pPr>
    </w:p>
    <w:p w14:paraId="26C86ED2" w14:textId="77777777" w:rsidR="006F1B3D" w:rsidRDefault="006F1B3D" w:rsidP="008C7539">
      <w:pPr>
        <w:pStyle w:val="BodyText"/>
        <w:suppressAutoHyphens/>
        <w:rPr>
          <w:rFonts w:ascii="Arial MT"/>
          <w:sz w:val="7"/>
        </w:rPr>
      </w:pPr>
    </w:p>
    <w:p w14:paraId="725025A9" w14:textId="77777777" w:rsidR="006F1B3D" w:rsidRDefault="006F1B3D" w:rsidP="008C7539">
      <w:pPr>
        <w:pStyle w:val="BodyText"/>
        <w:suppressAutoHyphens/>
        <w:rPr>
          <w:rFonts w:ascii="Arial MT"/>
          <w:sz w:val="7"/>
        </w:rPr>
      </w:pPr>
    </w:p>
    <w:p w14:paraId="07C1A727" w14:textId="77777777" w:rsidR="006F1B3D" w:rsidRDefault="006F1B3D" w:rsidP="008C7539">
      <w:pPr>
        <w:pStyle w:val="BodyText"/>
        <w:suppressAutoHyphens/>
        <w:rPr>
          <w:rFonts w:ascii="Arial MT"/>
          <w:sz w:val="7"/>
        </w:rPr>
      </w:pPr>
    </w:p>
    <w:p w14:paraId="2B36463B" w14:textId="77777777" w:rsidR="006F1B3D" w:rsidRDefault="006F1B3D" w:rsidP="008C7539">
      <w:pPr>
        <w:pStyle w:val="BodyText"/>
        <w:suppressAutoHyphens/>
        <w:rPr>
          <w:rFonts w:ascii="Arial MT"/>
          <w:sz w:val="7"/>
        </w:rPr>
      </w:pPr>
    </w:p>
    <w:p w14:paraId="5C310EB6" w14:textId="77777777" w:rsidR="006F1B3D" w:rsidRDefault="006F1B3D" w:rsidP="008C7539">
      <w:pPr>
        <w:pStyle w:val="BodyText"/>
        <w:suppressAutoHyphens/>
        <w:rPr>
          <w:rFonts w:ascii="Arial MT"/>
          <w:sz w:val="7"/>
        </w:rPr>
      </w:pPr>
    </w:p>
    <w:p w14:paraId="610E4EAE" w14:textId="77777777" w:rsidR="006F1B3D" w:rsidRDefault="006F1B3D" w:rsidP="008C7539">
      <w:pPr>
        <w:pStyle w:val="BodyText"/>
        <w:suppressAutoHyphens/>
        <w:rPr>
          <w:rFonts w:ascii="Arial MT"/>
          <w:sz w:val="7"/>
        </w:rPr>
      </w:pPr>
    </w:p>
    <w:p w14:paraId="7CED5EFF" w14:textId="77777777" w:rsidR="006F1B3D" w:rsidRDefault="006F1B3D" w:rsidP="008C7539">
      <w:pPr>
        <w:pStyle w:val="BodyText"/>
        <w:suppressAutoHyphens/>
        <w:rPr>
          <w:rFonts w:ascii="Arial MT"/>
          <w:sz w:val="7"/>
        </w:rPr>
      </w:pPr>
    </w:p>
    <w:p w14:paraId="39624B28" w14:textId="77777777" w:rsidR="006F1B3D" w:rsidRDefault="006F1B3D" w:rsidP="008C7539">
      <w:pPr>
        <w:pStyle w:val="BodyText"/>
        <w:suppressAutoHyphens/>
        <w:rPr>
          <w:rFonts w:ascii="Arial MT"/>
          <w:sz w:val="7"/>
        </w:rPr>
      </w:pPr>
    </w:p>
    <w:p w14:paraId="0AEA1460" w14:textId="77777777" w:rsidR="006F1B3D" w:rsidRDefault="006F1B3D" w:rsidP="008C7539">
      <w:pPr>
        <w:pStyle w:val="BodyText"/>
        <w:suppressAutoHyphens/>
        <w:rPr>
          <w:rFonts w:ascii="Arial MT"/>
          <w:sz w:val="7"/>
        </w:rPr>
      </w:pPr>
    </w:p>
    <w:p w14:paraId="511C6E5B" w14:textId="77777777" w:rsidR="006F1B3D" w:rsidRDefault="006F1B3D" w:rsidP="008C7539">
      <w:pPr>
        <w:pStyle w:val="BodyText"/>
        <w:suppressAutoHyphens/>
        <w:rPr>
          <w:rFonts w:ascii="Arial MT"/>
          <w:sz w:val="7"/>
        </w:rPr>
      </w:pPr>
    </w:p>
    <w:p w14:paraId="4AC27DD6" w14:textId="77777777" w:rsidR="006F1B3D" w:rsidRDefault="006F1B3D" w:rsidP="008C7539">
      <w:pPr>
        <w:pStyle w:val="BodyText"/>
        <w:suppressAutoHyphens/>
        <w:spacing w:before="33"/>
        <w:rPr>
          <w:rFonts w:ascii="Arial MT"/>
          <w:sz w:val="7"/>
        </w:rPr>
      </w:pPr>
    </w:p>
    <w:p w14:paraId="22626059" w14:textId="77777777" w:rsidR="006F1B3D" w:rsidRDefault="00191F14" w:rsidP="008C7539">
      <w:pPr>
        <w:tabs>
          <w:tab w:val="left" w:pos="1525"/>
          <w:tab w:val="left" w:pos="2705"/>
        </w:tabs>
        <w:suppressAutoHyphens/>
        <w:spacing w:line="285" w:lineRule="auto"/>
        <w:ind w:left="112" w:right="874"/>
        <w:rPr>
          <w:rFonts w:ascii="Arial MT"/>
          <w:sz w:val="7"/>
        </w:rPr>
      </w:pPr>
      <w:r>
        <w:rPr>
          <w:rFonts w:ascii="Arial MT"/>
          <w:noProof/>
          <w:sz w:val="7"/>
        </w:rPr>
        <w:drawing>
          <wp:anchor distT="0" distB="0" distL="0" distR="0" simplePos="0" relativeHeight="15776768" behindDoc="0" locked="0" layoutInCell="1" allowOverlap="1" wp14:anchorId="291CE71F" wp14:editId="54DB6980">
            <wp:simplePos x="0" y="0"/>
            <wp:positionH relativeFrom="page">
              <wp:posOffset>4143878</wp:posOffset>
            </wp:positionH>
            <wp:positionV relativeFrom="paragraph">
              <wp:posOffset>-1401010</wp:posOffset>
            </wp:positionV>
            <wp:extent cx="2609252" cy="1190625"/>
            <wp:effectExtent l="0" t="0" r="0" b="0"/>
            <wp:wrapNone/>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56" cstate="print"/>
                    <a:stretch>
                      <a:fillRect/>
                    </a:stretch>
                  </pic:blipFill>
                  <pic:spPr>
                    <a:xfrm>
                      <a:off x="0" y="0"/>
                      <a:ext cx="2609252" cy="1190625"/>
                    </a:xfrm>
                    <a:prstGeom prst="rect">
                      <a:avLst/>
                    </a:prstGeom>
                  </pic:spPr>
                </pic:pic>
              </a:graphicData>
            </a:graphic>
          </wp:anchor>
        </w:drawing>
      </w:r>
      <w:r>
        <w:rPr>
          <w:rFonts w:ascii="Arial MT"/>
          <w:noProof/>
          <w:sz w:val="7"/>
        </w:rPr>
        <mc:AlternateContent>
          <mc:Choice Requires="wps">
            <w:drawing>
              <wp:anchor distT="0" distB="0" distL="0" distR="0" simplePos="0" relativeHeight="15795200" behindDoc="0" locked="0" layoutInCell="1" allowOverlap="1" wp14:anchorId="006B3A28" wp14:editId="2CA2BE2A">
                <wp:simplePos x="0" y="0"/>
                <wp:positionH relativeFrom="page">
                  <wp:posOffset>4174520</wp:posOffset>
                </wp:positionH>
                <wp:positionV relativeFrom="paragraph">
                  <wp:posOffset>-181380</wp:posOffset>
                </wp:positionV>
                <wp:extent cx="107950" cy="48895"/>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04032AF"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006B3A28" id="Textbox 467" o:spid="_x0000_s1118" type="#_x0000_t202" style="position:absolute;left:0;text-align:left;margin-left:328.7pt;margin-top:-14.3pt;width:8.5pt;height:3.85pt;rotation:-45;z-index:1579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TBrogEAADA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" filled="f" stroked="f">
                <v:textbox inset="0,0,0,0">
                  <w:txbxContent>
                    <w:p w14:paraId="004032AF"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Pr>
          <w:rFonts w:ascii="Arial MT"/>
          <w:noProof/>
          <w:sz w:val="7"/>
        </w:rPr>
        <mc:AlternateContent>
          <mc:Choice Requires="wps">
            <w:drawing>
              <wp:anchor distT="0" distB="0" distL="0" distR="0" simplePos="0" relativeHeight="15795712" behindDoc="0" locked="0" layoutInCell="1" allowOverlap="1" wp14:anchorId="7A661C7C" wp14:editId="3A5FB479">
                <wp:simplePos x="0" y="0"/>
                <wp:positionH relativeFrom="page">
                  <wp:posOffset>4334112</wp:posOffset>
                </wp:positionH>
                <wp:positionV relativeFrom="paragraph">
                  <wp:posOffset>-181380</wp:posOffset>
                </wp:positionV>
                <wp:extent cx="107950" cy="48895"/>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4088707"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7A661C7C" id="Textbox 468" o:spid="_x0000_s1119" type="#_x0000_t202" style="position:absolute;left:0;text-align:left;margin-left:341.25pt;margin-top:-14.3pt;width:8.5pt;height:3.85pt;rotation:-45;z-index:1579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" filled="f" stroked="f">
                <v:textbox inset="0,0,0,0">
                  <w:txbxContent>
                    <w:p w14:paraId="24088707"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7"/>
        </w:rPr>
        <mc:AlternateContent>
          <mc:Choice Requires="wps">
            <w:drawing>
              <wp:anchor distT="0" distB="0" distL="0" distR="0" simplePos="0" relativeHeight="15796224" behindDoc="0" locked="0" layoutInCell="1" allowOverlap="1" wp14:anchorId="049B6C17" wp14:editId="598E5192">
                <wp:simplePos x="0" y="0"/>
                <wp:positionH relativeFrom="page">
                  <wp:posOffset>4493794</wp:posOffset>
                </wp:positionH>
                <wp:positionV relativeFrom="paragraph">
                  <wp:posOffset>-181380</wp:posOffset>
                </wp:positionV>
                <wp:extent cx="107950" cy="4889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CF1420F"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049B6C17" id="Textbox 469" o:spid="_x0000_s1120" type="#_x0000_t202" style="position:absolute;left:0;text-align:left;margin-left:353.85pt;margin-top:-14.3pt;width:8.5pt;height:3.85pt;rotation:-45;z-index:1579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" filled="f" stroked="f">
                <v:textbox inset="0,0,0,0">
                  <w:txbxContent>
                    <w:p w14:paraId="4CF1420F"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7"/>
        </w:rPr>
        <mc:AlternateContent>
          <mc:Choice Requires="wps">
            <w:drawing>
              <wp:anchor distT="0" distB="0" distL="0" distR="0" simplePos="0" relativeHeight="15796736" behindDoc="0" locked="0" layoutInCell="1" allowOverlap="1" wp14:anchorId="43DC361D" wp14:editId="7214DBD6">
                <wp:simplePos x="0" y="0"/>
                <wp:positionH relativeFrom="page">
                  <wp:posOffset>4653386</wp:posOffset>
                </wp:positionH>
                <wp:positionV relativeFrom="paragraph">
                  <wp:posOffset>-181380</wp:posOffset>
                </wp:positionV>
                <wp:extent cx="107950" cy="48895"/>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4E3735C"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43DC361D" id="Textbox 470" o:spid="_x0000_s1121" type="#_x0000_t202" style="position:absolute;left:0;text-align:left;margin-left:366.4pt;margin-top:-14.3pt;width:8.5pt;height:3.85pt;rotation:-45;z-index:157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" filled="f" stroked="f">
                <v:textbox inset="0,0,0,0">
                  <w:txbxContent>
                    <w:p w14:paraId="74E3735C"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7"/>
        </w:rPr>
        <mc:AlternateContent>
          <mc:Choice Requires="wps">
            <w:drawing>
              <wp:anchor distT="0" distB="0" distL="0" distR="0" simplePos="0" relativeHeight="15797248" behindDoc="0" locked="0" layoutInCell="1" allowOverlap="1" wp14:anchorId="254290C3" wp14:editId="05B85199">
                <wp:simplePos x="0" y="0"/>
                <wp:positionH relativeFrom="page">
                  <wp:posOffset>4813068</wp:posOffset>
                </wp:positionH>
                <wp:positionV relativeFrom="paragraph">
                  <wp:posOffset>-181380</wp:posOffset>
                </wp:positionV>
                <wp:extent cx="107950" cy="48895"/>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AB9B852"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254290C3" id="Textbox 471" o:spid="_x0000_s1122" type="#_x0000_t202" style="position:absolute;left:0;text-align:left;margin-left:379pt;margin-top:-14.3pt;width:8.5pt;height:3.85pt;rotation:-45;z-index:1579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" filled="f" stroked="f">
                <v:textbox inset="0,0,0,0">
                  <w:txbxContent>
                    <w:p w14:paraId="6AB9B852"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7"/>
        </w:rPr>
        <mc:AlternateContent>
          <mc:Choice Requires="wps">
            <w:drawing>
              <wp:anchor distT="0" distB="0" distL="0" distR="0" simplePos="0" relativeHeight="15797760" behindDoc="0" locked="0" layoutInCell="1" allowOverlap="1" wp14:anchorId="0B1F1C5F" wp14:editId="43902E6C">
                <wp:simplePos x="0" y="0"/>
                <wp:positionH relativeFrom="page">
                  <wp:posOffset>4972660</wp:posOffset>
                </wp:positionH>
                <wp:positionV relativeFrom="paragraph">
                  <wp:posOffset>-181380</wp:posOffset>
                </wp:positionV>
                <wp:extent cx="107950" cy="48895"/>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3BF8C01"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0B1F1C5F" id="Textbox 472" o:spid="_x0000_s1123" type="#_x0000_t202" style="position:absolute;left:0;text-align:left;margin-left:391.55pt;margin-top:-14.3pt;width:8.5pt;height:3.85pt;rotation:-45;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" filled="f" stroked="f">
                <v:textbox inset="0,0,0,0">
                  <w:txbxContent>
                    <w:p w14:paraId="63BF8C01"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7"/>
        </w:rPr>
        <mc:AlternateContent>
          <mc:Choice Requires="wps">
            <w:drawing>
              <wp:anchor distT="0" distB="0" distL="0" distR="0" simplePos="0" relativeHeight="15798272" behindDoc="0" locked="0" layoutInCell="1" allowOverlap="1" wp14:anchorId="0D51AAC5" wp14:editId="111110A0">
                <wp:simplePos x="0" y="0"/>
                <wp:positionH relativeFrom="page">
                  <wp:posOffset>5132251</wp:posOffset>
                </wp:positionH>
                <wp:positionV relativeFrom="paragraph">
                  <wp:posOffset>-181380</wp:posOffset>
                </wp:positionV>
                <wp:extent cx="107950" cy="48895"/>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16290F5"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0D51AAC5" id="Textbox 473" o:spid="_x0000_s1124" type="#_x0000_t202" style="position:absolute;left:0;text-align:left;margin-left:404.1pt;margin-top:-14.3pt;width:8.5pt;height:3.85pt;rotation:-45;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" filled="f" stroked="f">
                <v:textbox inset="0,0,0,0">
                  <w:txbxContent>
                    <w:p w14:paraId="116290F5"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7"/>
        </w:rPr>
        <mc:AlternateContent>
          <mc:Choice Requires="wps">
            <w:drawing>
              <wp:anchor distT="0" distB="0" distL="0" distR="0" simplePos="0" relativeHeight="15798784" behindDoc="0" locked="0" layoutInCell="1" allowOverlap="1" wp14:anchorId="56B7816C" wp14:editId="58ECE805">
                <wp:simplePos x="0" y="0"/>
                <wp:positionH relativeFrom="page">
                  <wp:posOffset>5291933</wp:posOffset>
                </wp:positionH>
                <wp:positionV relativeFrom="paragraph">
                  <wp:posOffset>-181380</wp:posOffset>
                </wp:positionV>
                <wp:extent cx="107950" cy="4889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B56DFCF"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56B7816C" id="Textbox 474" o:spid="_x0000_s1125" type="#_x0000_t202" style="position:absolute;left:0;text-align:left;margin-left:416.7pt;margin-top:-14.3pt;width:8.5pt;height:3.85pt;rotation:-45;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" filled="f" stroked="f">
                <v:textbox inset="0,0,0,0">
                  <w:txbxContent>
                    <w:p w14:paraId="2B56DFCF"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7"/>
        </w:rPr>
        <mc:AlternateContent>
          <mc:Choice Requires="wps">
            <w:drawing>
              <wp:anchor distT="0" distB="0" distL="0" distR="0" simplePos="0" relativeHeight="15799296" behindDoc="0" locked="0" layoutInCell="1" allowOverlap="1" wp14:anchorId="138DF537" wp14:editId="4804F9F3">
                <wp:simplePos x="0" y="0"/>
                <wp:positionH relativeFrom="page">
                  <wp:posOffset>5451525</wp:posOffset>
                </wp:positionH>
                <wp:positionV relativeFrom="paragraph">
                  <wp:posOffset>-181380</wp:posOffset>
                </wp:positionV>
                <wp:extent cx="107950" cy="48895"/>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31C62EB"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138DF537" id="Textbox 475" o:spid="_x0000_s1126" type="#_x0000_t202" style="position:absolute;left:0;text-align:left;margin-left:429.25pt;margin-top:-14.3pt;width:8.5pt;height:3.85pt;rotation:-45;z-index:1579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uOBoA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" filled="f" stroked="f">
                <v:textbox inset="0,0,0,0">
                  <w:txbxContent>
                    <w:p w14:paraId="031C62EB"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7"/>
        </w:rPr>
        <mc:AlternateContent>
          <mc:Choice Requires="wps">
            <w:drawing>
              <wp:anchor distT="0" distB="0" distL="0" distR="0" simplePos="0" relativeHeight="15799808" behindDoc="0" locked="0" layoutInCell="1" allowOverlap="1" wp14:anchorId="01F5B73F" wp14:editId="4A83A8CE">
                <wp:simplePos x="0" y="0"/>
                <wp:positionH relativeFrom="page">
                  <wp:posOffset>5611207</wp:posOffset>
                </wp:positionH>
                <wp:positionV relativeFrom="paragraph">
                  <wp:posOffset>-181380</wp:posOffset>
                </wp:positionV>
                <wp:extent cx="107950" cy="48895"/>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CFCBE9C"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01F5B73F" id="Textbox 476" o:spid="_x0000_s1127" type="#_x0000_t202" style="position:absolute;left:0;text-align:left;margin-left:441.85pt;margin-top:-14.3pt;width:8.5pt;height:3.85pt;rotation:-45;z-index:157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k/woA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" filled="f" stroked="f">
                <v:textbox inset="0,0,0,0">
                  <w:txbxContent>
                    <w:p w14:paraId="1CFCBE9C"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7"/>
        </w:rPr>
        <mc:AlternateContent>
          <mc:Choice Requires="wps">
            <w:drawing>
              <wp:anchor distT="0" distB="0" distL="0" distR="0" simplePos="0" relativeHeight="15800320" behindDoc="0" locked="0" layoutInCell="1" allowOverlap="1" wp14:anchorId="37EFB42A" wp14:editId="01DF8B20">
                <wp:simplePos x="0" y="0"/>
                <wp:positionH relativeFrom="page">
                  <wp:posOffset>5770799</wp:posOffset>
                </wp:positionH>
                <wp:positionV relativeFrom="paragraph">
                  <wp:posOffset>-181380</wp:posOffset>
                </wp:positionV>
                <wp:extent cx="107950" cy="48895"/>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2ED86A8"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37EFB42A" id="Textbox 477" o:spid="_x0000_s1128" type="#_x0000_t202" style="position:absolute;left:0;text-align:left;margin-left:454.4pt;margin-top:-14.3pt;width:8.5pt;height:3.85pt;rotation:-45;z-index:1580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rpioQ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" filled="f" stroked="f">
                <v:textbox inset="0,0,0,0">
                  <w:txbxContent>
                    <w:p w14:paraId="72ED86A8"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7"/>
        </w:rPr>
        <mc:AlternateContent>
          <mc:Choice Requires="wps">
            <w:drawing>
              <wp:anchor distT="0" distB="0" distL="0" distR="0" simplePos="0" relativeHeight="15800832" behindDoc="0" locked="0" layoutInCell="1" allowOverlap="1" wp14:anchorId="77E8F242" wp14:editId="3EA2D18E">
                <wp:simplePos x="0" y="0"/>
                <wp:positionH relativeFrom="page">
                  <wp:posOffset>5930481</wp:posOffset>
                </wp:positionH>
                <wp:positionV relativeFrom="paragraph">
                  <wp:posOffset>-181380</wp:posOffset>
                </wp:positionV>
                <wp:extent cx="107950" cy="48895"/>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5A3D7D2"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77E8F242" id="Textbox 478" o:spid="_x0000_s1129" type="#_x0000_t202" style="position:absolute;left:0;text-align:left;margin-left:466.95pt;margin-top:-14.3pt;width:8.5pt;height:3.85pt;rotation:-45;z-index:1580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" filled="f" stroked="f">
                <v:textbox inset="0,0,0,0">
                  <w:txbxContent>
                    <w:p w14:paraId="35A3D7D2"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rFonts w:ascii="Arial MT"/>
          <w:noProof/>
          <w:sz w:val="7"/>
        </w:rPr>
        <mc:AlternateContent>
          <mc:Choice Requires="wps">
            <w:drawing>
              <wp:anchor distT="0" distB="0" distL="0" distR="0" simplePos="0" relativeHeight="15801344" behindDoc="0" locked="0" layoutInCell="1" allowOverlap="1" wp14:anchorId="074DFDA5" wp14:editId="56085A3D">
                <wp:simplePos x="0" y="0"/>
                <wp:positionH relativeFrom="page">
                  <wp:posOffset>6090073</wp:posOffset>
                </wp:positionH>
                <wp:positionV relativeFrom="paragraph">
                  <wp:posOffset>-181380</wp:posOffset>
                </wp:positionV>
                <wp:extent cx="107950" cy="48895"/>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8521836"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074DFDA5" id="Textbox 479" o:spid="_x0000_s1130" type="#_x0000_t202" style="position:absolute;left:0;text-align:left;margin-left:479.55pt;margin-top:-14.3pt;width:8.5pt;height:3.85pt;rotation:-45;z-index:1580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" filled="f" stroked="f">
                <v:textbox inset="0,0,0,0">
                  <w:txbxContent>
                    <w:p w14:paraId="08521836"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Pr>
          <w:rFonts w:ascii="Arial MT"/>
          <w:noProof/>
          <w:sz w:val="7"/>
        </w:rPr>
        <mc:AlternateContent>
          <mc:Choice Requires="wps">
            <w:drawing>
              <wp:anchor distT="0" distB="0" distL="0" distR="0" simplePos="0" relativeHeight="15801856" behindDoc="0" locked="0" layoutInCell="1" allowOverlap="1" wp14:anchorId="197AB1F3" wp14:editId="13097E50">
                <wp:simplePos x="0" y="0"/>
                <wp:positionH relativeFrom="page">
                  <wp:posOffset>6249665</wp:posOffset>
                </wp:positionH>
                <wp:positionV relativeFrom="paragraph">
                  <wp:posOffset>-181380</wp:posOffset>
                </wp:positionV>
                <wp:extent cx="107950" cy="48895"/>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32C6A0F"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197AB1F3" id="Textbox 480" o:spid="_x0000_s1131" type="#_x0000_t202" style="position:absolute;left:0;text-align:left;margin-left:492.1pt;margin-top:-14.3pt;width:8.5pt;height:3.85pt;rotation:-45;z-index:1580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Y3tnw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" filled="f" stroked="f">
                <v:textbox inset="0,0,0,0">
                  <w:txbxContent>
                    <w:p w14:paraId="132C6A0F"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Pr>
          <w:rFonts w:ascii="Arial MT"/>
          <w:noProof/>
          <w:sz w:val="7"/>
        </w:rPr>
        <mc:AlternateContent>
          <mc:Choice Requires="wps">
            <w:drawing>
              <wp:anchor distT="0" distB="0" distL="0" distR="0" simplePos="0" relativeHeight="15802368" behindDoc="0" locked="0" layoutInCell="1" allowOverlap="1" wp14:anchorId="6E3F7E07" wp14:editId="14D2D0E0">
                <wp:simplePos x="0" y="0"/>
                <wp:positionH relativeFrom="page">
                  <wp:posOffset>6409347</wp:posOffset>
                </wp:positionH>
                <wp:positionV relativeFrom="paragraph">
                  <wp:posOffset>-181380</wp:posOffset>
                </wp:positionV>
                <wp:extent cx="107950" cy="48895"/>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6BC8D7D"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6E3F7E07" id="Textbox 481" o:spid="_x0000_s1132" type="#_x0000_t202" style="position:absolute;left:0;text-align:left;margin-left:504.65pt;margin-top:-14.3pt;width:8.5pt;height:3.85pt;rotation:-45;z-index:1580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" filled="f" stroked="f">
                <v:textbox inset="0,0,0,0">
                  <w:txbxContent>
                    <w:p w14:paraId="16BC8D7D"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Pr>
          <w:rFonts w:ascii="Arial MT"/>
          <w:noProof/>
          <w:sz w:val="7"/>
        </w:rPr>
        <mc:AlternateContent>
          <mc:Choice Requires="wps">
            <w:drawing>
              <wp:anchor distT="0" distB="0" distL="0" distR="0" simplePos="0" relativeHeight="15802880" behindDoc="0" locked="0" layoutInCell="1" allowOverlap="1" wp14:anchorId="76A3DE70" wp14:editId="07997051">
                <wp:simplePos x="0" y="0"/>
                <wp:positionH relativeFrom="page">
                  <wp:posOffset>6568938</wp:posOffset>
                </wp:positionH>
                <wp:positionV relativeFrom="paragraph">
                  <wp:posOffset>-181380</wp:posOffset>
                </wp:positionV>
                <wp:extent cx="107950" cy="48895"/>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FD26F7E"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76A3DE70" id="Textbox 482" o:spid="_x0000_s1133" type="#_x0000_t202" style="position:absolute;left:0;text-align:left;margin-left:517.25pt;margin-top:-14.3pt;width:8.5pt;height:3.85pt;rotation:-45;z-index:1580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dQOnw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" filled="f" stroked="f">
                <v:textbox inset="0,0,0,0">
                  <w:txbxContent>
                    <w:p w14:paraId="5FD26F7E"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Pr>
          <w:noProof/>
          <w:position w:val="2"/>
        </w:rPr>
        <w:drawing>
          <wp:inline distT="0" distB="0" distL="0" distR="0" wp14:anchorId="24769032" wp14:editId="73868D8D">
            <wp:extent cx="79386" cy="3495"/>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57" cstate="print"/>
                    <a:stretch>
                      <a:fillRect/>
                    </a:stretch>
                  </pic:blipFill>
                  <pic:spPr>
                    <a:xfrm>
                      <a:off x="0" y="0"/>
                      <a:ext cx="79386" cy="3495"/>
                    </a:xfrm>
                    <a:prstGeom prst="rect">
                      <a:avLst/>
                    </a:prstGeom>
                  </pic:spPr>
                </pic:pic>
              </a:graphicData>
            </a:graphic>
          </wp:inline>
        </w:drawing>
      </w:r>
      <w:r>
        <w:rPr>
          <w:spacing w:val="-27"/>
          <w:sz w:val="20"/>
        </w:rPr>
        <w:t xml:space="preserve"> </w:t>
      </w:r>
      <w:r>
        <w:rPr>
          <w:rFonts w:ascii="Arial MT"/>
          <w:w w:val="110"/>
          <w:sz w:val="7"/>
        </w:rPr>
        <w:t>Baseline</w:t>
      </w:r>
      <w:r>
        <w:rPr>
          <w:rFonts w:ascii="Arial MT"/>
          <w:sz w:val="7"/>
        </w:rPr>
        <w:tab/>
      </w:r>
      <w:r>
        <w:rPr>
          <w:rFonts w:ascii="Arial MT"/>
          <w:noProof/>
          <w:position w:val="2"/>
          <w:sz w:val="7"/>
        </w:rPr>
        <w:drawing>
          <wp:inline distT="0" distB="0" distL="0" distR="0" wp14:anchorId="0BF14DB1" wp14:editId="433E2F54">
            <wp:extent cx="79386" cy="3495"/>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44" cstate="print"/>
                    <a:stretch>
                      <a:fillRect/>
                    </a:stretch>
                  </pic:blipFill>
                  <pic:spPr>
                    <a:xfrm>
                      <a:off x="0" y="0"/>
                      <a:ext cx="79386" cy="3495"/>
                    </a:xfrm>
                    <a:prstGeom prst="rect">
                      <a:avLst/>
                    </a:prstGeom>
                  </pic:spPr>
                </pic:pic>
              </a:graphicData>
            </a:graphic>
          </wp:inline>
        </w:drawing>
      </w:r>
      <w:r>
        <w:rPr>
          <w:w w:val="110"/>
          <w:sz w:val="7"/>
        </w:rPr>
        <w:t xml:space="preserve"> </w:t>
      </w:r>
      <w:r>
        <w:rPr>
          <w:rFonts w:ascii="Arial MT"/>
          <w:w w:val="110"/>
          <w:sz w:val="7"/>
        </w:rPr>
        <w:t>Baseline,</w:t>
      </w:r>
      <w:r>
        <w:rPr>
          <w:rFonts w:ascii="Arial MT"/>
          <w:spacing w:val="-1"/>
          <w:w w:val="110"/>
          <w:sz w:val="7"/>
        </w:rPr>
        <w:t xml:space="preserve"> </w:t>
      </w:r>
      <w:r>
        <w:rPr>
          <w:rFonts w:ascii="Arial MT"/>
          <w:w w:val="110"/>
          <w:sz w:val="7"/>
        </w:rPr>
        <w:t>fixed</w:t>
      </w:r>
      <w:r>
        <w:rPr>
          <w:rFonts w:ascii="Arial MT"/>
          <w:spacing w:val="-1"/>
          <w:w w:val="110"/>
          <w:sz w:val="7"/>
        </w:rPr>
        <w:t xml:space="preserve"> </w:t>
      </w:r>
      <w:r>
        <w:rPr>
          <w:rFonts w:ascii="Arial MT"/>
          <w:w w:val="110"/>
          <w:sz w:val="7"/>
        </w:rPr>
        <w:t>1997</w:t>
      </w:r>
      <w:r>
        <w:rPr>
          <w:rFonts w:ascii="Arial MT"/>
          <w:spacing w:val="-1"/>
          <w:w w:val="110"/>
          <w:sz w:val="7"/>
        </w:rPr>
        <w:t xml:space="preserve"> </w:t>
      </w:r>
      <w:r>
        <w:rPr>
          <w:rFonts w:ascii="Arial MT"/>
          <w:w w:val="110"/>
          <w:sz w:val="7"/>
        </w:rPr>
        <w:t>denom.</w:t>
      </w:r>
      <w:r>
        <w:rPr>
          <w:rFonts w:ascii="Arial MT"/>
          <w:spacing w:val="40"/>
          <w:w w:val="110"/>
          <w:sz w:val="7"/>
        </w:rPr>
        <w:t xml:space="preserve"> </w:t>
      </w:r>
      <w:r>
        <w:rPr>
          <w:rFonts w:ascii="Arial MT"/>
          <w:noProof/>
          <w:spacing w:val="8"/>
          <w:position w:val="2"/>
          <w:sz w:val="7"/>
        </w:rPr>
        <w:drawing>
          <wp:inline distT="0" distB="0" distL="0" distR="0" wp14:anchorId="43AA93EA" wp14:editId="01F94F27">
            <wp:extent cx="79477" cy="3495"/>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58" cstate="print"/>
                    <a:stretch>
                      <a:fillRect/>
                    </a:stretch>
                  </pic:blipFill>
                  <pic:spPr>
                    <a:xfrm>
                      <a:off x="0" y="0"/>
                      <a:ext cx="79477" cy="3495"/>
                    </a:xfrm>
                    <a:prstGeom prst="rect">
                      <a:avLst/>
                    </a:prstGeom>
                  </pic:spPr>
                </pic:pic>
              </a:graphicData>
            </a:graphic>
          </wp:inline>
        </w:drawing>
      </w:r>
      <w:r>
        <w:rPr>
          <w:spacing w:val="-1"/>
          <w:sz w:val="7"/>
        </w:rPr>
        <w:t xml:space="preserve"> </w:t>
      </w:r>
      <w:r>
        <w:rPr>
          <w:rFonts w:ascii="Arial MT"/>
          <w:w w:val="110"/>
          <w:sz w:val="7"/>
        </w:rPr>
        <w:t>+</w:t>
      </w:r>
      <w:r>
        <w:rPr>
          <w:rFonts w:ascii="Arial MT"/>
          <w:spacing w:val="-1"/>
          <w:w w:val="110"/>
          <w:sz w:val="7"/>
        </w:rPr>
        <w:t xml:space="preserve"> </w:t>
      </w:r>
      <w:r>
        <w:rPr>
          <w:rFonts w:ascii="Arial MT"/>
          <w:w w:val="110"/>
          <w:sz w:val="7"/>
        </w:rPr>
        <w:t>Trend</w:t>
      </w:r>
      <w:r>
        <w:rPr>
          <w:rFonts w:ascii="Arial MT"/>
          <w:spacing w:val="-1"/>
          <w:w w:val="110"/>
          <w:sz w:val="7"/>
        </w:rPr>
        <w:t xml:space="preserve"> </w:t>
      </w:r>
      <w:r>
        <w:rPr>
          <w:rFonts w:ascii="Arial MT"/>
          <w:w w:val="110"/>
          <w:sz w:val="7"/>
        </w:rPr>
        <w:t>x</w:t>
      </w:r>
      <w:r>
        <w:rPr>
          <w:rFonts w:ascii="Arial MT"/>
          <w:spacing w:val="-1"/>
          <w:w w:val="110"/>
          <w:sz w:val="7"/>
        </w:rPr>
        <w:t xml:space="preserve"> </w:t>
      </w:r>
      <w:r>
        <w:rPr>
          <w:rFonts w:ascii="Arial MT"/>
          <w:w w:val="110"/>
          <w:sz w:val="7"/>
        </w:rPr>
        <w:t>Marg.</w:t>
      </w:r>
      <w:r>
        <w:rPr>
          <w:rFonts w:ascii="Arial MT"/>
          <w:spacing w:val="-1"/>
          <w:w w:val="110"/>
          <w:sz w:val="7"/>
        </w:rPr>
        <w:t xml:space="preserve"> </w:t>
      </w:r>
      <w:r>
        <w:rPr>
          <w:rFonts w:ascii="Arial MT"/>
          <w:w w:val="110"/>
          <w:sz w:val="7"/>
        </w:rPr>
        <w:t>Index</w:t>
      </w:r>
      <w:r>
        <w:rPr>
          <w:rFonts w:ascii="Arial MT"/>
          <w:spacing w:val="-1"/>
          <w:w w:val="110"/>
          <w:sz w:val="7"/>
        </w:rPr>
        <w:t xml:space="preserve"> </w:t>
      </w:r>
      <w:r>
        <w:rPr>
          <w:rFonts w:ascii="Arial MT"/>
          <w:w w:val="110"/>
          <w:sz w:val="7"/>
        </w:rPr>
        <w:t>(muni,</w:t>
      </w:r>
      <w:r>
        <w:rPr>
          <w:rFonts w:ascii="Arial MT"/>
          <w:spacing w:val="-1"/>
          <w:w w:val="110"/>
          <w:sz w:val="7"/>
        </w:rPr>
        <w:t xml:space="preserve"> </w:t>
      </w:r>
      <w:r>
        <w:rPr>
          <w:rFonts w:ascii="Arial MT"/>
          <w:w w:val="110"/>
          <w:sz w:val="7"/>
        </w:rPr>
        <w:t>linear)</w:t>
      </w:r>
      <w:r>
        <w:rPr>
          <w:rFonts w:ascii="Arial MT"/>
          <w:spacing w:val="40"/>
          <w:w w:val="110"/>
          <w:sz w:val="7"/>
        </w:rPr>
        <w:t xml:space="preserve"> </w:t>
      </w:r>
      <w:r>
        <w:rPr>
          <w:rFonts w:ascii="Arial MT"/>
          <w:noProof/>
          <w:position w:val="2"/>
          <w:sz w:val="7"/>
        </w:rPr>
        <w:drawing>
          <wp:inline distT="0" distB="0" distL="0" distR="0" wp14:anchorId="545E4829" wp14:editId="40032131">
            <wp:extent cx="73468" cy="3495"/>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59" cstate="print"/>
                    <a:stretch>
                      <a:fillRect/>
                    </a:stretch>
                  </pic:blipFill>
                  <pic:spPr>
                    <a:xfrm>
                      <a:off x="0" y="0"/>
                      <a:ext cx="73468" cy="3495"/>
                    </a:xfrm>
                    <a:prstGeom prst="rect">
                      <a:avLst/>
                    </a:prstGeom>
                  </pic:spPr>
                </pic:pic>
              </a:graphicData>
            </a:graphic>
          </wp:inline>
        </w:drawing>
      </w:r>
      <w:r>
        <w:rPr>
          <w:spacing w:val="30"/>
          <w:w w:val="110"/>
          <w:sz w:val="7"/>
        </w:rPr>
        <w:t xml:space="preserve"> </w:t>
      </w:r>
      <w:r>
        <w:rPr>
          <w:rFonts w:ascii="Arial MT"/>
          <w:w w:val="110"/>
          <w:sz w:val="7"/>
        </w:rPr>
        <w:t>+ Trend x Quintile (muni, linear)</w:t>
      </w:r>
      <w:r>
        <w:rPr>
          <w:rFonts w:ascii="Arial MT"/>
          <w:spacing w:val="80"/>
          <w:w w:val="110"/>
          <w:sz w:val="7"/>
        </w:rPr>
        <w:t xml:space="preserve">  </w:t>
      </w:r>
      <w:r>
        <w:rPr>
          <w:rFonts w:ascii="Arial MT"/>
          <w:noProof/>
          <w:spacing w:val="-4"/>
          <w:position w:val="2"/>
          <w:sz w:val="7"/>
        </w:rPr>
        <w:drawing>
          <wp:inline distT="0" distB="0" distL="0" distR="0" wp14:anchorId="531D2C8A" wp14:editId="21429EE0">
            <wp:extent cx="69917" cy="3495"/>
            <wp:effectExtent l="0" t="0" r="0" b="0"/>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47" cstate="print"/>
                    <a:stretch>
                      <a:fillRect/>
                    </a:stretch>
                  </pic:blipFill>
                  <pic:spPr>
                    <a:xfrm>
                      <a:off x="0" y="0"/>
                      <a:ext cx="69917" cy="3495"/>
                    </a:xfrm>
                    <a:prstGeom prst="rect">
                      <a:avLst/>
                    </a:prstGeom>
                  </pic:spPr>
                </pic:pic>
              </a:graphicData>
            </a:graphic>
          </wp:inline>
        </w:drawing>
      </w:r>
      <w:r>
        <w:rPr>
          <w:spacing w:val="40"/>
          <w:w w:val="110"/>
          <w:sz w:val="7"/>
        </w:rPr>
        <w:t xml:space="preserve"> </w:t>
      </w:r>
      <w:r>
        <w:rPr>
          <w:rFonts w:ascii="Arial MT"/>
          <w:w w:val="110"/>
          <w:sz w:val="7"/>
        </w:rPr>
        <w:t>+ Muni. marg. %-ile FE</w:t>
      </w:r>
      <w:r>
        <w:rPr>
          <w:rFonts w:ascii="Arial MT"/>
          <w:sz w:val="7"/>
        </w:rPr>
        <w:tab/>
      </w:r>
      <w:r>
        <w:rPr>
          <w:rFonts w:ascii="Arial MT"/>
          <w:noProof/>
          <w:position w:val="2"/>
          <w:sz w:val="7"/>
        </w:rPr>
        <w:drawing>
          <wp:inline distT="0" distB="0" distL="0" distR="0" wp14:anchorId="13D5AAB4" wp14:editId="07027F21">
            <wp:extent cx="79477" cy="3495"/>
            <wp:effectExtent l="0" t="0" r="0" b="0"/>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60" cstate="print"/>
                    <a:stretch>
                      <a:fillRect/>
                    </a:stretch>
                  </pic:blipFill>
                  <pic:spPr>
                    <a:xfrm>
                      <a:off x="0" y="0"/>
                      <a:ext cx="79477" cy="3495"/>
                    </a:xfrm>
                    <a:prstGeom prst="rect">
                      <a:avLst/>
                    </a:prstGeom>
                  </pic:spPr>
                </pic:pic>
              </a:graphicData>
            </a:graphic>
          </wp:inline>
        </w:drawing>
      </w:r>
      <w:r>
        <w:rPr>
          <w:spacing w:val="-2"/>
          <w:sz w:val="7"/>
        </w:rPr>
        <w:t xml:space="preserve"> </w:t>
      </w:r>
      <w:r>
        <w:rPr>
          <w:rFonts w:ascii="Arial MT"/>
          <w:w w:val="110"/>
          <w:sz w:val="7"/>
        </w:rPr>
        <w:t>+</w:t>
      </w:r>
      <w:r>
        <w:rPr>
          <w:rFonts w:ascii="Arial MT"/>
          <w:spacing w:val="-5"/>
          <w:w w:val="110"/>
          <w:sz w:val="7"/>
        </w:rPr>
        <w:t xml:space="preserve"> </w:t>
      </w:r>
      <w:r>
        <w:rPr>
          <w:rFonts w:ascii="Arial MT"/>
          <w:w w:val="110"/>
          <w:sz w:val="7"/>
        </w:rPr>
        <w:t>Locality</w:t>
      </w:r>
      <w:r>
        <w:rPr>
          <w:rFonts w:ascii="Arial MT"/>
          <w:spacing w:val="-6"/>
          <w:w w:val="110"/>
          <w:sz w:val="7"/>
        </w:rPr>
        <w:t xml:space="preserve"> </w:t>
      </w:r>
      <w:r>
        <w:rPr>
          <w:rFonts w:ascii="Arial MT"/>
          <w:w w:val="110"/>
          <w:sz w:val="7"/>
        </w:rPr>
        <w:t>marg.</w:t>
      </w:r>
      <w:r>
        <w:rPr>
          <w:rFonts w:ascii="Arial MT"/>
          <w:spacing w:val="-5"/>
          <w:w w:val="110"/>
          <w:sz w:val="7"/>
        </w:rPr>
        <w:t xml:space="preserve"> </w:t>
      </w:r>
      <w:r>
        <w:rPr>
          <w:rFonts w:ascii="Arial MT"/>
          <w:w w:val="110"/>
          <w:sz w:val="7"/>
        </w:rPr>
        <w:t>%-ile</w:t>
      </w:r>
      <w:r>
        <w:rPr>
          <w:rFonts w:ascii="Arial MT"/>
          <w:spacing w:val="-5"/>
          <w:w w:val="110"/>
          <w:sz w:val="7"/>
        </w:rPr>
        <w:t xml:space="preserve"> </w:t>
      </w:r>
      <w:r>
        <w:rPr>
          <w:rFonts w:ascii="Arial MT"/>
          <w:w w:val="110"/>
          <w:sz w:val="7"/>
        </w:rPr>
        <w:t>shares,</w:t>
      </w:r>
      <w:r>
        <w:rPr>
          <w:rFonts w:ascii="Arial MT"/>
          <w:spacing w:val="-6"/>
          <w:w w:val="110"/>
          <w:sz w:val="7"/>
        </w:rPr>
        <w:t xml:space="preserve"> </w:t>
      </w:r>
      <w:r>
        <w:rPr>
          <w:rFonts w:ascii="Arial MT"/>
          <w:w w:val="110"/>
          <w:sz w:val="7"/>
        </w:rPr>
        <w:t>flexible</w:t>
      </w:r>
      <w:r>
        <w:rPr>
          <w:rFonts w:ascii="Arial MT"/>
          <w:spacing w:val="40"/>
          <w:w w:val="110"/>
          <w:sz w:val="7"/>
        </w:rPr>
        <w:t xml:space="preserve"> </w:t>
      </w:r>
      <w:r>
        <w:rPr>
          <w:rFonts w:ascii="Arial MT"/>
          <w:noProof/>
          <w:spacing w:val="-1"/>
          <w:position w:val="2"/>
          <w:sz w:val="7"/>
        </w:rPr>
        <w:drawing>
          <wp:inline distT="0" distB="0" distL="0" distR="0" wp14:anchorId="05D3D043" wp14:editId="29E94174">
            <wp:extent cx="73468" cy="3495"/>
            <wp:effectExtent l="0" t="0" r="0" b="0"/>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49" cstate="print"/>
                    <a:stretch>
                      <a:fillRect/>
                    </a:stretch>
                  </pic:blipFill>
                  <pic:spPr>
                    <a:xfrm>
                      <a:off x="0" y="0"/>
                      <a:ext cx="73468" cy="3495"/>
                    </a:xfrm>
                    <a:prstGeom prst="rect">
                      <a:avLst/>
                    </a:prstGeom>
                  </pic:spPr>
                </pic:pic>
              </a:graphicData>
            </a:graphic>
          </wp:inline>
        </w:drawing>
      </w:r>
      <w:r>
        <w:rPr>
          <w:spacing w:val="40"/>
          <w:w w:val="110"/>
          <w:sz w:val="7"/>
        </w:rPr>
        <w:t xml:space="preserve"> </w:t>
      </w:r>
      <w:r>
        <w:rPr>
          <w:rFonts w:ascii="Arial MT"/>
          <w:w w:val="110"/>
          <w:sz w:val="7"/>
        </w:rPr>
        <w:t>+ Locality marg. %-ile shares, linear</w:t>
      </w:r>
    </w:p>
    <w:p w14:paraId="3316F57F" w14:textId="77777777" w:rsidR="006F1B3D" w:rsidRDefault="006F1B3D" w:rsidP="008C7539">
      <w:pPr>
        <w:pStyle w:val="BodyText"/>
        <w:suppressAutoHyphens/>
        <w:rPr>
          <w:rFonts w:ascii="Arial MT"/>
          <w:sz w:val="7"/>
        </w:rPr>
      </w:pPr>
    </w:p>
    <w:p w14:paraId="12D4E7B3" w14:textId="77777777" w:rsidR="006F1B3D" w:rsidRDefault="006F1B3D" w:rsidP="008C7539">
      <w:pPr>
        <w:pStyle w:val="BodyText"/>
        <w:suppressAutoHyphens/>
        <w:rPr>
          <w:rFonts w:ascii="Arial MT"/>
          <w:sz w:val="7"/>
        </w:rPr>
      </w:pPr>
    </w:p>
    <w:p w14:paraId="0CC97A59" w14:textId="77777777" w:rsidR="006F1B3D" w:rsidRDefault="006F1B3D" w:rsidP="008C7539">
      <w:pPr>
        <w:pStyle w:val="BodyText"/>
        <w:suppressAutoHyphens/>
        <w:spacing w:before="22"/>
        <w:rPr>
          <w:rFonts w:ascii="Arial MT"/>
          <w:sz w:val="7"/>
        </w:rPr>
      </w:pPr>
    </w:p>
    <w:p w14:paraId="28676447" w14:textId="77777777" w:rsidR="006F1B3D" w:rsidRPr="00BA667C" w:rsidRDefault="00BA667C" w:rsidP="00BA667C">
      <w:pPr>
        <w:tabs>
          <w:tab w:val="left" w:pos="1861"/>
        </w:tabs>
        <w:suppressAutoHyphens/>
        <w:ind w:left="1350"/>
        <w:rPr>
          <w:b/>
          <w:sz w:val="20"/>
        </w:rPr>
      </w:pPr>
      <w:r w:rsidRPr="00BA667C">
        <w:rPr>
          <w:b/>
          <w:spacing w:val="-4"/>
          <w:sz w:val="20"/>
        </w:rPr>
        <w:t xml:space="preserve">C. </w:t>
      </w:r>
      <w:r w:rsidR="00191F14" w:rsidRPr="00BA667C">
        <w:rPr>
          <w:b/>
          <w:spacing w:val="-4"/>
          <w:sz w:val="20"/>
        </w:rPr>
        <w:t>Male</w:t>
      </w:r>
    </w:p>
    <w:p w14:paraId="217EB742" w14:textId="77777777" w:rsidR="006F1B3D" w:rsidRDefault="006F1B3D" w:rsidP="008C7539">
      <w:pPr>
        <w:pStyle w:val="ListParagraph"/>
        <w:suppressAutoHyphens/>
        <w:rPr>
          <w:sz w:val="20"/>
        </w:rPr>
        <w:sectPr w:rsidR="006F1B3D">
          <w:type w:val="continuous"/>
          <w:pgSz w:w="12240" w:h="15840"/>
          <w:pgMar w:top="1820" w:right="720" w:bottom="280" w:left="1440" w:header="0" w:footer="1223" w:gutter="0"/>
          <w:cols w:num="4" w:space="720" w:equalWidth="0">
            <w:col w:w="421" w:space="19"/>
            <w:col w:w="4158" w:space="48"/>
            <w:col w:w="421" w:space="19"/>
            <w:col w:w="4994"/>
          </w:cols>
        </w:sectPr>
      </w:pPr>
    </w:p>
    <w:p w14:paraId="1549330D" w14:textId="77777777" w:rsidR="006F1B3D" w:rsidRDefault="006F1B3D" w:rsidP="008C7539">
      <w:pPr>
        <w:pStyle w:val="BodyText"/>
        <w:suppressAutoHyphens/>
        <w:spacing w:before="87"/>
        <w:rPr>
          <w:sz w:val="20"/>
        </w:rPr>
      </w:pPr>
    </w:p>
    <w:p w14:paraId="3438258F" w14:textId="77777777" w:rsidR="0071283D" w:rsidRDefault="0071283D" w:rsidP="0071283D">
      <w:pPr>
        <w:suppressAutoHyphens/>
        <w:ind w:right="720"/>
        <w:jc w:val="both"/>
        <w:rPr>
          <w:ins w:id="2768" w:author="Editor" w:date="2026-09-11T11:24:00Z"/>
          <w:sz w:val="20"/>
        </w:rPr>
      </w:pPr>
      <w:ins w:id="2769" w:author="Editor" w:date="2026-09-11T11:24:00Z">
        <w:r>
          <w:rPr>
            <w:sz w:val="20"/>
          </w:rPr>
          <w:t>Source: Prepared by the authors.</w:t>
        </w:r>
      </w:ins>
    </w:p>
    <w:p w14:paraId="69059C63" w14:textId="77777777" w:rsidR="006F1B3D" w:rsidRDefault="00191F14" w:rsidP="008C7539">
      <w:pPr>
        <w:suppressAutoHyphens/>
        <w:spacing w:line="240" w:lineRule="exact"/>
        <w:ind w:right="717"/>
        <w:jc w:val="both"/>
        <w:rPr>
          <w:sz w:val="20"/>
        </w:rPr>
      </w:pPr>
      <w:r>
        <w:rPr>
          <w:sz w:val="20"/>
        </w:rPr>
        <w:t>Note</w:t>
      </w:r>
      <w:del w:id="2770" w:author="Editor" w:date="2026-09-10T11:12:00Z">
        <w:r w:rsidDel="000615E0">
          <w:rPr>
            <w:sz w:val="20"/>
          </w:rPr>
          <w:delText>s</w:delText>
        </w:r>
      </w:del>
      <w:r>
        <w:rPr>
          <w:sz w:val="20"/>
        </w:rPr>
        <w:t>: Panels</w:t>
      </w:r>
      <w:r>
        <w:rPr>
          <w:spacing w:val="-6"/>
          <w:sz w:val="20"/>
        </w:rPr>
        <w:t xml:space="preserve"> </w:t>
      </w:r>
      <w:del w:id="2771" w:author="Editor" w:date="2026-09-10T11:27:00Z">
        <w:r w:rsidDel="00C03E63">
          <w:rPr>
            <w:sz w:val="20"/>
          </w:rPr>
          <w:delText>(</w:delText>
        </w:r>
      </w:del>
      <w:r>
        <w:rPr>
          <w:sz w:val="20"/>
        </w:rPr>
        <w:t>a</w:t>
      </w:r>
      <w:del w:id="2772" w:author="Editor" w:date="2026-09-10T11:27:00Z">
        <w:r w:rsidDel="00C03E63">
          <w:rPr>
            <w:sz w:val="20"/>
          </w:rPr>
          <w:delText>)</w:delText>
        </w:r>
      </w:del>
      <w:r>
        <w:rPr>
          <w:sz w:val="20"/>
        </w:rPr>
        <w:t>–</w:t>
      </w:r>
      <w:del w:id="2773" w:author="Editor" w:date="2026-09-10T11:27:00Z">
        <w:r w:rsidDel="00C03E63">
          <w:rPr>
            <w:sz w:val="20"/>
          </w:rPr>
          <w:delText>(</w:delText>
        </w:r>
      </w:del>
      <w:r>
        <w:rPr>
          <w:sz w:val="20"/>
        </w:rPr>
        <w:t>c</w:t>
      </w:r>
      <w:del w:id="2774" w:author="Editor" w:date="2026-09-10T11:27:00Z">
        <w:r w:rsidDel="00C03E63">
          <w:rPr>
            <w:sz w:val="20"/>
          </w:rPr>
          <w:delText>)</w:delText>
        </w:r>
      </w:del>
      <w:r>
        <w:rPr>
          <w:spacing w:val="-6"/>
          <w:sz w:val="20"/>
        </w:rPr>
        <w:t xml:space="preserve"> </w:t>
      </w:r>
      <w:r>
        <w:rPr>
          <w:sz w:val="20"/>
        </w:rPr>
        <w:t>present</w:t>
      </w:r>
      <w:r>
        <w:rPr>
          <w:spacing w:val="-6"/>
          <w:sz w:val="20"/>
        </w:rPr>
        <w:t xml:space="preserve"> </w:t>
      </w:r>
      <w:r>
        <w:rPr>
          <w:sz w:val="20"/>
        </w:rPr>
        <w:t>event-study</w:t>
      </w:r>
      <w:r>
        <w:rPr>
          <w:spacing w:val="-6"/>
          <w:sz w:val="20"/>
        </w:rPr>
        <w:t xml:space="preserve"> </w:t>
      </w:r>
      <w:r>
        <w:rPr>
          <w:sz w:val="20"/>
        </w:rPr>
        <w:t>estimates</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interaction</w:t>
      </w:r>
      <w:r>
        <w:rPr>
          <w:spacing w:val="-6"/>
          <w:sz w:val="20"/>
        </w:rPr>
        <w:t xml:space="preserve"> </w:t>
      </w:r>
      <w:r>
        <w:rPr>
          <w:sz w:val="20"/>
        </w:rPr>
        <w:t>between</w:t>
      </w:r>
      <w:r>
        <w:rPr>
          <w:spacing w:val="-6"/>
          <w:sz w:val="20"/>
        </w:rPr>
        <w:t xml:space="preserve"> </w:t>
      </w:r>
      <w:r>
        <w:rPr>
          <w:i/>
          <w:sz w:val="20"/>
        </w:rPr>
        <w:t>Intensity</w:t>
      </w:r>
      <w:r>
        <w:rPr>
          <w:position w:val="-4"/>
          <w:sz w:val="14"/>
        </w:rPr>
        <w:t>1999</w:t>
      </w:r>
      <w:r>
        <w:rPr>
          <w:spacing w:val="18"/>
          <w:position w:val="-4"/>
          <w:sz w:val="14"/>
        </w:rPr>
        <w:t xml:space="preserve"> </w:t>
      </w:r>
      <w:r>
        <w:rPr>
          <w:sz w:val="20"/>
        </w:rPr>
        <w:t>and</w:t>
      </w:r>
      <w:r>
        <w:rPr>
          <w:spacing w:val="-6"/>
          <w:sz w:val="20"/>
        </w:rPr>
        <w:t xml:space="preserve"> </w:t>
      </w:r>
      <w:r>
        <w:rPr>
          <w:sz w:val="20"/>
        </w:rPr>
        <w:t>year</w:t>
      </w:r>
      <w:r>
        <w:rPr>
          <w:spacing w:val="-6"/>
          <w:sz w:val="20"/>
        </w:rPr>
        <w:t xml:space="preserve"> </w:t>
      </w:r>
      <w:r>
        <w:rPr>
          <w:sz w:val="20"/>
        </w:rPr>
        <w:t>indicators</w:t>
      </w:r>
      <w:r>
        <w:rPr>
          <w:spacing w:val="-6"/>
          <w:sz w:val="20"/>
        </w:rPr>
        <w:t xml:space="preserve"> </w:t>
      </w:r>
      <w:r>
        <w:rPr>
          <w:sz w:val="20"/>
        </w:rPr>
        <w:t>(refer</w:t>
      </w:r>
      <w:del w:id="2775" w:author="Editor" w:date="2026-09-10T08:58:00Z">
        <w:r w:rsidDel="00D261A8">
          <w:rPr>
            <w:sz w:val="20"/>
          </w:rPr>
          <w:delText>-</w:delText>
        </w:r>
      </w:del>
      <w:r>
        <w:rPr>
          <w:sz w:val="20"/>
        </w:rPr>
        <w:t>ence</w:t>
      </w:r>
      <w:r>
        <w:rPr>
          <w:spacing w:val="-1"/>
          <w:sz w:val="20"/>
        </w:rPr>
        <w:t xml:space="preserve"> </w:t>
      </w:r>
      <w:r>
        <w:rPr>
          <w:sz w:val="20"/>
        </w:rPr>
        <w:t>year</w:t>
      </w:r>
      <w:r>
        <w:rPr>
          <w:spacing w:val="-1"/>
          <w:sz w:val="20"/>
        </w:rPr>
        <w:t xml:space="preserve"> </w:t>
      </w:r>
      <w:r>
        <w:rPr>
          <w:sz w:val="20"/>
        </w:rPr>
        <w:t>1996)</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pooled, female, and</w:t>
      </w:r>
      <w:r>
        <w:rPr>
          <w:spacing w:val="-1"/>
          <w:sz w:val="20"/>
        </w:rPr>
        <w:t xml:space="preserve"> </w:t>
      </w:r>
      <w:r>
        <w:rPr>
          <w:sz w:val="20"/>
        </w:rPr>
        <w:t>male</w:t>
      </w:r>
      <w:r>
        <w:rPr>
          <w:spacing w:val="-1"/>
          <w:sz w:val="20"/>
        </w:rPr>
        <w:t xml:space="preserve"> </w:t>
      </w:r>
      <w:r>
        <w:rPr>
          <w:sz w:val="20"/>
        </w:rPr>
        <w:t>older-adult</w:t>
      </w:r>
      <w:r>
        <w:rPr>
          <w:spacing w:val="-1"/>
          <w:sz w:val="20"/>
        </w:rPr>
        <w:t xml:space="preserve"> </w:t>
      </w:r>
      <w:r>
        <w:rPr>
          <w:sz w:val="20"/>
        </w:rPr>
        <w:t>(65</w:t>
      </w:r>
      <w:r>
        <w:rPr>
          <w:rFonts w:ascii="Arial MT" w:hAnsi="Arial MT"/>
          <w:sz w:val="20"/>
        </w:rPr>
        <w:t>+</w:t>
      </w:r>
      <w:r>
        <w:rPr>
          <w:sz w:val="20"/>
        </w:rPr>
        <w:t>)</w:t>
      </w:r>
      <w:r>
        <w:rPr>
          <w:spacing w:val="-1"/>
          <w:sz w:val="20"/>
        </w:rPr>
        <w:t xml:space="preserve"> </w:t>
      </w:r>
      <w:r>
        <w:rPr>
          <w:sz w:val="20"/>
        </w:rPr>
        <w:t>mortality</w:t>
      </w:r>
      <w:r>
        <w:rPr>
          <w:spacing w:val="-1"/>
          <w:sz w:val="20"/>
        </w:rPr>
        <w:t xml:space="preserve"> </w:t>
      </w:r>
      <w:r>
        <w:rPr>
          <w:sz w:val="20"/>
        </w:rPr>
        <w:t>rate</w:t>
      </w:r>
      <w:r>
        <w:rPr>
          <w:spacing w:val="-1"/>
          <w:sz w:val="20"/>
        </w:rPr>
        <w:t xml:space="preserve"> </w:t>
      </w:r>
      <w:r>
        <w:rPr>
          <w:sz w:val="20"/>
        </w:rPr>
        <w:t>per</w:t>
      </w:r>
      <w:r>
        <w:rPr>
          <w:spacing w:val="-1"/>
          <w:sz w:val="20"/>
        </w:rPr>
        <w:t xml:space="preserve"> </w:t>
      </w:r>
      <w:r>
        <w:rPr>
          <w:sz w:val="20"/>
        </w:rPr>
        <w:t>1,000</w:t>
      </w:r>
      <w:r>
        <w:rPr>
          <w:spacing w:val="-1"/>
          <w:sz w:val="20"/>
        </w:rPr>
        <w:t xml:space="preserve"> </w:t>
      </w:r>
      <w:del w:id="2776" w:author="Editor" w:date="2026-09-10T11:13:00Z">
        <w:r w:rsidDel="000615E0">
          <w:rPr>
            <w:sz w:val="20"/>
          </w:rPr>
          <w:delText>inhabitants</w:delText>
        </w:r>
      </w:del>
      <w:ins w:id="2777" w:author="Editor" w:date="2026-09-11T11:34:00Z">
        <w:r w:rsidR="00C04516">
          <w:rPr>
            <w:sz w:val="20"/>
          </w:rPr>
          <w:t>persons</w:t>
        </w:r>
      </w:ins>
      <w:r>
        <w:rPr>
          <w:sz w:val="20"/>
        </w:rPr>
        <w:t>, respectively. Within each panel, seven specifications are overlaid:</w:t>
      </w:r>
      <w:r>
        <w:rPr>
          <w:spacing w:val="24"/>
          <w:sz w:val="20"/>
        </w:rPr>
        <w:t xml:space="preserve"> </w:t>
      </w:r>
      <w:r>
        <w:rPr>
          <w:sz w:val="20"/>
        </w:rPr>
        <w:t xml:space="preserve">(i) the baseline specifications; (i-b) the same baseline but with </w:t>
      </w:r>
      <w:ins w:id="2778" w:author="Editor" w:date="2026-09-13T17:31:00Z">
        <w:r w:rsidR="00BF059B">
          <w:rPr>
            <w:sz w:val="20"/>
          </w:rPr>
          <w:t>a f</w:t>
        </w:r>
      </w:ins>
      <w:del w:id="2779" w:author="Editor" w:date="2026-09-13T17:31:00Z">
        <w:r w:rsidDel="00BF059B">
          <w:rPr>
            <w:sz w:val="20"/>
          </w:rPr>
          <w:delText>f</w:delText>
        </w:r>
      </w:del>
      <w:r>
        <w:rPr>
          <w:sz w:val="20"/>
        </w:rPr>
        <w:t>ixed</w:t>
      </w:r>
      <w:r>
        <w:rPr>
          <w:spacing w:val="-1"/>
          <w:sz w:val="20"/>
        </w:rPr>
        <w:t xml:space="preserve"> </w:t>
      </w:r>
      <w:r>
        <w:rPr>
          <w:sz w:val="20"/>
        </w:rPr>
        <w:t>1997</w:t>
      </w:r>
      <w:r>
        <w:rPr>
          <w:spacing w:val="-1"/>
          <w:sz w:val="20"/>
        </w:rPr>
        <w:t xml:space="preserve"> </w:t>
      </w:r>
      <w:r>
        <w:rPr>
          <w:sz w:val="20"/>
        </w:rPr>
        <w:t>household</w:t>
      </w:r>
      <w:r>
        <w:rPr>
          <w:spacing w:val="-1"/>
          <w:sz w:val="20"/>
        </w:rPr>
        <w:t xml:space="preserve"> </w:t>
      </w:r>
      <w:r>
        <w:rPr>
          <w:sz w:val="20"/>
        </w:rPr>
        <w:t>denominator; (ii)</w:t>
      </w:r>
      <w:r>
        <w:rPr>
          <w:spacing w:val="-1"/>
          <w:sz w:val="20"/>
        </w:rPr>
        <w:t xml:space="preserve"> </w:t>
      </w:r>
      <w:r>
        <w:rPr>
          <w:sz w:val="20"/>
        </w:rPr>
        <w:t>the</w:t>
      </w:r>
      <w:r>
        <w:rPr>
          <w:spacing w:val="-1"/>
          <w:sz w:val="20"/>
        </w:rPr>
        <w:t xml:space="preserve"> </w:t>
      </w:r>
      <w:r>
        <w:rPr>
          <w:sz w:val="20"/>
        </w:rPr>
        <w:t>baseline</w:t>
      </w:r>
      <w:r>
        <w:rPr>
          <w:spacing w:val="-1"/>
          <w:sz w:val="20"/>
        </w:rPr>
        <w:t xml:space="preserve"> </w:t>
      </w:r>
      <w:r>
        <w:rPr>
          <w:sz w:val="20"/>
        </w:rPr>
        <w:t>plus</w:t>
      </w:r>
      <w:r>
        <w:rPr>
          <w:spacing w:val="-1"/>
          <w:sz w:val="20"/>
        </w:rPr>
        <w:t xml:space="preserve"> </w:t>
      </w:r>
      <w:r>
        <w:rPr>
          <w:sz w:val="20"/>
        </w:rPr>
        <w:t>a</w:t>
      </w:r>
      <w:r>
        <w:rPr>
          <w:spacing w:val="-1"/>
          <w:sz w:val="20"/>
        </w:rPr>
        <w:t xml:space="preserve"> </w:t>
      </w:r>
      <w:r>
        <w:rPr>
          <w:sz w:val="20"/>
        </w:rPr>
        <w:t>municipality-specific</w:t>
      </w:r>
      <w:r>
        <w:rPr>
          <w:spacing w:val="-1"/>
          <w:sz w:val="20"/>
        </w:rPr>
        <w:t xml:space="preserve"> </w:t>
      </w:r>
      <w:r>
        <w:rPr>
          <w:sz w:val="20"/>
        </w:rPr>
        <w:t>linear</w:t>
      </w:r>
      <w:r>
        <w:rPr>
          <w:spacing w:val="-1"/>
          <w:sz w:val="20"/>
        </w:rPr>
        <w:t xml:space="preserve"> </w:t>
      </w:r>
      <w:r>
        <w:rPr>
          <w:sz w:val="20"/>
        </w:rPr>
        <w:t>time</w:t>
      </w:r>
      <w:r>
        <w:rPr>
          <w:spacing w:val="-1"/>
          <w:sz w:val="20"/>
        </w:rPr>
        <w:t xml:space="preserve"> </w:t>
      </w:r>
      <w:r>
        <w:rPr>
          <w:sz w:val="20"/>
        </w:rPr>
        <w:t>trend</w:t>
      </w:r>
      <w:r>
        <w:rPr>
          <w:spacing w:val="-1"/>
          <w:sz w:val="20"/>
        </w:rPr>
        <w:t xml:space="preserve"> </w:t>
      </w:r>
      <w:r>
        <w:rPr>
          <w:sz w:val="20"/>
        </w:rPr>
        <w:t>interacted</w:t>
      </w:r>
      <w:r>
        <w:rPr>
          <w:spacing w:val="-1"/>
          <w:sz w:val="20"/>
        </w:rPr>
        <w:t xml:space="preserve"> </w:t>
      </w:r>
      <w:r>
        <w:rPr>
          <w:sz w:val="20"/>
        </w:rPr>
        <w:t>with</w:t>
      </w:r>
      <w:r>
        <w:rPr>
          <w:spacing w:val="-1"/>
          <w:sz w:val="20"/>
        </w:rPr>
        <w:t xml:space="preserve"> </w:t>
      </w:r>
      <w:r>
        <w:rPr>
          <w:sz w:val="20"/>
        </w:rPr>
        <w:t>the continuous</w:t>
      </w:r>
      <w:r>
        <w:rPr>
          <w:spacing w:val="-9"/>
          <w:sz w:val="20"/>
        </w:rPr>
        <w:t xml:space="preserve"> </w:t>
      </w:r>
      <w:r>
        <w:rPr>
          <w:sz w:val="20"/>
        </w:rPr>
        <w:t>1990</w:t>
      </w:r>
      <w:r>
        <w:rPr>
          <w:spacing w:val="-9"/>
          <w:sz w:val="20"/>
        </w:rPr>
        <w:t xml:space="preserve"> </w:t>
      </w:r>
      <w:r>
        <w:rPr>
          <w:sz w:val="20"/>
        </w:rPr>
        <w:t>municipality</w:t>
      </w:r>
      <w:r>
        <w:rPr>
          <w:spacing w:val="-9"/>
          <w:sz w:val="20"/>
        </w:rPr>
        <w:t xml:space="preserve"> </w:t>
      </w:r>
      <w:del w:id="2780" w:author="Editor" w:date="2026-09-13T17:32:00Z">
        <w:r w:rsidDel="00BF059B">
          <w:rPr>
            <w:sz w:val="20"/>
          </w:rPr>
          <w:delText>marginalization</w:delText>
        </w:r>
        <w:r w:rsidDel="00BF059B">
          <w:rPr>
            <w:spacing w:val="-9"/>
            <w:sz w:val="20"/>
          </w:rPr>
          <w:delText xml:space="preserve"> </w:delText>
        </w:r>
      </w:del>
      <w:ins w:id="2781" w:author="Editor" w:date="2026-09-13T17:32:00Z">
        <w:r w:rsidR="00BF059B">
          <w:rPr>
            <w:sz w:val="20"/>
          </w:rPr>
          <w:t>Marginalization</w:t>
        </w:r>
        <w:r w:rsidR="00BF059B">
          <w:rPr>
            <w:spacing w:val="-9"/>
            <w:sz w:val="20"/>
          </w:rPr>
          <w:t xml:space="preserve"> </w:t>
        </w:r>
      </w:ins>
      <w:del w:id="2782" w:author="Editor" w:date="2026-09-13T17:32:00Z">
        <w:r w:rsidDel="00BF059B">
          <w:rPr>
            <w:sz w:val="20"/>
          </w:rPr>
          <w:delText>index</w:delText>
        </w:r>
      </w:del>
      <w:ins w:id="2783" w:author="Editor" w:date="2026-09-13T17:32:00Z">
        <w:r w:rsidR="00BF059B">
          <w:rPr>
            <w:sz w:val="20"/>
          </w:rPr>
          <w:t>Index</w:t>
        </w:r>
      </w:ins>
      <w:r>
        <w:rPr>
          <w:sz w:val="20"/>
        </w:rPr>
        <w:t>;</w:t>
      </w:r>
      <w:r>
        <w:rPr>
          <w:spacing w:val="-8"/>
          <w:sz w:val="20"/>
        </w:rPr>
        <w:t xml:space="preserve"> </w:t>
      </w:r>
      <w:r>
        <w:rPr>
          <w:sz w:val="20"/>
        </w:rPr>
        <w:t>(iii)</w:t>
      </w:r>
      <w:r>
        <w:rPr>
          <w:spacing w:val="-9"/>
          <w:sz w:val="20"/>
        </w:rPr>
        <w:t xml:space="preserve"> </w:t>
      </w:r>
      <w:r>
        <w:rPr>
          <w:sz w:val="20"/>
        </w:rPr>
        <w:t>the</w:t>
      </w:r>
      <w:r>
        <w:rPr>
          <w:spacing w:val="-9"/>
          <w:sz w:val="20"/>
        </w:rPr>
        <w:t xml:space="preserve"> </w:t>
      </w:r>
      <w:r>
        <w:rPr>
          <w:sz w:val="20"/>
        </w:rPr>
        <w:t>baseline</w:t>
      </w:r>
      <w:r>
        <w:rPr>
          <w:spacing w:val="-9"/>
          <w:sz w:val="20"/>
        </w:rPr>
        <w:t xml:space="preserve"> </w:t>
      </w:r>
      <w:r>
        <w:rPr>
          <w:sz w:val="20"/>
        </w:rPr>
        <w:t>plus</w:t>
      </w:r>
      <w:r>
        <w:rPr>
          <w:spacing w:val="-9"/>
          <w:sz w:val="20"/>
        </w:rPr>
        <w:t xml:space="preserve"> </w:t>
      </w:r>
      <w:r>
        <w:rPr>
          <w:sz w:val="20"/>
        </w:rPr>
        <w:t>a</w:t>
      </w:r>
      <w:r>
        <w:rPr>
          <w:spacing w:val="-9"/>
          <w:sz w:val="20"/>
        </w:rPr>
        <w:t xml:space="preserve"> </w:t>
      </w:r>
      <w:r>
        <w:rPr>
          <w:sz w:val="20"/>
        </w:rPr>
        <w:t>linear</w:t>
      </w:r>
      <w:r>
        <w:rPr>
          <w:spacing w:val="-9"/>
          <w:sz w:val="20"/>
        </w:rPr>
        <w:t xml:space="preserve"> </w:t>
      </w:r>
      <w:r>
        <w:rPr>
          <w:sz w:val="20"/>
        </w:rPr>
        <w:t>trend</w:t>
      </w:r>
      <w:r>
        <w:rPr>
          <w:spacing w:val="-9"/>
          <w:sz w:val="20"/>
        </w:rPr>
        <w:t xml:space="preserve"> </w:t>
      </w:r>
      <w:r>
        <w:rPr>
          <w:sz w:val="20"/>
        </w:rPr>
        <w:t>interacted</w:t>
      </w:r>
      <w:r>
        <w:rPr>
          <w:spacing w:val="-9"/>
          <w:sz w:val="20"/>
        </w:rPr>
        <w:t xml:space="preserve"> </w:t>
      </w:r>
      <w:r>
        <w:rPr>
          <w:sz w:val="20"/>
        </w:rPr>
        <w:t>with</w:t>
      </w:r>
      <w:r>
        <w:rPr>
          <w:spacing w:val="-9"/>
          <w:sz w:val="20"/>
        </w:rPr>
        <w:t xml:space="preserve"> </w:t>
      </w:r>
      <w:ins w:id="2784" w:author="Editor" w:date="2026-09-13T17:31:00Z">
        <w:r w:rsidR="00BF059B" w:rsidRPr="00BC410E">
          <w:rPr>
            <w:sz w:val="20"/>
          </w:rPr>
          <w:t>quintiles of the</w:t>
        </w:r>
        <w:r w:rsidR="00BF059B">
          <w:rPr>
            <w:spacing w:val="-9"/>
            <w:sz w:val="20"/>
          </w:rPr>
          <w:t xml:space="preserve"> </w:t>
        </w:r>
      </w:ins>
      <w:r>
        <w:rPr>
          <w:sz w:val="20"/>
        </w:rPr>
        <w:t>1990</w:t>
      </w:r>
      <w:r>
        <w:rPr>
          <w:spacing w:val="-9"/>
          <w:sz w:val="20"/>
        </w:rPr>
        <w:t xml:space="preserve"> </w:t>
      </w:r>
      <w:del w:id="2785" w:author="Editor" w:date="2026-09-10T08:58:00Z">
        <w:r w:rsidDel="00D261A8">
          <w:rPr>
            <w:sz w:val="20"/>
          </w:rPr>
          <w:delText>munici-</w:delText>
        </w:r>
        <w:r w:rsidDel="00D261A8">
          <w:rPr>
            <w:spacing w:val="-2"/>
            <w:sz w:val="20"/>
          </w:rPr>
          <w:delText>pality</w:delText>
        </w:r>
      </w:del>
      <w:ins w:id="2786" w:author="Editor" w:date="2026-09-10T08:58:00Z">
        <w:r w:rsidR="00D261A8">
          <w:rPr>
            <w:sz w:val="20"/>
          </w:rPr>
          <w:t>municip</w:t>
        </w:r>
        <w:r w:rsidR="00D261A8">
          <w:rPr>
            <w:spacing w:val="-2"/>
            <w:sz w:val="20"/>
          </w:rPr>
          <w:t>ality</w:t>
        </w:r>
      </w:ins>
      <w:r>
        <w:rPr>
          <w:spacing w:val="-2"/>
          <w:sz w:val="20"/>
        </w:rPr>
        <w:t xml:space="preserve"> </w:t>
      </w:r>
      <w:del w:id="2787" w:author="Editor" w:date="2026-09-13T17:32:00Z">
        <w:r w:rsidDel="00BF059B">
          <w:rPr>
            <w:spacing w:val="-2"/>
            <w:sz w:val="20"/>
          </w:rPr>
          <w:delText>marginalization</w:delText>
        </w:r>
      </w:del>
      <w:ins w:id="2788" w:author="Editor" w:date="2026-09-13T17:32:00Z">
        <w:r w:rsidR="00BF059B">
          <w:rPr>
            <w:spacing w:val="-2"/>
            <w:sz w:val="20"/>
          </w:rPr>
          <w:t>Marginalization I</w:t>
        </w:r>
      </w:ins>
      <w:del w:id="2789" w:author="Editor" w:date="2026-09-13T17:32:00Z">
        <w:r w:rsidDel="00BF059B">
          <w:rPr>
            <w:spacing w:val="-2"/>
            <w:sz w:val="20"/>
          </w:rPr>
          <w:delText>-i</w:delText>
        </w:r>
      </w:del>
      <w:r>
        <w:rPr>
          <w:spacing w:val="-2"/>
          <w:sz w:val="20"/>
        </w:rPr>
        <w:t>ndex</w:t>
      </w:r>
      <w:del w:id="2790" w:author="Editor" w:date="2026-09-13T17:32:00Z">
        <w:r w:rsidDel="00BF059B">
          <w:rPr>
            <w:spacing w:val="-2"/>
            <w:sz w:val="20"/>
          </w:rPr>
          <w:delText xml:space="preserve"> quintiles</w:delText>
        </w:r>
      </w:del>
      <w:r>
        <w:rPr>
          <w:spacing w:val="-2"/>
          <w:sz w:val="20"/>
        </w:rPr>
        <w:t xml:space="preserve">; (iv) the baseline plus a full set of percentile-bin indicators of the </w:t>
      </w:r>
      <w:del w:id="2791" w:author="Editor" w:date="2026-09-13T17:32:00Z">
        <w:r w:rsidDel="00BF059B">
          <w:rPr>
            <w:spacing w:val="-2"/>
            <w:sz w:val="20"/>
          </w:rPr>
          <w:delText xml:space="preserve">marginalization </w:delText>
        </w:r>
      </w:del>
      <w:ins w:id="2792" w:author="Editor" w:date="2026-09-13T17:32:00Z">
        <w:r w:rsidR="00BF059B">
          <w:rPr>
            <w:spacing w:val="-2"/>
            <w:sz w:val="20"/>
          </w:rPr>
          <w:t xml:space="preserve">Marginalization </w:t>
        </w:r>
      </w:ins>
      <w:del w:id="2793" w:author="Editor" w:date="2026-09-13T17:32:00Z">
        <w:r w:rsidDel="00BF059B">
          <w:rPr>
            <w:sz w:val="20"/>
          </w:rPr>
          <w:delText xml:space="preserve">index </w:delText>
        </w:r>
      </w:del>
      <w:ins w:id="2794" w:author="Editor" w:date="2026-09-13T17:32:00Z">
        <w:r w:rsidR="00BF059B">
          <w:rPr>
            <w:sz w:val="20"/>
          </w:rPr>
          <w:t xml:space="preserve">Index </w:t>
        </w:r>
      </w:ins>
      <w:r>
        <w:rPr>
          <w:sz w:val="20"/>
        </w:rPr>
        <w:t>(100 bins); (v) the baseline plus a locality-marginality percentile-share control</w:t>
      </w:r>
      <w:ins w:id="2795" w:author="Editor" w:date="2026-09-13T17:32:00Z">
        <w:r w:rsidR="00956F31">
          <w:rPr>
            <w:sz w:val="20"/>
          </w:rPr>
          <w:t>—</w:t>
        </w:r>
      </w:ins>
      <w:del w:id="2796" w:author="Editor" w:date="2026-09-13T17:32:00Z">
        <w:r w:rsidDel="00956F31">
          <w:rPr>
            <w:sz w:val="20"/>
          </w:rPr>
          <w:delText xml:space="preserve"> – </w:delText>
        </w:r>
      </w:del>
      <w:r>
        <w:rPr>
          <w:sz w:val="20"/>
        </w:rPr>
        <w:t>the share of each municipal-</w:t>
      </w:r>
      <w:del w:id="2797" w:author="Editor" w:date="2026-09-10T08:58:00Z">
        <w:r w:rsidDel="00D261A8">
          <w:rPr>
            <w:sz w:val="20"/>
          </w:rPr>
          <w:delText>ity’s</w:delText>
        </w:r>
      </w:del>
      <w:ins w:id="2798" w:author="Editor" w:date="2026-09-10T08:58:00Z">
        <w:r w:rsidR="00D261A8">
          <w:rPr>
            <w:sz w:val="20"/>
          </w:rPr>
          <w:t>city’s</w:t>
        </w:r>
      </w:ins>
      <w:r>
        <w:rPr>
          <w:sz w:val="20"/>
        </w:rPr>
        <w:t xml:space="preserve"> population residing in localities at each percentile of the national </w:t>
      </w:r>
      <w:r w:rsidRPr="00BC410E">
        <w:rPr>
          <w:sz w:val="20"/>
        </w:rPr>
        <w:t>locality</w:t>
      </w:r>
      <w:r>
        <w:rPr>
          <w:sz w:val="20"/>
        </w:rPr>
        <w:t>-marginality distribution (five bins)</w:t>
      </w:r>
      <w:ins w:id="2799" w:author="Editor" w:date="2026-09-13T17:33:00Z">
        <w:r w:rsidR="00956F31">
          <w:rPr>
            <w:sz w:val="20"/>
          </w:rPr>
          <w:t>—</w:t>
        </w:r>
      </w:ins>
      <w:del w:id="2800" w:author="Editor" w:date="2026-09-13T17:33:00Z">
        <w:r w:rsidDel="00956F31">
          <w:rPr>
            <w:sz w:val="20"/>
          </w:rPr>
          <w:delText xml:space="preserve"> – </w:delText>
        </w:r>
      </w:del>
      <w:r>
        <w:rPr>
          <w:sz w:val="20"/>
        </w:rPr>
        <w:t xml:space="preserve">interacted with a fully flexible set of year indicators; and (vi) the same locality-marginality percentile-share control interacted with a </w:t>
      </w:r>
      <w:r w:rsidRPr="00BC410E">
        <w:rPr>
          <w:sz w:val="20"/>
        </w:rPr>
        <w:t>linear</w:t>
      </w:r>
      <w:r>
        <w:rPr>
          <w:i/>
          <w:sz w:val="20"/>
        </w:rPr>
        <w:t xml:space="preserve"> </w:t>
      </w:r>
      <w:r>
        <w:rPr>
          <w:sz w:val="20"/>
        </w:rPr>
        <w:t>year trend.</w:t>
      </w:r>
      <w:r>
        <w:rPr>
          <w:spacing w:val="40"/>
          <w:sz w:val="20"/>
        </w:rPr>
        <w:t xml:space="preserve"> </w:t>
      </w:r>
      <w:r>
        <w:rPr>
          <w:sz w:val="20"/>
        </w:rPr>
        <w:t xml:space="preserve">All seven specifications control for </w:t>
      </w:r>
      <w:r>
        <w:rPr>
          <w:i/>
          <w:sz w:val="20"/>
        </w:rPr>
        <w:t>Intensity</w:t>
      </w:r>
      <w:r>
        <w:rPr>
          <w:position w:val="-4"/>
          <w:sz w:val="14"/>
        </w:rPr>
        <w:t>2005</w:t>
      </w:r>
      <w:r>
        <w:rPr>
          <w:spacing w:val="40"/>
          <w:position w:val="-4"/>
          <w:sz w:val="14"/>
        </w:rPr>
        <w:t xml:space="preserve"> </w:t>
      </w:r>
      <w:r>
        <w:rPr>
          <w:sz w:val="20"/>
        </w:rPr>
        <w:t>interaction.</w:t>
      </w:r>
      <w:r>
        <w:rPr>
          <w:spacing w:val="40"/>
          <w:sz w:val="20"/>
        </w:rPr>
        <w:t xml:space="preserve"> </w:t>
      </w:r>
      <w:r>
        <w:rPr>
          <w:sz w:val="20"/>
        </w:rPr>
        <w:t>The vertical line marks</w:t>
      </w:r>
      <w:r>
        <w:rPr>
          <w:spacing w:val="-6"/>
          <w:sz w:val="20"/>
        </w:rPr>
        <w:t xml:space="preserve"> </w:t>
      </w:r>
      <w:r>
        <w:rPr>
          <w:sz w:val="20"/>
        </w:rPr>
        <w:t>the</w:t>
      </w:r>
      <w:r>
        <w:rPr>
          <w:spacing w:val="-6"/>
          <w:sz w:val="20"/>
        </w:rPr>
        <w:t xml:space="preserve"> </w:t>
      </w:r>
      <w:r>
        <w:rPr>
          <w:sz w:val="20"/>
        </w:rPr>
        <w:t>program’s</w:t>
      </w:r>
      <w:r>
        <w:rPr>
          <w:spacing w:val="-6"/>
          <w:sz w:val="20"/>
        </w:rPr>
        <w:t xml:space="preserve"> </w:t>
      </w:r>
      <w:r>
        <w:rPr>
          <w:sz w:val="20"/>
        </w:rPr>
        <w:t>1997</w:t>
      </w:r>
      <w:r>
        <w:rPr>
          <w:spacing w:val="-6"/>
          <w:sz w:val="20"/>
        </w:rPr>
        <w:t xml:space="preserve"> </w:t>
      </w:r>
      <w:r>
        <w:rPr>
          <w:sz w:val="20"/>
        </w:rPr>
        <w:t>roll-out. The</w:t>
      </w:r>
      <w:r>
        <w:rPr>
          <w:spacing w:val="-6"/>
          <w:sz w:val="20"/>
        </w:rPr>
        <w:t xml:space="preserve"> </w:t>
      </w:r>
      <w:r>
        <w:rPr>
          <w:sz w:val="20"/>
        </w:rPr>
        <w:t>sample</w:t>
      </w:r>
      <w:r>
        <w:rPr>
          <w:spacing w:val="-6"/>
          <w:sz w:val="20"/>
        </w:rPr>
        <w:t xml:space="preserve"> </w:t>
      </w:r>
      <w:r>
        <w:rPr>
          <w:sz w:val="20"/>
        </w:rPr>
        <w:t>is</w:t>
      </w:r>
      <w:r>
        <w:rPr>
          <w:spacing w:val="-6"/>
          <w:sz w:val="20"/>
        </w:rPr>
        <w:t xml:space="preserve"> </w:t>
      </w:r>
      <w:r>
        <w:rPr>
          <w:sz w:val="20"/>
        </w:rPr>
        <w:t>restricted</w:t>
      </w:r>
      <w:r>
        <w:rPr>
          <w:spacing w:val="-6"/>
          <w:sz w:val="20"/>
        </w:rPr>
        <w:t xml:space="preserve"> </w:t>
      </w:r>
      <w:r>
        <w:rPr>
          <w:sz w:val="20"/>
        </w:rPr>
        <w:t>to</w:t>
      </w:r>
      <w:r>
        <w:rPr>
          <w:spacing w:val="-6"/>
          <w:sz w:val="20"/>
        </w:rPr>
        <w:t xml:space="preserve"> </w:t>
      </w:r>
      <w:r>
        <w:rPr>
          <w:sz w:val="20"/>
        </w:rPr>
        <w:t>highly</w:t>
      </w:r>
      <w:r>
        <w:rPr>
          <w:spacing w:val="-6"/>
          <w:sz w:val="20"/>
        </w:rPr>
        <w:t xml:space="preserve"> </w:t>
      </w:r>
      <w:r>
        <w:rPr>
          <w:sz w:val="20"/>
        </w:rPr>
        <w:t>marginalized</w:t>
      </w:r>
      <w:r>
        <w:rPr>
          <w:spacing w:val="-6"/>
          <w:sz w:val="20"/>
        </w:rPr>
        <w:t xml:space="preserve"> </w:t>
      </w:r>
      <w:r>
        <w:rPr>
          <w:sz w:val="20"/>
        </w:rPr>
        <w:t>municipalities</w:t>
      </w:r>
      <w:ins w:id="2801" w:author="Editor" w:date="2026-09-11T11:35:00Z">
        <w:r w:rsidR="00C04516">
          <w:rPr>
            <w:sz w:val="20"/>
          </w:rPr>
          <w:t>,</w:t>
        </w:r>
      </w:ins>
      <w:r>
        <w:rPr>
          <w:spacing w:val="-6"/>
          <w:sz w:val="20"/>
        </w:rPr>
        <w:t xml:space="preserve"> </w:t>
      </w:r>
      <w:r>
        <w:rPr>
          <w:sz w:val="20"/>
        </w:rPr>
        <w:t>and</w:t>
      </w:r>
      <w:r>
        <w:rPr>
          <w:spacing w:val="-6"/>
          <w:sz w:val="20"/>
        </w:rPr>
        <w:t xml:space="preserve"> </w:t>
      </w:r>
      <w:r>
        <w:rPr>
          <w:sz w:val="20"/>
        </w:rPr>
        <w:t>regressions</w:t>
      </w:r>
      <w:r>
        <w:rPr>
          <w:spacing w:val="-6"/>
          <w:sz w:val="20"/>
        </w:rPr>
        <w:t xml:space="preserve"> </w:t>
      </w:r>
      <w:r>
        <w:rPr>
          <w:sz w:val="20"/>
        </w:rPr>
        <w:t>are weighted by the population aged 65 and older. 95</w:t>
      </w:r>
      <w:ins w:id="2802" w:author="Editor" w:date="2026-09-10T11:13:00Z">
        <w:r w:rsidR="000615E0">
          <w:rPr>
            <w:sz w:val="20"/>
          </w:rPr>
          <w:t xml:space="preserve"> percent</w:t>
        </w:r>
      </w:ins>
      <w:del w:id="2803" w:author="Editor" w:date="2026-09-10T11:13:00Z">
        <w:r w:rsidDel="000615E0">
          <w:rPr>
            <w:sz w:val="20"/>
          </w:rPr>
          <w:delText>%</w:delText>
        </w:r>
      </w:del>
      <w:r>
        <w:rPr>
          <w:sz w:val="20"/>
        </w:rPr>
        <w:t xml:space="preserve"> confidence intervals shown.</w:t>
      </w:r>
    </w:p>
    <w:p w14:paraId="174D8012" w14:textId="77777777" w:rsidR="006F1B3D" w:rsidRDefault="006F1B3D" w:rsidP="008C7539">
      <w:pPr>
        <w:suppressAutoHyphens/>
        <w:spacing w:line="240" w:lineRule="exact"/>
        <w:jc w:val="both"/>
        <w:rPr>
          <w:sz w:val="20"/>
        </w:rPr>
        <w:sectPr w:rsidR="006F1B3D">
          <w:type w:val="continuous"/>
          <w:pgSz w:w="12240" w:h="15840"/>
          <w:pgMar w:top="1820" w:right="720" w:bottom="280" w:left="1440" w:header="0" w:footer="1223" w:gutter="0"/>
          <w:cols w:space="720"/>
        </w:sectPr>
      </w:pPr>
    </w:p>
    <w:p w14:paraId="133700EB" w14:textId="77777777" w:rsidR="006F1B3D" w:rsidRPr="00BA667C" w:rsidRDefault="00191F14" w:rsidP="008C7539">
      <w:pPr>
        <w:pStyle w:val="BodyText"/>
        <w:suppressAutoHyphens/>
        <w:spacing w:before="77" w:line="252" w:lineRule="auto"/>
        <w:rPr>
          <w:b/>
        </w:rPr>
      </w:pPr>
      <w:r>
        <w:rPr>
          <w:b/>
        </w:rPr>
        <w:lastRenderedPageBreak/>
        <w:t>Figure A.5</w:t>
      </w:r>
      <w:r w:rsidR="00BA667C">
        <w:rPr>
          <w:b/>
        </w:rPr>
        <w:t>.</w:t>
      </w:r>
      <w:r>
        <w:rPr>
          <w:b/>
          <w:spacing w:val="29"/>
        </w:rPr>
        <w:t xml:space="preserve"> </w:t>
      </w:r>
      <w:r w:rsidRPr="00BA667C">
        <w:rPr>
          <w:b/>
        </w:rPr>
        <w:t>Event Study:</w:t>
      </w:r>
      <w:r w:rsidRPr="00BA667C">
        <w:rPr>
          <w:b/>
          <w:spacing w:val="29"/>
        </w:rPr>
        <w:t xml:space="preserve"> </w:t>
      </w:r>
      <w:ins w:id="2804" w:author="Editor" w:date="2026-09-08T18:20:00Z">
        <w:r w:rsidR="00B50A25" w:rsidRPr="00BA667C">
          <w:rPr>
            <w:b/>
          </w:rPr>
          <w:t xml:space="preserve">Effect </w:t>
        </w:r>
      </w:ins>
      <w:del w:id="2805" w:author="Editor" w:date="2026-09-08T18:20:00Z">
        <w:r w:rsidRPr="00BA667C" w:rsidDel="00B50A25">
          <w:rPr>
            <w:b/>
          </w:rPr>
          <w:delText>E</w:delText>
        </w:r>
        <w:r w:rsidRPr="00BA667C" w:rsidDel="00B50A25">
          <w:rPr>
            <w:rFonts w:ascii="Arial MT"/>
            <w:b/>
          </w:rPr>
          <w:delText>ff</w:delText>
        </w:r>
        <w:r w:rsidRPr="00BA667C" w:rsidDel="00B50A25">
          <w:rPr>
            <w:b/>
          </w:rPr>
          <w:delText xml:space="preserve">ect </w:delText>
        </w:r>
      </w:del>
      <w:r w:rsidRPr="00BA667C">
        <w:rPr>
          <w:b/>
        </w:rPr>
        <w:t xml:space="preserve">of </w:t>
      </w:r>
      <w:r w:rsidRPr="000724F4">
        <w:rPr>
          <w:b/>
        </w:rPr>
        <w:t>Progresa</w:t>
      </w:r>
      <w:r w:rsidRPr="00BA667C">
        <w:rPr>
          <w:b/>
        </w:rPr>
        <w:t xml:space="preserve"> Enrollment Intensity on Mortality Rate by Sex and Functional Forms</w:t>
      </w:r>
    </w:p>
    <w:p w14:paraId="402AEAB3" w14:textId="77777777" w:rsidR="006F1B3D" w:rsidRDefault="006F1B3D" w:rsidP="008C7539">
      <w:pPr>
        <w:pStyle w:val="BodyText"/>
        <w:suppressAutoHyphens/>
        <w:spacing w:before="102"/>
        <w:rPr>
          <w:sz w:val="20"/>
        </w:rPr>
      </w:pPr>
    </w:p>
    <w:p w14:paraId="497A98C3" w14:textId="77777777" w:rsidR="006F1B3D" w:rsidRDefault="006F1B3D" w:rsidP="008C7539">
      <w:pPr>
        <w:pStyle w:val="BodyText"/>
        <w:suppressAutoHyphens/>
        <w:rPr>
          <w:sz w:val="20"/>
        </w:rPr>
        <w:sectPr w:rsidR="006F1B3D">
          <w:footerReference w:type="default" r:id="rId61"/>
          <w:pgSz w:w="12240" w:h="15840"/>
          <w:pgMar w:top="1700" w:right="720" w:bottom="280" w:left="1440" w:header="0" w:footer="0" w:gutter="0"/>
          <w:cols w:space="720"/>
        </w:sectPr>
      </w:pPr>
    </w:p>
    <w:p w14:paraId="7F435278" w14:textId="77777777" w:rsidR="006F1B3D" w:rsidRDefault="00956F31" w:rsidP="008C7539">
      <w:pPr>
        <w:pStyle w:val="BodyText"/>
        <w:suppressAutoHyphens/>
        <w:spacing w:before="23"/>
        <w:rPr>
          <w:sz w:val="7"/>
        </w:rPr>
      </w:pPr>
      <w:r>
        <w:rPr>
          <w:rFonts w:ascii="Arial MT"/>
          <w:noProof/>
          <w:sz w:val="7"/>
        </w:rPr>
        <mc:AlternateContent>
          <mc:Choice Requires="wps">
            <w:drawing>
              <wp:anchor distT="0" distB="0" distL="0" distR="0" simplePos="0" relativeHeight="15806464" behindDoc="0" locked="0" layoutInCell="1" allowOverlap="1" wp14:anchorId="3454D467" wp14:editId="35655341">
                <wp:simplePos x="0" y="0"/>
                <wp:positionH relativeFrom="page">
                  <wp:posOffset>1003300</wp:posOffset>
                </wp:positionH>
                <wp:positionV relativeFrom="paragraph">
                  <wp:posOffset>51435</wp:posOffset>
                </wp:positionV>
                <wp:extent cx="93345" cy="1155700"/>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155700"/>
                        </a:xfrm>
                        <a:prstGeom prst="rect">
                          <a:avLst/>
                        </a:prstGeom>
                      </wps:spPr>
                      <wps:txbx>
                        <w:txbxContent>
                          <w:p w14:paraId="14181488" w14:textId="77777777" w:rsidR="00B74441" w:rsidRDefault="00B74441">
                            <w:pPr>
                              <w:spacing w:before="22"/>
                              <w:ind w:left="20"/>
                              <w:rPr>
                                <w:rFonts w:ascii="Arial MT"/>
                                <w:sz w:val="9"/>
                              </w:rPr>
                            </w:pPr>
                            <w:r>
                              <w:rPr>
                                <w:rFonts w:ascii="Arial MT"/>
                                <w:w w:val="105"/>
                                <w:sz w:val="9"/>
                              </w:rPr>
                              <w:t xml:space="preserve">Mortality </w:t>
                            </w:r>
                            <w:ins w:id="2811" w:author="Editor" w:date="2026-09-14T08:04:00Z">
                              <w:r w:rsidR="007A388C">
                                <w:rPr>
                                  <w:rFonts w:ascii="Arial MT"/>
                                  <w:w w:val="105"/>
                                  <w:sz w:val="9"/>
                                </w:rPr>
                                <w:t>r</w:t>
                              </w:r>
                            </w:ins>
                            <w:del w:id="2812" w:author="Editor" w:date="2026-09-13T17:33:00Z">
                              <w:r w:rsidDel="00956F31">
                                <w:rPr>
                                  <w:rFonts w:ascii="Arial MT"/>
                                  <w:w w:val="105"/>
                                  <w:sz w:val="9"/>
                                </w:rPr>
                                <w:delText>R</w:delText>
                              </w:r>
                            </w:del>
                            <w:r>
                              <w:rPr>
                                <w:rFonts w:ascii="Arial MT"/>
                                <w:w w:val="105"/>
                                <w:sz w:val="9"/>
                              </w:rPr>
                              <w:t>ate, 65+</w:t>
                            </w:r>
                            <w:r>
                              <w:rPr>
                                <w:rFonts w:ascii="Arial MT"/>
                                <w:spacing w:val="1"/>
                                <w:w w:val="105"/>
                                <w:sz w:val="9"/>
                              </w:rPr>
                              <w:t xml:space="preserve"> </w:t>
                            </w:r>
                            <w:r>
                              <w:rPr>
                                <w:rFonts w:ascii="Arial MT"/>
                                <w:w w:val="105"/>
                                <w:sz w:val="9"/>
                              </w:rPr>
                              <w:t xml:space="preserve">(per </w:t>
                            </w:r>
                            <w:r>
                              <w:rPr>
                                <w:rFonts w:ascii="Arial MT"/>
                                <w:spacing w:val="-2"/>
                                <w:w w:val="105"/>
                                <w:sz w:val="9"/>
                              </w:rPr>
                              <w:t>1,000</w:t>
                            </w:r>
                            <w:ins w:id="2813" w:author="Editor" w:date="2026-09-13T17:34:00Z">
                              <w:r>
                                <w:rPr>
                                  <w:rFonts w:ascii="Arial MT"/>
                                  <w:spacing w:val="-2"/>
                                  <w:w w:val="105"/>
                                  <w:sz w:val="9"/>
                                </w:rPr>
                                <w:t xml:space="preserve"> persons)</w:t>
                              </w:r>
                            </w:ins>
                            <w:del w:id="2814" w:author="Editor" w:date="2026-09-13T17:34:00Z">
                              <w:r w:rsidDel="00956F31">
                                <w:rPr>
                                  <w:rFonts w:ascii="Arial MT"/>
                                  <w:spacing w:val="-2"/>
                                  <w:w w:val="105"/>
                                  <w:sz w:val="9"/>
                                </w:rPr>
                                <w:delText>)</w:delText>
                              </w:r>
                            </w:del>
                          </w:p>
                        </w:txbxContent>
                      </wps:txbx>
                      <wps:bodyPr vert="vert270" wrap="square" lIns="0" tIns="0" rIns="0" bIns="0" rtlCol="0">
                        <a:noAutofit/>
                      </wps:bodyPr>
                    </wps:wsp>
                  </a:graphicData>
                </a:graphic>
                <wp14:sizeRelV relativeFrom="margin">
                  <wp14:pctHeight>0</wp14:pctHeight>
                </wp14:sizeRelV>
              </wp:anchor>
            </w:drawing>
          </mc:Choice>
          <mc:Fallback>
            <w:pict>
              <v:shape w14:anchorId="3454D467" id="Textbox 490" o:spid="_x0000_s1134" type="#_x0000_t202" style="position:absolute;margin-left:79pt;margin-top:4.05pt;width:7.35pt;height:91pt;z-index:158064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" filled="f" stroked="f">
                <v:textbox style="layout-flow:vertical;mso-layout-flow-alt:bottom-to-top" inset="0,0,0,0">
                  <w:txbxContent>
                    <w:p w14:paraId="14181488" w14:textId="77777777" w:rsidR="00B74441" w:rsidRDefault="00B74441">
                      <w:pPr>
                        <w:spacing w:before="22"/>
                        <w:ind w:left="20"/>
                        <w:rPr>
                          <w:rFonts w:ascii="Arial MT"/>
                          <w:sz w:val="9"/>
                        </w:rPr>
                      </w:pPr>
                      <w:r>
                        <w:rPr>
                          <w:rFonts w:ascii="Arial MT"/>
                          <w:w w:val="105"/>
                          <w:sz w:val="9"/>
                        </w:rPr>
                        <w:t xml:space="preserve">Mortality </w:t>
                      </w:r>
                      <w:ins w:id="2815" w:author="Editor" w:date="2026-09-14T08:04:00Z">
                        <w:r w:rsidR="007A388C">
                          <w:rPr>
                            <w:rFonts w:ascii="Arial MT"/>
                            <w:w w:val="105"/>
                            <w:sz w:val="9"/>
                          </w:rPr>
                          <w:t>r</w:t>
                        </w:r>
                      </w:ins>
                      <w:del w:id="2816" w:author="Editor" w:date="2026-09-13T17:33:00Z">
                        <w:r w:rsidDel="00956F31">
                          <w:rPr>
                            <w:rFonts w:ascii="Arial MT"/>
                            <w:w w:val="105"/>
                            <w:sz w:val="9"/>
                          </w:rPr>
                          <w:delText>R</w:delText>
                        </w:r>
                      </w:del>
                      <w:r>
                        <w:rPr>
                          <w:rFonts w:ascii="Arial MT"/>
                          <w:w w:val="105"/>
                          <w:sz w:val="9"/>
                        </w:rPr>
                        <w:t>ate, 65+</w:t>
                      </w:r>
                      <w:r>
                        <w:rPr>
                          <w:rFonts w:ascii="Arial MT"/>
                          <w:spacing w:val="1"/>
                          <w:w w:val="105"/>
                          <w:sz w:val="9"/>
                        </w:rPr>
                        <w:t xml:space="preserve"> </w:t>
                      </w:r>
                      <w:r>
                        <w:rPr>
                          <w:rFonts w:ascii="Arial MT"/>
                          <w:w w:val="105"/>
                          <w:sz w:val="9"/>
                        </w:rPr>
                        <w:t xml:space="preserve">(per </w:t>
                      </w:r>
                      <w:r>
                        <w:rPr>
                          <w:rFonts w:ascii="Arial MT"/>
                          <w:spacing w:val="-2"/>
                          <w:w w:val="105"/>
                          <w:sz w:val="9"/>
                        </w:rPr>
                        <w:t>1,000</w:t>
                      </w:r>
                      <w:ins w:id="2817" w:author="Editor" w:date="2026-09-13T17:34:00Z">
                        <w:r>
                          <w:rPr>
                            <w:rFonts w:ascii="Arial MT"/>
                            <w:spacing w:val="-2"/>
                            <w:w w:val="105"/>
                            <w:sz w:val="9"/>
                          </w:rPr>
                          <w:t xml:space="preserve"> persons)</w:t>
                        </w:r>
                      </w:ins>
                      <w:del w:id="2818" w:author="Editor" w:date="2026-09-13T17:34:00Z">
                        <w:r w:rsidDel="00956F31">
                          <w:rPr>
                            <w:rFonts w:ascii="Arial MT"/>
                            <w:spacing w:val="-2"/>
                            <w:w w:val="105"/>
                            <w:sz w:val="9"/>
                          </w:rPr>
                          <w:delText>)</w:delText>
                        </w:r>
                      </w:del>
                    </w:p>
                  </w:txbxContent>
                </v:textbox>
                <w10:wrap anchorx="page"/>
              </v:shape>
            </w:pict>
          </mc:Fallback>
        </mc:AlternateContent>
      </w:r>
    </w:p>
    <w:p w14:paraId="54BFB96F" w14:textId="77777777" w:rsidR="006F1B3D" w:rsidRDefault="00191F14" w:rsidP="008C7539">
      <w:pPr>
        <w:suppressAutoHyphens/>
        <w:jc w:val="right"/>
        <w:rPr>
          <w:rFonts w:ascii="Arial MT"/>
          <w:sz w:val="7"/>
        </w:rPr>
      </w:pPr>
      <w:bookmarkStart w:id="2819" w:name="_bookmark78"/>
      <w:bookmarkEnd w:id="2819"/>
      <w:r>
        <w:rPr>
          <w:rFonts w:ascii="Arial MT"/>
          <w:spacing w:val="-5"/>
          <w:w w:val="110"/>
          <w:sz w:val="7"/>
        </w:rPr>
        <w:t>20</w:t>
      </w:r>
    </w:p>
    <w:p w14:paraId="5A39AA45" w14:textId="77777777" w:rsidR="006F1B3D" w:rsidRDefault="006F1B3D" w:rsidP="008C7539">
      <w:pPr>
        <w:pStyle w:val="BodyText"/>
        <w:suppressAutoHyphens/>
        <w:rPr>
          <w:rFonts w:ascii="Arial MT"/>
          <w:sz w:val="7"/>
        </w:rPr>
      </w:pPr>
    </w:p>
    <w:p w14:paraId="7145F5D3" w14:textId="77777777" w:rsidR="006F1B3D" w:rsidRDefault="006F1B3D" w:rsidP="008C7539">
      <w:pPr>
        <w:pStyle w:val="BodyText"/>
        <w:suppressAutoHyphens/>
        <w:rPr>
          <w:rFonts w:ascii="Arial MT"/>
          <w:sz w:val="7"/>
        </w:rPr>
      </w:pPr>
    </w:p>
    <w:p w14:paraId="23F49AE9" w14:textId="77777777" w:rsidR="006F1B3D" w:rsidRDefault="006F1B3D" w:rsidP="008C7539">
      <w:pPr>
        <w:pStyle w:val="BodyText"/>
        <w:suppressAutoHyphens/>
        <w:rPr>
          <w:rFonts w:ascii="Arial MT"/>
          <w:sz w:val="7"/>
        </w:rPr>
      </w:pPr>
    </w:p>
    <w:p w14:paraId="79E7AED6" w14:textId="77777777" w:rsidR="006F1B3D" w:rsidRDefault="006F1B3D" w:rsidP="008C7539">
      <w:pPr>
        <w:pStyle w:val="BodyText"/>
        <w:suppressAutoHyphens/>
        <w:spacing w:before="76"/>
        <w:rPr>
          <w:rFonts w:ascii="Arial MT"/>
          <w:sz w:val="7"/>
        </w:rPr>
      </w:pPr>
    </w:p>
    <w:p w14:paraId="482B51E9" w14:textId="77777777" w:rsidR="006F1B3D" w:rsidRDefault="00191F14" w:rsidP="008C7539">
      <w:pPr>
        <w:suppressAutoHyphens/>
        <w:jc w:val="right"/>
        <w:rPr>
          <w:rFonts w:ascii="Arial MT"/>
          <w:sz w:val="7"/>
        </w:rPr>
      </w:pPr>
      <w:r>
        <w:rPr>
          <w:rFonts w:ascii="Arial MT"/>
          <w:spacing w:val="-5"/>
          <w:w w:val="110"/>
          <w:sz w:val="7"/>
        </w:rPr>
        <w:t>10</w:t>
      </w:r>
    </w:p>
    <w:p w14:paraId="40F22F63" w14:textId="77777777" w:rsidR="006F1B3D" w:rsidRDefault="006F1B3D" w:rsidP="008C7539">
      <w:pPr>
        <w:pStyle w:val="BodyText"/>
        <w:suppressAutoHyphens/>
        <w:rPr>
          <w:rFonts w:ascii="Arial MT"/>
          <w:sz w:val="7"/>
        </w:rPr>
      </w:pPr>
    </w:p>
    <w:p w14:paraId="2610B757" w14:textId="77777777" w:rsidR="006F1B3D" w:rsidRDefault="006F1B3D" w:rsidP="008C7539">
      <w:pPr>
        <w:pStyle w:val="BodyText"/>
        <w:suppressAutoHyphens/>
        <w:rPr>
          <w:rFonts w:ascii="Arial MT"/>
          <w:sz w:val="7"/>
        </w:rPr>
      </w:pPr>
    </w:p>
    <w:p w14:paraId="6A565E4B" w14:textId="77777777" w:rsidR="006F1B3D" w:rsidRDefault="006F1B3D" w:rsidP="008C7539">
      <w:pPr>
        <w:pStyle w:val="BodyText"/>
        <w:suppressAutoHyphens/>
        <w:rPr>
          <w:rFonts w:ascii="Arial MT"/>
          <w:sz w:val="7"/>
        </w:rPr>
      </w:pPr>
    </w:p>
    <w:p w14:paraId="0E6C4D59" w14:textId="77777777" w:rsidR="006F1B3D" w:rsidRDefault="006F1B3D" w:rsidP="008C7539">
      <w:pPr>
        <w:pStyle w:val="BodyText"/>
        <w:suppressAutoHyphens/>
        <w:spacing w:before="75"/>
        <w:rPr>
          <w:rFonts w:ascii="Arial MT"/>
          <w:sz w:val="7"/>
        </w:rPr>
      </w:pPr>
    </w:p>
    <w:p w14:paraId="6BE00A99" w14:textId="77777777" w:rsidR="006F1B3D" w:rsidRDefault="00191F14" w:rsidP="008C7539">
      <w:pPr>
        <w:suppressAutoHyphens/>
        <w:jc w:val="right"/>
        <w:rPr>
          <w:rFonts w:ascii="Arial MT"/>
          <w:sz w:val="7"/>
        </w:rPr>
      </w:pPr>
      <w:r>
        <w:rPr>
          <w:rFonts w:ascii="Arial MT"/>
          <w:spacing w:val="-10"/>
          <w:w w:val="110"/>
          <w:sz w:val="7"/>
        </w:rPr>
        <w:t>0</w:t>
      </w:r>
    </w:p>
    <w:p w14:paraId="0D03836D" w14:textId="77777777" w:rsidR="006F1B3D" w:rsidRDefault="006F1B3D" w:rsidP="008C7539">
      <w:pPr>
        <w:pStyle w:val="BodyText"/>
        <w:suppressAutoHyphens/>
        <w:rPr>
          <w:rFonts w:ascii="Arial MT"/>
          <w:sz w:val="7"/>
        </w:rPr>
      </w:pPr>
    </w:p>
    <w:p w14:paraId="5AD5992E" w14:textId="77777777" w:rsidR="006F1B3D" w:rsidRDefault="006F1B3D" w:rsidP="008C7539">
      <w:pPr>
        <w:pStyle w:val="BodyText"/>
        <w:suppressAutoHyphens/>
        <w:rPr>
          <w:rFonts w:ascii="Arial MT"/>
          <w:sz w:val="7"/>
        </w:rPr>
      </w:pPr>
    </w:p>
    <w:p w14:paraId="4F625679" w14:textId="77777777" w:rsidR="006F1B3D" w:rsidRDefault="006F1B3D" w:rsidP="008C7539">
      <w:pPr>
        <w:pStyle w:val="BodyText"/>
        <w:suppressAutoHyphens/>
        <w:rPr>
          <w:rFonts w:ascii="Arial MT"/>
          <w:sz w:val="7"/>
        </w:rPr>
      </w:pPr>
    </w:p>
    <w:p w14:paraId="0A9C34DB" w14:textId="77777777" w:rsidR="006F1B3D" w:rsidRDefault="006F1B3D" w:rsidP="008C7539">
      <w:pPr>
        <w:pStyle w:val="BodyText"/>
        <w:suppressAutoHyphens/>
        <w:spacing w:before="75"/>
        <w:rPr>
          <w:rFonts w:ascii="Arial MT"/>
          <w:sz w:val="7"/>
        </w:rPr>
      </w:pPr>
    </w:p>
    <w:p w14:paraId="25A46152"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2E363D43" w14:textId="77777777" w:rsidR="006F1B3D" w:rsidRDefault="006F1B3D" w:rsidP="008C7539">
      <w:pPr>
        <w:pStyle w:val="BodyText"/>
        <w:suppressAutoHyphens/>
        <w:rPr>
          <w:rFonts w:ascii="Arial MT"/>
          <w:sz w:val="7"/>
        </w:rPr>
      </w:pPr>
    </w:p>
    <w:p w14:paraId="71D90F33" w14:textId="77777777" w:rsidR="006F1B3D" w:rsidRDefault="006F1B3D" w:rsidP="008C7539">
      <w:pPr>
        <w:pStyle w:val="BodyText"/>
        <w:suppressAutoHyphens/>
        <w:rPr>
          <w:rFonts w:ascii="Arial MT"/>
          <w:sz w:val="7"/>
        </w:rPr>
      </w:pPr>
    </w:p>
    <w:p w14:paraId="2F290BE4" w14:textId="77777777" w:rsidR="006F1B3D" w:rsidRDefault="006F1B3D" w:rsidP="008C7539">
      <w:pPr>
        <w:pStyle w:val="BodyText"/>
        <w:suppressAutoHyphens/>
        <w:rPr>
          <w:rFonts w:ascii="Arial MT"/>
          <w:sz w:val="7"/>
        </w:rPr>
      </w:pPr>
    </w:p>
    <w:p w14:paraId="54BA071D" w14:textId="77777777" w:rsidR="006F1B3D" w:rsidRDefault="006F1B3D" w:rsidP="008C7539">
      <w:pPr>
        <w:pStyle w:val="BodyText"/>
        <w:suppressAutoHyphens/>
        <w:spacing w:before="75"/>
        <w:rPr>
          <w:rFonts w:ascii="Arial MT"/>
          <w:sz w:val="7"/>
        </w:rPr>
      </w:pPr>
    </w:p>
    <w:p w14:paraId="7FAFC2D7" w14:textId="77777777" w:rsidR="006F1B3D" w:rsidRDefault="00191F14" w:rsidP="008C7539">
      <w:pPr>
        <w:suppressAutoHyphens/>
        <w:spacing w:before="1"/>
        <w:jc w:val="right"/>
        <w:rPr>
          <w:rFonts w:ascii="Arial MT"/>
          <w:sz w:val="7"/>
        </w:rPr>
      </w:pPr>
      <w:r>
        <w:rPr>
          <w:rFonts w:ascii="Arial MT"/>
          <w:spacing w:val="-2"/>
          <w:w w:val="105"/>
          <w:sz w:val="7"/>
        </w:rPr>
        <w:t>-</w:t>
      </w:r>
      <w:r>
        <w:rPr>
          <w:rFonts w:ascii="Arial MT"/>
          <w:spacing w:val="-5"/>
          <w:w w:val="110"/>
          <w:sz w:val="7"/>
        </w:rPr>
        <w:t>20</w:t>
      </w:r>
    </w:p>
    <w:p w14:paraId="14D2B41C" w14:textId="77777777" w:rsidR="006F1B3D" w:rsidRDefault="006F1B3D" w:rsidP="008C7539">
      <w:pPr>
        <w:pStyle w:val="BodyText"/>
        <w:suppressAutoHyphens/>
        <w:rPr>
          <w:rFonts w:ascii="Arial MT"/>
          <w:sz w:val="7"/>
        </w:rPr>
      </w:pPr>
    </w:p>
    <w:p w14:paraId="72544F57" w14:textId="77777777" w:rsidR="006F1B3D" w:rsidRDefault="006F1B3D" w:rsidP="008C7539">
      <w:pPr>
        <w:pStyle w:val="BodyText"/>
        <w:suppressAutoHyphens/>
        <w:rPr>
          <w:rFonts w:ascii="Arial MT"/>
          <w:sz w:val="7"/>
        </w:rPr>
      </w:pPr>
    </w:p>
    <w:p w14:paraId="2774AD26" w14:textId="77777777" w:rsidR="006F1B3D" w:rsidRDefault="006F1B3D" w:rsidP="008C7539">
      <w:pPr>
        <w:pStyle w:val="BodyText"/>
        <w:suppressAutoHyphens/>
        <w:rPr>
          <w:rFonts w:ascii="Arial MT"/>
          <w:sz w:val="7"/>
        </w:rPr>
      </w:pPr>
    </w:p>
    <w:p w14:paraId="42235E0D" w14:textId="77777777" w:rsidR="006F1B3D" w:rsidRDefault="006F1B3D" w:rsidP="008C7539">
      <w:pPr>
        <w:pStyle w:val="BodyText"/>
        <w:suppressAutoHyphens/>
        <w:rPr>
          <w:rFonts w:ascii="Arial MT"/>
          <w:sz w:val="7"/>
        </w:rPr>
      </w:pPr>
    </w:p>
    <w:p w14:paraId="61DBEAFE" w14:textId="77777777" w:rsidR="006F1B3D" w:rsidRDefault="006F1B3D" w:rsidP="008C7539">
      <w:pPr>
        <w:pStyle w:val="BodyText"/>
        <w:suppressAutoHyphens/>
        <w:rPr>
          <w:rFonts w:ascii="Arial MT"/>
          <w:sz w:val="7"/>
        </w:rPr>
      </w:pPr>
    </w:p>
    <w:p w14:paraId="4CD2FD0C" w14:textId="77777777" w:rsidR="006F1B3D" w:rsidRDefault="006F1B3D" w:rsidP="008C7539">
      <w:pPr>
        <w:pStyle w:val="BodyText"/>
        <w:suppressAutoHyphens/>
        <w:rPr>
          <w:rFonts w:ascii="Arial MT"/>
          <w:sz w:val="7"/>
        </w:rPr>
      </w:pPr>
    </w:p>
    <w:p w14:paraId="554288FA" w14:textId="77777777" w:rsidR="006F1B3D" w:rsidRDefault="006F1B3D" w:rsidP="008C7539">
      <w:pPr>
        <w:pStyle w:val="BodyText"/>
        <w:suppressAutoHyphens/>
        <w:rPr>
          <w:rFonts w:ascii="Arial MT"/>
          <w:sz w:val="7"/>
        </w:rPr>
      </w:pPr>
    </w:p>
    <w:p w14:paraId="748DD3EE" w14:textId="77777777" w:rsidR="006F1B3D" w:rsidRDefault="006F1B3D" w:rsidP="008C7539">
      <w:pPr>
        <w:pStyle w:val="BodyText"/>
        <w:suppressAutoHyphens/>
        <w:rPr>
          <w:rFonts w:ascii="Arial MT"/>
          <w:sz w:val="7"/>
        </w:rPr>
      </w:pPr>
    </w:p>
    <w:p w14:paraId="00084DFF" w14:textId="77777777" w:rsidR="006F1B3D" w:rsidRDefault="006F1B3D" w:rsidP="008C7539">
      <w:pPr>
        <w:pStyle w:val="BodyText"/>
        <w:suppressAutoHyphens/>
        <w:rPr>
          <w:rFonts w:ascii="Arial MT"/>
          <w:sz w:val="7"/>
        </w:rPr>
      </w:pPr>
    </w:p>
    <w:p w14:paraId="59A4DEEA" w14:textId="77777777" w:rsidR="006F1B3D" w:rsidRDefault="006F1B3D" w:rsidP="008C7539">
      <w:pPr>
        <w:pStyle w:val="BodyText"/>
        <w:suppressAutoHyphens/>
        <w:rPr>
          <w:rFonts w:ascii="Arial MT"/>
          <w:sz w:val="7"/>
        </w:rPr>
      </w:pPr>
    </w:p>
    <w:p w14:paraId="2508A874" w14:textId="77777777" w:rsidR="006F1B3D" w:rsidRDefault="006F1B3D" w:rsidP="008C7539">
      <w:pPr>
        <w:pStyle w:val="BodyText"/>
        <w:suppressAutoHyphens/>
        <w:rPr>
          <w:rFonts w:ascii="Arial MT"/>
          <w:sz w:val="7"/>
        </w:rPr>
      </w:pPr>
    </w:p>
    <w:p w14:paraId="58332B67" w14:textId="77777777" w:rsidR="006F1B3D" w:rsidRDefault="006F1B3D" w:rsidP="008C7539">
      <w:pPr>
        <w:pStyle w:val="BodyText"/>
        <w:suppressAutoHyphens/>
        <w:rPr>
          <w:rFonts w:ascii="Arial MT"/>
          <w:sz w:val="7"/>
        </w:rPr>
      </w:pPr>
    </w:p>
    <w:p w14:paraId="3E14F046" w14:textId="77777777" w:rsidR="006F1B3D" w:rsidRDefault="006F1B3D" w:rsidP="008C7539">
      <w:pPr>
        <w:pStyle w:val="BodyText"/>
        <w:suppressAutoHyphens/>
        <w:rPr>
          <w:rFonts w:ascii="Arial MT"/>
          <w:sz w:val="7"/>
        </w:rPr>
      </w:pPr>
    </w:p>
    <w:p w14:paraId="44528FD0" w14:textId="77777777" w:rsidR="006F1B3D" w:rsidRDefault="006F1B3D" w:rsidP="008C7539">
      <w:pPr>
        <w:pStyle w:val="BodyText"/>
        <w:suppressAutoHyphens/>
        <w:rPr>
          <w:rFonts w:ascii="Arial MT"/>
          <w:sz w:val="7"/>
        </w:rPr>
      </w:pPr>
    </w:p>
    <w:p w14:paraId="2E63E4FF" w14:textId="77777777" w:rsidR="006F1B3D" w:rsidRDefault="006F1B3D" w:rsidP="008C7539">
      <w:pPr>
        <w:pStyle w:val="BodyText"/>
        <w:suppressAutoHyphens/>
        <w:rPr>
          <w:rFonts w:ascii="Arial MT"/>
          <w:sz w:val="7"/>
        </w:rPr>
      </w:pPr>
    </w:p>
    <w:p w14:paraId="4954DA96" w14:textId="77777777" w:rsidR="006F1B3D" w:rsidRDefault="006F1B3D" w:rsidP="008C7539">
      <w:pPr>
        <w:pStyle w:val="BodyText"/>
        <w:suppressAutoHyphens/>
        <w:spacing w:before="23"/>
        <w:rPr>
          <w:rFonts w:ascii="Arial MT"/>
          <w:sz w:val="7"/>
        </w:rPr>
      </w:pPr>
    </w:p>
    <w:p w14:paraId="57527F10" w14:textId="77777777" w:rsidR="006F1B3D" w:rsidRDefault="00956F31" w:rsidP="008C7539">
      <w:pPr>
        <w:suppressAutoHyphens/>
        <w:jc w:val="right"/>
        <w:rPr>
          <w:rFonts w:ascii="Arial MT"/>
          <w:sz w:val="7"/>
        </w:rPr>
      </w:pPr>
      <w:r>
        <w:rPr>
          <w:rFonts w:ascii="Arial MT"/>
          <w:noProof/>
          <w:sz w:val="7"/>
        </w:rPr>
        <mc:AlternateContent>
          <mc:Choice Requires="wps">
            <w:drawing>
              <wp:anchor distT="0" distB="0" distL="0" distR="0" simplePos="0" relativeHeight="15805952" behindDoc="0" locked="0" layoutInCell="1" allowOverlap="1" wp14:anchorId="60FF305F" wp14:editId="38EF9A6F">
                <wp:simplePos x="0" y="0"/>
                <wp:positionH relativeFrom="page">
                  <wp:posOffset>1003300</wp:posOffset>
                </wp:positionH>
                <wp:positionV relativeFrom="paragraph">
                  <wp:posOffset>15875</wp:posOffset>
                </wp:positionV>
                <wp:extent cx="93345" cy="1066165"/>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066165"/>
                        </a:xfrm>
                        <a:prstGeom prst="rect">
                          <a:avLst/>
                        </a:prstGeom>
                      </wps:spPr>
                      <wps:txbx>
                        <w:txbxContent>
                          <w:p w14:paraId="57D1138A" w14:textId="77777777" w:rsidR="00B74441" w:rsidRDefault="00B74441">
                            <w:pPr>
                              <w:spacing w:before="22"/>
                              <w:ind w:left="20"/>
                              <w:rPr>
                                <w:rFonts w:ascii="Arial MT"/>
                                <w:sz w:val="9"/>
                              </w:rPr>
                            </w:pPr>
                            <w:ins w:id="2820" w:author="Editor" w:date="2026-09-13T17:36:00Z">
                              <w:r>
                                <w:rPr>
                                  <w:rFonts w:ascii="Arial MT"/>
                                  <w:w w:val="105"/>
                                  <w:sz w:val="9"/>
                                </w:rPr>
                                <w:t>Percent</w:t>
                              </w:r>
                            </w:ins>
                            <w:del w:id="2821" w:author="Editor" w:date="2026-09-13T17:36:00Z">
                              <w:r w:rsidDel="00956F31">
                                <w:rPr>
                                  <w:rFonts w:ascii="Arial MT"/>
                                  <w:w w:val="105"/>
                                  <w:sz w:val="9"/>
                                </w:rPr>
                                <w:delText>%</w:delText>
                              </w:r>
                            </w:del>
                            <w:ins w:id="2822" w:author="Editor" w:date="2026-09-13T17:37:00Z">
                              <w:r>
                                <w:rPr>
                                  <w:rFonts w:ascii="Arial MT"/>
                                  <w:spacing w:val="-1"/>
                                  <w:w w:val="105"/>
                                  <w:sz w:val="9"/>
                                </w:rPr>
                                <w:t xml:space="preserve"> </w:t>
                              </w:r>
                            </w:ins>
                            <w:del w:id="2823" w:author="Editor" w:date="2026-09-13T17:37:00Z">
                              <w:r w:rsidDel="00956F31">
                                <w:rPr>
                                  <w:rFonts w:ascii="Arial MT"/>
                                  <w:spacing w:val="-1"/>
                                  <w:w w:val="105"/>
                                  <w:sz w:val="9"/>
                                </w:rPr>
                                <w:delText xml:space="preserve"> </w:delText>
                              </w:r>
                            </w:del>
                            <w:ins w:id="2824" w:author="Editor" w:date="2026-09-13T17:36:00Z">
                              <w:r>
                                <w:rPr>
                                  <w:rFonts w:ascii="Arial MT"/>
                                  <w:w w:val="105"/>
                                  <w:sz w:val="9"/>
                                </w:rPr>
                                <w:t>c</w:t>
                              </w:r>
                            </w:ins>
                            <w:del w:id="2825" w:author="Editor" w:date="2026-09-13T17:36:00Z">
                              <w:r w:rsidDel="00956F31">
                                <w:rPr>
                                  <w:rFonts w:ascii="Arial MT"/>
                                  <w:w w:val="105"/>
                                  <w:sz w:val="9"/>
                                </w:rPr>
                                <w:delText>C</w:delText>
                              </w:r>
                            </w:del>
                            <w:r>
                              <w:rPr>
                                <w:rFonts w:ascii="Arial MT"/>
                                <w:w w:val="105"/>
                                <w:sz w:val="9"/>
                              </w:rPr>
                              <w:t xml:space="preserve">hange in </w:t>
                            </w:r>
                            <w:ins w:id="2826" w:author="Editor" w:date="2026-09-13T17:36:00Z">
                              <w:r>
                                <w:rPr>
                                  <w:rFonts w:ascii="Arial MT"/>
                                  <w:w w:val="105"/>
                                  <w:sz w:val="9"/>
                                </w:rPr>
                                <w:t>m</w:t>
                              </w:r>
                            </w:ins>
                            <w:del w:id="2827" w:author="Editor" w:date="2026-09-13T17:36:00Z">
                              <w:r w:rsidDel="00956F31">
                                <w:rPr>
                                  <w:rFonts w:ascii="Arial MT"/>
                                  <w:w w:val="105"/>
                                  <w:sz w:val="9"/>
                                </w:rPr>
                                <w:delText>M</w:delText>
                              </w:r>
                            </w:del>
                            <w:r>
                              <w:rPr>
                                <w:rFonts w:ascii="Arial MT"/>
                                <w:w w:val="105"/>
                                <w:sz w:val="9"/>
                              </w:rPr>
                              <w:t xml:space="preserve">ortality </w:t>
                            </w:r>
                            <w:ins w:id="2828" w:author="Editor" w:date="2026-09-13T17:35:00Z">
                              <w:r>
                                <w:rPr>
                                  <w:rFonts w:ascii="Arial MT"/>
                                  <w:w w:val="105"/>
                                  <w:sz w:val="9"/>
                                </w:rPr>
                                <w:t>r</w:t>
                              </w:r>
                            </w:ins>
                            <w:del w:id="2829" w:author="Editor" w:date="2026-09-13T17:35: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spacing w:val="-5"/>
                                <w:w w:val="105"/>
                                <w:sz w:val="9"/>
                              </w:rPr>
                              <w:t>65+</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60FF305F" id="Textbox 491" o:spid="_x0000_s1135" type="#_x0000_t202" style="position:absolute;left:0;text-align:left;margin-left:79pt;margin-top:1.25pt;width:7.35pt;height:83.95pt;z-index:158059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" filled="f" stroked="f">
                <v:textbox style="layout-flow:vertical;mso-layout-flow-alt:bottom-to-top" inset="0,0,0,0">
                  <w:txbxContent>
                    <w:p w14:paraId="57D1138A" w14:textId="77777777" w:rsidR="00B74441" w:rsidRDefault="00B74441">
                      <w:pPr>
                        <w:spacing w:before="22"/>
                        <w:ind w:left="20"/>
                        <w:rPr>
                          <w:rFonts w:ascii="Arial MT"/>
                          <w:sz w:val="9"/>
                        </w:rPr>
                      </w:pPr>
                      <w:ins w:id="2830" w:author="Editor" w:date="2026-09-13T17:36:00Z">
                        <w:r>
                          <w:rPr>
                            <w:rFonts w:ascii="Arial MT"/>
                            <w:w w:val="105"/>
                            <w:sz w:val="9"/>
                          </w:rPr>
                          <w:t>Percent</w:t>
                        </w:r>
                      </w:ins>
                      <w:del w:id="2831" w:author="Editor" w:date="2026-09-13T17:36:00Z">
                        <w:r w:rsidDel="00956F31">
                          <w:rPr>
                            <w:rFonts w:ascii="Arial MT"/>
                            <w:w w:val="105"/>
                            <w:sz w:val="9"/>
                          </w:rPr>
                          <w:delText>%</w:delText>
                        </w:r>
                      </w:del>
                      <w:ins w:id="2832" w:author="Editor" w:date="2026-09-13T17:37:00Z">
                        <w:r>
                          <w:rPr>
                            <w:rFonts w:ascii="Arial MT"/>
                            <w:spacing w:val="-1"/>
                            <w:w w:val="105"/>
                            <w:sz w:val="9"/>
                          </w:rPr>
                          <w:t xml:space="preserve"> </w:t>
                        </w:r>
                      </w:ins>
                      <w:del w:id="2833" w:author="Editor" w:date="2026-09-13T17:37:00Z">
                        <w:r w:rsidDel="00956F31">
                          <w:rPr>
                            <w:rFonts w:ascii="Arial MT"/>
                            <w:spacing w:val="-1"/>
                            <w:w w:val="105"/>
                            <w:sz w:val="9"/>
                          </w:rPr>
                          <w:delText xml:space="preserve"> </w:delText>
                        </w:r>
                      </w:del>
                      <w:ins w:id="2834" w:author="Editor" w:date="2026-09-13T17:36:00Z">
                        <w:r>
                          <w:rPr>
                            <w:rFonts w:ascii="Arial MT"/>
                            <w:w w:val="105"/>
                            <w:sz w:val="9"/>
                          </w:rPr>
                          <w:t>c</w:t>
                        </w:r>
                      </w:ins>
                      <w:del w:id="2835" w:author="Editor" w:date="2026-09-13T17:36:00Z">
                        <w:r w:rsidDel="00956F31">
                          <w:rPr>
                            <w:rFonts w:ascii="Arial MT"/>
                            <w:w w:val="105"/>
                            <w:sz w:val="9"/>
                          </w:rPr>
                          <w:delText>C</w:delText>
                        </w:r>
                      </w:del>
                      <w:r>
                        <w:rPr>
                          <w:rFonts w:ascii="Arial MT"/>
                          <w:w w:val="105"/>
                          <w:sz w:val="9"/>
                        </w:rPr>
                        <w:t xml:space="preserve">hange in </w:t>
                      </w:r>
                      <w:ins w:id="2836" w:author="Editor" w:date="2026-09-13T17:36:00Z">
                        <w:r>
                          <w:rPr>
                            <w:rFonts w:ascii="Arial MT"/>
                            <w:w w:val="105"/>
                            <w:sz w:val="9"/>
                          </w:rPr>
                          <w:t>m</w:t>
                        </w:r>
                      </w:ins>
                      <w:del w:id="2837" w:author="Editor" w:date="2026-09-13T17:36:00Z">
                        <w:r w:rsidDel="00956F31">
                          <w:rPr>
                            <w:rFonts w:ascii="Arial MT"/>
                            <w:w w:val="105"/>
                            <w:sz w:val="9"/>
                          </w:rPr>
                          <w:delText>M</w:delText>
                        </w:r>
                      </w:del>
                      <w:r>
                        <w:rPr>
                          <w:rFonts w:ascii="Arial MT"/>
                          <w:w w:val="105"/>
                          <w:sz w:val="9"/>
                        </w:rPr>
                        <w:t xml:space="preserve">ortality </w:t>
                      </w:r>
                      <w:ins w:id="2838" w:author="Editor" w:date="2026-09-13T17:35:00Z">
                        <w:r>
                          <w:rPr>
                            <w:rFonts w:ascii="Arial MT"/>
                            <w:w w:val="105"/>
                            <w:sz w:val="9"/>
                          </w:rPr>
                          <w:t>r</w:t>
                        </w:r>
                      </w:ins>
                      <w:del w:id="2839" w:author="Editor" w:date="2026-09-13T17:35: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spacing w:val="-5"/>
                          <w:w w:val="105"/>
                          <w:sz w:val="9"/>
                        </w:rPr>
                        <w:t>65+</w:t>
                      </w:r>
                    </w:p>
                  </w:txbxContent>
                </v:textbox>
                <w10:wrap anchorx="page"/>
              </v:shape>
            </w:pict>
          </mc:Fallback>
        </mc:AlternateContent>
      </w:r>
      <w:r w:rsidR="00191F14">
        <w:rPr>
          <w:rFonts w:ascii="Arial MT"/>
          <w:spacing w:val="-5"/>
          <w:w w:val="110"/>
          <w:sz w:val="7"/>
        </w:rPr>
        <w:t>40</w:t>
      </w:r>
    </w:p>
    <w:p w14:paraId="12E16919" w14:textId="77777777" w:rsidR="006F1B3D" w:rsidRDefault="006F1B3D" w:rsidP="008C7539">
      <w:pPr>
        <w:pStyle w:val="BodyText"/>
        <w:suppressAutoHyphens/>
        <w:rPr>
          <w:rFonts w:ascii="Arial MT"/>
          <w:sz w:val="7"/>
        </w:rPr>
      </w:pPr>
    </w:p>
    <w:p w14:paraId="6C89A737" w14:textId="77777777" w:rsidR="006F1B3D" w:rsidRDefault="006F1B3D" w:rsidP="008C7539">
      <w:pPr>
        <w:pStyle w:val="BodyText"/>
        <w:suppressAutoHyphens/>
        <w:rPr>
          <w:rFonts w:ascii="Arial MT"/>
          <w:sz w:val="7"/>
        </w:rPr>
      </w:pPr>
    </w:p>
    <w:p w14:paraId="77E0DF97" w14:textId="77777777" w:rsidR="006F1B3D" w:rsidRDefault="006F1B3D" w:rsidP="008C7539">
      <w:pPr>
        <w:pStyle w:val="BodyText"/>
        <w:suppressAutoHyphens/>
        <w:rPr>
          <w:rFonts w:ascii="Arial MT"/>
          <w:sz w:val="7"/>
        </w:rPr>
      </w:pPr>
    </w:p>
    <w:p w14:paraId="08EE9261" w14:textId="77777777" w:rsidR="006F1B3D" w:rsidRDefault="006F1B3D" w:rsidP="008C7539">
      <w:pPr>
        <w:pStyle w:val="BodyText"/>
        <w:suppressAutoHyphens/>
        <w:spacing w:before="46"/>
        <w:rPr>
          <w:rFonts w:ascii="Arial MT"/>
          <w:sz w:val="7"/>
        </w:rPr>
      </w:pPr>
    </w:p>
    <w:p w14:paraId="437243B8" w14:textId="77777777" w:rsidR="006F1B3D" w:rsidRDefault="00191F14" w:rsidP="008C7539">
      <w:pPr>
        <w:suppressAutoHyphens/>
        <w:jc w:val="right"/>
        <w:rPr>
          <w:rFonts w:ascii="Arial MT"/>
          <w:sz w:val="7"/>
        </w:rPr>
      </w:pPr>
      <w:r>
        <w:rPr>
          <w:rFonts w:ascii="Arial MT"/>
          <w:spacing w:val="-5"/>
          <w:w w:val="110"/>
          <w:sz w:val="7"/>
        </w:rPr>
        <w:t>20</w:t>
      </w:r>
    </w:p>
    <w:p w14:paraId="119CB154" w14:textId="77777777" w:rsidR="006F1B3D" w:rsidRDefault="006F1B3D" w:rsidP="008C7539">
      <w:pPr>
        <w:pStyle w:val="BodyText"/>
        <w:suppressAutoHyphens/>
        <w:rPr>
          <w:rFonts w:ascii="Arial MT"/>
          <w:sz w:val="7"/>
        </w:rPr>
      </w:pPr>
    </w:p>
    <w:p w14:paraId="434BA1EE" w14:textId="77777777" w:rsidR="006F1B3D" w:rsidRDefault="006F1B3D" w:rsidP="008C7539">
      <w:pPr>
        <w:pStyle w:val="BodyText"/>
        <w:suppressAutoHyphens/>
        <w:rPr>
          <w:rFonts w:ascii="Arial MT"/>
          <w:sz w:val="7"/>
        </w:rPr>
      </w:pPr>
    </w:p>
    <w:p w14:paraId="47900D10" w14:textId="77777777" w:rsidR="006F1B3D" w:rsidRDefault="006F1B3D" w:rsidP="008C7539">
      <w:pPr>
        <w:pStyle w:val="BodyText"/>
        <w:suppressAutoHyphens/>
        <w:rPr>
          <w:rFonts w:ascii="Arial MT"/>
          <w:sz w:val="7"/>
        </w:rPr>
      </w:pPr>
    </w:p>
    <w:p w14:paraId="7C520456" w14:textId="77777777" w:rsidR="006F1B3D" w:rsidRDefault="006F1B3D" w:rsidP="008C7539">
      <w:pPr>
        <w:pStyle w:val="BodyText"/>
        <w:suppressAutoHyphens/>
        <w:spacing w:before="45"/>
        <w:rPr>
          <w:rFonts w:ascii="Arial MT"/>
          <w:sz w:val="7"/>
        </w:rPr>
      </w:pPr>
    </w:p>
    <w:p w14:paraId="717D5C2A" w14:textId="77777777" w:rsidR="006F1B3D" w:rsidRDefault="00191F14" w:rsidP="008C7539">
      <w:pPr>
        <w:suppressAutoHyphens/>
        <w:jc w:val="right"/>
        <w:rPr>
          <w:rFonts w:ascii="Arial MT"/>
          <w:sz w:val="7"/>
        </w:rPr>
      </w:pPr>
      <w:r>
        <w:rPr>
          <w:rFonts w:ascii="Arial MT"/>
          <w:spacing w:val="-10"/>
          <w:w w:val="110"/>
          <w:sz w:val="7"/>
        </w:rPr>
        <w:t>0</w:t>
      </w:r>
    </w:p>
    <w:p w14:paraId="71459A16" w14:textId="77777777" w:rsidR="006F1B3D" w:rsidRDefault="006F1B3D" w:rsidP="008C7539">
      <w:pPr>
        <w:pStyle w:val="BodyText"/>
        <w:suppressAutoHyphens/>
        <w:rPr>
          <w:rFonts w:ascii="Arial MT"/>
          <w:sz w:val="7"/>
        </w:rPr>
      </w:pPr>
    </w:p>
    <w:p w14:paraId="16352E50" w14:textId="77777777" w:rsidR="006F1B3D" w:rsidRDefault="006F1B3D" w:rsidP="008C7539">
      <w:pPr>
        <w:pStyle w:val="BodyText"/>
        <w:suppressAutoHyphens/>
        <w:rPr>
          <w:rFonts w:ascii="Arial MT"/>
          <w:sz w:val="7"/>
        </w:rPr>
      </w:pPr>
    </w:p>
    <w:p w14:paraId="113E7155" w14:textId="77777777" w:rsidR="006F1B3D" w:rsidRDefault="006F1B3D" w:rsidP="008C7539">
      <w:pPr>
        <w:pStyle w:val="BodyText"/>
        <w:suppressAutoHyphens/>
        <w:rPr>
          <w:rFonts w:ascii="Arial MT"/>
          <w:sz w:val="7"/>
        </w:rPr>
      </w:pPr>
    </w:p>
    <w:p w14:paraId="238E7B2F" w14:textId="77777777" w:rsidR="006F1B3D" w:rsidRDefault="006F1B3D" w:rsidP="008C7539">
      <w:pPr>
        <w:pStyle w:val="BodyText"/>
        <w:suppressAutoHyphens/>
        <w:spacing w:before="46"/>
        <w:rPr>
          <w:rFonts w:ascii="Arial MT"/>
          <w:sz w:val="7"/>
        </w:rPr>
      </w:pPr>
    </w:p>
    <w:p w14:paraId="2C18817C"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20</w:t>
      </w:r>
    </w:p>
    <w:p w14:paraId="432C297E" w14:textId="77777777" w:rsidR="006F1B3D" w:rsidRDefault="006F1B3D" w:rsidP="008C7539">
      <w:pPr>
        <w:pStyle w:val="BodyText"/>
        <w:suppressAutoHyphens/>
        <w:rPr>
          <w:rFonts w:ascii="Arial MT"/>
          <w:sz w:val="7"/>
        </w:rPr>
      </w:pPr>
    </w:p>
    <w:p w14:paraId="1040B080" w14:textId="77777777" w:rsidR="006F1B3D" w:rsidRDefault="006F1B3D" w:rsidP="008C7539">
      <w:pPr>
        <w:pStyle w:val="BodyText"/>
        <w:suppressAutoHyphens/>
        <w:rPr>
          <w:rFonts w:ascii="Arial MT"/>
          <w:sz w:val="7"/>
        </w:rPr>
      </w:pPr>
    </w:p>
    <w:p w14:paraId="1CBFDD4B" w14:textId="77777777" w:rsidR="006F1B3D" w:rsidRDefault="006F1B3D" w:rsidP="008C7539">
      <w:pPr>
        <w:pStyle w:val="BodyText"/>
        <w:suppressAutoHyphens/>
        <w:rPr>
          <w:rFonts w:ascii="Arial MT"/>
          <w:sz w:val="7"/>
        </w:rPr>
      </w:pPr>
    </w:p>
    <w:p w14:paraId="079941F8" w14:textId="77777777" w:rsidR="006F1B3D" w:rsidRDefault="006F1B3D" w:rsidP="008C7539">
      <w:pPr>
        <w:pStyle w:val="BodyText"/>
        <w:suppressAutoHyphens/>
        <w:spacing w:before="45"/>
        <w:rPr>
          <w:rFonts w:ascii="Arial MT"/>
          <w:sz w:val="7"/>
        </w:rPr>
      </w:pPr>
    </w:p>
    <w:p w14:paraId="1D8471A8" w14:textId="77777777" w:rsidR="006F1B3D" w:rsidRDefault="00191F14" w:rsidP="008C7539">
      <w:pPr>
        <w:suppressAutoHyphens/>
        <w:spacing w:before="1"/>
        <w:jc w:val="right"/>
        <w:rPr>
          <w:rFonts w:ascii="Arial MT"/>
          <w:sz w:val="7"/>
        </w:rPr>
      </w:pPr>
      <w:r>
        <w:rPr>
          <w:rFonts w:ascii="Arial MT"/>
          <w:spacing w:val="-2"/>
          <w:w w:val="105"/>
          <w:sz w:val="7"/>
        </w:rPr>
        <w:t>-</w:t>
      </w:r>
      <w:r>
        <w:rPr>
          <w:rFonts w:ascii="Arial MT"/>
          <w:spacing w:val="-5"/>
          <w:w w:val="110"/>
          <w:sz w:val="7"/>
        </w:rPr>
        <w:t>40</w:t>
      </w:r>
    </w:p>
    <w:p w14:paraId="7D08F419" w14:textId="77777777" w:rsidR="006F1B3D" w:rsidRDefault="00191F14" w:rsidP="008C7539">
      <w:pPr>
        <w:pStyle w:val="BodyText"/>
        <w:suppressAutoHyphens/>
        <w:rPr>
          <w:rFonts w:ascii="Arial MT"/>
          <w:sz w:val="9"/>
        </w:rPr>
      </w:pPr>
      <w:r>
        <w:br w:type="column"/>
      </w:r>
    </w:p>
    <w:p w14:paraId="5B895A84" w14:textId="77777777" w:rsidR="006F1B3D" w:rsidRDefault="006F1B3D" w:rsidP="008C7539">
      <w:pPr>
        <w:pStyle w:val="BodyText"/>
        <w:suppressAutoHyphens/>
        <w:rPr>
          <w:rFonts w:ascii="Arial MT"/>
          <w:sz w:val="9"/>
        </w:rPr>
      </w:pPr>
    </w:p>
    <w:p w14:paraId="3F626879" w14:textId="77777777" w:rsidR="006F1B3D" w:rsidRDefault="006F1B3D" w:rsidP="008C7539">
      <w:pPr>
        <w:pStyle w:val="BodyText"/>
        <w:suppressAutoHyphens/>
        <w:rPr>
          <w:rFonts w:ascii="Arial MT"/>
          <w:sz w:val="9"/>
        </w:rPr>
      </w:pPr>
    </w:p>
    <w:p w14:paraId="3D4EC0B9" w14:textId="77777777" w:rsidR="006F1B3D" w:rsidRDefault="006F1B3D" w:rsidP="008C7539">
      <w:pPr>
        <w:pStyle w:val="BodyText"/>
        <w:suppressAutoHyphens/>
        <w:rPr>
          <w:rFonts w:ascii="Arial MT"/>
          <w:sz w:val="9"/>
        </w:rPr>
      </w:pPr>
    </w:p>
    <w:p w14:paraId="11446016" w14:textId="77777777" w:rsidR="006F1B3D" w:rsidRDefault="006F1B3D" w:rsidP="008C7539">
      <w:pPr>
        <w:pStyle w:val="BodyText"/>
        <w:suppressAutoHyphens/>
        <w:rPr>
          <w:rFonts w:ascii="Arial MT"/>
          <w:sz w:val="9"/>
        </w:rPr>
      </w:pPr>
    </w:p>
    <w:p w14:paraId="0726EE88" w14:textId="77777777" w:rsidR="006F1B3D" w:rsidRDefault="006F1B3D" w:rsidP="008C7539">
      <w:pPr>
        <w:pStyle w:val="BodyText"/>
        <w:suppressAutoHyphens/>
        <w:rPr>
          <w:rFonts w:ascii="Arial MT"/>
          <w:sz w:val="9"/>
        </w:rPr>
      </w:pPr>
    </w:p>
    <w:p w14:paraId="7B999645" w14:textId="77777777" w:rsidR="006F1B3D" w:rsidRDefault="006F1B3D" w:rsidP="008C7539">
      <w:pPr>
        <w:pStyle w:val="BodyText"/>
        <w:suppressAutoHyphens/>
        <w:rPr>
          <w:rFonts w:ascii="Arial MT"/>
          <w:sz w:val="9"/>
        </w:rPr>
      </w:pPr>
    </w:p>
    <w:p w14:paraId="4E26BE1E" w14:textId="77777777" w:rsidR="006F1B3D" w:rsidRDefault="006F1B3D" w:rsidP="008C7539">
      <w:pPr>
        <w:pStyle w:val="BodyText"/>
        <w:suppressAutoHyphens/>
        <w:rPr>
          <w:rFonts w:ascii="Arial MT"/>
          <w:sz w:val="9"/>
        </w:rPr>
      </w:pPr>
    </w:p>
    <w:p w14:paraId="3F5851DA" w14:textId="77777777" w:rsidR="006F1B3D" w:rsidRDefault="006F1B3D" w:rsidP="008C7539">
      <w:pPr>
        <w:pStyle w:val="BodyText"/>
        <w:suppressAutoHyphens/>
        <w:rPr>
          <w:rFonts w:ascii="Arial MT"/>
          <w:sz w:val="9"/>
        </w:rPr>
      </w:pPr>
    </w:p>
    <w:p w14:paraId="3A48E094" w14:textId="77777777" w:rsidR="006F1B3D" w:rsidRDefault="006F1B3D" w:rsidP="008C7539">
      <w:pPr>
        <w:pStyle w:val="BodyText"/>
        <w:suppressAutoHyphens/>
        <w:rPr>
          <w:rFonts w:ascii="Arial MT"/>
          <w:sz w:val="9"/>
        </w:rPr>
      </w:pPr>
    </w:p>
    <w:p w14:paraId="18DC5314" w14:textId="77777777" w:rsidR="006F1B3D" w:rsidRDefault="006F1B3D" w:rsidP="008C7539">
      <w:pPr>
        <w:pStyle w:val="BodyText"/>
        <w:suppressAutoHyphens/>
        <w:rPr>
          <w:rFonts w:ascii="Arial MT"/>
          <w:sz w:val="9"/>
        </w:rPr>
      </w:pPr>
    </w:p>
    <w:p w14:paraId="576BDA6A" w14:textId="77777777" w:rsidR="006F1B3D" w:rsidRDefault="006F1B3D" w:rsidP="008C7539">
      <w:pPr>
        <w:pStyle w:val="BodyText"/>
        <w:suppressAutoHyphens/>
        <w:rPr>
          <w:rFonts w:ascii="Arial MT"/>
          <w:sz w:val="9"/>
        </w:rPr>
      </w:pPr>
    </w:p>
    <w:p w14:paraId="5FA6FE88" w14:textId="77777777" w:rsidR="006F1B3D" w:rsidRDefault="006F1B3D" w:rsidP="008C7539">
      <w:pPr>
        <w:pStyle w:val="BodyText"/>
        <w:suppressAutoHyphens/>
        <w:rPr>
          <w:rFonts w:ascii="Arial MT"/>
          <w:sz w:val="9"/>
        </w:rPr>
      </w:pPr>
    </w:p>
    <w:p w14:paraId="247F8212" w14:textId="77777777" w:rsidR="006F1B3D" w:rsidRDefault="006F1B3D" w:rsidP="008C7539">
      <w:pPr>
        <w:pStyle w:val="BodyText"/>
        <w:suppressAutoHyphens/>
        <w:rPr>
          <w:rFonts w:ascii="Arial MT"/>
          <w:sz w:val="9"/>
        </w:rPr>
      </w:pPr>
    </w:p>
    <w:p w14:paraId="4AADBE23" w14:textId="77777777" w:rsidR="006F1B3D" w:rsidRDefault="006F1B3D" w:rsidP="008C7539">
      <w:pPr>
        <w:pStyle w:val="BodyText"/>
        <w:suppressAutoHyphens/>
        <w:rPr>
          <w:rFonts w:ascii="Arial MT"/>
          <w:sz w:val="9"/>
        </w:rPr>
      </w:pPr>
    </w:p>
    <w:p w14:paraId="06641724" w14:textId="77777777" w:rsidR="006F1B3D" w:rsidRDefault="006F1B3D" w:rsidP="008C7539">
      <w:pPr>
        <w:pStyle w:val="BodyText"/>
        <w:suppressAutoHyphens/>
        <w:rPr>
          <w:rFonts w:ascii="Arial MT"/>
          <w:sz w:val="9"/>
        </w:rPr>
      </w:pPr>
    </w:p>
    <w:p w14:paraId="48D86C10" w14:textId="77777777" w:rsidR="006F1B3D" w:rsidRDefault="006F1B3D" w:rsidP="008C7539">
      <w:pPr>
        <w:pStyle w:val="BodyText"/>
        <w:suppressAutoHyphens/>
        <w:rPr>
          <w:rFonts w:ascii="Arial MT"/>
          <w:sz w:val="9"/>
        </w:rPr>
      </w:pPr>
    </w:p>
    <w:p w14:paraId="31B66D31" w14:textId="77777777" w:rsidR="006F1B3D" w:rsidRDefault="006F1B3D" w:rsidP="008C7539">
      <w:pPr>
        <w:pStyle w:val="BodyText"/>
        <w:suppressAutoHyphens/>
        <w:rPr>
          <w:rFonts w:ascii="Arial MT"/>
          <w:sz w:val="9"/>
        </w:rPr>
      </w:pPr>
    </w:p>
    <w:p w14:paraId="3E87C04D" w14:textId="77777777" w:rsidR="006F1B3D" w:rsidRDefault="006F1B3D" w:rsidP="008C7539">
      <w:pPr>
        <w:pStyle w:val="BodyText"/>
        <w:suppressAutoHyphens/>
        <w:rPr>
          <w:rFonts w:ascii="Arial MT"/>
          <w:sz w:val="9"/>
        </w:rPr>
      </w:pPr>
    </w:p>
    <w:p w14:paraId="78E91918" w14:textId="77777777" w:rsidR="006F1B3D" w:rsidRDefault="006F1B3D" w:rsidP="008C7539">
      <w:pPr>
        <w:pStyle w:val="BodyText"/>
        <w:suppressAutoHyphens/>
        <w:rPr>
          <w:rFonts w:ascii="Arial MT"/>
          <w:sz w:val="9"/>
        </w:rPr>
      </w:pPr>
    </w:p>
    <w:p w14:paraId="2174A6BB" w14:textId="77777777" w:rsidR="006F1B3D" w:rsidRDefault="006F1B3D" w:rsidP="008C7539">
      <w:pPr>
        <w:pStyle w:val="BodyText"/>
        <w:suppressAutoHyphens/>
        <w:rPr>
          <w:rFonts w:ascii="Arial MT"/>
          <w:sz w:val="9"/>
        </w:rPr>
      </w:pPr>
    </w:p>
    <w:p w14:paraId="132D14E6" w14:textId="77777777" w:rsidR="006F1B3D" w:rsidRDefault="006F1B3D" w:rsidP="008C7539">
      <w:pPr>
        <w:pStyle w:val="BodyText"/>
        <w:suppressAutoHyphens/>
        <w:rPr>
          <w:rFonts w:ascii="Arial MT"/>
          <w:sz w:val="9"/>
        </w:rPr>
      </w:pPr>
    </w:p>
    <w:p w14:paraId="4387818A" w14:textId="77777777" w:rsidR="006F1B3D" w:rsidRDefault="006F1B3D" w:rsidP="008C7539">
      <w:pPr>
        <w:pStyle w:val="BodyText"/>
        <w:suppressAutoHyphens/>
        <w:spacing w:before="89"/>
        <w:rPr>
          <w:rFonts w:ascii="Arial MT"/>
          <w:sz w:val="9"/>
        </w:rPr>
      </w:pPr>
    </w:p>
    <w:p w14:paraId="408157A3" w14:textId="77777777" w:rsidR="006F1B3D" w:rsidRDefault="00191F14" w:rsidP="008C7539">
      <w:pPr>
        <w:suppressAutoHyphens/>
        <w:ind w:left="1252"/>
        <w:rPr>
          <w:rFonts w:ascii="Arial MT"/>
          <w:sz w:val="9"/>
        </w:rPr>
      </w:pPr>
      <w:r>
        <w:rPr>
          <w:noProof/>
          <w:position w:val="3"/>
        </w:rPr>
        <w:drawing>
          <wp:inline distT="0" distB="0" distL="0" distR="0" wp14:anchorId="4AA35BEE" wp14:editId="780A982B">
            <wp:extent cx="87397" cy="3495"/>
            <wp:effectExtent l="0" t="0" r="0" b="0"/>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62"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Pooled</w:t>
      </w:r>
      <w:r>
        <w:rPr>
          <w:rFonts w:ascii="Arial MT"/>
          <w:spacing w:val="45"/>
          <w:w w:val="105"/>
          <w:sz w:val="9"/>
        </w:rPr>
        <w:t xml:space="preserve">  </w:t>
      </w:r>
      <w:r>
        <w:rPr>
          <w:rFonts w:ascii="Arial MT"/>
          <w:noProof/>
          <w:spacing w:val="-5"/>
          <w:position w:val="3"/>
          <w:sz w:val="9"/>
        </w:rPr>
        <w:drawing>
          <wp:inline distT="0" distB="0" distL="0" distR="0" wp14:anchorId="497C9A3D" wp14:editId="4C35F04C">
            <wp:extent cx="87397" cy="3495"/>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63" cstate="print"/>
                    <a:stretch>
                      <a:fillRect/>
                    </a:stretch>
                  </pic:blipFill>
                  <pic:spPr>
                    <a:xfrm>
                      <a:off x="0" y="0"/>
                      <a:ext cx="87397" cy="3495"/>
                    </a:xfrm>
                    <a:prstGeom prst="rect">
                      <a:avLst/>
                    </a:prstGeom>
                  </pic:spPr>
                </pic:pic>
              </a:graphicData>
            </a:graphic>
          </wp:inline>
        </w:drawing>
      </w:r>
      <w:r>
        <w:rPr>
          <w:spacing w:val="8"/>
          <w:w w:val="105"/>
          <w:sz w:val="9"/>
        </w:rPr>
        <w:t xml:space="preserve"> </w:t>
      </w:r>
      <w:r>
        <w:rPr>
          <w:rFonts w:ascii="Arial MT"/>
          <w:w w:val="105"/>
          <w:sz w:val="9"/>
        </w:rPr>
        <w:t>Female</w:t>
      </w:r>
      <w:r>
        <w:rPr>
          <w:rFonts w:ascii="Arial MT"/>
          <w:spacing w:val="47"/>
          <w:w w:val="105"/>
          <w:sz w:val="9"/>
        </w:rPr>
        <w:t xml:space="preserve">  </w:t>
      </w:r>
      <w:r>
        <w:rPr>
          <w:rFonts w:ascii="Arial MT"/>
          <w:noProof/>
          <w:spacing w:val="-1"/>
          <w:position w:val="3"/>
          <w:sz w:val="9"/>
        </w:rPr>
        <w:drawing>
          <wp:inline distT="0" distB="0" distL="0" distR="0" wp14:anchorId="4C508127" wp14:editId="4777A470">
            <wp:extent cx="89145" cy="3495"/>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64" cstate="print"/>
                    <a:stretch>
                      <a:fillRect/>
                    </a:stretch>
                  </pic:blipFill>
                  <pic:spPr>
                    <a:xfrm>
                      <a:off x="0" y="0"/>
                      <a:ext cx="89145" cy="3495"/>
                    </a:xfrm>
                    <a:prstGeom prst="rect">
                      <a:avLst/>
                    </a:prstGeom>
                  </pic:spPr>
                </pic:pic>
              </a:graphicData>
            </a:graphic>
          </wp:inline>
        </w:drawing>
      </w:r>
      <w:r>
        <w:rPr>
          <w:spacing w:val="2"/>
          <w:w w:val="105"/>
          <w:sz w:val="9"/>
        </w:rPr>
        <w:t xml:space="preserve"> </w:t>
      </w:r>
      <w:r>
        <w:rPr>
          <w:rFonts w:ascii="Arial MT"/>
          <w:w w:val="105"/>
          <w:sz w:val="9"/>
        </w:rPr>
        <w:t>Male</w:t>
      </w:r>
    </w:p>
    <w:p w14:paraId="3D0BCD26" w14:textId="77777777" w:rsidR="006F1B3D" w:rsidRDefault="006F1B3D" w:rsidP="008C7539">
      <w:pPr>
        <w:pStyle w:val="BodyText"/>
        <w:suppressAutoHyphens/>
        <w:rPr>
          <w:rFonts w:ascii="Arial MT"/>
          <w:sz w:val="9"/>
        </w:rPr>
      </w:pPr>
    </w:p>
    <w:p w14:paraId="08CA08D8" w14:textId="77777777" w:rsidR="006F1B3D" w:rsidRDefault="006F1B3D" w:rsidP="008C7539">
      <w:pPr>
        <w:pStyle w:val="BodyText"/>
        <w:suppressAutoHyphens/>
        <w:spacing w:before="61"/>
        <w:rPr>
          <w:rFonts w:ascii="Arial MT"/>
          <w:sz w:val="9"/>
        </w:rPr>
      </w:pPr>
    </w:p>
    <w:p w14:paraId="49C1F85F" w14:textId="77777777" w:rsidR="006F1B3D" w:rsidRPr="00BA667C" w:rsidRDefault="00191F14" w:rsidP="00BA667C">
      <w:pPr>
        <w:tabs>
          <w:tab w:val="left" w:pos="1311"/>
        </w:tabs>
        <w:suppressAutoHyphens/>
        <w:ind w:left="1012"/>
        <w:rPr>
          <w:b/>
          <w:sz w:val="20"/>
        </w:rPr>
      </w:pPr>
      <w:r w:rsidRPr="00BA667C">
        <w:rPr>
          <w:b/>
          <w:noProof/>
        </w:rPr>
        <w:drawing>
          <wp:anchor distT="0" distB="0" distL="0" distR="0" simplePos="0" relativeHeight="15803392" behindDoc="0" locked="0" layoutInCell="1" allowOverlap="1" wp14:anchorId="64E91FCF" wp14:editId="5E762BDA">
            <wp:simplePos x="0" y="0"/>
            <wp:positionH relativeFrom="page">
              <wp:posOffset>1213010</wp:posOffset>
            </wp:positionH>
            <wp:positionV relativeFrom="paragraph">
              <wp:posOffset>-1751425</wp:posOffset>
            </wp:positionV>
            <wp:extent cx="2596022" cy="1314450"/>
            <wp:effectExtent l="0" t="0" r="0" b="0"/>
            <wp:wrapNone/>
            <wp:docPr id="495" name="Imag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65" cstate="print"/>
                    <a:stretch>
                      <a:fillRect/>
                    </a:stretch>
                  </pic:blipFill>
                  <pic:spPr>
                    <a:xfrm>
                      <a:off x="0" y="0"/>
                      <a:ext cx="2596022" cy="1314450"/>
                    </a:xfrm>
                    <a:prstGeom prst="rect">
                      <a:avLst/>
                    </a:prstGeom>
                  </pic:spPr>
                </pic:pic>
              </a:graphicData>
            </a:graphic>
          </wp:anchor>
        </w:drawing>
      </w:r>
      <w:r w:rsidRPr="00BA667C">
        <w:rPr>
          <w:b/>
          <w:noProof/>
        </w:rPr>
        <w:drawing>
          <wp:anchor distT="0" distB="0" distL="0" distR="0" simplePos="0" relativeHeight="15804416" behindDoc="0" locked="0" layoutInCell="1" allowOverlap="1" wp14:anchorId="767D3A5C" wp14:editId="3D34D867">
            <wp:simplePos x="0" y="0"/>
            <wp:positionH relativeFrom="page">
              <wp:posOffset>1213010</wp:posOffset>
            </wp:positionH>
            <wp:positionV relativeFrom="paragraph">
              <wp:posOffset>346157</wp:posOffset>
            </wp:positionV>
            <wp:extent cx="2596022" cy="1314450"/>
            <wp:effectExtent l="0" t="0" r="0" b="0"/>
            <wp:wrapNone/>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66" cstate="print"/>
                    <a:stretch>
                      <a:fillRect/>
                    </a:stretch>
                  </pic:blipFill>
                  <pic:spPr>
                    <a:xfrm>
                      <a:off x="0" y="0"/>
                      <a:ext cx="2596022" cy="1314450"/>
                    </a:xfrm>
                    <a:prstGeom prst="rect">
                      <a:avLst/>
                    </a:prstGeom>
                  </pic:spPr>
                </pic:pic>
              </a:graphicData>
            </a:graphic>
          </wp:anchor>
        </w:drawing>
      </w:r>
      <w:r w:rsidRPr="00BA667C">
        <w:rPr>
          <w:b/>
          <w:noProof/>
        </w:rPr>
        <mc:AlternateContent>
          <mc:Choice Requires="wps">
            <w:drawing>
              <wp:anchor distT="0" distB="0" distL="0" distR="0" simplePos="0" relativeHeight="15808512" behindDoc="0" locked="0" layoutInCell="1" allowOverlap="1" wp14:anchorId="2F5EC05C" wp14:editId="61065433">
                <wp:simplePos x="0" y="0"/>
                <wp:positionH relativeFrom="page">
                  <wp:posOffset>1243015</wp:posOffset>
                </wp:positionH>
                <wp:positionV relativeFrom="paragraph">
                  <wp:posOffset>-409603</wp:posOffset>
                </wp:positionV>
                <wp:extent cx="107950" cy="48895"/>
                <wp:effectExtent l="0" t="0" r="0" b="0"/>
                <wp:wrapNone/>
                <wp:docPr id="497" name="Text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FFFE56E"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2F5EC05C" id="Textbox 497" o:spid="_x0000_s1136" type="#_x0000_t202" style="position:absolute;left:0;text-align:left;margin-left:97.9pt;margin-top:-32.25pt;width:8.5pt;height:3.85pt;rotation:-45;z-index:1580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ppoQ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" filled="f" stroked="f">
                <v:textbox inset="0,0,0,0">
                  <w:txbxContent>
                    <w:p w14:paraId="6FFFE56E"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sidRPr="00BA667C">
        <w:rPr>
          <w:b/>
          <w:noProof/>
        </w:rPr>
        <mc:AlternateContent>
          <mc:Choice Requires="wps">
            <w:drawing>
              <wp:anchor distT="0" distB="0" distL="0" distR="0" simplePos="0" relativeHeight="15809024" behindDoc="0" locked="0" layoutInCell="1" allowOverlap="1" wp14:anchorId="4AD90D01" wp14:editId="03D4CF76">
                <wp:simplePos x="0" y="0"/>
                <wp:positionH relativeFrom="page">
                  <wp:posOffset>1401423</wp:posOffset>
                </wp:positionH>
                <wp:positionV relativeFrom="paragraph">
                  <wp:posOffset>-409603</wp:posOffset>
                </wp:positionV>
                <wp:extent cx="107950" cy="4889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B7ABE07"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4AD90D01" id="Textbox 498" o:spid="_x0000_s1137" type="#_x0000_t202" style="position:absolute;left:0;text-align:left;margin-left:110.35pt;margin-top:-32.25pt;width:8.5pt;height:3.85pt;rotation:-45;z-index:1580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" filled="f" stroked="f">
                <v:textbox inset="0,0,0,0">
                  <w:txbxContent>
                    <w:p w14:paraId="0B7ABE07"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sidRPr="00BA667C">
        <w:rPr>
          <w:b/>
          <w:noProof/>
        </w:rPr>
        <mc:AlternateContent>
          <mc:Choice Requires="wps">
            <w:drawing>
              <wp:anchor distT="0" distB="0" distL="0" distR="0" simplePos="0" relativeHeight="15809536" behindDoc="0" locked="0" layoutInCell="1" allowOverlap="1" wp14:anchorId="16278B28" wp14:editId="0612343C">
                <wp:simplePos x="0" y="0"/>
                <wp:positionH relativeFrom="page">
                  <wp:posOffset>1559831</wp:posOffset>
                </wp:positionH>
                <wp:positionV relativeFrom="paragraph">
                  <wp:posOffset>-409603</wp:posOffset>
                </wp:positionV>
                <wp:extent cx="107950" cy="48895"/>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C376ABD"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16278B28" id="Textbox 499" o:spid="_x0000_s1138" type="#_x0000_t202" style="position:absolute;left:0;text-align:left;margin-left:122.8pt;margin-top:-32.25pt;width:8.5pt;height:3.85pt;rotation:-45;z-index:1580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OKog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" filled="f" stroked="f">
                <v:textbox inset="0,0,0,0">
                  <w:txbxContent>
                    <w:p w14:paraId="5C376ABD"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sidRPr="00BA667C">
        <w:rPr>
          <w:b/>
          <w:noProof/>
        </w:rPr>
        <mc:AlternateContent>
          <mc:Choice Requires="wps">
            <w:drawing>
              <wp:anchor distT="0" distB="0" distL="0" distR="0" simplePos="0" relativeHeight="15810048" behindDoc="0" locked="0" layoutInCell="1" allowOverlap="1" wp14:anchorId="036A85D7" wp14:editId="289D4ABF">
                <wp:simplePos x="0" y="0"/>
                <wp:positionH relativeFrom="page">
                  <wp:posOffset>1718239</wp:posOffset>
                </wp:positionH>
                <wp:positionV relativeFrom="paragraph">
                  <wp:posOffset>-409603</wp:posOffset>
                </wp:positionV>
                <wp:extent cx="107950" cy="48895"/>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E4F9FED"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036A85D7" id="Textbox 500" o:spid="_x0000_s1139" type="#_x0000_t202" style="position:absolute;left:0;text-align:left;margin-left:135.3pt;margin-top:-32.25pt;width:8.5pt;height:3.85pt;rotation:-45;z-index:1581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" filled="f" stroked="f">
                <v:textbox inset="0,0,0,0">
                  <w:txbxContent>
                    <w:p w14:paraId="7E4F9FED"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sidRPr="00BA667C">
        <w:rPr>
          <w:b/>
          <w:noProof/>
        </w:rPr>
        <mc:AlternateContent>
          <mc:Choice Requires="wps">
            <w:drawing>
              <wp:anchor distT="0" distB="0" distL="0" distR="0" simplePos="0" relativeHeight="15810560" behindDoc="0" locked="0" layoutInCell="1" allowOverlap="1" wp14:anchorId="3549395C" wp14:editId="552A4C32">
                <wp:simplePos x="0" y="0"/>
                <wp:positionH relativeFrom="page">
                  <wp:posOffset>1876647</wp:posOffset>
                </wp:positionH>
                <wp:positionV relativeFrom="paragraph">
                  <wp:posOffset>-409603</wp:posOffset>
                </wp:positionV>
                <wp:extent cx="107950" cy="48895"/>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268870D"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3549395C" id="Textbox 501" o:spid="_x0000_s1140" type="#_x0000_t202" style="position:absolute;left:0;text-align:left;margin-left:147.75pt;margin-top:-32.25pt;width:8.5pt;height:3.85pt;rotation:-45;z-index:1581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" filled="f" stroked="f">
                <v:textbox inset="0,0,0,0">
                  <w:txbxContent>
                    <w:p w14:paraId="4268870D"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sidRPr="00BA667C">
        <w:rPr>
          <w:b/>
          <w:noProof/>
        </w:rPr>
        <mc:AlternateContent>
          <mc:Choice Requires="wps">
            <w:drawing>
              <wp:anchor distT="0" distB="0" distL="0" distR="0" simplePos="0" relativeHeight="15811072" behindDoc="0" locked="0" layoutInCell="1" allowOverlap="1" wp14:anchorId="52BA08D5" wp14:editId="45F1B815">
                <wp:simplePos x="0" y="0"/>
                <wp:positionH relativeFrom="page">
                  <wp:posOffset>2035055</wp:posOffset>
                </wp:positionH>
                <wp:positionV relativeFrom="paragraph">
                  <wp:posOffset>-409603</wp:posOffset>
                </wp:positionV>
                <wp:extent cx="107950" cy="48895"/>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AACDF4E"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52BA08D5" id="Textbox 502" o:spid="_x0000_s1141" type="#_x0000_t202" style="position:absolute;left:0;text-align:left;margin-left:160.25pt;margin-top:-32.25pt;width:8.5pt;height:3.85pt;rotation:-45;z-index:1581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QFoA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" filled="f" stroked="f">
                <v:textbox inset="0,0,0,0">
                  <w:txbxContent>
                    <w:p w14:paraId="2AACDF4E"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sidRPr="00BA667C">
        <w:rPr>
          <w:b/>
          <w:noProof/>
        </w:rPr>
        <mc:AlternateContent>
          <mc:Choice Requires="wps">
            <w:drawing>
              <wp:anchor distT="0" distB="0" distL="0" distR="0" simplePos="0" relativeHeight="15811584" behindDoc="0" locked="0" layoutInCell="1" allowOverlap="1" wp14:anchorId="652FDC43" wp14:editId="7821DFFC">
                <wp:simplePos x="0" y="0"/>
                <wp:positionH relativeFrom="page">
                  <wp:posOffset>2193463</wp:posOffset>
                </wp:positionH>
                <wp:positionV relativeFrom="paragraph">
                  <wp:posOffset>-409603</wp:posOffset>
                </wp:positionV>
                <wp:extent cx="107950" cy="48895"/>
                <wp:effectExtent l="0" t="0" r="0" b="0"/>
                <wp:wrapNone/>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87F040D"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652FDC43" id="Textbox 503" o:spid="_x0000_s1142" type="#_x0000_t202" style="position:absolute;left:0;text-align:left;margin-left:172.7pt;margin-top:-32.25pt;width:8.5pt;height:3.85pt;rotation:-45;z-index:1581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" filled="f" stroked="f">
                <v:textbox inset="0,0,0,0">
                  <w:txbxContent>
                    <w:p w14:paraId="187F040D"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sidRPr="00BA667C">
        <w:rPr>
          <w:b/>
          <w:noProof/>
        </w:rPr>
        <mc:AlternateContent>
          <mc:Choice Requires="wps">
            <w:drawing>
              <wp:anchor distT="0" distB="0" distL="0" distR="0" simplePos="0" relativeHeight="15812096" behindDoc="0" locked="0" layoutInCell="1" allowOverlap="1" wp14:anchorId="469ACB18" wp14:editId="3B6E3DFF">
                <wp:simplePos x="0" y="0"/>
                <wp:positionH relativeFrom="page">
                  <wp:posOffset>2351871</wp:posOffset>
                </wp:positionH>
                <wp:positionV relativeFrom="paragraph">
                  <wp:posOffset>-409603</wp:posOffset>
                </wp:positionV>
                <wp:extent cx="107950" cy="48895"/>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C3FAB1A"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469ACB18" id="Textbox 504" o:spid="_x0000_s1143" type="#_x0000_t202" style="position:absolute;left:0;text-align:left;margin-left:185.2pt;margin-top:-32.25pt;width:8.5pt;height:3.85pt;rotation:-45;z-index:1581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" filled="f" stroked="f">
                <v:textbox inset="0,0,0,0">
                  <w:txbxContent>
                    <w:p w14:paraId="1C3FAB1A"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sidRPr="00BA667C">
        <w:rPr>
          <w:b/>
          <w:noProof/>
        </w:rPr>
        <mc:AlternateContent>
          <mc:Choice Requires="wps">
            <w:drawing>
              <wp:anchor distT="0" distB="0" distL="0" distR="0" simplePos="0" relativeHeight="15812608" behindDoc="0" locked="0" layoutInCell="1" allowOverlap="1" wp14:anchorId="0F4D3728" wp14:editId="2049B301">
                <wp:simplePos x="0" y="0"/>
                <wp:positionH relativeFrom="page">
                  <wp:posOffset>2510279</wp:posOffset>
                </wp:positionH>
                <wp:positionV relativeFrom="paragraph">
                  <wp:posOffset>-409603</wp:posOffset>
                </wp:positionV>
                <wp:extent cx="107950" cy="48895"/>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FB81438"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0F4D3728" id="Textbox 505" o:spid="_x0000_s1144" type="#_x0000_t202" style="position:absolute;left:0;text-align:left;margin-left:197.65pt;margin-top:-32.25pt;width:8.5pt;height:3.85pt;rotation:-45;z-index:1581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" filled="f" stroked="f">
                <v:textbox inset="0,0,0,0">
                  <w:txbxContent>
                    <w:p w14:paraId="2FB81438"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sidRPr="00BA667C">
        <w:rPr>
          <w:b/>
          <w:noProof/>
        </w:rPr>
        <mc:AlternateContent>
          <mc:Choice Requires="wps">
            <w:drawing>
              <wp:anchor distT="0" distB="0" distL="0" distR="0" simplePos="0" relativeHeight="15813120" behindDoc="0" locked="0" layoutInCell="1" allowOverlap="1" wp14:anchorId="4664ED0D" wp14:editId="28E6F4B3">
                <wp:simplePos x="0" y="0"/>
                <wp:positionH relativeFrom="page">
                  <wp:posOffset>2668778</wp:posOffset>
                </wp:positionH>
                <wp:positionV relativeFrom="paragraph">
                  <wp:posOffset>-409603</wp:posOffset>
                </wp:positionV>
                <wp:extent cx="107950" cy="48895"/>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32B782B"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4664ED0D" id="Textbox 506" o:spid="_x0000_s1145" type="#_x0000_t202" style="position:absolute;left:0;text-align:left;margin-left:210.15pt;margin-top:-32.25pt;width:8.5pt;height:3.85pt;rotation:-45;z-index:1581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AIjoQ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" filled="f" stroked="f">
                <v:textbox inset="0,0,0,0">
                  <w:txbxContent>
                    <w:p w14:paraId="632B782B"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sidRPr="00BA667C">
        <w:rPr>
          <w:b/>
          <w:noProof/>
        </w:rPr>
        <mc:AlternateContent>
          <mc:Choice Requires="wps">
            <w:drawing>
              <wp:anchor distT="0" distB="0" distL="0" distR="0" simplePos="0" relativeHeight="15813632" behindDoc="0" locked="0" layoutInCell="1" allowOverlap="1" wp14:anchorId="3F463CDC" wp14:editId="0499A8DB">
                <wp:simplePos x="0" y="0"/>
                <wp:positionH relativeFrom="page">
                  <wp:posOffset>2827186</wp:posOffset>
                </wp:positionH>
                <wp:positionV relativeFrom="paragraph">
                  <wp:posOffset>-409603</wp:posOffset>
                </wp:positionV>
                <wp:extent cx="107950" cy="48895"/>
                <wp:effectExtent l="0" t="0" r="0" b="0"/>
                <wp:wrapNone/>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BF60C4A"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3F463CDC" id="Textbox 507" o:spid="_x0000_s1146" type="#_x0000_t202" style="position:absolute;left:0;text-align:left;margin-left:222.6pt;margin-top:-32.25pt;width:8.5pt;height:3.85pt;rotation:-45;z-index:1581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CLoQ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" filled="f" stroked="f">
                <v:textbox inset="0,0,0,0">
                  <w:txbxContent>
                    <w:p w14:paraId="4BF60C4A"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sidRPr="00BA667C">
        <w:rPr>
          <w:b/>
          <w:noProof/>
        </w:rPr>
        <mc:AlternateContent>
          <mc:Choice Requires="wps">
            <w:drawing>
              <wp:anchor distT="0" distB="0" distL="0" distR="0" simplePos="0" relativeHeight="15814144" behindDoc="0" locked="0" layoutInCell="1" allowOverlap="1" wp14:anchorId="15EF8060" wp14:editId="201C99CD">
                <wp:simplePos x="0" y="0"/>
                <wp:positionH relativeFrom="page">
                  <wp:posOffset>2985594</wp:posOffset>
                </wp:positionH>
                <wp:positionV relativeFrom="paragraph">
                  <wp:posOffset>-409603</wp:posOffset>
                </wp:positionV>
                <wp:extent cx="107950" cy="48895"/>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D781E8C"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15EF8060" id="Textbox 508" o:spid="_x0000_s1147" type="#_x0000_t202" style="position:absolute;left:0;text-align:left;margin-left:235.1pt;margin-top:-32.25pt;width:8.5pt;height:3.85pt;rotation:-45;z-index:1581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z6og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" filled="f" stroked="f">
                <v:textbox inset="0,0,0,0">
                  <w:txbxContent>
                    <w:p w14:paraId="3D781E8C"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sidRPr="00BA667C">
        <w:rPr>
          <w:b/>
          <w:noProof/>
        </w:rPr>
        <mc:AlternateContent>
          <mc:Choice Requires="wps">
            <w:drawing>
              <wp:anchor distT="0" distB="0" distL="0" distR="0" simplePos="0" relativeHeight="15814656" behindDoc="0" locked="0" layoutInCell="1" allowOverlap="1" wp14:anchorId="0445066C" wp14:editId="67141282">
                <wp:simplePos x="0" y="0"/>
                <wp:positionH relativeFrom="page">
                  <wp:posOffset>3144002</wp:posOffset>
                </wp:positionH>
                <wp:positionV relativeFrom="paragraph">
                  <wp:posOffset>-409603</wp:posOffset>
                </wp:positionV>
                <wp:extent cx="107950" cy="48895"/>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D56EE1B"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0445066C" id="Textbox 509" o:spid="_x0000_s1148" type="#_x0000_t202" style="position:absolute;left:0;text-align:left;margin-left:247.55pt;margin-top:-32.25pt;width:8.5pt;height:3.85pt;rotation:-45;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Vloog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" filled="f" stroked="f">
                <v:textbox inset="0,0,0,0">
                  <w:txbxContent>
                    <w:p w14:paraId="4D56EE1B"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sidRPr="00BA667C">
        <w:rPr>
          <w:b/>
          <w:noProof/>
        </w:rPr>
        <mc:AlternateContent>
          <mc:Choice Requires="wps">
            <w:drawing>
              <wp:anchor distT="0" distB="0" distL="0" distR="0" simplePos="0" relativeHeight="15815168" behindDoc="0" locked="0" layoutInCell="1" allowOverlap="1" wp14:anchorId="0816E4B0" wp14:editId="714FF725">
                <wp:simplePos x="0" y="0"/>
                <wp:positionH relativeFrom="page">
                  <wp:posOffset>3302410</wp:posOffset>
                </wp:positionH>
                <wp:positionV relativeFrom="paragraph">
                  <wp:posOffset>-409603</wp:posOffset>
                </wp:positionV>
                <wp:extent cx="107950" cy="48895"/>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DB90465"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0816E4B0" id="Textbox 510" o:spid="_x0000_s1149" type="#_x0000_t202" style="position:absolute;left:0;text-align:left;margin-left:260.05pt;margin-top:-32.25pt;width:8.5pt;height:3.85pt;rotation:-45;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" filled="f" stroked="f">
                <v:textbox inset="0,0,0,0">
                  <w:txbxContent>
                    <w:p w14:paraId="6DB90465"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sidRPr="00BA667C">
        <w:rPr>
          <w:b/>
          <w:noProof/>
        </w:rPr>
        <mc:AlternateContent>
          <mc:Choice Requires="wps">
            <w:drawing>
              <wp:anchor distT="0" distB="0" distL="0" distR="0" simplePos="0" relativeHeight="15816192" behindDoc="0" locked="0" layoutInCell="1" allowOverlap="1" wp14:anchorId="23C94406" wp14:editId="7B435E23">
                <wp:simplePos x="0" y="0"/>
                <wp:positionH relativeFrom="page">
                  <wp:posOffset>3460818</wp:posOffset>
                </wp:positionH>
                <wp:positionV relativeFrom="paragraph">
                  <wp:posOffset>-409603</wp:posOffset>
                </wp:positionV>
                <wp:extent cx="107950" cy="48895"/>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758F2CD"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23C94406" id="Textbox 511" o:spid="_x0000_s1150" type="#_x0000_t202" style="position:absolute;left:0;text-align:left;margin-left:272.5pt;margin-top:-32.25pt;width:8.5pt;height:3.85pt;rotation:-45;z-index:1581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" filled="f" stroked="f">
                <v:textbox inset="0,0,0,0">
                  <w:txbxContent>
                    <w:p w14:paraId="5758F2CD"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sidRPr="00BA667C">
        <w:rPr>
          <w:b/>
          <w:noProof/>
        </w:rPr>
        <mc:AlternateContent>
          <mc:Choice Requires="wps">
            <w:drawing>
              <wp:anchor distT="0" distB="0" distL="0" distR="0" simplePos="0" relativeHeight="15817216" behindDoc="0" locked="0" layoutInCell="1" allowOverlap="1" wp14:anchorId="627F5B40" wp14:editId="4ADC8DE0">
                <wp:simplePos x="0" y="0"/>
                <wp:positionH relativeFrom="page">
                  <wp:posOffset>3619226</wp:posOffset>
                </wp:positionH>
                <wp:positionV relativeFrom="paragraph">
                  <wp:posOffset>-409603</wp:posOffset>
                </wp:positionV>
                <wp:extent cx="107950" cy="48895"/>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32F2BA9"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627F5B40" id="Textbox 512" o:spid="_x0000_s1151" type="#_x0000_t202" style="position:absolute;left:0;text-align:left;margin-left:285pt;margin-top:-32.25pt;width:8.5pt;height:3.85pt;rotation:-45;z-index:1581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m7noQ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" filled="f" stroked="f">
                <v:textbox inset="0,0,0,0">
                  <w:txbxContent>
                    <w:p w14:paraId="432F2BA9"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sidR="00BA667C" w:rsidRPr="00BA667C">
        <w:rPr>
          <w:b/>
          <w:sz w:val="20"/>
        </w:rPr>
        <w:t>a.</w:t>
      </w:r>
      <w:r w:rsidR="00BA667C" w:rsidRPr="00BA667C">
        <w:rPr>
          <w:sz w:val="20"/>
        </w:rPr>
        <w:t xml:space="preserve"> </w:t>
      </w:r>
      <w:r w:rsidRPr="00BA667C">
        <w:rPr>
          <w:b/>
          <w:sz w:val="20"/>
        </w:rPr>
        <w:t>Levels</w:t>
      </w:r>
      <w:r w:rsidRPr="00BA667C">
        <w:rPr>
          <w:b/>
          <w:spacing w:val="-8"/>
          <w:sz w:val="20"/>
        </w:rPr>
        <w:t xml:space="preserve"> </w:t>
      </w:r>
      <w:r w:rsidRPr="00BA667C">
        <w:rPr>
          <w:b/>
          <w:sz w:val="20"/>
        </w:rPr>
        <w:t>-</w:t>
      </w:r>
      <w:r w:rsidRPr="00BA667C">
        <w:rPr>
          <w:b/>
          <w:spacing w:val="-8"/>
          <w:sz w:val="20"/>
        </w:rPr>
        <w:t xml:space="preserve"> </w:t>
      </w:r>
      <w:r w:rsidRPr="00BA667C">
        <w:rPr>
          <w:b/>
          <w:spacing w:val="-2"/>
          <w:sz w:val="20"/>
        </w:rPr>
        <w:t>Weighted</w:t>
      </w:r>
    </w:p>
    <w:p w14:paraId="31622D4E" w14:textId="77777777" w:rsidR="006F1B3D" w:rsidRDefault="006F1B3D" w:rsidP="008C7539">
      <w:pPr>
        <w:pStyle w:val="BodyText"/>
        <w:suppressAutoHyphens/>
        <w:rPr>
          <w:sz w:val="20"/>
        </w:rPr>
      </w:pPr>
    </w:p>
    <w:p w14:paraId="1E70C62E" w14:textId="77777777" w:rsidR="006F1B3D" w:rsidRDefault="006F1B3D" w:rsidP="008C7539">
      <w:pPr>
        <w:pStyle w:val="BodyText"/>
        <w:suppressAutoHyphens/>
        <w:rPr>
          <w:sz w:val="20"/>
        </w:rPr>
      </w:pPr>
    </w:p>
    <w:p w14:paraId="676F9911" w14:textId="77777777" w:rsidR="006F1B3D" w:rsidRDefault="006F1B3D" w:rsidP="008C7539">
      <w:pPr>
        <w:pStyle w:val="BodyText"/>
        <w:suppressAutoHyphens/>
        <w:rPr>
          <w:sz w:val="20"/>
        </w:rPr>
      </w:pPr>
    </w:p>
    <w:p w14:paraId="3F501085" w14:textId="77777777" w:rsidR="006F1B3D" w:rsidRDefault="006F1B3D" w:rsidP="008C7539">
      <w:pPr>
        <w:pStyle w:val="BodyText"/>
        <w:suppressAutoHyphens/>
        <w:rPr>
          <w:sz w:val="20"/>
        </w:rPr>
      </w:pPr>
    </w:p>
    <w:p w14:paraId="7D969501" w14:textId="77777777" w:rsidR="006F1B3D" w:rsidRDefault="006F1B3D" w:rsidP="008C7539">
      <w:pPr>
        <w:pStyle w:val="BodyText"/>
        <w:suppressAutoHyphens/>
        <w:rPr>
          <w:sz w:val="20"/>
        </w:rPr>
      </w:pPr>
    </w:p>
    <w:p w14:paraId="14DF4DA3" w14:textId="77777777" w:rsidR="006F1B3D" w:rsidRDefault="006F1B3D" w:rsidP="008C7539">
      <w:pPr>
        <w:pStyle w:val="BodyText"/>
        <w:suppressAutoHyphens/>
        <w:rPr>
          <w:sz w:val="20"/>
        </w:rPr>
      </w:pPr>
    </w:p>
    <w:p w14:paraId="55B22CDF" w14:textId="77777777" w:rsidR="006F1B3D" w:rsidRDefault="006F1B3D" w:rsidP="008C7539">
      <w:pPr>
        <w:pStyle w:val="BodyText"/>
        <w:suppressAutoHyphens/>
        <w:rPr>
          <w:sz w:val="20"/>
        </w:rPr>
      </w:pPr>
    </w:p>
    <w:p w14:paraId="2F704BDE" w14:textId="77777777" w:rsidR="006F1B3D" w:rsidRDefault="006F1B3D" w:rsidP="008C7539">
      <w:pPr>
        <w:pStyle w:val="BodyText"/>
        <w:suppressAutoHyphens/>
        <w:rPr>
          <w:sz w:val="20"/>
        </w:rPr>
      </w:pPr>
    </w:p>
    <w:p w14:paraId="021B49DC" w14:textId="77777777" w:rsidR="006F1B3D" w:rsidRDefault="006F1B3D" w:rsidP="008C7539">
      <w:pPr>
        <w:pStyle w:val="BodyText"/>
        <w:suppressAutoHyphens/>
        <w:rPr>
          <w:sz w:val="20"/>
        </w:rPr>
      </w:pPr>
    </w:p>
    <w:p w14:paraId="6BED37F7" w14:textId="77777777" w:rsidR="006F1B3D" w:rsidRDefault="006F1B3D" w:rsidP="008C7539">
      <w:pPr>
        <w:pStyle w:val="BodyText"/>
        <w:suppressAutoHyphens/>
        <w:rPr>
          <w:sz w:val="20"/>
        </w:rPr>
      </w:pPr>
    </w:p>
    <w:p w14:paraId="0688DDAC" w14:textId="77777777" w:rsidR="006F1B3D" w:rsidRDefault="006F1B3D" w:rsidP="008C7539">
      <w:pPr>
        <w:pStyle w:val="BodyText"/>
        <w:suppressAutoHyphens/>
        <w:spacing w:before="172"/>
        <w:rPr>
          <w:sz w:val="20"/>
        </w:rPr>
      </w:pPr>
    </w:p>
    <w:p w14:paraId="4BACB8EB" w14:textId="77777777" w:rsidR="006F1B3D" w:rsidRDefault="00191F14" w:rsidP="008C7539">
      <w:pPr>
        <w:suppressAutoHyphens/>
        <w:ind w:left="1252"/>
        <w:rPr>
          <w:rFonts w:ascii="Arial MT"/>
          <w:sz w:val="9"/>
        </w:rPr>
      </w:pPr>
      <w:r>
        <w:rPr>
          <w:rFonts w:ascii="Arial MT"/>
          <w:noProof/>
          <w:sz w:val="9"/>
        </w:rPr>
        <mc:AlternateContent>
          <mc:Choice Requires="wps">
            <w:drawing>
              <wp:anchor distT="0" distB="0" distL="0" distR="0" simplePos="0" relativeHeight="15815680" behindDoc="0" locked="0" layoutInCell="1" allowOverlap="1" wp14:anchorId="6427702F" wp14:editId="58079D14">
                <wp:simplePos x="0" y="0"/>
                <wp:positionH relativeFrom="page">
                  <wp:posOffset>1243015</wp:posOffset>
                </wp:positionH>
                <wp:positionV relativeFrom="paragraph">
                  <wp:posOffset>-173692</wp:posOffset>
                </wp:positionV>
                <wp:extent cx="107950" cy="4889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9C332F8"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6427702F" id="Textbox 513" o:spid="_x0000_s1152" type="#_x0000_t202" style="position:absolute;left:0;text-align:left;margin-left:97.9pt;margin-top:-13.7pt;width:8.5pt;height:3.85pt;rotation:-45;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" filled="f" stroked="f">
                <v:textbox inset="0,0,0,0">
                  <w:txbxContent>
                    <w:p w14:paraId="49C332F8"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Pr>
          <w:rFonts w:ascii="Arial MT"/>
          <w:noProof/>
          <w:sz w:val="9"/>
        </w:rPr>
        <mc:AlternateContent>
          <mc:Choice Requires="wps">
            <w:drawing>
              <wp:anchor distT="0" distB="0" distL="0" distR="0" simplePos="0" relativeHeight="15816704" behindDoc="0" locked="0" layoutInCell="1" allowOverlap="1" wp14:anchorId="3721F896" wp14:editId="2D4A50AF">
                <wp:simplePos x="0" y="0"/>
                <wp:positionH relativeFrom="page">
                  <wp:posOffset>1401423</wp:posOffset>
                </wp:positionH>
                <wp:positionV relativeFrom="paragraph">
                  <wp:posOffset>-173692</wp:posOffset>
                </wp:positionV>
                <wp:extent cx="107950" cy="4889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E3BED03"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3721F896" id="Textbox 514" o:spid="_x0000_s1153" type="#_x0000_t202" style="position:absolute;left:0;text-align:left;margin-left:110.35pt;margin-top:-13.7pt;width:8.5pt;height:3.85pt;rotation:-45;z-index:1581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" filled="f" stroked="f">
                <v:textbox inset="0,0,0,0">
                  <w:txbxContent>
                    <w:p w14:paraId="3E3BED03"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9"/>
        </w:rPr>
        <mc:AlternateContent>
          <mc:Choice Requires="wps">
            <w:drawing>
              <wp:anchor distT="0" distB="0" distL="0" distR="0" simplePos="0" relativeHeight="15817728" behindDoc="0" locked="0" layoutInCell="1" allowOverlap="1" wp14:anchorId="17061A46" wp14:editId="602ABAF5">
                <wp:simplePos x="0" y="0"/>
                <wp:positionH relativeFrom="page">
                  <wp:posOffset>1559831</wp:posOffset>
                </wp:positionH>
                <wp:positionV relativeFrom="paragraph">
                  <wp:posOffset>-173692</wp:posOffset>
                </wp:positionV>
                <wp:extent cx="107950" cy="4889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613EFFA"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17061A46" id="Textbox 515" o:spid="_x0000_s1154" type="#_x0000_t202" style="position:absolute;left:0;text-align:left;margin-left:122.8pt;margin-top:-13.7pt;width:8.5pt;height:3.85pt;rotation:-45;z-index:1581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" filled="f" stroked="f">
                <v:textbox inset="0,0,0,0">
                  <w:txbxContent>
                    <w:p w14:paraId="5613EFFA"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9"/>
        </w:rPr>
        <mc:AlternateContent>
          <mc:Choice Requires="wps">
            <w:drawing>
              <wp:anchor distT="0" distB="0" distL="0" distR="0" simplePos="0" relativeHeight="15818240" behindDoc="0" locked="0" layoutInCell="1" allowOverlap="1" wp14:anchorId="62532670" wp14:editId="2AF683EF">
                <wp:simplePos x="0" y="0"/>
                <wp:positionH relativeFrom="page">
                  <wp:posOffset>1718239</wp:posOffset>
                </wp:positionH>
                <wp:positionV relativeFrom="paragraph">
                  <wp:posOffset>-173692</wp:posOffset>
                </wp:positionV>
                <wp:extent cx="107950" cy="48895"/>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46C44CA"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62532670" id="Textbox 516" o:spid="_x0000_s1155" type="#_x0000_t202" style="position:absolute;left:0;text-align:left;margin-left:135.3pt;margin-top:-13.7pt;width:8.5pt;height:3.85pt;rotation:-45;z-index:1581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jBog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" filled="f" stroked="f">
                <v:textbox inset="0,0,0,0">
                  <w:txbxContent>
                    <w:p w14:paraId="146C44CA"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9"/>
        </w:rPr>
        <mc:AlternateContent>
          <mc:Choice Requires="wps">
            <w:drawing>
              <wp:anchor distT="0" distB="0" distL="0" distR="0" simplePos="0" relativeHeight="15818752" behindDoc="0" locked="0" layoutInCell="1" allowOverlap="1" wp14:anchorId="4E303B38" wp14:editId="2B5CB38E">
                <wp:simplePos x="0" y="0"/>
                <wp:positionH relativeFrom="page">
                  <wp:posOffset>1876647</wp:posOffset>
                </wp:positionH>
                <wp:positionV relativeFrom="paragraph">
                  <wp:posOffset>-173692</wp:posOffset>
                </wp:positionV>
                <wp:extent cx="107950" cy="48895"/>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18F5A67"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4E303B38" id="Textbox 517" o:spid="_x0000_s1156" type="#_x0000_t202" style="position:absolute;left:0;text-align:left;margin-left:147.75pt;margin-top:-13.7pt;width:8.5pt;height:3.85pt;rotation:-45;z-index:1581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" filled="f" stroked="f">
                <v:textbox inset="0,0,0,0">
                  <w:txbxContent>
                    <w:p w14:paraId="118F5A67"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9"/>
        </w:rPr>
        <mc:AlternateContent>
          <mc:Choice Requires="wps">
            <w:drawing>
              <wp:anchor distT="0" distB="0" distL="0" distR="0" simplePos="0" relativeHeight="15819264" behindDoc="0" locked="0" layoutInCell="1" allowOverlap="1" wp14:anchorId="1E610AC1" wp14:editId="0BE6627C">
                <wp:simplePos x="0" y="0"/>
                <wp:positionH relativeFrom="page">
                  <wp:posOffset>2035055</wp:posOffset>
                </wp:positionH>
                <wp:positionV relativeFrom="paragraph">
                  <wp:posOffset>-173692</wp:posOffset>
                </wp:positionV>
                <wp:extent cx="107950" cy="48895"/>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7141F9E"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1E610AC1" id="Textbox 518" o:spid="_x0000_s1157" type="#_x0000_t202" style="position:absolute;left:0;text-align:left;margin-left:160.25pt;margin-top:-13.7pt;width:8.5pt;height:3.85pt;rotation:-45;z-index:1581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" filled="f" stroked="f">
                <v:textbox inset="0,0,0,0">
                  <w:txbxContent>
                    <w:p w14:paraId="67141F9E"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9"/>
        </w:rPr>
        <mc:AlternateContent>
          <mc:Choice Requires="wps">
            <w:drawing>
              <wp:anchor distT="0" distB="0" distL="0" distR="0" simplePos="0" relativeHeight="15820288" behindDoc="0" locked="0" layoutInCell="1" allowOverlap="1" wp14:anchorId="205CF6C1" wp14:editId="29731D6F">
                <wp:simplePos x="0" y="0"/>
                <wp:positionH relativeFrom="page">
                  <wp:posOffset>2193463</wp:posOffset>
                </wp:positionH>
                <wp:positionV relativeFrom="paragraph">
                  <wp:posOffset>-173692</wp:posOffset>
                </wp:positionV>
                <wp:extent cx="107950" cy="48895"/>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3ABD76D"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205CF6C1" id="Textbox 519" o:spid="_x0000_s1158" type="#_x0000_t202" style="position:absolute;left:0;text-align:left;margin-left:172.7pt;margin-top:-13.7pt;width:8.5pt;height:3.85pt;rotation:-45;z-index:1582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" filled="f" stroked="f">
                <v:textbox inset="0,0,0,0">
                  <w:txbxContent>
                    <w:p w14:paraId="53ABD76D"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9"/>
        </w:rPr>
        <mc:AlternateContent>
          <mc:Choice Requires="wps">
            <w:drawing>
              <wp:anchor distT="0" distB="0" distL="0" distR="0" simplePos="0" relativeHeight="15821312" behindDoc="0" locked="0" layoutInCell="1" allowOverlap="1" wp14:anchorId="403D0490" wp14:editId="7FE4EEF6">
                <wp:simplePos x="0" y="0"/>
                <wp:positionH relativeFrom="page">
                  <wp:posOffset>2351871</wp:posOffset>
                </wp:positionH>
                <wp:positionV relativeFrom="paragraph">
                  <wp:posOffset>-173692</wp:posOffset>
                </wp:positionV>
                <wp:extent cx="107950" cy="48895"/>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52CDBC5"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403D0490" id="Textbox 520" o:spid="_x0000_s1159" type="#_x0000_t202" style="position:absolute;left:0;text-align:left;margin-left:185.2pt;margin-top:-13.7pt;width:8.5pt;height:3.85pt;rotation:-45;z-index:1582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" filled="f" stroked="f">
                <v:textbox inset="0,0,0,0">
                  <w:txbxContent>
                    <w:p w14:paraId="452CDBC5"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9"/>
        </w:rPr>
        <mc:AlternateContent>
          <mc:Choice Requires="wps">
            <w:drawing>
              <wp:anchor distT="0" distB="0" distL="0" distR="0" simplePos="0" relativeHeight="15822336" behindDoc="0" locked="0" layoutInCell="1" allowOverlap="1" wp14:anchorId="0CB04DBB" wp14:editId="62A2A3DF">
                <wp:simplePos x="0" y="0"/>
                <wp:positionH relativeFrom="page">
                  <wp:posOffset>2510279</wp:posOffset>
                </wp:positionH>
                <wp:positionV relativeFrom="paragraph">
                  <wp:posOffset>-173692</wp:posOffset>
                </wp:positionV>
                <wp:extent cx="107950" cy="48895"/>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60939E4"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0CB04DBB" id="Textbox 521" o:spid="_x0000_s1160" type="#_x0000_t202" style="position:absolute;left:0;text-align:left;margin-left:197.65pt;margin-top:-13.7pt;width:8.5pt;height:3.85pt;rotation:-45;z-index:1582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" filled="f" stroked="f">
                <v:textbox inset="0,0,0,0">
                  <w:txbxContent>
                    <w:p w14:paraId="160939E4"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9"/>
        </w:rPr>
        <mc:AlternateContent>
          <mc:Choice Requires="wps">
            <w:drawing>
              <wp:anchor distT="0" distB="0" distL="0" distR="0" simplePos="0" relativeHeight="15823360" behindDoc="0" locked="0" layoutInCell="1" allowOverlap="1" wp14:anchorId="147590E9" wp14:editId="7D44E786">
                <wp:simplePos x="0" y="0"/>
                <wp:positionH relativeFrom="page">
                  <wp:posOffset>2668778</wp:posOffset>
                </wp:positionH>
                <wp:positionV relativeFrom="paragraph">
                  <wp:posOffset>-173692</wp:posOffset>
                </wp:positionV>
                <wp:extent cx="107950" cy="48895"/>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4E9F78D"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147590E9" id="Textbox 522" o:spid="_x0000_s1161" type="#_x0000_t202" style="position:absolute;left:0;text-align:left;margin-left:210.15pt;margin-top:-13.7pt;width:8.5pt;height:3.85pt;rotation:-45;z-index:1582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" filled="f" stroked="f">
                <v:textbox inset="0,0,0,0">
                  <w:txbxContent>
                    <w:p w14:paraId="14E9F78D"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9"/>
        </w:rPr>
        <mc:AlternateContent>
          <mc:Choice Requires="wps">
            <w:drawing>
              <wp:anchor distT="0" distB="0" distL="0" distR="0" simplePos="0" relativeHeight="15824384" behindDoc="0" locked="0" layoutInCell="1" allowOverlap="1" wp14:anchorId="5772F850" wp14:editId="70ACFFFC">
                <wp:simplePos x="0" y="0"/>
                <wp:positionH relativeFrom="page">
                  <wp:posOffset>2827186</wp:posOffset>
                </wp:positionH>
                <wp:positionV relativeFrom="paragraph">
                  <wp:posOffset>-173692</wp:posOffset>
                </wp:positionV>
                <wp:extent cx="107950" cy="48895"/>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EC6375D"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5772F850" id="Textbox 523" o:spid="_x0000_s1162" type="#_x0000_t202" style="position:absolute;left:0;text-align:left;margin-left:222.6pt;margin-top:-13.7pt;width:8.5pt;height:3.85pt;rotation:-45;z-index:1582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" filled="f" stroked="f">
                <v:textbox inset="0,0,0,0">
                  <w:txbxContent>
                    <w:p w14:paraId="6EC6375D"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9"/>
        </w:rPr>
        <mc:AlternateContent>
          <mc:Choice Requires="wps">
            <w:drawing>
              <wp:anchor distT="0" distB="0" distL="0" distR="0" simplePos="0" relativeHeight="15825408" behindDoc="0" locked="0" layoutInCell="1" allowOverlap="1" wp14:anchorId="37E5481B" wp14:editId="720BFA77">
                <wp:simplePos x="0" y="0"/>
                <wp:positionH relativeFrom="page">
                  <wp:posOffset>2985594</wp:posOffset>
                </wp:positionH>
                <wp:positionV relativeFrom="paragraph">
                  <wp:posOffset>-173692</wp:posOffset>
                </wp:positionV>
                <wp:extent cx="107950" cy="48895"/>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D7534DD"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37E5481B" id="Textbox 524" o:spid="_x0000_s1163" type="#_x0000_t202" style="position:absolute;left:0;text-align:left;margin-left:235.1pt;margin-top:-13.7pt;width:8.5pt;height:3.85pt;rotation:-45;z-index:1582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" filled="f" stroked="f">
                <v:textbox inset="0,0,0,0">
                  <w:txbxContent>
                    <w:p w14:paraId="4D7534DD"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rFonts w:ascii="Arial MT"/>
          <w:noProof/>
          <w:sz w:val="9"/>
        </w:rPr>
        <mc:AlternateContent>
          <mc:Choice Requires="wps">
            <w:drawing>
              <wp:anchor distT="0" distB="0" distL="0" distR="0" simplePos="0" relativeHeight="15826432" behindDoc="0" locked="0" layoutInCell="1" allowOverlap="1" wp14:anchorId="50948C15" wp14:editId="6DCEEE59">
                <wp:simplePos x="0" y="0"/>
                <wp:positionH relativeFrom="page">
                  <wp:posOffset>3144002</wp:posOffset>
                </wp:positionH>
                <wp:positionV relativeFrom="paragraph">
                  <wp:posOffset>-173692</wp:posOffset>
                </wp:positionV>
                <wp:extent cx="107950" cy="48895"/>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1383238"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50948C15" id="Textbox 525" o:spid="_x0000_s1164" type="#_x0000_t202" style="position:absolute;left:0;text-align:left;margin-left:247.55pt;margin-top:-13.7pt;width:8.5pt;height:3.85pt;rotation:-45;z-index:1582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" filled="f" stroked="f">
                <v:textbox inset="0,0,0,0">
                  <w:txbxContent>
                    <w:p w14:paraId="71383238"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Pr>
          <w:rFonts w:ascii="Arial MT"/>
          <w:noProof/>
          <w:sz w:val="9"/>
        </w:rPr>
        <mc:AlternateContent>
          <mc:Choice Requires="wps">
            <w:drawing>
              <wp:anchor distT="0" distB="0" distL="0" distR="0" simplePos="0" relativeHeight="15827456" behindDoc="0" locked="0" layoutInCell="1" allowOverlap="1" wp14:anchorId="369ABBAD" wp14:editId="691EB2B0">
                <wp:simplePos x="0" y="0"/>
                <wp:positionH relativeFrom="page">
                  <wp:posOffset>3302410</wp:posOffset>
                </wp:positionH>
                <wp:positionV relativeFrom="paragraph">
                  <wp:posOffset>-173692</wp:posOffset>
                </wp:positionV>
                <wp:extent cx="107950" cy="48895"/>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B55EA3C"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369ABBAD" id="Textbox 526" o:spid="_x0000_s1165" type="#_x0000_t202" style="position:absolute;left:0;text-align:left;margin-left:260.05pt;margin-top:-13.7pt;width:8.5pt;height:3.85pt;rotation:-45;z-index:1582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" filled="f" stroked="f">
                <v:textbox inset="0,0,0,0">
                  <w:txbxContent>
                    <w:p w14:paraId="4B55EA3C"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Pr>
          <w:rFonts w:ascii="Arial MT"/>
          <w:noProof/>
          <w:sz w:val="9"/>
        </w:rPr>
        <mc:AlternateContent>
          <mc:Choice Requires="wps">
            <w:drawing>
              <wp:anchor distT="0" distB="0" distL="0" distR="0" simplePos="0" relativeHeight="15828480" behindDoc="0" locked="0" layoutInCell="1" allowOverlap="1" wp14:anchorId="59B9F7C8" wp14:editId="4E63986F">
                <wp:simplePos x="0" y="0"/>
                <wp:positionH relativeFrom="page">
                  <wp:posOffset>3460818</wp:posOffset>
                </wp:positionH>
                <wp:positionV relativeFrom="paragraph">
                  <wp:posOffset>-173692</wp:posOffset>
                </wp:positionV>
                <wp:extent cx="107950" cy="48895"/>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A043615"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59B9F7C8" id="Textbox 527" o:spid="_x0000_s1166" type="#_x0000_t202" style="position:absolute;left:0;text-align:left;margin-left:272.5pt;margin-top:-13.7pt;width:8.5pt;height:3.85pt;rotation:-45;z-index:1582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" filled="f" stroked="f">
                <v:textbox inset="0,0,0,0">
                  <w:txbxContent>
                    <w:p w14:paraId="5A043615"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Pr>
          <w:rFonts w:ascii="Arial MT"/>
          <w:noProof/>
          <w:sz w:val="9"/>
        </w:rPr>
        <mc:AlternateContent>
          <mc:Choice Requires="wps">
            <w:drawing>
              <wp:anchor distT="0" distB="0" distL="0" distR="0" simplePos="0" relativeHeight="15829504" behindDoc="0" locked="0" layoutInCell="1" allowOverlap="1" wp14:anchorId="5DDBBFED" wp14:editId="525ECCA0">
                <wp:simplePos x="0" y="0"/>
                <wp:positionH relativeFrom="page">
                  <wp:posOffset>3619226</wp:posOffset>
                </wp:positionH>
                <wp:positionV relativeFrom="paragraph">
                  <wp:posOffset>-173692</wp:posOffset>
                </wp:positionV>
                <wp:extent cx="107950" cy="48895"/>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7A38056"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5DDBBFED" id="Textbox 528" o:spid="_x0000_s1167" type="#_x0000_t202" style="position:absolute;left:0;text-align:left;margin-left:285pt;margin-top:-13.7pt;width:8.5pt;height:3.85pt;rotation:-45;z-index:158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" filled="f" stroked="f">
                <v:textbox inset="0,0,0,0">
                  <w:txbxContent>
                    <w:p w14:paraId="67A38056"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Pr>
          <w:noProof/>
          <w:position w:val="3"/>
        </w:rPr>
        <w:drawing>
          <wp:inline distT="0" distB="0" distL="0" distR="0" wp14:anchorId="19DCF4B0" wp14:editId="4CA3C041">
            <wp:extent cx="87397" cy="3495"/>
            <wp:effectExtent l="0" t="0" r="0" b="0"/>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62"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Pooled</w:t>
      </w:r>
      <w:r>
        <w:rPr>
          <w:rFonts w:ascii="Arial MT"/>
          <w:spacing w:val="45"/>
          <w:w w:val="105"/>
          <w:sz w:val="9"/>
        </w:rPr>
        <w:t xml:space="preserve">  </w:t>
      </w:r>
      <w:r>
        <w:rPr>
          <w:rFonts w:ascii="Arial MT"/>
          <w:noProof/>
          <w:spacing w:val="-5"/>
          <w:position w:val="3"/>
          <w:sz w:val="9"/>
        </w:rPr>
        <w:drawing>
          <wp:inline distT="0" distB="0" distL="0" distR="0" wp14:anchorId="41135FEB" wp14:editId="1F53A033">
            <wp:extent cx="87397" cy="3495"/>
            <wp:effectExtent l="0" t="0" r="0" b="0"/>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63" cstate="print"/>
                    <a:stretch>
                      <a:fillRect/>
                    </a:stretch>
                  </pic:blipFill>
                  <pic:spPr>
                    <a:xfrm>
                      <a:off x="0" y="0"/>
                      <a:ext cx="87397" cy="3495"/>
                    </a:xfrm>
                    <a:prstGeom prst="rect">
                      <a:avLst/>
                    </a:prstGeom>
                  </pic:spPr>
                </pic:pic>
              </a:graphicData>
            </a:graphic>
          </wp:inline>
        </w:drawing>
      </w:r>
      <w:r>
        <w:rPr>
          <w:spacing w:val="8"/>
          <w:w w:val="105"/>
          <w:sz w:val="9"/>
        </w:rPr>
        <w:t xml:space="preserve"> </w:t>
      </w:r>
      <w:r>
        <w:rPr>
          <w:rFonts w:ascii="Arial MT"/>
          <w:w w:val="105"/>
          <w:sz w:val="9"/>
        </w:rPr>
        <w:t>Female</w:t>
      </w:r>
      <w:r>
        <w:rPr>
          <w:rFonts w:ascii="Arial MT"/>
          <w:spacing w:val="47"/>
          <w:w w:val="105"/>
          <w:sz w:val="9"/>
        </w:rPr>
        <w:t xml:space="preserve">  </w:t>
      </w:r>
      <w:r>
        <w:rPr>
          <w:rFonts w:ascii="Arial MT"/>
          <w:noProof/>
          <w:spacing w:val="-1"/>
          <w:position w:val="3"/>
          <w:sz w:val="9"/>
        </w:rPr>
        <w:drawing>
          <wp:inline distT="0" distB="0" distL="0" distR="0" wp14:anchorId="66359898" wp14:editId="312BF7C8">
            <wp:extent cx="89145" cy="3495"/>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64" cstate="print"/>
                    <a:stretch>
                      <a:fillRect/>
                    </a:stretch>
                  </pic:blipFill>
                  <pic:spPr>
                    <a:xfrm>
                      <a:off x="0" y="0"/>
                      <a:ext cx="89145" cy="3495"/>
                    </a:xfrm>
                    <a:prstGeom prst="rect">
                      <a:avLst/>
                    </a:prstGeom>
                  </pic:spPr>
                </pic:pic>
              </a:graphicData>
            </a:graphic>
          </wp:inline>
        </w:drawing>
      </w:r>
      <w:r>
        <w:rPr>
          <w:spacing w:val="2"/>
          <w:w w:val="105"/>
          <w:sz w:val="9"/>
        </w:rPr>
        <w:t xml:space="preserve"> </w:t>
      </w:r>
      <w:r>
        <w:rPr>
          <w:rFonts w:ascii="Arial MT"/>
          <w:w w:val="105"/>
          <w:sz w:val="9"/>
        </w:rPr>
        <w:t>Male</w:t>
      </w:r>
    </w:p>
    <w:p w14:paraId="3C3EFA5F" w14:textId="77777777" w:rsidR="006F1B3D" w:rsidRDefault="006F1B3D" w:rsidP="008C7539">
      <w:pPr>
        <w:pStyle w:val="BodyText"/>
        <w:suppressAutoHyphens/>
        <w:rPr>
          <w:rFonts w:ascii="Arial MT"/>
          <w:sz w:val="9"/>
        </w:rPr>
      </w:pPr>
    </w:p>
    <w:p w14:paraId="5717D0AC" w14:textId="77777777" w:rsidR="006F1B3D" w:rsidRDefault="006F1B3D" w:rsidP="008C7539">
      <w:pPr>
        <w:pStyle w:val="BodyText"/>
        <w:suppressAutoHyphens/>
        <w:spacing w:before="61"/>
        <w:rPr>
          <w:rFonts w:ascii="Arial MT"/>
          <w:sz w:val="9"/>
        </w:rPr>
      </w:pPr>
    </w:p>
    <w:p w14:paraId="47AD3F3C" w14:textId="77777777" w:rsidR="006F1B3D" w:rsidRPr="00BA667C" w:rsidRDefault="00191F14" w:rsidP="0007505F">
      <w:pPr>
        <w:pStyle w:val="ListParagraph"/>
        <w:numPr>
          <w:ilvl w:val="1"/>
          <w:numId w:val="8"/>
        </w:numPr>
        <w:tabs>
          <w:tab w:val="left" w:pos="1615"/>
        </w:tabs>
        <w:suppressAutoHyphens/>
        <w:ind w:left="1615" w:hanging="298"/>
        <w:rPr>
          <w:b/>
          <w:sz w:val="20"/>
        </w:rPr>
      </w:pPr>
      <w:r w:rsidRPr="00BA667C">
        <w:rPr>
          <w:b/>
          <w:spacing w:val="-2"/>
          <w:sz w:val="20"/>
        </w:rPr>
        <w:t>Logarithm</w:t>
      </w:r>
    </w:p>
    <w:p w14:paraId="5C5FB816" w14:textId="77777777" w:rsidR="006F1B3D" w:rsidRDefault="00191F14" w:rsidP="008C7539">
      <w:pPr>
        <w:pStyle w:val="BodyText"/>
        <w:suppressAutoHyphens/>
        <w:rPr>
          <w:sz w:val="7"/>
        </w:rPr>
      </w:pPr>
      <w:r>
        <w:br w:type="column"/>
      </w:r>
    </w:p>
    <w:p w14:paraId="5F261548" w14:textId="77777777" w:rsidR="006F1B3D" w:rsidRDefault="00956F31" w:rsidP="008C7539">
      <w:pPr>
        <w:pStyle w:val="BodyText"/>
        <w:suppressAutoHyphens/>
        <w:spacing w:before="37"/>
        <w:rPr>
          <w:sz w:val="7"/>
        </w:rPr>
      </w:pPr>
      <w:r>
        <w:rPr>
          <w:rFonts w:ascii="Arial MT"/>
          <w:noProof/>
          <w:sz w:val="7"/>
        </w:rPr>
        <mc:AlternateContent>
          <mc:Choice Requires="wps">
            <w:drawing>
              <wp:anchor distT="0" distB="0" distL="0" distR="0" simplePos="0" relativeHeight="15808000" behindDoc="0" locked="0" layoutInCell="1" allowOverlap="1" wp14:anchorId="0BCCA298" wp14:editId="448666AD">
                <wp:simplePos x="0" y="0"/>
                <wp:positionH relativeFrom="page">
                  <wp:posOffset>3956050</wp:posOffset>
                </wp:positionH>
                <wp:positionV relativeFrom="paragraph">
                  <wp:posOffset>38735</wp:posOffset>
                </wp:positionV>
                <wp:extent cx="93345" cy="1117600"/>
                <wp:effectExtent l="0" t="0" r="0" b="0"/>
                <wp:wrapNone/>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117600"/>
                        </a:xfrm>
                        <a:prstGeom prst="rect">
                          <a:avLst/>
                        </a:prstGeom>
                      </wps:spPr>
                      <wps:txbx>
                        <w:txbxContent>
                          <w:p w14:paraId="5B76935E" w14:textId="77777777" w:rsidR="00B74441" w:rsidRDefault="00B74441">
                            <w:pPr>
                              <w:spacing w:before="22"/>
                              <w:ind w:left="20"/>
                              <w:rPr>
                                <w:rFonts w:ascii="Arial MT"/>
                                <w:sz w:val="9"/>
                              </w:rPr>
                            </w:pPr>
                            <w:r>
                              <w:rPr>
                                <w:rFonts w:ascii="Arial MT"/>
                                <w:w w:val="105"/>
                                <w:sz w:val="9"/>
                              </w:rPr>
                              <w:t xml:space="preserve">Mortality </w:t>
                            </w:r>
                            <w:ins w:id="2840" w:author="Editor" w:date="2026-09-13T17:35:00Z">
                              <w:r>
                                <w:rPr>
                                  <w:rFonts w:ascii="Arial MT"/>
                                  <w:w w:val="105"/>
                                  <w:sz w:val="9"/>
                                </w:rPr>
                                <w:t>r</w:t>
                              </w:r>
                            </w:ins>
                            <w:del w:id="2841" w:author="Editor" w:date="2026-09-13T17:33: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842" w:author="Editor" w:date="2026-09-13T17:35:00Z">
                              <w:r>
                                <w:rPr>
                                  <w:rFonts w:ascii="Arial MT"/>
                                  <w:spacing w:val="-2"/>
                                  <w:w w:val="105"/>
                                  <w:sz w:val="9"/>
                                </w:rPr>
                                <w:t xml:space="preserve"> persons)</w:t>
                              </w:r>
                            </w:ins>
                            <w:del w:id="2843" w:author="Editor" w:date="2026-09-13T17:35:00Z">
                              <w:r w:rsidDel="00956F31">
                                <w:rPr>
                                  <w:rFonts w:ascii="Arial MT"/>
                                  <w:spacing w:val="-2"/>
                                  <w:w w:val="105"/>
                                  <w:sz w:val="9"/>
                                </w:rPr>
                                <w:delText>)</w:delText>
                              </w:r>
                            </w:del>
                          </w:p>
                        </w:txbxContent>
                      </wps:txbx>
                      <wps:bodyPr vert="vert270" wrap="square" lIns="0" tIns="0" rIns="0" bIns="0" rtlCol="0">
                        <a:noAutofit/>
                      </wps:bodyPr>
                    </wps:wsp>
                  </a:graphicData>
                </a:graphic>
                <wp14:sizeRelV relativeFrom="margin">
                  <wp14:pctHeight>0</wp14:pctHeight>
                </wp14:sizeRelV>
              </wp:anchor>
            </w:drawing>
          </mc:Choice>
          <mc:Fallback>
            <w:pict>
              <v:shape w14:anchorId="0BCCA298" id="Textbox 532" o:spid="_x0000_s1168" type="#_x0000_t202" style="position:absolute;margin-left:311.5pt;margin-top:3.05pt;width:7.35pt;height:88pt;z-index:158080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" filled="f" stroked="f">
                <v:textbox style="layout-flow:vertical;mso-layout-flow-alt:bottom-to-top" inset="0,0,0,0">
                  <w:txbxContent>
                    <w:p w14:paraId="5B76935E" w14:textId="77777777" w:rsidR="00B74441" w:rsidRDefault="00B74441">
                      <w:pPr>
                        <w:spacing w:before="22"/>
                        <w:ind w:left="20"/>
                        <w:rPr>
                          <w:rFonts w:ascii="Arial MT"/>
                          <w:sz w:val="9"/>
                        </w:rPr>
                      </w:pPr>
                      <w:r>
                        <w:rPr>
                          <w:rFonts w:ascii="Arial MT"/>
                          <w:w w:val="105"/>
                          <w:sz w:val="9"/>
                        </w:rPr>
                        <w:t xml:space="preserve">Mortality </w:t>
                      </w:r>
                      <w:ins w:id="2844" w:author="Editor" w:date="2026-09-13T17:35:00Z">
                        <w:r>
                          <w:rPr>
                            <w:rFonts w:ascii="Arial MT"/>
                            <w:w w:val="105"/>
                            <w:sz w:val="9"/>
                          </w:rPr>
                          <w:t>r</w:t>
                        </w:r>
                      </w:ins>
                      <w:del w:id="2845" w:author="Editor" w:date="2026-09-13T17:33: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65+ (per</w:t>
                      </w:r>
                      <w:r>
                        <w:rPr>
                          <w:rFonts w:ascii="Arial MT"/>
                          <w:spacing w:val="1"/>
                          <w:w w:val="105"/>
                          <w:sz w:val="9"/>
                        </w:rPr>
                        <w:t xml:space="preserve"> </w:t>
                      </w:r>
                      <w:r>
                        <w:rPr>
                          <w:rFonts w:ascii="Arial MT"/>
                          <w:spacing w:val="-2"/>
                          <w:w w:val="105"/>
                          <w:sz w:val="9"/>
                        </w:rPr>
                        <w:t>1,000</w:t>
                      </w:r>
                      <w:ins w:id="2846" w:author="Editor" w:date="2026-09-13T17:35:00Z">
                        <w:r>
                          <w:rPr>
                            <w:rFonts w:ascii="Arial MT"/>
                            <w:spacing w:val="-2"/>
                            <w:w w:val="105"/>
                            <w:sz w:val="9"/>
                          </w:rPr>
                          <w:t xml:space="preserve"> persons)</w:t>
                        </w:r>
                      </w:ins>
                      <w:del w:id="2847" w:author="Editor" w:date="2026-09-13T17:35:00Z">
                        <w:r w:rsidDel="00956F31">
                          <w:rPr>
                            <w:rFonts w:ascii="Arial MT"/>
                            <w:spacing w:val="-2"/>
                            <w:w w:val="105"/>
                            <w:sz w:val="9"/>
                          </w:rPr>
                          <w:delText>)</w:delText>
                        </w:r>
                      </w:del>
                    </w:p>
                  </w:txbxContent>
                </v:textbox>
                <w10:wrap anchorx="page"/>
              </v:shape>
            </w:pict>
          </mc:Fallback>
        </mc:AlternateContent>
      </w:r>
    </w:p>
    <w:p w14:paraId="530B5D92" w14:textId="77777777" w:rsidR="006F1B3D" w:rsidRDefault="00191F14" w:rsidP="008C7539">
      <w:pPr>
        <w:suppressAutoHyphens/>
        <w:jc w:val="right"/>
        <w:rPr>
          <w:rFonts w:ascii="Arial MT"/>
          <w:sz w:val="7"/>
        </w:rPr>
      </w:pPr>
      <w:r>
        <w:rPr>
          <w:rFonts w:ascii="Arial MT"/>
          <w:spacing w:val="-5"/>
          <w:w w:val="110"/>
          <w:sz w:val="7"/>
        </w:rPr>
        <w:t>20</w:t>
      </w:r>
    </w:p>
    <w:p w14:paraId="761191E3" w14:textId="77777777" w:rsidR="006F1B3D" w:rsidRDefault="006F1B3D" w:rsidP="008C7539">
      <w:pPr>
        <w:pStyle w:val="BodyText"/>
        <w:suppressAutoHyphens/>
        <w:rPr>
          <w:rFonts w:ascii="Arial MT"/>
          <w:sz w:val="7"/>
        </w:rPr>
      </w:pPr>
    </w:p>
    <w:p w14:paraId="1B16A83B" w14:textId="77777777" w:rsidR="006F1B3D" w:rsidRDefault="006F1B3D" w:rsidP="008C7539">
      <w:pPr>
        <w:pStyle w:val="BodyText"/>
        <w:suppressAutoHyphens/>
        <w:rPr>
          <w:rFonts w:ascii="Arial MT"/>
          <w:sz w:val="7"/>
        </w:rPr>
      </w:pPr>
    </w:p>
    <w:p w14:paraId="4F408F2A" w14:textId="77777777" w:rsidR="006F1B3D" w:rsidRDefault="006F1B3D" w:rsidP="008C7539">
      <w:pPr>
        <w:pStyle w:val="BodyText"/>
        <w:suppressAutoHyphens/>
        <w:spacing w:before="41"/>
        <w:rPr>
          <w:rFonts w:ascii="Arial MT"/>
          <w:sz w:val="7"/>
        </w:rPr>
      </w:pPr>
    </w:p>
    <w:p w14:paraId="7AC10CC8" w14:textId="77777777" w:rsidR="006F1B3D" w:rsidRDefault="00191F14" w:rsidP="008C7539">
      <w:pPr>
        <w:suppressAutoHyphens/>
        <w:spacing w:before="1"/>
        <w:jc w:val="right"/>
        <w:rPr>
          <w:rFonts w:ascii="Arial MT"/>
          <w:sz w:val="7"/>
        </w:rPr>
      </w:pPr>
      <w:r>
        <w:rPr>
          <w:rFonts w:ascii="Arial MT"/>
          <w:spacing w:val="-5"/>
          <w:w w:val="110"/>
          <w:sz w:val="7"/>
        </w:rPr>
        <w:t>10</w:t>
      </w:r>
    </w:p>
    <w:p w14:paraId="5B143C48" w14:textId="77777777" w:rsidR="006F1B3D" w:rsidRDefault="006F1B3D" w:rsidP="008C7539">
      <w:pPr>
        <w:pStyle w:val="BodyText"/>
        <w:suppressAutoHyphens/>
        <w:rPr>
          <w:rFonts w:ascii="Arial MT"/>
          <w:sz w:val="7"/>
        </w:rPr>
      </w:pPr>
    </w:p>
    <w:p w14:paraId="32597817" w14:textId="77777777" w:rsidR="006F1B3D" w:rsidRDefault="006F1B3D" w:rsidP="008C7539">
      <w:pPr>
        <w:pStyle w:val="BodyText"/>
        <w:suppressAutoHyphens/>
        <w:rPr>
          <w:rFonts w:ascii="Arial MT"/>
          <w:sz w:val="7"/>
        </w:rPr>
      </w:pPr>
    </w:p>
    <w:p w14:paraId="2D60CD58" w14:textId="77777777" w:rsidR="006F1B3D" w:rsidRDefault="006F1B3D" w:rsidP="008C7539">
      <w:pPr>
        <w:pStyle w:val="BodyText"/>
        <w:suppressAutoHyphens/>
        <w:spacing w:before="41"/>
        <w:rPr>
          <w:rFonts w:ascii="Arial MT"/>
          <w:sz w:val="7"/>
        </w:rPr>
      </w:pPr>
    </w:p>
    <w:p w14:paraId="75B26B47" w14:textId="77777777" w:rsidR="006F1B3D" w:rsidRDefault="00191F14" w:rsidP="008C7539">
      <w:pPr>
        <w:suppressAutoHyphens/>
        <w:jc w:val="right"/>
        <w:rPr>
          <w:rFonts w:ascii="Arial MT"/>
          <w:sz w:val="7"/>
        </w:rPr>
      </w:pPr>
      <w:r>
        <w:rPr>
          <w:rFonts w:ascii="Arial MT"/>
          <w:spacing w:val="-10"/>
          <w:w w:val="110"/>
          <w:sz w:val="7"/>
        </w:rPr>
        <w:t>0</w:t>
      </w:r>
    </w:p>
    <w:p w14:paraId="58CA797A" w14:textId="77777777" w:rsidR="006F1B3D" w:rsidRDefault="006F1B3D" w:rsidP="008C7539">
      <w:pPr>
        <w:pStyle w:val="BodyText"/>
        <w:suppressAutoHyphens/>
        <w:rPr>
          <w:rFonts w:ascii="Arial MT"/>
          <w:sz w:val="7"/>
        </w:rPr>
      </w:pPr>
    </w:p>
    <w:p w14:paraId="6AA332BB" w14:textId="77777777" w:rsidR="006F1B3D" w:rsidRDefault="006F1B3D" w:rsidP="008C7539">
      <w:pPr>
        <w:pStyle w:val="BodyText"/>
        <w:suppressAutoHyphens/>
        <w:rPr>
          <w:rFonts w:ascii="Arial MT"/>
          <w:sz w:val="7"/>
        </w:rPr>
      </w:pPr>
    </w:p>
    <w:p w14:paraId="11DE21FA" w14:textId="77777777" w:rsidR="006F1B3D" w:rsidRDefault="006F1B3D" w:rsidP="008C7539">
      <w:pPr>
        <w:pStyle w:val="BodyText"/>
        <w:suppressAutoHyphens/>
        <w:spacing w:before="41"/>
        <w:rPr>
          <w:rFonts w:ascii="Arial MT"/>
          <w:sz w:val="7"/>
        </w:rPr>
      </w:pPr>
    </w:p>
    <w:p w14:paraId="11CA38D5"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15F30206" w14:textId="77777777" w:rsidR="006F1B3D" w:rsidRDefault="006F1B3D" w:rsidP="008C7539">
      <w:pPr>
        <w:pStyle w:val="BodyText"/>
        <w:suppressAutoHyphens/>
        <w:rPr>
          <w:rFonts w:ascii="Arial MT"/>
          <w:sz w:val="7"/>
        </w:rPr>
      </w:pPr>
    </w:p>
    <w:p w14:paraId="26A14DF6" w14:textId="77777777" w:rsidR="006F1B3D" w:rsidRDefault="006F1B3D" w:rsidP="008C7539">
      <w:pPr>
        <w:pStyle w:val="BodyText"/>
        <w:suppressAutoHyphens/>
        <w:rPr>
          <w:rFonts w:ascii="Arial MT"/>
          <w:sz w:val="7"/>
        </w:rPr>
      </w:pPr>
    </w:p>
    <w:p w14:paraId="1538AF89" w14:textId="77777777" w:rsidR="006F1B3D" w:rsidRDefault="006F1B3D" w:rsidP="008C7539">
      <w:pPr>
        <w:pStyle w:val="BodyText"/>
        <w:suppressAutoHyphens/>
        <w:spacing w:before="41"/>
        <w:rPr>
          <w:rFonts w:ascii="Arial MT"/>
          <w:sz w:val="7"/>
        </w:rPr>
      </w:pPr>
    </w:p>
    <w:p w14:paraId="3AB2D417" w14:textId="77777777" w:rsidR="006F1B3D" w:rsidRDefault="00191F14" w:rsidP="008C7539">
      <w:pPr>
        <w:suppressAutoHyphens/>
        <w:spacing w:before="1"/>
        <w:jc w:val="right"/>
        <w:rPr>
          <w:rFonts w:ascii="Arial MT"/>
          <w:sz w:val="7"/>
        </w:rPr>
      </w:pPr>
      <w:r>
        <w:rPr>
          <w:rFonts w:ascii="Arial MT"/>
          <w:spacing w:val="-2"/>
          <w:w w:val="105"/>
          <w:sz w:val="7"/>
        </w:rPr>
        <w:t>-</w:t>
      </w:r>
      <w:r>
        <w:rPr>
          <w:rFonts w:ascii="Arial MT"/>
          <w:spacing w:val="-5"/>
          <w:w w:val="110"/>
          <w:sz w:val="7"/>
        </w:rPr>
        <w:t>20</w:t>
      </w:r>
    </w:p>
    <w:p w14:paraId="797F4E78" w14:textId="77777777" w:rsidR="006F1B3D" w:rsidRDefault="006F1B3D" w:rsidP="008C7539">
      <w:pPr>
        <w:pStyle w:val="BodyText"/>
        <w:suppressAutoHyphens/>
        <w:rPr>
          <w:rFonts w:ascii="Arial MT"/>
          <w:sz w:val="7"/>
        </w:rPr>
      </w:pPr>
    </w:p>
    <w:p w14:paraId="23F242D0" w14:textId="77777777" w:rsidR="006F1B3D" w:rsidRDefault="006F1B3D" w:rsidP="008C7539">
      <w:pPr>
        <w:pStyle w:val="BodyText"/>
        <w:suppressAutoHyphens/>
        <w:rPr>
          <w:rFonts w:ascii="Arial MT"/>
          <w:sz w:val="7"/>
        </w:rPr>
      </w:pPr>
    </w:p>
    <w:p w14:paraId="1FF9EAB9" w14:textId="77777777" w:rsidR="006F1B3D" w:rsidRDefault="006F1B3D" w:rsidP="008C7539">
      <w:pPr>
        <w:pStyle w:val="BodyText"/>
        <w:suppressAutoHyphens/>
        <w:spacing w:before="41"/>
        <w:rPr>
          <w:rFonts w:ascii="Arial MT"/>
          <w:sz w:val="7"/>
        </w:rPr>
      </w:pPr>
    </w:p>
    <w:p w14:paraId="51AE87C8"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30</w:t>
      </w:r>
    </w:p>
    <w:p w14:paraId="2F9BF5EC" w14:textId="77777777" w:rsidR="006F1B3D" w:rsidRDefault="006F1B3D" w:rsidP="008C7539">
      <w:pPr>
        <w:pStyle w:val="BodyText"/>
        <w:suppressAutoHyphens/>
        <w:rPr>
          <w:rFonts w:ascii="Arial MT"/>
          <w:sz w:val="7"/>
        </w:rPr>
      </w:pPr>
    </w:p>
    <w:p w14:paraId="0D3638A7" w14:textId="77777777" w:rsidR="006F1B3D" w:rsidRDefault="006F1B3D" w:rsidP="008C7539">
      <w:pPr>
        <w:pStyle w:val="BodyText"/>
        <w:suppressAutoHyphens/>
        <w:rPr>
          <w:rFonts w:ascii="Arial MT"/>
          <w:sz w:val="7"/>
        </w:rPr>
      </w:pPr>
    </w:p>
    <w:p w14:paraId="742810F1" w14:textId="77777777" w:rsidR="006F1B3D" w:rsidRDefault="006F1B3D" w:rsidP="008C7539">
      <w:pPr>
        <w:pStyle w:val="BodyText"/>
        <w:suppressAutoHyphens/>
        <w:rPr>
          <w:rFonts w:ascii="Arial MT"/>
          <w:sz w:val="7"/>
        </w:rPr>
      </w:pPr>
    </w:p>
    <w:p w14:paraId="401EE92F" w14:textId="77777777" w:rsidR="006F1B3D" w:rsidRDefault="006F1B3D" w:rsidP="008C7539">
      <w:pPr>
        <w:pStyle w:val="BodyText"/>
        <w:suppressAutoHyphens/>
        <w:rPr>
          <w:rFonts w:ascii="Arial MT"/>
          <w:sz w:val="7"/>
        </w:rPr>
      </w:pPr>
    </w:p>
    <w:p w14:paraId="7CE47ED2" w14:textId="77777777" w:rsidR="006F1B3D" w:rsidRDefault="006F1B3D" w:rsidP="008C7539">
      <w:pPr>
        <w:pStyle w:val="BodyText"/>
        <w:suppressAutoHyphens/>
        <w:rPr>
          <w:rFonts w:ascii="Arial MT"/>
          <w:sz w:val="7"/>
        </w:rPr>
      </w:pPr>
    </w:p>
    <w:p w14:paraId="64E23AD1" w14:textId="77777777" w:rsidR="006F1B3D" w:rsidRDefault="006F1B3D" w:rsidP="008C7539">
      <w:pPr>
        <w:pStyle w:val="BodyText"/>
        <w:suppressAutoHyphens/>
        <w:rPr>
          <w:rFonts w:ascii="Arial MT"/>
          <w:sz w:val="7"/>
        </w:rPr>
      </w:pPr>
    </w:p>
    <w:p w14:paraId="55F75FEE" w14:textId="77777777" w:rsidR="006F1B3D" w:rsidRDefault="006F1B3D" w:rsidP="008C7539">
      <w:pPr>
        <w:pStyle w:val="BodyText"/>
        <w:suppressAutoHyphens/>
        <w:rPr>
          <w:rFonts w:ascii="Arial MT"/>
          <w:sz w:val="7"/>
        </w:rPr>
      </w:pPr>
    </w:p>
    <w:p w14:paraId="0E281EE8" w14:textId="77777777" w:rsidR="006F1B3D" w:rsidRDefault="006F1B3D" w:rsidP="008C7539">
      <w:pPr>
        <w:pStyle w:val="BodyText"/>
        <w:suppressAutoHyphens/>
        <w:rPr>
          <w:rFonts w:ascii="Arial MT"/>
          <w:sz w:val="7"/>
        </w:rPr>
      </w:pPr>
    </w:p>
    <w:p w14:paraId="34365DE8" w14:textId="77777777" w:rsidR="006F1B3D" w:rsidRDefault="006F1B3D" w:rsidP="008C7539">
      <w:pPr>
        <w:pStyle w:val="BodyText"/>
        <w:suppressAutoHyphens/>
        <w:rPr>
          <w:rFonts w:ascii="Arial MT"/>
          <w:sz w:val="7"/>
        </w:rPr>
      </w:pPr>
    </w:p>
    <w:p w14:paraId="24BD6CE4" w14:textId="77777777" w:rsidR="006F1B3D" w:rsidRDefault="006F1B3D" w:rsidP="008C7539">
      <w:pPr>
        <w:pStyle w:val="BodyText"/>
        <w:suppressAutoHyphens/>
        <w:rPr>
          <w:rFonts w:ascii="Arial MT"/>
          <w:sz w:val="7"/>
        </w:rPr>
      </w:pPr>
    </w:p>
    <w:p w14:paraId="120737FB" w14:textId="77777777" w:rsidR="006F1B3D" w:rsidRDefault="006F1B3D" w:rsidP="008C7539">
      <w:pPr>
        <w:pStyle w:val="BodyText"/>
        <w:suppressAutoHyphens/>
        <w:rPr>
          <w:rFonts w:ascii="Arial MT"/>
          <w:sz w:val="7"/>
        </w:rPr>
      </w:pPr>
    </w:p>
    <w:p w14:paraId="39FB40CC" w14:textId="77777777" w:rsidR="006F1B3D" w:rsidRDefault="006F1B3D" w:rsidP="008C7539">
      <w:pPr>
        <w:pStyle w:val="BodyText"/>
        <w:suppressAutoHyphens/>
        <w:rPr>
          <w:rFonts w:ascii="Arial MT"/>
          <w:sz w:val="7"/>
        </w:rPr>
      </w:pPr>
    </w:p>
    <w:p w14:paraId="76F196D1" w14:textId="77777777" w:rsidR="006F1B3D" w:rsidRDefault="006F1B3D" w:rsidP="008C7539">
      <w:pPr>
        <w:pStyle w:val="BodyText"/>
        <w:suppressAutoHyphens/>
        <w:rPr>
          <w:rFonts w:ascii="Arial MT"/>
          <w:sz w:val="7"/>
        </w:rPr>
      </w:pPr>
    </w:p>
    <w:p w14:paraId="2D33BF6C" w14:textId="77777777" w:rsidR="006F1B3D" w:rsidRDefault="006F1B3D" w:rsidP="008C7539">
      <w:pPr>
        <w:pStyle w:val="BodyText"/>
        <w:suppressAutoHyphens/>
        <w:rPr>
          <w:rFonts w:ascii="Arial MT"/>
          <w:sz w:val="7"/>
        </w:rPr>
      </w:pPr>
    </w:p>
    <w:p w14:paraId="35435080" w14:textId="77777777" w:rsidR="006F1B3D" w:rsidRDefault="00956F31" w:rsidP="008C7539">
      <w:pPr>
        <w:pStyle w:val="BodyText"/>
        <w:suppressAutoHyphens/>
        <w:rPr>
          <w:rFonts w:ascii="Arial MT"/>
          <w:sz w:val="7"/>
        </w:rPr>
      </w:pPr>
      <w:r>
        <w:rPr>
          <w:rFonts w:ascii="Arial MT"/>
          <w:noProof/>
          <w:sz w:val="7"/>
        </w:rPr>
        <mc:AlternateContent>
          <mc:Choice Requires="wps">
            <w:drawing>
              <wp:anchor distT="0" distB="0" distL="0" distR="0" simplePos="0" relativeHeight="15807488" behindDoc="0" locked="0" layoutInCell="1" allowOverlap="1" wp14:anchorId="2A223DC1" wp14:editId="7EA7CDAE">
                <wp:simplePos x="0" y="0"/>
                <wp:positionH relativeFrom="page">
                  <wp:posOffset>3956050</wp:posOffset>
                </wp:positionH>
                <wp:positionV relativeFrom="paragraph">
                  <wp:posOffset>31115</wp:posOffset>
                </wp:positionV>
                <wp:extent cx="93345" cy="1144905"/>
                <wp:effectExtent l="0" t="0" r="0" b="0"/>
                <wp:wrapNone/>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144905"/>
                        </a:xfrm>
                        <a:prstGeom prst="rect">
                          <a:avLst/>
                        </a:prstGeom>
                      </wps:spPr>
                      <wps:txbx>
                        <w:txbxContent>
                          <w:p w14:paraId="7C802949" w14:textId="77777777" w:rsidR="00B74441" w:rsidRDefault="00B74441">
                            <w:pPr>
                              <w:spacing w:before="22"/>
                              <w:ind w:left="20"/>
                              <w:rPr>
                                <w:rFonts w:ascii="Arial MT"/>
                                <w:sz w:val="9"/>
                              </w:rPr>
                            </w:pPr>
                            <w:r>
                              <w:rPr>
                                <w:rFonts w:ascii="Arial MT"/>
                                <w:w w:val="105"/>
                                <w:sz w:val="9"/>
                              </w:rPr>
                              <w:t>Relative</w:t>
                            </w:r>
                            <w:r>
                              <w:rPr>
                                <w:rFonts w:ascii="Arial MT"/>
                                <w:spacing w:val="-2"/>
                                <w:w w:val="105"/>
                                <w:sz w:val="9"/>
                              </w:rPr>
                              <w:t xml:space="preserve"> </w:t>
                            </w:r>
                            <w:ins w:id="2848" w:author="Editor" w:date="2026-09-14T08:04:00Z">
                              <w:r w:rsidR="007A388C">
                                <w:rPr>
                                  <w:rFonts w:ascii="Arial MT"/>
                                  <w:w w:val="105"/>
                                  <w:sz w:val="9"/>
                                </w:rPr>
                                <w:t>c</w:t>
                              </w:r>
                            </w:ins>
                            <w:del w:id="2849" w:author="Editor" w:date="2026-09-14T08:04:00Z">
                              <w:r w:rsidDel="007A388C">
                                <w:rPr>
                                  <w:rFonts w:ascii="Arial MT"/>
                                  <w:w w:val="105"/>
                                  <w:sz w:val="9"/>
                                </w:rPr>
                                <w:delText>C</w:delText>
                              </w:r>
                            </w:del>
                            <w:r>
                              <w:rPr>
                                <w:rFonts w:ascii="Arial MT"/>
                                <w:w w:val="105"/>
                                <w:sz w:val="9"/>
                              </w:rPr>
                              <w:t>hange</w:t>
                            </w:r>
                            <w:r>
                              <w:rPr>
                                <w:rFonts w:ascii="Arial MT"/>
                                <w:spacing w:val="-1"/>
                                <w:w w:val="105"/>
                                <w:sz w:val="9"/>
                              </w:rPr>
                              <w:t xml:space="preserve"> </w:t>
                            </w:r>
                            <w:r>
                              <w:rPr>
                                <w:rFonts w:ascii="Arial MT"/>
                                <w:w w:val="105"/>
                                <w:sz w:val="9"/>
                              </w:rPr>
                              <w:t>in</w:t>
                            </w:r>
                            <w:r>
                              <w:rPr>
                                <w:rFonts w:ascii="Arial MT"/>
                                <w:spacing w:val="-1"/>
                                <w:w w:val="105"/>
                                <w:sz w:val="9"/>
                              </w:rPr>
                              <w:t xml:space="preserve"> </w:t>
                            </w:r>
                            <w:ins w:id="2850" w:author="Editor" w:date="2026-09-14T08:04:00Z">
                              <w:r w:rsidR="007A388C">
                                <w:rPr>
                                  <w:rFonts w:ascii="Arial MT"/>
                                  <w:w w:val="105"/>
                                  <w:sz w:val="9"/>
                                </w:rPr>
                                <w:t>d</w:t>
                              </w:r>
                            </w:ins>
                            <w:del w:id="2851" w:author="Editor" w:date="2026-09-14T08:04:00Z">
                              <w:r w:rsidDel="007A388C">
                                <w:rPr>
                                  <w:rFonts w:ascii="Arial MT"/>
                                  <w:w w:val="105"/>
                                  <w:sz w:val="9"/>
                                </w:rPr>
                                <w:delText>D</w:delText>
                              </w:r>
                            </w:del>
                            <w:r>
                              <w:rPr>
                                <w:rFonts w:ascii="Arial MT"/>
                                <w:w w:val="105"/>
                                <w:sz w:val="9"/>
                              </w:rPr>
                              <w:t>eaths</w:t>
                            </w:r>
                            <w:r>
                              <w:rPr>
                                <w:rFonts w:ascii="Arial MT"/>
                                <w:spacing w:val="-1"/>
                                <w:w w:val="105"/>
                                <w:sz w:val="9"/>
                              </w:rPr>
                              <w:t xml:space="preserve"> </w:t>
                            </w:r>
                            <w:r>
                              <w:rPr>
                                <w:rFonts w:ascii="Arial MT"/>
                                <w:spacing w:val="-5"/>
                                <w:w w:val="105"/>
                                <w:sz w:val="9"/>
                              </w:rPr>
                              <w:t>(</w:t>
                            </w:r>
                            <w:ins w:id="2852" w:author="Editor" w:date="2026-09-13T17:36:00Z">
                              <w:r>
                                <w:rPr>
                                  <w:rFonts w:ascii="Arial MT"/>
                                  <w:spacing w:val="-5"/>
                                  <w:w w:val="105"/>
                                  <w:sz w:val="9"/>
                                </w:rPr>
                                <w:t>percent</w:t>
                              </w:r>
                            </w:ins>
                            <w:del w:id="2853" w:author="Editor" w:date="2026-09-13T17:36:00Z">
                              <w:r w:rsidDel="00956F31">
                                <w:rPr>
                                  <w:rFonts w:ascii="Arial MT"/>
                                  <w:spacing w:val="-5"/>
                                  <w:w w:val="105"/>
                                  <w:sz w:val="9"/>
                                </w:rPr>
                                <w:delText>%</w:delText>
                              </w:r>
                            </w:del>
                            <w:r>
                              <w:rPr>
                                <w:rFonts w:ascii="Arial MT"/>
                                <w:spacing w:val="-5"/>
                                <w:w w:val="105"/>
                                <w:sz w:val="9"/>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2A223DC1" id="Textbox 533" o:spid="_x0000_s1169" type="#_x0000_t202" style="position:absolute;margin-left:311.5pt;margin-top:2.45pt;width:7.35pt;height:90.15pt;z-index:158074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" filled="f" stroked="f">
                <v:textbox style="layout-flow:vertical;mso-layout-flow-alt:bottom-to-top" inset="0,0,0,0">
                  <w:txbxContent>
                    <w:p w14:paraId="7C802949" w14:textId="77777777" w:rsidR="00B74441" w:rsidRDefault="00B74441">
                      <w:pPr>
                        <w:spacing w:before="22"/>
                        <w:ind w:left="20"/>
                        <w:rPr>
                          <w:rFonts w:ascii="Arial MT"/>
                          <w:sz w:val="9"/>
                        </w:rPr>
                      </w:pPr>
                      <w:r>
                        <w:rPr>
                          <w:rFonts w:ascii="Arial MT"/>
                          <w:w w:val="105"/>
                          <w:sz w:val="9"/>
                        </w:rPr>
                        <w:t>Relative</w:t>
                      </w:r>
                      <w:r>
                        <w:rPr>
                          <w:rFonts w:ascii="Arial MT"/>
                          <w:spacing w:val="-2"/>
                          <w:w w:val="105"/>
                          <w:sz w:val="9"/>
                        </w:rPr>
                        <w:t xml:space="preserve"> </w:t>
                      </w:r>
                      <w:ins w:id="2854" w:author="Editor" w:date="2026-09-14T08:04:00Z">
                        <w:r w:rsidR="007A388C">
                          <w:rPr>
                            <w:rFonts w:ascii="Arial MT"/>
                            <w:w w:val="105"/>
                            <w:sz w:val="9"/>
                          </w:rPr>
                          <w:t>c</w:t>
                        </w:r>
                      </w:ins>
                      <w:del w:id="2855" w:author="Editor" w:date="2026-09-14T08:04:00Z">
                        <w:r w:rsidDel="007A388C">
                          <w:rPr>
                            <w:rFonts w:ascii="Arial MT"/>
                            <w:w w:val="105"/>
                            <w:sz w:val="9"/>
                          </w:rPr>
                          <w:delText>C</w:delText>
                        </w:r>
                      </w:del>
                      <w:r>
                        <w:rPr>
                          <w:rFonts w:ascii="Arial MT"/>
                          <w:w w:val="105"/>
                          <w:sz w:val="9"/>
                        </w:rPr>
                        <w:t>hange</w:t>
                      </w:r>
                      <w:r>
                        <w:rPr>
                          <w:rFonts w:ascii="Arial MT"/>
                          <w:spacing w:val="-1"/>
                          <w:w w:val="105"/>
                          <w:sz w:val="9"/>
                        </w:rPr>
                        <w:t xml:space="preserve"> </w:t>
                      </w:r>
                      <w:r>
                        <w:rPr>
                          <w:rFonts w:ascii="Arial MT"/>
                          <w:w w:val="105"/>
                          <w:sz w:val="9"/>
                        </w:rPr>
                        <w:t>in</w:t>
                      </w:r>
                      <w:r>
                        <w:rPr>
                          <w:rFonts w:ascii="Arial MT"/>
                          <w:spacing w:val="-1"/>
                          <w:w w:val="105"/>
                          <w:sz w:val="9"/>
                        </w:rPr>
                        <w:t xml:space="preserve"> </w:t>
                      </w:r>
                      <w:ins w:id="2856" w:author="Editor" w:date="2026-09-14T08:04:00Z">
                        <w:r w:rsidR="007A388C">
                          <w:rPr>
                            <w:rFonts w:ascii="Arial MT"/>
                            <w:w w:val="105"/>
                            <w:sz w:val="9"/>
                          </w:rPr>
                          <w:t>d</w:t>
                        </w:r>
                      </w:ins>
                      <w:del w:id="2857" w:author="Editor" w:date="2026-09-14T08:04:00Z">
                        <w:r w:rsidDel="007A388C">
                          <w:rPr>
                            <w:rFonts w:ascii="Arial MT"/>
                            <w:w w:val="105"/>
                            <w:sz w:val="9"/>
                          </w:rPr>
                          <w:delText>D</w:delText>
                        </w:r>
                      </w:del>
                      <w:r>
                        <w:rPr>
                          <w:rFonts w:ascii="Arial MT"/>
                          <w:w w:val="105"/>
                          <w:sz w:val="9"/>
                        </w:rPr>
                        <w:t>eaths</w:t>
                      </w:r>
                      <w:r>
                        <w:rPr>
                          <w:rFonts w:ascii="Arial MT"/>
                          <w:spacing w:val="-1"/>
                          <w:w w:val="105"/>
                          <w:sz w:val="9"/>
                        </w:rPr>
                        <w:t xml:space="preserve"> </w:t>
                      </w:r>
                      <w:r>
                        <w:rPr>
                          <w:rFonts w:ascii="Arial MT"/>
                          <w:spacing w:val="-5"/>
                          <w:w w:val="105"/>
                          <w:sz w:val="9"/>
                        </w:rPr>
                        <w:t>(</w:t>
                      </w:r>
                      <w:ins w:id="2858" w:author="Editor" w:date="2026-09-13T17:36:00Z">
                        <w:r>
                          <w:rPr>
                            <w:rFonts w:ascii="Arial MT"/>
                            <w:spacing w:val="-5"/>
                            <w:w w:val="105"/>
                            <w:sz w:val="9"/>
                          </w:rPr>
                          <w:t>percent</w:t>
                        </w:r>
                      </w:ins>
                      <w:del w:id="2859" w:author="Editor" w:date="2026-09-13T17:36:00Z">
                        <w:r w:rsidDel="00956F31">
                          <w:rPr>
                            <w:rFonts w:ascii="Arial MT"/>
                            <w:spacing w:val="-5"/>
                            <w:w w:val="105"/>
                            <w:sz w:val="9"/>
                          </w:rPr>
                          <w:delText>%</w:delText>
                        </w:r>
                      </w:del>
                      <w:r>
                        <w:rPr>
                          <w:rFonts w:ascii="Arial MT"/>
                          <w:spacing w:val="-5"/>
                          <w:w w:val="105"/>
                          <w:sz w:val="9"/>
                        </w:rPr>
                        <w:t>)</w:t>
                      </w:r>
                    </w:p>
                  </w:txbxContent>
                </v:textbox>
                <w10:wrap anchorx="page"/>
              </v:shape>
            </w:pict>
          </mc:Fallback>
        </mc:AlternateContent>
      </w:r>
    </w:p>
    <w:p w14:paraId="7274162A" w14:textId="77777777" w:rsidR="006F1B3D" w:rsidRDefault="006F1B3D" w:rsidP="008C7539">
      <w:pPr>
        <w:pStyle w:val="BodyText"/>
        <w:suppressAutoHyphens/>
        <w:spacing w:before="24"/>
        <w:rPr>
          <w:rFonts w:ascii="Arial MT"/>
          <w:sz w:val="7"/>
        </w:rPr>
      </w:pPr>
    </w:p>
    <w:p w14:paraId="6A833707" w14:textId="77777777" w:rsidR="006F1B3D" w:rsidRDefault="00191F14" w:rsidP="008C7539">
      <w:pPr>
        <w:suppressAutoHyphens/>
        <w:jc w:val="right"/>
        <w:rPr>
          <w:rFonts w:ascii="Arial MT"/>
          <w:sz w:val="7"/>
        </w:rPr>
      </w:pPr>
      <w:r>
        <w:rPr>
          <w:rFonts w:ascii="Arial MT"/>
          <w:spacing w:val="-5"/>
          <w:w w:val="110"/>
          <w:sz w:val="7"/>
        </w:rPr>
        <w:t>50</w:t>
      </w:r>
    </w:p>
    <w:p w14:paraId="46E2E56E" w14:textId="77777777" w:rsidR="006F1B3D" w:rsidRDefault="006F1B3D" w:rsidP="008C7539">
      <w:pPr>
        <w:pStyle w:val="BodyText"/>
        <w:suppressAutoHyphens/>
        <w:rPr>
          <w:rFonts w:ascii="Arial MT"/>
          <w:sz w:val="7"/>
        </w:rPr>
      </w:pPr>
    </w:p>
    <w:p w14:paraId="0988774B" w14:textId="77777777" w:rsidR="006F1B3D" w:rsidRDefault="006F1B3D" w:rsidP="008C7539">
      <w:pPr>
        <w:pStyle w:val="BodyText"/>
        <w:suppressAutoHyphens/>
        <w:rPr>
          <w:rFonts w:ascii="Arial MT"/>
          <w:sz w:val="7"/>
        </w:rPr>
      </w:pPr>
    </w:p>
    <w:p w14:paraId="535532EA" w14:textId="77777777" w:rsidR="006F1B3D" w:rsidRDefault="006F1B3D" w:rsidP="008C7539">
      <w:pPr>
        <w:pStyle w:val="BodyText"/>
        <w:suppressAutoHyphens/>
        <w:rPr>
          <w:rFonts w:ascii="Arial MT"/>
          <w:sz w:val="7"/>
        </w:rPr>
      </w:pPr>
    </w:p>
    <w:p w14:paraId="068F1D78" w14:textId="77777777" w:rsidR="006F1B3D" w:rsidRDefault="006F1B3D" w:rsidP="008C7539">
      <w:pPr>
        <w:pStyle w:val="BodyText"/>
        <w:suppressAutoHyphens/>
        <w:rPr>
          <w:rFonts w:ascii="Arial MT"/>
          <w:sz w:val="7"/>
        </w:rPr>
      </w:pPr>
    </w:p>
    <w:p w14:paraId="3B6A2BA2" w14:textId="77777777" w:rsidR="006F1B3D" w:rsidRDefault="006F1B3D" w:rsidP="008C7539">
      <w:pPr>
        <w:pStyle w:val="BodyText"/>
        <w:suppressAutoHyphens/>
        <w:rPr>
          <w:rFonts w:ascii="Arial MT"/>
          <w:sz w:val="7"/>
        </w:rPr>
      </w:pPr>
    </w:p>
    <w:p w14:paraId="7318B1AD" w14:textId="77777777" w:rsidR="006F1B3D" w:rsidRDefault="006F1B3D" w:rsidP="008C7539">
      <w:pPr>
        <w:pStyle w:val="BodyText"/>
        <w:suppressAutoHyphens/>
        <w:rPr>
          <w:rFonts w:ascii="Arial MT"/>
          <w:sz w:val="7"/>
        </w:rPr>
      </w:pPr>
    </w:p>
    <w:p w14:paraId="15653329" w14:textId="77777777" w:rsidR="006F1B3D" w:rsidRDefault="006F1B3D" w:rsidP="008C7539">
      <w:pPr>
        <w:pStyle w:val="BodyText"/>
        <w:suppressAutoHyphens/>
        <w:rPr>
          <w:rFonts w:ascii="Arial MT"/>
          <w:sz w:val="7"/>
        </w:rPr>
      </w:pPr>
    </w:p>
    <w:p w14:paraId="6668625E" w14:textId="77777777" w:rsidR="006F1B3D" w:rsidRDefault="006F1B3D" w:rsidP="008C7539">
      <w:pPr>
        <w:pStyle w:val="BodyText"/>
        <w:suppressAutoHyphens/>
        <w:rPr>
          <w:rFonts w:ascii="Arial MT"/>
          <w:sz w:val="7"/>
        </w:rPr>
      </w:pPr>
    </w:p>
    <w:p w14:paraId="4D928C03" w14:textId="77777777" w:rsidR="006F1B3D" w:rsidRDefault="006F1B3D" w:rsidP="008C7539">
      <w:pPr>
        <w:pStyle w:val="BodyText"/>
        <w:suppressAutoHyphens/>
        <w:rPr>
          <w:rFonts w:ascii="Arial MT"/>
          <w:sz w:val="7"/>
        </w:rPr>
      </w:pPr>
    </w:p>
    <w:p w14:paraId="0A121D18" w14:textId="77777777" w:rsidR="006F1B3D" w:rsidRDefault="006F1B3D" w:rsidP="008C7539">
      <w:pPr>
        <w:pStyle w:val="BodyText"/>
        <w:suppressAutoHyphens/>
        <w:spacing w:before="44"/>
        <w:rPr>
          <w:rFonts w:ascii="Arial MT"/>
          <w:sz w:val="7"/>
        </w:rPr>
      </w:pPr>
    </w:p>
    <w:p w14:paraId="73F2D890" w14:textId="77777777" w:rsidR="006F1B3D" w:rsidRDefault="00191F14" w:rsidP="008C7539">
      <w:pPr>
        <w:suppressAutoHyphens/>
        <w:jc w:val="right"/>
        <w:rPr>
          <w:rFonts w:ascii="Arial MT"/>
          <w:sz w:val="7"/>
        </w:rPr>
      </w:pPr>
      <w:r>
        <w:rPr>
          <w:rFonts w:ascii="Arial MT"/>
          <w:spacing w:val="-10"/>
          <w:w w:val="110"/>
          <w:sz w:val="7"/>
        </w:rPr>
        <w:t>0</w:t>
      </w:r>
    </w:p>
    <w:p w14:paraId="466B0B04" w14:textId="77777777" w:rsidR="006F1B3D" w:rsidRDefault="006F1B3D" w:rsidP="008C7539">
      <w:pPr>
        <w:pStyle w:val="BodyText"/>
        <w:suppressAutoHyphens/>
        <w:rPr>
          <w:rFonts w:ascii="Arial MT"/>
          <w:sz w:val="7"/>
        </w:rPr>
      </w:pPr>
    </w:p>
    <w:p w14:paraId="1392784A" w14:textId="77777777" w:rsidR="006F1B3D" w:rsidRDefault="006F1B3D" w:rsidP="008C7539">
      <w:pPr>
        <w:pStyle w:val="BodyText"/>
        <w:suppressAutoHyphens/>
        <w:rPr>
          <w:rFonts w:ascii="Arial MT"/>
          <w:sz w:val="7"/>
        </w:rPr>
      </w:pPr>
    </w:p>
    <w:p w14:paraId="751D6E92" w14:textId="77777777" w:rsidR="006F1B3D" w:rsidRDefault="006F1B3D" w:rsidP="008C7539">
      <w:pPr>
        <w:pStyle w:val="BodyText"/>
        <w:suppressAutoHyphens/>
        <w:rPr>
          <w:rFonts w:ascii="Arial MT"/>
          <w:sz w:val="7"/>
        </w:rPr>
      </w:pPr>
    </w:p>
    <w:p w14:paraId="0527C004" w14:textId="77777777" w:rsidR="006F1B3D" w:rsidRDefault="006F1B3D" w:rsidP="008C7539">
      <w:pPr>
        <w:pStyle w:val="BodyText"/>
        <w:suppressAutoHyphens/>
        <w:rPr>
          <w:rFonts w:ascii="Arial MT"/>
          <w:sz w:val="7"/>
        </w:rPr>
      </w:pPr>
    </w:p>
    <w:p w14:paraId="60FE1F5C" w14:textId="77777777" w:rsidR="006F1B3D" w:rsidRDefault="006F1B3D" w:rsidP="008C7539">
      <w:pPr>
        <w:pStyle w:val="BodyText"/>
        <w:suppressAutoHyphens/>
        <w:rPr>
          <w:rFonts w:ascii="Arial MT"/>
          <w:sz w:val="7"/>
        </w:rPr>
      </w:pPr>
    </w:p>
    <w:p w14:paraId="1005F852" w14:textId="77777777" w:rsidR="006F1B3D" w:rsidRDefault="006F1B3D" w:rsidP="008C7539">
      <w:pPr>
        <w:pStyle w:val="BodyText"/>
        <w:suppressAutoHyphens/>
        <w:rPr>
          <w:rFonts w:ascii="Arial MT"/>
          <w:sz w:val="7"/>
        </w:rPr>
      </w:pPr>
    </w:p>
    <w:p w14:paraId="50142AD8" w14:textId="77777777" w:rsidR="006F1B3D" w:rsidRDefault="006F1B3D" w:rsidP="008C7539">
      <w:pPr>
        <w:pStyle w:val="BodyText"/>
        <w:suppressAutoHyphens/>
        <w:rPr>
          <w:rFonts w:ascii="Arial MT"/>
          <w:sz w:val="7"/>
        </w:rPr>
      </w:pPr>
    </w:p>
    <w:p w14:paraId="30BC7E21" w14:textId="77777777" w:rsidR="006F1B3D" w:rsidRDefault="006F1B3D" w:rsidP="008C7539">
      <w:pPr>
        <w:pStyle w:val="BodyText"/>
        <w:suppressAutoHyphens/>
        <w:rPr>
          <w:rFonts w:ascii="Arial MT"/>
          <w:sz w:val="7"/>
        </w:rPr>
      </w:pPr>
    </w:p>
    <w:p w14:paraId="4A3F93C6" w14:textId="77777777" w:rsidR="006F1B3D" w:rsidRDefault="006F1B3D" w:rsidP="008C7539">
      <w:pPr>
        <w:pStyle w:val="BodyText"/>
        <w:suppressAutoHyphens/>
        <w:rPr>
          <w:rFonts w:ascii="Arial MT"/>
          <w:sz w:val="7"/>
        </w:rPr>
      </w:pPr>
    </w:p>
    <w:p w14:paraId="04150054" w14:textId="77777777" w:rsidR="006F1B3D" w:rsidRDefault="006F1B3D" w:rsidP="008C7539">
      <w:pPr>
        <w:pStyle w:val="BodyText"/>
        <w:suppressAutoHyphens/>
        <w:spacing w:before="44"/>
        <w:rPr>
          <w:rFonts w:ascii="Arial MT"/>
          <w:sz w:val="7"/>
        </w:rPr>
      </w:pPr>
    </w:p>
    <w:p w14:paraId="34BA517C"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50</w:t>
      </w:r>
    </w:p>
    <w:p w14:paraId="6AD4DA03" w14:textId="77777777" w:rsidR="006F1B3D" w:rsidRDefault="00191F14" w:rsidP="008C7539">
      <w:pPr>
        <w:pStyle w:val="BodyText"/>
        <w:suppressAutoHyphens/>
        <w:rPr>
          <w:rFonts w:ascii="Arial MT"/>
          <w:sz w:val="9"/>
        </w:rPr>
      </w:pPr>
      <w:r>
        <w:br w:type="column"/>
      </w:r>
    </w:p>
    <w:p w14:paraId="02BC8860" w14:textId="77777777" w:rsidR="006F1B3D" w:rsidRDefault="006F1B3D" w:rsidP="008C7539">
      <w:pPr>
        <w:pStyle w:val="BodyText"/>
        <w:suppressAutoHyphens/>
        <w:rPr>
          <w:rFonts w:ascii="Arial MT"/>
          <w:sz w:val="9"/>
        </w:rPr>
      </w:pPr>
    </w:p>
    <w:p w14:paraId="15C871EA" w14:textId="77777777" w:rsidR="006F1B3D" w:rsidRDefault="006F1B3D" w:rsidP="008C7539">
      <w:pPr>
        <w:pStyle w:val="BodyText"/>
        <w:suppressAutoHyphens/>
        <w:rPr>
          <w:rFonts w:ascii="Arial MT"/>
          <w:sz w:val="9"/>
        </w:rPr>
      </w:pPr>
    </w:p>
    <w:p w14:paraId="45C6E9D6" w14:textId="77777777" w:rsidR="006F1B3D" w:rsidRDefault="006F1B3D" w:rsidP="008C7539">
      <w:pPr>
        <w:pStyle w:val="BodyText"/>
        <w:suppressAutoHyphens/>
        <w:rPr>
          <w:rFonts w:ascii="Arial MT"/>
          <w:sz w:val="9"/>
        </w:rPr>
      </w:pPr>
    </w:p>
    <w:p w14:paraId="7B05A0B0" w14:textId="77777777" w:rsidR="006F1B3D" w:rsidRDefault="006F1B3D" w:rsidP="008C7539">
      <w:pPr>
        <w:pStyle w:val="BodyText"/>
        <w:suppressAutoHyphens/>
        <w:rPr>
          <w:rFonts w:ascii="Arial MT"/>
          <w:sz w:val="9"/>
        </w:rPr>
      </w:pPr>
    </w:p>
    <w:p w14:paraId="21F279FF" w14:textId="77777777" w:rsidR="006F1B3D" w:rsidRDefault="006F1B3D" w:rsidP="008C7539">
      <w:pPr>
        <w:pStyle w:val="BodyText"/>
        <w:suppressAutoHyphens/>
        <w:rPr>
          <w:rFonts w:ascii="Arial MT"/>
          <w:sz w:val="9"/>
        </w:rPr>
      </w:pPr>
    </w:p>
    <w:p w14:paraId="6E3F016D" w14:textId="77777777" w:rsidR="006F1B3D" w:rsidRDefault="006F1B3D" w:rsidP="008C7539">
      <w:pPr>
        <w:pStyle w:val="BodyText"/>
        <w:suppressAutoHyphens/>
        <w:rPr>
          <w:rFonts w:ascii="Arial MT"/>
          <w:sz w:val="9"/>
        </w:rPr>
      </w:pPr>
    </w:p>
    <w:p w14:paraId="0226B1FB" w14:textId="77777777" w:rsidR="006F1B3D" w:rsidRDefault="006F1B3D" w:rsidP="008C7539">
      <w:pPr>
        <w:pStyle w:val="BodyText"/>
        <w:suppressAutoHyphens/>
        <w:rPr>
          <w:rFonts w:ascii="Arial MT"/>
          <w:sz w:val="9"/>
        </w:rPr>
      </w:pPr>
    </w:p>
    <w:p w14:paraId="21869592" w14:textId="77777777" w:rsidR="006F1B3D" w:rsidRDefault="006F1B3D" w:rsidP="008C7539">
      <w:pPr>
        <w:pStyle w:val="BodyText"/>
        <w:suppressAutoHyphens/>
        <w:rPr>
          <w:rFonts w:ascii="Arial MT"/>
          <w:sz w:val="9"/>
        </w:rPr>
      </w:pPr>
    </w:p>
    <w:p w14:paraId="4324BC09" w14:textId="77777777" w:rsidR="006F1B3D" w:rsidRDefault="006F1B3D" w:rsidP="008C7539">
      <w:pPr>
        <w:pStyle w:val="BodyText"/>
        <w:suppressAutoHyphens/>
        <w:rPr>
          <w:rFonts w:ascii="Arial MT"/>
          <w:sz w:val="9"/>
        </w:rPr>
      </w:pPr>
    </w:p>
    <w:p w14:paraId="734E8660" w14:textId="77777777" w:rsidR="006F1B3D" w:rsidRDefault="006F1B3D" w:rsidP="008C7539">
      <w:pPr>
        <w:pStyle w:val="BodyText"/>
        <w:suppressAutoHyphens/>
        <w:rPr>
          <w:rFonts w:ascii="Arial MT"/>
          <w:sz w:val="9"/>
        </w:rPr>
      </w:pPr>
    </w:p>
    <w:p w14:paraId="2685FA4D" w14:textId="77777777" w:rsidR="006F1B3D" w:rsidRDefault="006F1B3D" w:rsidP="008C7539">
      <w:pPr>
        <w:pStyle w:val="BodyText"/>
        <w:suppressAutoHyphens/>
        <w:rPr>
          <w:rFonts w:ascii="Arial MT"/>
          <w:sz w:val="9"/>
        </w:rPr>
      </w:pPr>
    </w:p>
    <w:p w14:paraId="7CE02553" w14:textId="77777777" w:rsidR="006F1B3D" w:rsidRDefault="006F1B3D" w:rsidP="008C7539">
      <w:pPr>
        <w:pStyle w:val="BodyText"/>
        <w:suppressAutoHyphens/>
        <w:rPr>
          <w:rFonts w:ascii="Arial MT"/>
          <w:sz w:val="9"/>
        </w:rPr>
      </w:pPr>
    </w:p>
    <w:p w14:paraId="3E04DAB0" w14:textId="77777777" w:rsidR="006F1B3D" w:rsidRDefault="006F1B3D" w:rsidP="008C7539">
      <w:pPr>
        <w:pStyle w:val="BodyText"/>
        <w:suppressAutoHyphens/>
        <w:rPr>
          <w:rFonts w:ascii="Arial MT"/>
          <w:sz w:val="9"/>
        </w:rPr>
      </w:pPr>
    </w:p>
    <w:p w14:paraId="5B465D64" w14:textId="77777777" w:rsidR="006F1B3D" w:rsidRDefault="006F1B3D" w:rsidP="008C7539">
      <w:pPr>
        <w:pStyle w:val="BodyText"/>
        <w:suppressAutoHyphens/>
        <w:rPr>
          <w:rFonts w:ascii="Arial MT"/>
          <w:sz w:val="9"/>
        </w:rPr>
      </w:pPr>
    </w:p>
    <w:p w14:paraId="35799BCC" w14:textId="77777777" w:rsidR="006F1B3D" w:rsidRDefault="006F1B3D" w:rsidP="008C7539">
      <w:pPr>
        <w:pStyle w:val="BodyText"/>
        <w:suppressAutoHyphens/>
        <w:rPr>
          <w:rFonts w:ascii="Arial MT"/>
          <w:sz w:val="9"/>
        </w:rPr>
      </w:pPr>
    </w:p>
    <w:p w14:paraId="155AAC1E" w14:textId="77777777" w:rsidR="006F1B3D" w:rsidRDefault="006F1B3D" w:rsidP="008C7539">
      <w:pPr>
        <w:pStyle w:val="BodyText"/>
        <w:suppressAutoHyphens/>
        <w:rPr>
          <w:rFonts w:ascii="Arial MT"/>
          <w:sz w:val="9"/>
        </w:rPr>
      </w:pPr>
    </w:p>
    <w:p w14:paraId="5289A78E" w14:textId="77777777" w:rsidR="006F1B3D" w:rsidRDefault="006F1B3D" w:rsidP="008C7539">
      <w:pPr>
        <w:pStyle w:val="BodyText"/>
        <w:suppressAutoHyphens/>
        <w:rPr>
          <w:rFonts w:ascii="Arial MT"/>
          <w:sz w:val="9"/>
        </w:rPr>
      </w:pPr>
    </w:p>
    <w:p w14:paraId="05EDD652" w14:textId="77777777" w:rsidR="006F1B3D" w:rsidRDefault="006F1B3D" w:rsidP="008C7539">
      <w:pPr>
        <w:pStyle w:val="BodyText"/>
        <w:suppressAutoHyphens/>
        <w:rPr>
          <w:rFonts w:ascii="Arial MT"/>
          <w:sz w:val="9"/>
        </w:rPr>
      </w:pPr>
    </w:p>
    <w:p w14:paraId="1043B234" w14:textId="77777777" w:rsidR="006F1B3D" w:rsidRDefault="006F1B3D" w:rsidP="008C7539">
      <w:pPr>
        <w:pStyle w:val="BodyText"/>
        <w:suppressAutoHyphens/>
        <w:rPr>
          <w:rFonts w:ascii="Arial MT"/>
          <w:sz w:val="9"/>
        </w:rPr>
      </w:pPr>
    </w:p>
    <w:p w14:paraId="10182107" w14:textId="77777777" w:rsidR="006F1B3D" w:rsidRDefault="006F1B3D" w:rsidP="008C7539">
      <w:pPr>
        <w:pStyle w:val="BodyText"/>
        <w:suppressAutoHyphens/>
        <w:rPr>
          <w:rFonts w:ascii="Arial MT"/>
          <w:sz w:val="9"/>
        </w:rPr>
      </w:pPr>
    </w:p>
    <w:p w14:paraId="08B7BC7F" w14:textId="77777777" w:rsidR="006F1B3D" w:rsidRDefault="006F1B3D" w:rsidP="008C7539">
      <w:pPr>
        <w:pStyle w:val="BodyText"/>
        <w:suppressAutoHyphens/>
        <w:rPr>
          <w:rFonts w:ascii="Arial MT"/>
          <w:sz w:val="9"/>
        </w:rPr>
      </w:pPr>
    </w:p>
    <w:p w14:paraId="0BC71B66" w14:textId="77777777" w:rsidR="006F1B3D" w:rsidRDefault="006F1B3D" w:rsidP="008C7539">
      <w:pPr>
        <w:pStyle w:val="BodyText"/>
        <w:suppressAutoHyphens/>
        <w:spacing w:before="89"/>
        <w:rPr>
          <w:rFonts w:ascii="Arial MT"/>
          <w:sz w:val="9"/>
        </w:rPr>
      </w:pPr>
    </w:p>
    <w:p w14:paraId="7072C190" w14:textId="77777777" w:rsidR="006F1B3D" w:rsidRDefault="00191F14" w:rsidP="008C7539">
      <w:pPr>
        <w:suppressAutoHyphens/>
        <w:ind w:left="1252"/>
        <w:rPr>
          <w:rFonts w:ascii="Arial MT"/>
          <w:sz w:val="9"/>
        </w:rPr>
      </w:pPr>
      <w:r>
        <w:rPr>
          <w:noProof/>
          <w:position w:val="3"/>
        </w:rPr>
        <w:drawing>
          <wp:inline distT="0" distB="0" distL="0" distR="0" wp14:anchorId="4F9A7D92" wp14:editId="74D039FB">
            <wp:extent cx="87397" cy="3495"/>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62"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Pooled</w:t>
      </w:r>
      <w:r>
        <w:rPr>
          <w:rFonts w:ascii="Arial MT"/>
          <w:spacing w:val="45"/>
          <w:w w:val="105"/>
          <w:sz w:val="9"/>
        </w:rPr>
        <w:t xml:space="preserve">  </w:t>
      </w:r>
      <w:r>
        <w:rPr>
          <w:rFonts w:ascii="Arial MT"/>
          <w:noProof/>
          <w:spacing w:val="-5"/>
          <w:position w:val="3"/>
          <w:sz w:val="9"/>
        </w:rPr>
        <w:drawing>
          <wp:inline distT="0" distB="0" distL="0" distR="0" wp14:anchorId="734D3A42" wp14:editId="74C0DB5A">
            <wp:extent cx="87397" cy="3495"/>
            <wp:effectExtent l="0" t="0" r="0" b="0"/>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63" cstate="print"/>
                    <a:stretch>
                      <a:fillRect/>
                    </a:stretch>
                  </pic:blipFill>
                  <pic:spPr>
                    <a:xfrm>
                      <a:off x="0" y="0"/>
                      <a:ext cx="87397" cy="3495"/>
                    </a:xfrm>
                    <a:prstGeom prst="rect">
                      <a:avLst/>
                    </a:prstGeom>
                  </pic:spPr>
                </pic:pic>
              </a:graphicData>
            </a:graphic>
          </wp:inline>
        </w:drawing>
      </w:r>
      <w:r>
        <w:rPr>
          <w:spacing w:val="8"/>
          <w:w w:val="105"/>
          <w:sz w:val="9"/>
        </w:rPr>
        <w:t xml:space="preserve"> </w:t>
      </w:r>
      <w:r>
        <w:rPr>
          <w:rFonts w:ascii="Arial MT"/>
          <w:w w:val="105"/>
          <w:sz w:val="9"/>
        </w:rPr>
        <w:t>Female</w:t>
      </w:r>
      <w:r>
        <w:rPr>
          <w:rFonts w:ascii="Arial MT"/>
          <w:spacing w:val="47"/>
          <w:w w:val="105"/>
          <w:sz w:val="9"/>
        </w:rPr>
        <w:t xml:space="preserve">  </w:t>
      </w:r>
      <w:r>
        <w:rPr>
          <w:rFonts w:ascii="Arial MT"/>
          <w:noProof/>
          <w:spacing w:val="-1"/>
          <w:position w:val="3"/>
          <w:sz w:val="9"/>
        </w:rPr>
        <w:drawing>
          <wp:inline distT="0" distB="0" distL="0" distR="0" wp14:anchorId="25AC02C2" wp14:editId="52F29814">
            <wp:extent cx="89145" cy="3495"/>
            <wp:effectExtent l="0" t="0" r="0" b="0"/>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67" cstate="print"/>
                    <a:stretch>
                      <a:fillRect/>
                    </a:stretch>
                  </pic:blipFill>
                  <pic:spPr>
                    <a:xfrm>
                      <a:off x="0" y="0"/>
                      <a:ext cx="89145" cy="3495"/>
                    </a:xfrm>
                    <a:prstGeom prst="rect">
                      <a:avLst/>
                    </a:prstGeom>
                  </pic:spPr>
                </pic:pic>
              </a:graphicData>
            </a:graphic>
          </wp:inline>
        </w:drawing>
      </w:r>
      <w:r>
        <w:rPr>
          <w:spacing w:val="2"/>
          <w:w w:val="105"/>
          <w:sz w:val="9"/>
        </w:rPr>
        <w:t xml:space="preserve"> </w:t>
      </w:r>
      <w:r>
        <w:rPr>
          <w:rFonts w:ascii="Arial MT"/>
          <w:w w:val="105"/>
          <w:sz w:val="9"/>
        </w:rPr>
        <w:t>Male</w:t>
      </w:r>
    </w:p>
    <w:p w14:paraId="7D78A346" w14:textId="77777777" w:rsidR="006F1B3D" w:rsidRDefault="006F1B3D" w:rsidP="008C7539">
      <w:pPr>
        <w:pStyle w:val="BodyText"/>
        <w:suppressAutoHyphens/>
        <w:rPr>
          <w:rFonts w:ascii="Arial MT"/>
          <w:sz w:val="9"/>
        </w:rPr>
      </w:pPr>
    </w:p>
    <w:p w14:paraId="181CBF46" w14:textId="77777777" w:rsidR="006F1B3D" w:rsidRDefault="006F1B3D" w:rsidP="008C7539">
      <w:pPr>
        <w:pStyle w:val="BodyText"/>
        <w:suppressAutoHyphens/>
        <w:spacing w:before="61"/>
        <w:rPr>
          <w:rFonts w:ascii="Arial MT"/>
          <w:sz w:val="9"/>
        </w:rPr>
      </w:pPr>
    </w:p>
    <w:p w14:paraId="21E2AA3C" w14:textId="77777777" w:rsidR="006F1B3D" w:rsidRPr="00BA667C" w:rsidRDefault="00191F14" w:rsidP="00BA667C">
      <w:pPr>
        <w:tabs>
          <w:tab w:val="left" w:pos="1209"/>
        </w:tabs>
        <w:suppressAutoHyphens/>
        <w:ind w:left="1012"/>
        <w:rPr>
          <w:b/>
          <w:sz w:val="20"/>
        </w:rPr>
      </w:pPr>
      <w:r w:rsidRPr="00BA667C">
        <w:rPr>
          <w:b/>
          <w:noProof/>
        </w:rPr>
        <w:drawing>
          <wp:anchor distT="0" distB="0" distL="0" distR="0" simplePos="0" relativeHeight="15803904" behindDoc="0" locked="0" layoutInCell="1" allowOverlap="1" wp14:anchorId="496E116F" wp14:editId="1E9FA5B8">
            <wp:simplePos x="0" y="0"/>
            <wp:positionH relativeFrom="page">
              <wp:posOffset>4163360</wp:posOffset>
            </wp:positionH>
            <wp:positionV relativeFrom="paragraph">
              <wp:posOffset>-1751425</wp:posOffset>
            </wp:positionV>
            <wp:extent cx="2596022" cy="1314450"/>
            <wp:effectExtent l="0" t="0" r="0" b="0"/>
            <wp:wrapNone/>
            <wp:docPr id="537" name="Imag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68" cstate="print"/>
                    <a:stretch>
                      <a:fillRect/>
                    </a:stretch>
                  </pic:blipFill>
                  <pic:spPr>
                    <a:xfrm>
                      <a:off x="0" y="0"/>
                      <a:ext cx="2596022" cy="1314450"/>
                    </a:xfrm>
                    <a:prstGeom prst="rect">
                      <a:avLst/>
                    </a:prstGeom>
                  </pic:spPr>
                </pic:pic>
              </a:graphicData>
            </a:graphic>
          </wp:anchor>
        </w:drawing>
      </w:r>
      <w:r w:rsidRPr="00BA667C">
        <w:rPr>
          <w:b/>
          <w:noProof/>
        </w:rPr>
        <w:drawing>
          <wp:anchor distT="0" distB="0" distL="0" distR="0" simplePos="0" relativeHeight="15804928" behindDoc="0" locked="0" layoutInCell="1" allowOverlap="1" wp14:anchorId="6DA547E0" wp14:editId="78C359E0">
            <wp:simplePos x="0" y="0"/>
            <wp:positionH relativeFrom="page">
              <wp:posOffset>4163360</wp:posOffset>
            </wp:positionH>
            <wp:positionV relativeFrom="paragraph">
              <wp:posOffset>346157</wp:posOffset>
            </wp:positionV>
            <wp:extent cx="2596022" cy="1314450"/>
            <wp:effectExtent l="0" t="0" r="0" b="0"/>
            <wp:wrapNone/>
            <wp:docPr id="538" name="Image 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 name="Image 538"/>
                    <pic:cNvPicPr/>
                  </pic:nvPicPr>
                  <pic:blipFill>
                    <a:blip r:embed="rId69" cstate="print"/>
                    <a:stretch>
                      <a:fillRect/>
                    </a:stretch>
                  </pic:blipFill>
                  <pic:spPr>
                    <a:xfrm>
                      <a:off x="0" y="0"/>
                      <a:ext cx="2596022" cy="1314450"/>
                    </a:xfrm>
                    <a:prstGeom prst="rect">
                      <a:avLst/>
                    </a:prstGeom>
                  </pic:spPr>
                </pic:pic>
              </a:graphicData>
            </a:graphic>
          </wp:anchor>
        </w:drawing>
      </w:r>
      <w:r w:rsidRPr="00BA667C">
        <w:rPr>
          <w:b/>
          <w:noProof/>
        </w:rPr>
        <mc:AlternateContent>
          <mc:Choice Requires="wps">
            <w:drawing>
              <wp:anchor distT="0" distB="0" distL="0" distR="0" simplePos="0" relativeHeight="483881984" behindDoc="1" locked="0" layoutInCell="1" allowOverlap="1" wp14:anchorId="795BF02A" wp14:editId="57197CF5">
                <wp:simplePos x="0" y="0"/>
                <wp:positionH relativeFrom="page">
                  <wp:posOffset>4193365</wp:posOffset>
                </wp:positionH>
                <wp:positionV relativeFrom="paragraph">
                  <wp:posOffset>-409603</wp:posOffset>
                </wp:positionV>
                <wp:extent cx="107950" cy="48895"/>
                <wp:effectExtent l="0" t="0" r="0" b="0"/>
                <wp:wrapNone/>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33B102A"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795BF02A" id="Textbox 539" o:spid="_x0000_s1170" type="#_x0000_t202" style="position:absolute;left:0;text-align:left;margin-left:330.2pt;margin-top:-32.25pt;width:8.5pt;height:3.85pt;rotation:-45;z-index:-1943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" filled="f" stroked="f">
                <v:textbox inset="0,0,0,0">
                  <w:txbxContent>
                    <w:p w14:paraId="733B102A"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sidRPr="00BA667C">
        <w:rPr>
          <w:b/>
          <w:noProof/>
        </w:rPr>
        <mc:AlternateContent>
          <mc:Choice Requires="wps">
            <w:drawing>
              <wp:anchor distT="0" distB="0" distL="0" distR="0" simplePos="0" relativeHeight="15820800" behindDoc="0" locked="0" layoutInCell="1" allowOverlap="1" wp14:anchorId="07DBAD08" wp14:editId="1189C036">
                <wp:simplePos x="0" y="0"/>
                <wp:positionH relativeFrom="page">
                  <wp:posOffset>4351773</wp:posOffset>
                </wp:positionH>
                <wp:positionV relativeFrom="paragraph">
                  <wp:posOffset>-409603</wp:posOffset>
                </wp:positionV>
                <wp:extent cx="107950" cy="48895"/>
                <wp:effectExtent l="0" t="0" r="0" b="0"/>
                <wp:wrapNone/>
                <wp:docPr id="540" name="Text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E1FA17B"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07DBAD08" id="Textbox 540" o:spid="_x0000_s1171" type="#_x0000_t202" style="position:absolute;left:0;text-align:left;margin-left:342.65pt;margin-top:-32.25pt;width:8.5pt;height:3.85pt;rotation:-45;z-index:1582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" filled="f" stroked="f">
                <v:textbox inset="0,0,0,0">
                  <w:txbxContent>
                    <w:p w14:paraId="4E1FA17B"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sidRPr="00BA667C">
        <w:rPr>
          <w:b/>
          <w:noProof/>
        </w:rPr>
        <mc:AlternateContent>
          <mc:Choice Requires="wps">
            <w:drawing>
              <wp:anchor distT="0" distB="0" distL="0" distR="0" simplePos="0" relativeHeight="15821824" behindDoc="0" locked="0" layoutInCell="1" allowOverlap="1" wp14:anchorId="6C9F82D9" wp14:editId="3E6BB79E">
                <wp:simplePos x="0" y="0"/>
                <wp:positionH relativeFrom="page">
                  <wp:posOffset>4510181</wp:posOffset>
                </wp:positionH>
                <wp:positionV relativeFrom="paragraph">
                  <wp:posOffset>-409603</wp:posOffset>
                </wp:positionV>
                <wp:extent cx="107950" cy="48895"/>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8342A9E"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6C9F82D9" id="Textbox 541" o:spid="_x0000_s1172" type="#_x0000_t202" style="position:absolute;left:0;text-align:left;margin-left:355.15pt;margin-top:-32.25pt;width:8.5pt;height:3.85pt;rotation:-45;z-index:1582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" filled="f" stroked="f">
                <v:textbox inset="0,0,0,0">
                  <w:txbxContent>
                    <w:p w14:paraId="68342A9E"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sidRPr="00BA667C">
        <w:rPr>
          <w:b/>
          <w:noProof/>
        </w:rPr>
        <mc:AlternateContent>
          <mc:Choice Requires="wps">
            <w:drawing>
              <wp:anchor distT="0" distB="0" distL="0" distR="0" simplePos="0" relativeHeight="15822848" behindDoc="0" locked="0" layoutInCell="1" allowOverlap="1" wp14:anchorId="456FFABF" wp14:editId="73F33CC3">
                <wp:simplePos x="0" y="0"/>
                <wp:positionH relativeFrom="page">
                  <wp:posOffset>4668589</wp:posOffset>
                </wp:positionH>
                <wp:positionV relativeFrom="paragraph">
                  <wp:posOffset>-409603</wp:posOffset>
                </wp:positionV>
                <wp:extent cx="107950" cy="48895"/>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3131902"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456FFABF" id="Textbox 542" o:spid="_x0000_s1173" type="#_x0000_t202" style="position:absolute;left:0;text-align:left;margin-left:367.6pt;margin-top:-32.25pt;width:8.5pt;height:3.85pt;rotation:-45;z-index:1582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" filled="f" stroked="f">
                <v:textbox inset="0,0,0,0">
                  <w:txbxContent>
                    <w:p w14:paraId="13131902"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sidRPr="00BA667C">
        <w:rPr>
          <w:b/>
          <w:noProof/>
        </w:rPr>
        <mc:AlternateContent>
          <mc:Choice Requires="wps">
            <w:drawing>
              <wp:anchor distT="0" distB="0" distL="0" distR="0" simplePos="0" relativeHeight="15823872" behindDoc="0" locked="0" layoutInCell="1" allowOverlap="1" wp14:anchorId="556EFAB3" wp14:editId="1D949A98">
                <wp:simplePos x="0" y="0"/>
                <wp:positionH relativeFrom="page">
                  <wp:posOffset>4826997</wp:posOffset>
                </wp:positionH>
                <wp:positionV relativeFrom="paragraph">
                  <wp:posOffset>-409603</wp:posOffset>
                </wp:positionV>
                <wp:extent cx="107950" cy="48895"/>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90A4901"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556EFAB3" id="Textbox 543" o:spid="_x0000_s1174" type="#_x0000_t202" style="position:absolute;left:0;text-align:left;margin-left:380.1pt;margin-top:-32.25pt;width:8.5pt;height:3.85pt;rotation:-45;z-index:1582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" filled="f" stroked="f">
                <v:textbox inset="0,0,0,0">
                  <w:txbxContent>
                    <w:p w14:paraId="190A4901"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sidRPr="00BA667C">
        <w:rPr>
          <w:b/>
          <w:noProof/>
        </w:rPr>
        <mc:AlternateContent>
          <mc:Choice Requires="wps">
            <w:drawing>
              <wp:anchor distT="0" distB="0" distL="0" distR="0" simplePos="0" relativeHeight="15824896" behindDoc="0" locked="0" layoutInCell="1" allowOverlap="1" wp14:anchorId="68FB6C78" wp14:editId="107D1ABA">
                <wp:simplePos x="0" y="0"/>
                <wp:positionH relativeFrom="page">
                  <wp:posOffset>4985405</wp:posOffset>
                </wp:positionH>
                <wp:positionV relativeFrom="paragraph">
                  <wp:posOffset>-409603</wp:posOffset>
                </wp:positionV>
                <wp:extent cx="107950" cy="48895"/>
                <wp:effectExtent l="0" t="0" r="0" b="0"/>
                <wp:wrapNone/>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E7F15DC"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68FB6C78" id="Textbox 544" o:spid="_x0000_s1175" type="#_x0000_t202" style="position:absolute;left:0;text-align:left;margin-left:392.55pt;margin-top:-32.25pt;width:8.5pt;height:3.85pt;rotation:-45;z-index:1582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" filled="f" stroked="f">
                <v:textbox inset="0,0,0,0">
                  <w:txbxContent>
                    <w:p w14:paraId="0E7F15DC"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sidRPr="00BA667C">
        <w:rPr>
          <w:b/>
          <w:noProof/>
        </w:rPr>
        <mc:AlternateContent>
          <mc:Choice Requires="wps">
            <w:drawing>
              <wp:anchor distT="0" distB="0" distL="0" distR="0" simplePos="0" relativeHeight="15825920" behindDoc="0" locked="0" layoutInCell="1" allowOverlap="1" wp14:anchorId="2A7710F6" wp14:editId="34D27A78">
                <wp:simplePos x="0" y="0"/>
                <wp:positionH relativeFrom="page">
                  <wp:posOffset>5143813</wp:posOffset>
                </wp:positionH>
                <wp:positionV relativeFrom="paragraph">
                  <wp:posOffset>-409603</wp:posOffset>
                </wp:positionV>
                <wp:extent cx="107950" cy="48895"/>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1945446"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2A7710F6" id="Textbox 545" o:spid="_x0000_s1176" type="#_x0000_t202" style="position:absolute;left:0;text-align:left;margin-left:405pt;margin-top:-32.25pt;width:8.5pt;height:3.85pt;rotation:-45;z-index:1582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18oQ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" filled="f" stroked="f">
                <v:textbox inset="0,0,0,0">
                  <w:txbxContent>
                    <w:p w14:paraId="21945446"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sidRPr="00BA667C">
        <w:rPr>
          <w:b/>
          <w:noProof/>
        </w:rPr>
        <mc:AlternateContent>
          <mc:Choice Requires="wps">
            <w:drawing>
              <wp:anchor distT="0" distB="0" distL="0" distR="0" simplePos="0" relativeHeight="15826944" behindDoc="0" locked="0" layoutInCell="1" allowOverlap="1" wp14:anchorId="09B123EA" wp14:editId="6BBB8512">
                <wp:simplePos x="0" y="0"/>
                <wp:positionH relativeFrom="page">
                  <wp:posOffset>5302221</wp:posOffset>
                </wp:positionH>
                <wp:positionV relativeFrom="paragraph">
                  <wp:posOffset>-409603</wp:posOffset>
                </wp:positionV>
                <wp:extent cx="107950" cy="48895"/>
                <wp:effectExtent l="0" t="0" r="0" b="0"/>
                <wp:wrapNone/>
                <wp:docPr id="546" name="Text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EE85D71"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09B123EA" id="Textbox 546" o:spid="_x0000_s1177" type="#_x0000_t202" style="position:absolute;left:0;text-align:left;margin-left:417.5pt;margin-top:-32.25pt;width:8.5pt;height:3.85pt;rotation:-45;z-index:1582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" filled="f" stroked="f">
                <v:textbox inset="0,0,0,0">
                  <w:txbxContent>
                    <w:p w14:paraId="6EE85D71"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sidRPr="00BA667C">
        <w:rPr>
          <w:b/>
          <w:noProof/>
        </w:rPr>
        <mc:AlternateContent>
          <mc:Choice Requires="wps">
            <w:drawing>
              <wp:anchor distT="0" distB="0" distL="0" distR="0" simplePos="0" relativeHeight="15827968" behindDoc="0" locked="0" layoutInCell="1" allowOverlap="1" wp14:anchorId="13ED052B" wp14:editId="06EBFF64">
                <wp:simplePos x="0" y="0"/>
                <wp:positionH relativeFrom="page">
                  <wp:posOffset>5460629</wp:posOffset>
                </wp:positionH>
                <wp:positionV relativeFrom="paragraph">
                  <wp:posOffset>-409603</wp:posOffset>
                </wp:positionV>
                <wp:extent cx="107950" cy="48895"/>
                <wp:effectExtent l="0" t="0" r="0" b="0"/>
                <wp:wrapNone/>
                <wp:docPr id="547"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9E68ECE"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13ED052B" id="Textbox 547" o:spid="_x0000_s1178" type="#_x0000_t202" style="position:absolute;left:0;text-align:left;margin-left:429.95pt;margin-top:-32.25pt;width:8.5pt;height:3.85pt;rotation:-45;z-index:1582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" filled="f" stroked="f">
                <v:textbox inset="0,0,0,0">
                  <w:txbxContent>
                    <w:p w14:paraId="69E68ECE"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sidRPr="00BA667C">
        <w:rPr>
          <w:b/>
          <w:noProof/>
        </w:rPr>
        <mc:AlternateContent>
          <mc:Choice Requires="wps">
            <w:drawing>
              <wp:anchor distT="0" distB="0" distL="0" distR="0" simplePos="0" relativeHeight="15828992" behindDoc="0" locked="0" layoutInCell="1" allowOverlap="1" wp14:anchorId="26B15EB8" wp14:editId="7D8B85F1">
                <wp:simplePos x="0" y="0"/>
                <wp:positionH relativeFrom="page">
                  <wp:posOffset>5619128</wp:posOffset>
                </wp:positionH>
                <wp:positionV relativeFrom="paragraph">
                  <wp:posOffset>-409603</wp:posOffset>
                </wp:positionV>
                <wp:extent cx="107950" cy="48895"/>
                <wp:effectExtent l="0" t="0" r="0" b="0"/>
                <wp:wrapNone/>
                <wp:docPr id="548" name="Text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8EE9518"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26B15EB8" id="Textbox 548" o:spid="_x0000_s1179" type="#_x0000_t202" style="position:absolute;left:0;text-align:left;margin-left:442.45pt;margin-top:-32.25pt;width:8.5pt;height:3.85pt;rotation:-45;z-index:1582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" filled="f" stroked="f">
                <v:textbox inset="0,0,0,0">
                  <w:txbxContent>
                    <w:p w14:paraId="48EE9518"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sidRPr="00BA667C">
        <w:rPr>
          <w:b/>
          <w:noProof/>
        </w:rPr>
        <mc:AlternateContent>
          <mc:Choice Requires="wps">
            <w:drawing>
              <wp:anchor distT="0" distB="0" distL="0" distR="0" simplePos="0" relativeHeight="15830016" behindDoc="0" locked="0" layoutInCell="1" allowOverlap="1" wp14:anchorId="6C9E6B3B" wp14:editId="148499DE">
                <wp:simplePos x="0" y="0"/>
                <wp:positionH relativeFrom="page">
                  <wp:posOffset>5777536</wp:posOffset>
                </wp:positionH>
                <wp:positionV relativeFrom="paragraph">
                  <wp:posOffset>-409603</wp:posOffset>
                </wp:positionV>
                <wp:extent cx="107950" cy="48895"/>
                <wp:effectExtent l="0" t="0" r="0" b="0"/>
                <wp:wrapNone/>
                <wp:docPr id="549" name="Text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2B20E40"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6C9E6B3B" id="Textbox 549" o:spid="_x0000_s1180" type="#_x0000_t202" style="position:absolute;left:0;text-align:left;margin-left:454.9pt;margin-top:-32.25pt;width:8.5pt;height:3.85pt;rotation:-45;z-index:1583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" filled="f" stroked="f">
                <v:textbox inset="0,0,0,0">
                  <w:txbxContent>
                    <w:p w14:paraId="72B20E40"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sidRPr="00BA667C">
        <w:rPr>
          <w:b/>
          <w:noProof/>
        </w:rPr>
        <mc:AlternateContent>
          <mc:Choice Requires="wps">
            <w:drawing>
              <wp:anchor distT="0" distB="0" distL="0" distR="0" simplePos="0" relativeHeight="15830528" behindDoc="0" locked="0" layoutInCell="1" allowOverlap="1" wp14:anchorId="3E0F8EA0" wp14:editId="75DF53B5">
                <wp:simplePos x="0" y="0"/>
                <wp:positionH relativeFrom="page">
                  <wp:posOffset>5935944</wp:posOffset>
                </wp:positionH>
                <wp:positionV relativeFrom="paragraph">
                  <wp:posOffset>-409603</wp:posOffset>
                </wp:positionV>
                <wp:extent cx="107950" cy="48895"/>
                <wp:effectExtent l="0" t="0" r="0" b="0"/>
                <wp:wrapNone/>
                <wp:docPr id="550" name="Text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D005995"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3E0F8EA0" id="Textbox 550" o:spid="_x0000_s1181" type="#_x0000_t202" style="position:absolute;left:0;text-align:left;margin-left:467.4pt;margin-top:-32.25pt;width:8.5pt;height:3.85pt;rotation:-45;z-index:1583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" filled="f" stroked="f">
                <v:textbox inset="0,0,0,0">
                  <w:txbxContent>
                    <w:p w14:paraId="3D005995"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sidRPr="00BA667C">
        <w:rPr>
          <w:b/>
          <w:noProof/>
        </w:rPr>
        <mc:AlternateContent>
          <mc:Choice Requires="wps">
            <w:drawing>
              <wp:anchor distT="0" distB="0" distL="0" distR="0" simplePos="0" relativeHeight="15831040" behindDoc="0" locked="0" layoutInCell="1" allowOverlap="1" wp14:anchorId="139B40D1" wp14:editId="4612415B">
                <wp:simplePos x="0" y="0"/>
                <wp:positionH relativeFrom="page">
                  <wp:posOffset>6094352</wp:posOffset>
                </wp:positionH>
                <wp:positionV relativeFrom="paragraph">
                  <wp:posOffset>-409603</wp:posOffset>
                </wp:positionV>
                <wp:extent cx="107950" cy="48895"/>
                <wp:effectExtent l="0" t="0" r="0" b="0"/>
                <wp:wrapNone/>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A40FCB1"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139B40D1" id="Textbox 551" o:spid="_x0000_s1182" type="#_x0000_t202" style="position:absolute;left:0;text-align:left;margin-left:479.85pt;margin-top:-32.25pt;width:8.5pt;height:3.85pt;rotation:-45;z-index:1583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" filled="f" stroked="f">
                <v:textbox inset="0,0,0,0">
                  <w:txbxContent>
                    <w:p w14:paraId="3A40FCB1"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sidRPr="00BA667C">
        <w:rPr>
          <w:b/>
          <w:noProof/>
        </w:rPr>
        <mc:AlternateContent>
          <mc:Choice Requires="wps">
            <w:drawing>
              <wp:anchor distT="0" distB="0" distL="0" distR="0" simplePos="0" relativeHeight="15831552" behindDoc="0" locked="0" layoutInCell="1" allowOverlap="1" wp14:anchorId="45621913" wp14:editId="5F68BFA6">
                <wp:simplePos x="0" y="0"/>
                <wp:positionH relativeFrom="page">
                  <wp:posOffset>6252760</wp:posOffset>
                </wp:positionH>
                <wp:positionV relativeFrom="paragraph">
                  <wp:posOffset>-409603</wp:posOffset>
                </wp:positionV>
                <wp:extent cx="107950" cy="48895"/>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D8C3D6A"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45621913" id="Textbox 552" o:spid="_x0000_s1183" type="#_x0000_t202" style="position:absolute;left:0;text-align:left;margin-left:492.35pt;margin-top:-32.25pt;width:8.5pt;height:3.85pt;rotation:-45;z-index:1583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" filled="f" stroked="f">
                <v:textbox inset="0,0,0,0">
                  <w:txbxContent>
                    <w:p w14:paraId="0D8C3D6A"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sidRPr="00BA667C">
        <w:rPr>
          <w:b/>
          <w:noProof/>
        </w:rPr>
        <mc:AlternateContent>
          <mc:Choice Requires="wps">
            <w:drawing>
              <wp:anchor distT="0" distB="0" distL="0" distR="0" simplePos="0" relativeHeight="15832576" behindDoc="0" locked="0" layoutInCell="1" allowOverlap="1" wp14:anchorId="508D23A9" wp14:editId="519DFADC">
                <wp:simplePos x="0" y="0"/>
                <wp:positionH relativeFrom="page">
                  <wp:posOffset>6411168</wp:posOffset>
                </wp:positionH>
                <wp:positionV relativeFrom="paragraph">
                  <wp:posOffset>-409603</wp:posOffset>
                </wp:positionV>
                <wp:extent cx="107950" cy="48895"/>
                <wp:effectExtent l="0" t="0" r="0" b="0"/>
                <wp:wrapNone/>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35BA9C2"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508D23A9" id="Textbox 553" o:spid="_x0000_s1184" type="#_x0000_t202" style="position:absolute;left:0;text-align:left;margin-left:504.8pt;margin-top:-32.25pt;width:8.5pt;height:3.85pt;rotation:-45;z-index:1583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" filled="f" stroked="f">
                <v:textbox inset="0,0,0,0">
                  <w:txbxContent>
                    <w:p w14:paraId="635BA9C2"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sidRPr="00BA667C">
        <w:rPr>
          <w:b/>
          <w:noProof/>
        </w:rPr>
        <mc:AlternateContent>
          <mc:Choice Requires="wps">
            <w:drawing>
              <wp:anchor distT="0" distB="0" distL="0" distR="0" simplePos="0" relativeHeight="15833600" behindDoc="0" locked="0" layoutInCell="1" allowOverlap="1" wp14:anchorId="34ADBC6A" wp14:editId="0821F6F8">
                <wp:simplePos x="0" y="0"/>
                <wp:positionH relativeFrom="page">
                  <wp:posOffset>6569576</wp:posOffset>
                </wp:positionH>
                <wp:positionV relativeFrom="paragraph">
                  <wp:posOffset>-409603</wp:posOffset>
                </wp:positionV>
                <wp:extent cx="107950" cy="48895"/>
                <wp:effectExtent l="0" t="0" r="0" b="0"/>
                <wp:wrapNone/>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AE421E4"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34ADBC6A" id="Textbox 554" o:spid="_x0000_s1185" type="#_x0000_t202" style="position:absolute;left:0;text-align:left;margin-left:517.3pt;margin-top:-32.25pt;width:8.5pt;height:3.85pt;rotation:-45;z-index:1583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" filled="f" stroked="f">
                <v:textbox inset="0,0,0,0">
                  <w:txbxContent>
                    <w:p w14:paraId="7AE421E4"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sidR="00BA667C" w:rsidRPr="00BA667C">
        <w:rPr>
          <w:b/>
          <w:sz w:val="20"/>
        </w:rPr>
        <w:t xml:space="preserve">b. </w:t>
      </w:r>
      <w:r w:rsidRPr="00BA667C">
        <w:rPr>
          <w:b/>
          <w:sz w:val="20"/>
        </w:rPr>
        <w:t>Levels</w:t>
      </w:r>
      <w:r w:rsidRPr="00BA667C">
        <w:rPr>
          <w:b/>
          <w:spacing w:val="-8"/>
          <w:sz w:val="20"/>
        </w:rPr>
        <w:t xml:space="preserve"> </w:t>
      </w:r>
      <w:r w:rsidRPr="00BA667C">
        <w:rPr>
          <w:b/>
          <w:sz w:val="20"/>
        </w:rPr>
        <w:t>-</w:t>
      </w:r>
      <w:r w:rsidRPr="00BA667C">
        <w:rPr>
          <w:b/>
          <w:spacing w:val="-8"/>
          <w:sz w:val="20"/>
        </w:rPr>
        <w:t xml:space="preserve"> </w:t>
      </w:r>
      <w:r w:rsidRPr="00BA667C">
        <w:rPr>
          <w:b/>
          <w:spacing w:val="-2"/>
          <w:sz w:val="20"/>
        </w:rPr>
        <w:t>Unweighted</w:t>
      </w:r>
    </w:p>
    <w:p w14:paraId="0FA9966B" w14:textId="77777777" w:rsidR="006F1B3D" w:rsidRDefault="006F1B3D" w:rsidP="008C7539">
      <w:pPr>
        <w:pStyle w:val="BodyText"/>
        <w:suppressAutoHyphens/>
        <w:rPr>
          <w:sz w:val="20"/>
        </w:rPr>
      </w:pPr>
    </w:p>
    <w:p w14:paraId="77FC3972" w14:textId="77777777" w:rsidR="006F1B3D" w:rsidRDefault="006F1B3D" w:rsidP="008C7539">
      <w:pPr>
        <w:pStyle w:val="BodyText"/>
        <w:suppressAutoHyphens/>
        <w:rPr>
          <w:sz w:val="20"/>
        </w:rPr>
      </w:pPr>
    </w:p>
    <w:p w14:paraId="2234BB8F" w14:textId="77777777" w:rsidR="006F1B3D" w:rsidRDefault="006F1B3D" w:rsidP="008C7539">
      <w:pPr>
        <w:pStyle w:val="BodyText"/>
        <w:suppressAutoHyphens/>
        <w:rPr>
          <w:sz w:val="20"/>
        </w:rPr>
      </w:pPr>
    </w:p>
    <w:p w14:paraId="5C0C1B37" w14:textId="77777777" w:rsidR="006F1B3D" w:rsidRDefault="006F1B3D" w:rsidP="008C7539">
      <w:pPr>
        <w:pStyle w:val="BodyText"/>
        <w:suppressAutoHyphens/>
        <w:rPr>
          <w:sz w:val="20"/>
        </w:rPr>
      </w:pPr>
    </w:p>
    <w:p w14:paraId="577CE4A5" w14:textId="77777777" w:rsidR="006F1B3D" w:rsidRDefault="006F1B3D" w:rsidP="008C7539">
      <w:pPr>
        <w:pStyle w:val="BodyText"/>
        <w:suppressAutoHyphens/>
        <w:rPr>
          <w:sz w:val="20"/>
        </w:rPr>
      </w:pPr>
    </w:p>
    <w:p w14:paraId="6D5C7BB5" w14:textId="77777777" w:rsidR="006F1B3D" w:rsidRDefault="006F1B3D" w:rsidP="008C7539">
      <w:pPr>
        <w:pStyle w:val="BodyText"/>
        <w:suppressAutoHyphens/>
        <w:rPr>
          <w:sz w:val="20"/>
        </w:rPr>
      </w:pPr>
    </w:p>
    <w:p w14:paraId="1002D2EE" w14:textId="77777777" w:rsidR="006F1B3D" w:rsidRDefault="006F1B3D" w:rsidP="008C7539">
      <w:pPr>
        <w:pStyle w:val="BodyText"/>
        <w:suppressAutoHyphens/>
        <w:rPr>
          <w:sz w:val="20"/>
        </w:rPr>
      </w:pPr>
    </w:p>
    <w:p w14:paraId="5762B7D2" w14:textId="77777777" w:rsidR="006F1B3D" w:rsidRDefault="006F1B3D" w:rsidP="008C7539">
      <w:pPr>
        <w:pStyle w:val="BodyText"/>
        <w:suppressAutoHyphens/>
        <w:rPr>
          <w:sz w:val="20"/>
        </w:rPr>
      </w:pPr>
    </w:p>
    <w:p w14:paraId="0132D872" w14:textId="77777777" w:rsidR="006F1B3D" w:rsidRDefault="006F1B3D" w:rsidP="008C7539">
      <w:pPr>
        <w:pStyle w:val="BodyText"/>
        <w:suppressAutoHyphens/>
        <w:rPr>
          <w:sz w:val="20"/>
        </w:rPr>
      </w:pPr>
    </w:p>
    <w:p w14:paraId="16A64922" w14:textId="77777777" w:rsidR="006F1B3D" w:rsidRDefault="006F1B3D" w:rsidP="008C7539">
      <w:pPr>
        <w:pStyle w:val="BodyText"/>
        <w:suppressAutoHyphens/>
        <w:rPr>
          <w:sz w:val="20"/>
        </w:rPr>
      </w:pPr>
    </w:p>
    <w:p w14:paraId="04506E47" w14:textId="77777777" w:rsidR="006F1B3D" w:rsidRDefault="006F1B3D" w:rsidP="008C7539">
      <w:pPr>
        <w:pStyle w:val="BodyText"/>
        <w:suppressAutoHyphens/>
        <w:spacing w:before="172"/>
        <w:rPr>
          <w:sz w:val="20"/>
        </w:rPr>
      </w:pPr>
    </w:p>
    <w:p w14:paraId="1CA35F5E" w14:textId="77777777" w:rsidR="006F1B3D" w:rsidRDefault="00191F14" w:rsidP="008C7539">
      <w:pPr>
        <w:suppressAutoHyphens/>
        <w:ind w:left="1252"/>
        <w:rPr>
          <w:rFonts w:ascii="Arial MT"/>
          <w:sz w:val="9"/>
        </w:rPr>
      </w:pPr>
      <w:r>
        <w:rPr>
          <w:rFonts w:ascii="Arial MT"/>
          <w:noProof/>
          <w:sz w:val="9"/>
        </w:rPr>
        <mc:AlternateContent>
          <mc:Choice Requires="wps">
            <w:drawing>
              <wp:anchor distT="0" distB="0" distL="0" distR="0" simplePos="0" relativeHeight="15832064" behindDoc="0" locked="0" layoutInCell="1" allowOverlap="1" wp14:anchorId="293C19A2" wp14:editId="01B0224A">
                <wp:simplePos x="0" y="0"/>
                <wp:positionH relativeFrom="page">
                  <wp:posOffset>4193365</wp:posOffset>
                </wp:positionH>
                <wp:positionV relativeFrom="paragraph">
                  <wp:posOffset>-173692</wp:posOffset>
                </wp:positionV>
                <wp:extent cx="107950" cy="48895"/>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56F1CD3"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293C19A2" id="Textbox 555" o:spid="_x0000_s1186" type="#_x0000_t202" style="position:absolute;left:0;text-align:left;margin-left:330.2pt;margin-top:-13.7pt;width:8.5pt;height:3.85pt;rotation:-45;z-index:1583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" filled="f" stroked="f">
                <v:textbox inset="0,0,0,0">
                  <w:txbxContent>
                    <w:p w14:paraId="056F1CD3"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Pr>
          <w:rFonts w:ascii="Arial MT"/>
          <w:noProof/>
          <w:sz w:val="9"/>
        </w:rPr>
        <mc:AlternateContent>
          <mc:Choice Requires="wps">
            <w:drawing>
              <wp:anchor distT="0" distB="0" distL="0" distR="0" simplePos="0" relativeHeight="15833088" behindDoc="0" locked="0" layoutInCell="1" allowOverlap="1" wp14:anchorId="5D201A77" wp14:editId="33A4402B">
                <wp:simplePos x="0" y="0"/>
                <wp:positionH relativeFrom="page">
                  <wp:posOffset>4351773</wp:posOffset>
                </wp:positionH>
                <wp:positionV relativeFrom="paragraph">
                  <wp:posOffset>-173692</wp:posOffset>
                </wp:positionV>
                <wp:extent cx="107950" cy="48895"/>
                <wp:effectExtent l="0" t="0" r="0" b="0"/>
                <wp:wrapNone/>
                <wp:docPr id="556" name="Text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F0CA07A"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5D201A77" id="Textbox 556" o:spid="_x0000_s1187" type="#_x0000_t202" style="position:absolute;left:0;text-align:left;margin-left:342.65pt;margin-top:-13.7pt;width:8.5pt;height:3.85pt;rotation:-45;z-index:1583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" filled="f" stroked="f">
                <v:textbox inset="0,0,0,0">
                  <w:txbxContent>
                    <w:p w14:paraId="3F0CA07A"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9"/>
        </w:rPr>
        <mc:AlternateContent>
          <mc:Choice Requires="wps">
            <w:drawing>
              <wp:anchor distT="0" distB="0" distL="0" distR="0" simplePos="0" relativeHeight="15834112" behindDoc="0" locked="0" layoutInCell="1" allowOverlap="1" wp14:anchorId="3F3E828B" wp14:editId="5C22EEED">
                <wp:simplePos x="0" y="0"/>
                <wp:positionH relativeFrom="page">
                  <wp:posOffset>4510181</wp:posOffset>
                </wp:positionH>
                <wp:positionV relativeFrom="paragraph">
                  <wp:posOffset>-173692</wp:posOffset>
                </wp:positionV>
                <wp:extent cx="107950" cy="48895"/>
                <wp:effectExtent l="0" t="0" r="0" b="0"/>
                <wp:wrapNone/>
                <wp:docPr id="557" name="Textbox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98BB8A4"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3F3E828B" id="Textbox 557" o:spid="_x0000_s1188" type="#_x0000_t202" style="position:absolute;left:0;text-align:left;margin-left:355.15pt;margin-top:-13.7pt;width:8.5pt;height:3.85pt;rotation:-45;z-index:1583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" filled="f" stroked="f">
                <v:textbox inset="0,0,0,0">
                  <w:txbxContent>
                    <w:p w14:paraId="498BB8A4"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9"/>
        </w:rPr>
        <mc:AlternateContent>
          <mc:Choice Requires="wps">
            <w:drawing>
              <wp:anchor distT="0" distB="0" distL="0" distR="0" simplePos="0" relativeHeight="15834624" behindDoc="0" locked="0" layoutInCell="1" allowOverlap="1" wp14:anchorId="4334F189" wp14:editId="6122DCC6">
                <wp:simplePos x="0" y="0"/>
                <wp:positionH relativeFrom="page">
                  <wp:posOffset>4668589</wp:posOffset>
                </wp:positionH>
                <wp:positionV relativeFrom="paragraph">
                  <wp:posOffset>-173692</wp:posOffset>
                </wp:positionV>
                <wp:extent cx="107950" cy="48895"/>
                <wp:effectExtent l="0" t="0" r="0" b="0"/>
                <wp:wrapNone/>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41883EA"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4334F189" id="Textbox 558" o:spid="_x0000_s1189" type="#_x0000_t202" style="position:absolute;left:0;text-align:left;margin-left:367.6pt;margin-top:-13.7pt;width:8.5pt;height:3.85pt;rotation:-45;z-index:1583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" filled="f" stroked="f">
                <v:textbox inset="0,0,0,0">
                  <w:txbxContent>
                    <w:p w14:paraId="341883EA"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9"/>
        </w:rPr>
        <mc:AlternateContent>
          <mc:Choice Requires="wps">
            <w:drawing>
              <wp:anchor distT="0" distB="0" distL="0" distR="0" simplePos="0" relativeHeight="15835648" behindDoc="0" locked="0" layoutInCell="1" allowOverlap="1" wp14:anchorId="117C8720" wp14:editId="71589F61">
                <wp:simplePos x="0" y="0"/>
                <wp:positionH relativeFrom="page">
                  <wp:posOffset>4826997</wp:posOffset>
                </wp:positionH>
                <wp:positionV relativeFrom="paragraph">
                  <wp:posOffset>-173692</wp:posOffset>
                </wp:positionV>
                <wp:extent cx="107950" cy="48895"/>
                <wp:effectExtent l="0" t="0" r="0" b="0"/>
                <wp:wrapNone/>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344AAA7"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117C8720" id="Textbox 559" o:spid="_x0000_s1190" type="#_x0000_t202" style="position:absolute;left:0;text-align:left;margin-left:380.1pt;margin-top:-13.7pt;width:8.5pt;height:3.85pt;rotation:-45;z-index:1583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" filled="f" stroked="f">
                <v:textbox inset="0,0,0,0">
                  <w:txbxContent>
                    <w:p w14:paraId="5344AAA7"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9"/>
        </w:rPr>
        <mc:AlternateContent>
          <mc:Choice Requires="wps">
            <w:drawing>
              <wp:anchor distT="0" distB="0" distL="0" distR="0" simplePos="0" relativeHeight="15836672" behindDoc="0" locked="0" layoutInCell="1" allowOverlap="1" wp14:anchorId="6FE73463" wp14:editId="13D1A664">
                <wp:simplePos x="0" y="0"/>
                <wp:positionH relativeFrom="page">
                  <wp:posOffset>4985405</wp:posOffset>
                </wp:positionH>
                <wp:positionV relativeFrom="paragraph">
                  <wp:posOffset>-173692</wp:posOffset>
                </wp:positionV>
                <wp:extent cx="107950" cy="48895"/>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0CD388C"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6FE73463" id="Textbox 560" o:spid="_x0000_s1191" type="#_x0000_t202" style="position:absolute;left:0;text-align:left;margin-left:392.55pt;margin-top:-13.7pt;width:8.5pt;height:3.85pt;rotation:-45;z-index:1583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" filled="f" stroked="f">
                <v:textbox inset="0,0,0,0">
                  <w:txbxContent>
                    <w:p w14:paraId="00CD388C"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9"/>
        </w:rPr>
        <mc:AlternateContent>
          <mc:Choice Requires="wps">
            <w:drawing>
              <wp:anchor distT="0" distB="0" distL="0" distR="0" simplePos="0" relativeHeight="15837696" behindDoc="0" locked="0" layoutInCell="1" allowOverlap="1" wp14:anchorId="6CE8F782" wp14:editId="406C245F">
                <wp:simplePos x="0" y="0"/>
                <wp:positionH relativeFrom="page">
                  <wp:posOffset>5143813</wp:posOffset>
                </wp:positionH>
                <wp:positionV relativeFrom="paragraph">
                  <wp:posOffset>-173692</wp:posOffset>
                </wp:positionV>
                <wp:extent cx="107950" cy="48895"/>
                <wp:effectExtent l="0" t="0" r="0" b="0"/>
                <wp:wrapNone/>
                <wp:docPr id="561" name="Text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201BEA5"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6CE8F782" id="Textbox 561" o:spid="_x0000_s1192" type="#_x0000_t202" style="position:absolute;left:0;text-align:left;margin-left:405pt;margin-top:-13.7pt;width:8.5pt;height:3.85pt;rotation:-45;z-index:1583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" filled="f" stroked="f">
                <v:textbox inset="0,0,0,0">
                  <w:txbxContent>
                    <w:p w14:paraId="6201BEA5"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9"/>
        </w:rPr>
        <mc:AlternateContent>
          <mc:Choice Requires="wps">
            <w:drawing>
              <wp:anchor distT="0" distB="0" distL="0" distR="0" simplePos="0" relativeHeight="15838720" behindDoc="0" locked="0" layoutInCell="1" allowOverlap="1" wp14:anchorId="0FBC2AF4" wp14:editId="40C88F55">
                <wp:simplePos x="0" y="0"/>
                <wp:positionH relativeFrom="page">
                  <wp:posOffset>5302221</wp:posOffset>
                </wp:positionH>
                <wp:positionV relativeFrom="paragraph">
                  <wp:posOffset>-173692</wp:posOffset>
                </wp:positionV>
                <wp:extent cx="107950" cy="48895"/>
                <wp:effectExtent l="0" t="0" r="0" b="0"/>
                <wp:wrapNone/>
                <wp:docPr id="562" name="Text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E8BAE30"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0FBC2AF4" id="Textbox 562" o:spid="_x0000_s1193" type="#_x0000_t202" style="position:absolute;left:0;text-align:left;margin-left:417.5pt;margin-top:-13.7pt;width:8.5pt;height:3.85pt;rotation:-45;z-index:1583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" filled="f" stroked="f">
                <v:textbox inset="0,0,0,0">
                  <w:txbxContent>
                    <w:p w14:paraId="0E8BAE30"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9"/>
        </w:rPr>
        <mc:AlternateContent>
          <mc:Choice Requires="wps">
            <w:drawing>
              <wp:anchor distT="0" distB="0" distL="0" distR="0" simplePos="0" relativeHeight="15839744" behindDoc="0" locked="0" layoutInCell="1" allowOverlap="1" wp14:anchorId="692F8EA9" wp14:editId="6080E0FA">
                <wp:simplePos x="0" y="0"/>
                <wp:positionH relativeFrom="page">
                  <wp:posOffset>5460629</wp:posOffset>
                </wp:positionH>
                <wp:positionV relativeFrom="paragraph">
                  <wp:posOffset>-173692</wp:posOffset>
                </wp:positionV>
                <wp:extent cx="107950" cy="48895"/>
                <wp:effectExtent l="0" t="0" r="0" b="0"/>
                <wp:wrapNone/>
                <wp:docPr id="563"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360494D"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692F8EA9" id="Textbox 563" o:spid="_x0000_s1194" type="#_x0000_t202" style="position:absolute;left:0;text-align:left;margin-left:429.95pt;margin-top:-13.7pt;width:8.5pt;height:3.85pt;rotation:-45;z-index:1583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" filled="f" stroked="f">
                <v:textbox inset="0,0,0,0">
                  <w:txbxContent>
                    <w:p w14:paraId="4360494D"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9"/>
        </w:rPr>
        <mc:AlternateContent>
          <mc:Choice Requires="wps">
            <w:drawing>
              <wp:anchor distT="0" distB="0" distL="0" distR="0" simplePos="0" relativeHeight="15840768" behindDoc="0" locked="0" layoutInCell="1" allowOverlap="1" wp14:anchorId="4B43D320" wp14:editId="04075995">
                <wp:simplePos x="0" y="0"/>
                <wp:positionH relativeFrom="page">
                  <wp:posOffset>5619128</wp:posOffset>
                </wp:positionH>
                <wp:positionV relativeFrom="paragraph">
                  <wp:posOffset>-173692</wp:posOffset>
                </wp:positionV>
                <wp:extent cx="107950" cy="48895"/>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28C2405"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4B43D320" id="Textbox 564" o:spid="_x0000_s1195" type="#_x0000_t202" style="position:absolute;left:0;text-align:left;margin-left:442.45pt;margin-top:-13.7pt;width:8.5pt;height:3.85pt;rotation:-45;z-index:1584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" filled="f" stroked="f">
                <v:textbox inset="0,0,0,0">
                  <w:txbxContent>
                    <w:p w14:paraId="028C2405"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9"/>
        </w:rPr>
        <mc:AlternateContent>
          <mc:Choice Requires="wps">
            <w:drawing>
              <wp:anchor distT="0" distB="0" distL="0" distR="0" simplePos="0" relativeHeight="15841792" behindDoc="0" locked="0" layoutInCell="1" allowOverlap="1" wp14:anchorId="29044C46" wp14:editId="24EED42D">
                <wp:simplePos x="0" y="0"/>
                <wp:positionH relativeFrom="page">
                  <wp:posOffset>5777536</wp:posOffset>
                </wp:positionH>
                <wp:positionV relativeFrom="paragraph">
                  <wp:posOffset>-173692</wp:posOffset>
                </wp:positionV>
                <wp:extent cx="107950" cy="48895"/>
                <wp:effectExtent l="0" t="0" r="0" b="0"/>
                <wp:wrapNone/>
                <wp:docPr id="565" name="Text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E19B768"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29044C46" id="Textbox 565" o:spid="_x0000_s1196" type="#_x0000_t202" style="position:absolute;left:0;text-align:left;margin-left:454.9pt;margin-top:-13.7pt;width:8.5pt;height:3.85pt;rotation:-45;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" filled="f" stroked="f">
                <v:textbox inset="0,0,0,0">
                  <w:txbxContent>
                    <w:p w14:paraId="3E19B768"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9"/>
        </w:rPr>
        <mc:AlternateContent>
          <mc:Choice Requires="wps">
            <w:drawing>
              <wp:anchor distT="0" distB="0" distL="0" distR="0" simplePos="0" relativeHeight="15842816" behindDoc="0" locked="0" layoutInCell="1" allowOverlap="1" wp14:anchorId="794E8568" wp14:editId="5460D66C">
                <wp:simplePos x="0" y="0"/>
                <wp:positionH relativeFrom="page">
                  <wp:posOffset>5935944</wp:posOffset>
                </wp:positionH>
                <wp:positionV relativeFrom="paragraph">
                  <wp:posOffset>-173692</wp:posOffset>
                </wp:positionV>
                <wp:extent cx="107950" cy="48895"/>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4B48221"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794E8568" id="Textbox 566" o:spid="_x0000_s1197" type="#_x0000_t202" style="position:absolute;left:0;text-align:left;margin-left:467.4pt;margin-top:-13.7pt;width:8.5pt;height:3.85pt;rotation:-45;z-index:1584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" filled="f" stroked="f">
                <v:textbox inset="0,0,0,0">
                  <w:txbxContent>
                    <w:p w14:paraId="74B48221"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rFonts w:ascii="Arial MT"/>
          <w:noProof/>
          <w:sz w:val="9"/>
        </w:rPr>
        <mc:AlternateContent>
          <mc:Choice Requires="wps">
            <w:drawing>
              <wp:anchor distT="0" distB="0" distL="0" distR="0" simplePos="0" relativeHeight="15843840" behindDoc="0" locked="0" layoutInCell="1" allowOverlap="1" wp14:anchorId="220EDFF4" wp14:editId="2FB24AA4">
                <wp:simplePos x="0" y="0"/>
                <wp:positionH relativeFrom="page">
                  <wp:posOffset>6094352</wp:posOffset>
                </wp:positionH>
                <wp:positionV relativeFrom="paragraph">
                  <wp:posOffset>-173692</wp:posOffset>
                </wp:positionV>
                <wp:extent cx="107950" cy="48895"/>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BD7C0F6"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220EDFF4" id="Textbox 567" o:spid="_x0000_s1198" type="#_x0000_t202" style="position:absolute;left:0;text-align:left;margin-left:479.85pt;margin-top:-13.7pt;width:8.5pt;height:3.85pt;rotation:-45;z-index:1584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" filled="f" stroked="f">
                <v:textbox inset="0,0,0,0">
                  <w:txbxContent>
                    <w:p w14:paraId="7BD7C0F6"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Pr>
          <w:rFonts w:ascii="Arial MT"/>
          <w:noProof/>
          <w:sz w:val="9"/>
        </w:rPr>
        <mc:AlternateContent>
          <mc:Choice Requires="wps">
            <w:drawing>
              <wp:anchor distT="0" distB="0" distL="0" distR="0" simplePos="0" relativeHeight="15844864" behindDoc="0" locked="0" layoutInCell="1" allowOverlap="1" wp14:anchorId="65E6357D" wp14:editId="4B9EFA4A">
                <wp:simplePos x="0" y="0"/>
                <wp:positionH relativeFrom="page">
                  <wp:posOffset>6252760</wp:posOffset>
                </wp:positionH>
                <wp:positionV relativeFrom="paragraph">
                  <wp:posOffset>-173692</wp:posOffset>
                </wp:positionV>
                <wp:extent cx="107950" cy="48895"/>
                <wp:effectExtent l="0" t="0" r="0" b="0"/>
                <wp:wrapNone/>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7E05F9D"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65E6357D" id="Textbox 568" o:spid="_x0000_s1199" type="#_x0000_t202" style="position:absolute;left:0;text-align:left;margin-left:492.35pt;margin-top:-13.7pt;width:8.5pt;height:3.85pt;rotation:-45;z-index:1584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" filled="f" stroked="f">
                <v:textbox inset="0,0,0,0">
                  <w:txbxContent>
                    <w:p w14:paraId="27E05F9D"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Pr>
          <w:rFonts w:ascii="Arial MT"/>
          <w:noProof/>
          <w:sz w:val="9"/>
        </w:rPr>
        <mc:AlternateContent>
          <mc:Choice Requires="wps">
            <w:drawing>
              <wp:anchor distT="0" distB="0" distL="0" distR="0" simplePos="0" relativeHeight="15845888" behindDoc="0" locked="0" layoutInCell="1" allowOverlap="1" wp14:anchorId="2CF4C8B8" wp14:editId="45C4FA88">
                <wp:simplePos x="0" y="0"/>
                <wp:positionH relativeFrom="page">
                  <wp:posOffset>6411168</wp:posOffset>
                </wp:positionH>
                <wp:positionV relativeFrom="paragraph">
                  <wp:posOffset>-173692</wp:posOffset>
                </wp:positionV>
                <wp:extent cx="107950" cy="48895"/>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0E21D5B"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2CF4C8B8" id="Textbox 569" o:spid="_x0000_s1200" type="#_x0000_t202" style="position:absolute;left:0;text-align:left;margin-left:504.8pt;margin-top:-13.7pt;width:8.5pt;height:3.85pt;rotation:-45;z-index:1584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" filled="f" stroked="f">
                <v:textbox inset="0,0,0,0">
                  <w:txbxContent>
                    <w:p w14:paraId="30E21D5B"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Pr>
          <w:rFonts w:ascii="Arial MT"/>
          <w:noProof/>
          <w:sz w:val="9"/>
        </w:rPr>
        <mc:AlternateContent>
          <mc:Choice Requires="wps">
            <w:drawing>
              <wp:anchor distT="0" distB="0" distL="0" distR="0" simplePos="0" relativeHeight="15846912" behindDoc="0" locked="0" layoutInCell="1" allowOverlap="1" wp14:anchorId="30CC1C62" wp14:editId="2169A170">
                <wp:simplePos x="0" y="0"/>
                <wp:positionH relativeFrom="page">
                  <wp:posOffset>6569576</wp:posOffset>
                </wp:positionH>
                <wp:positionV relativeFrom="paragraph">
                  <wp:posOffset>-173692</wp:posOffset>
                </wp:positionV>
                <wp:extent cx="107950" cy="48895"/>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237279E"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30CC1C62" id="Textbox 570" o:spid="_x0000_s1201" type="#_x0000_t202" style="position:absolute;left:0;text-align:left;margin-left:517.3pt;margin-top:-13.7pt;width:8.5pt;height:3.85pt;rotation:-45;z-index:1584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" filled="f" stroked="f">
                <v:textbox inset="0,0,0,0">
                  <w:txbxContent>
                    <w:p w14:paraId="5237279E"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Pr>
          <w:noProof/>
          <w:position w:val="3"/>
        </w:rPr>
        <w:drawing>
          <wp:inline distT="0" distB="0" distL="0" distR="0" wp14:anchorId="6C630440" wp14:editId="2DA6FECA">
            <wp:extent cx="87397" cy="3495"/>
            <wp:effectExtent l="0" t="0" r="0" b="0"/>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62"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Pooled</w:t>
      </w:r>
      <w:r>
        <w:rPr>
          <w:rFonts w:ascii="Arial MT"/>
          <w:spacing w:val="45"/>
          <w:w w:val="105"/>
          <w:sz w:val="9"/>
        </w:rPr>
        <w:t xml:space="preserve">  </w:t>
      </w:r>
      <w:r>
        <w:rPr>
          <w:rFonts w:ascii="Arial MT"/>
          <w:noProof/>
          <w:spacing w:val="-5"/>
          <w:position w:val="3"/>
          <w:sz w:val="9"/>
        </w:rPr>
        <w:drawing>
          <wp:inline distT="0" distB="0" distL="0" distR="0" wp14:anchorId="7A8968D1" wp14:editId="0487072D">
            <wp:extent cx="87397" cy="3495"/>
            <wp:effectExtent l="0" t="0" r="0" b="0"/>
            <wp:docPr id="572" name="Imag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 name="Image 572"/>
                    <pic:cNvPicPr/>
                  </pic:nvPicPr>
                  <pic:blipFill>
                    <a:blip r:embed="rId63" cstate="print"/>
                    <a:stretch>
                      <a:fillRect/>
                    </a:stretch>
                  </pic:blipFill>
                  <pic:spPr>
                    <a:xfrm>
                      <a:off x="0" y="0"/>
                      <a:ext cx="87397" cy="3495"/>
                    </a:xfrm>
                    <a:prstGeom prst="rect">
                      <a:avLst/>
                    </a:prstGeom>
                  </pic:spPr>
                </pic:pic>
              </a:graphicData>
            </a:graphic>
          </wp:inline>
        </w:drawing>
      </w:r>
      <w:r>
        <w:rPr>
          <w:spacing w:val="8"/>
          <w:w w:val="105"/>
          <w:sz w:val="9"/>
        </w:rPr>
        <w:t xml:space="preserve"> </w:t>
      </w:r>
      <w:r>
        <w:rPr>
          <w:rFonts w:ascii="Arial MT"/>
          <w:w w:val="105"/>
          <w:sz w:val="9"/>
        </w:rPr>
        <w:t>Female</w:t>
      </w:r>
      <w:r>
        <w:rPr>
          <w:rFonts w:ascii="Arial MT"/>
          <w:spacing w:val="47"/>
          <w:w w:val="105"/>
          <w:sz w:val="9"/>
        </w:rPr>
        <w:t xml:space="preserve">  </w:t>
      </w:r>
      <w:r>
        <w:rPr>
          <w:rFonts w:ascii="Arial MT"/>
          <w:noProof/>
          <w:spacing w:val="-1"/>
          <w:position w:val="3"/>
          <w:sz w:val="9"/>
        </w:rPr>
        <w:drawing>
          <wp:inline distT="0" distB="0" distL="0" distR="0" wp14:anchorId="4B2AF687" wp14:editId="4A408730">
            <wp:extent cx="89145" cy="3495"/>
            <wp:effectExtent l="0" t="0" r="0" b="0"/>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67" cstate="print"/>
                    <a:stretch>
                      <a:fillRect/>
                    </a:stretch>
                  </pic:blipFill>
                  <pic:spPr>
                    <a:xfrm>
                      <a:off x="0" y="0"/>
                      <a:ext cx="89145" cy="3495"/>
                    </a:xfrm>
                    <a:prstGeom prst="rect">
                      <a:avLst/>
                    </a:prstGeom>
                  </pic:spPr>
                </pic:pic>
              </a:graphicData>
            </a:graphic>
          </wp:inline>
        </w:drawing>
      </w:r>
      <w:r>
        <w:rPr>
          <w:spacing w:val="2"/>
          <w:w w:val="105"/>
          <w:sz w:val="9"/>
        </w:rPr>
        <w:t xml:space="preserve"> </w:t>
      </w:r>
      <w:r>
        <w:rPr>
          <w:rFonts w:ascii="Arial MT"/>
          <w:w w:val="105"/>
          <w:sz w:val="9"/>
        </w:rPr>
        <w:t>Male</w:t>
      </w:r>
    </w:p>
    <w:p w14:paraId="428E5282" w14:textId="77777777" w:rsidR="006F1B3D" w:rsidRDefault="006F1B3D" w:rsidP="008C7539">
      <w:pPr>
        <w:pStyle w:val="BodyText"/>
        <w:suppressAutoHyphens/>
        <w:rPr>
          <w:rFonts w:ascii="Arial MT"/>
          <w:sz w:val="9"/>
        </w:rPr>
      </w:pPr>
    </w:p>
    <w:p w14:paraId="69000DA5" w14:textId="77777777" w:rsidR="006F1B3D" w:rsidRDefault="006F1B3D" w:rsidP="008C7539">
      <w:pPr>
        <w:pStyle w:val="BodyText"/>
        <w:suppressAutoHyphens/>
        <w:spacing w:before="61"/>
        <w:rPr>
          <w:rFonts w:ascii="Arial MT"/>
          <w:sz w:val="9"/>
        </w:rPr>
      </w:pPr>
    </w:p>
    <w:p w14:paraId="42184EF4" w14:textId="77777777" w:rsidR="006F1B3D" w:rsidRPr="00BA667C" w:rsidRDefault="00191F14" w:rsidP="0007505F">
      <w:pPr>
        <w:pStyle w:val="ListParagraph"/>
        <w:numPr>
          <w:ilvl w:val="1"/>
          <w:numId w:val="8"/>
        </w:numPr>
        <w:tabs>
          <w:tab w:val="left" w:pos="1730"/>
        </w:tabs>
        <w:suppressAutoHyphens/>
        <w:ind w:left="1730" w:hanging="309"/>
        <w:rPr>
          <w:b/>
          <w:sz w:val="20"/>
        </w:rPr>
      </w:pPr>
      <w:r w:rsidRPr="00BA667C">
        <w:rPr>
          <w:b/>
          <w:spacing w:val="-2"/>
          <w:sz w:val="20"/>
        </w:rPr>
        <w:t>Poisson</w:t>
      </w:r>
    </w:p>
    <w:p w14:paraId="3999C294" w14:textId="77777777" w:rsidR="006F1B3D" w:rsidRDefault="006F1B3D" w:rsidP="008C7539">
      <w:pPr>
        <w:pStyle w:val="ListParagraph"/>
        <w:suppressAutoHyphens/>
        <w:rPr>
          <w:sz w:val="20"/>
        </w:rPr>
        <w:sectPr w:rsidR="006F1B3D">
          <w:type w:val="continuous"/>
          <w:pgSz w:w="12240" w:h="15840"/>
          <w:pgMar w:top="1820" w:right="720" w:bottom="280" w:left="1440" w:header="0" w:footer="0" w:gutter="0"/>
          <w:cols w:num="4" w:space="720" w:equalWidth="0">
            <w:col w:w="452" w:space="19"/>
            <w:col w:w="4129" w:space="46"/>
            <w:col w:w="452" w:space="19"/>
            <w:col w:w="4963"/>
          </w:cols>
        </w:sectPr>
      </w:pPr>
    </w:p>
    <w:p w14:paraId="5ACA7CBC" w14:textId="77777777" w:rsidR="006F1B3D" w:rsidRDefault="006F1B3D" w:rsidP="008C7539">
      <w:pPr>
        <w:pStyle w:val="BodyText"/>
        <w:suppressAutoHyphens/>
        <w:spacing w:before="3"/>
        <w:rPr>
          <w:sz w:val="20"/>
        </w:rPr>
      </w:pPr>
    </w:p>
    <w:p w14:paraId="25201163" w14:textId="77777777" w:rsidR="006F1B3D" w:rsidRDefault="006F1B3D" w:rsidP="008C7539">
      <w:pPr>
        <w:pStyle w:val="BodyText"/>
        <w:suppressAutoHyphens/>
        <w:rPr>
          <w:sz w:val="20"/>
        </w:rPr>
        <w:sectPr w:rsidR="006F1B3D">
          <w:type w:val="continuous"/>
          <w:pgSz w:w="12240" w:h="15840"/>
          <w:pgMar w:top="1820" w:right="720" w:bottom="280" w:left="1440" w:header="0" w:footer="0" w:gutter="0"/>
          <w:cols w:space="720"/>
        </w:sectPr>
      </w:pPr>
    </w:p>
    <w:p w14:paraId="5A47DBAE" w14:textId="77777777" w:rsidR="006F1B3D" w:rsidRDefault="00956F31" w:rsidP="008C7539">
      <w:pPr>
        <w:pStyle w:val="BodyText"/>
        <w:suppressAutoHyphens/>
        <w:spacing w:before="23"/>
        <w:rPr>
          <w:sz w:val="7"/>
        </w:rPr>
      </w:pPr>
      <w:r>
        <w:rPr>
          <w:rFonts w:ascii="Arial MT"/>
          <w:noProof/>
          <w:sz w:val="7"/>
        </w:rPr>
        <mc:AlternateContent>
          <mc:Choice Requires="wps">
            <w:drawing>
              <wp:anchor distT="0" distB="0" distL="0" distR="0" simplePos="0" relativeHeight="15806976" behindDoc="0" locked="0" layoutInCell="1" allowOverlap="1" wp14:anchorId="4448A080" wp14:editId="3142251E">
                <wp:simplePos x="0" y="0"/>
                <wp:positionH relativeFrom="page">
                  <wp:posOffset>2476500</wp:posOffset>
                </wp:positionH>
                <wp:positionV relativeFrom="paragraph">
                  <wp:posOffset>53340</wp:posOffset>
                </wp:positionV>
                <wp:extent cx="93345" cy="958215"/>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958215"/>
                        </a:xfrm>
                        <a:prstGeom prst="rect">
                          <a:avLst/>
                        </a:prstGeom>
                      </wps:spPr>
                      <wps:txbx>
                        <w:txbxContent>
                          <w:p w14:paraId="457CF1CB" w14:textId="77777777" w:rsidR="00B74441" w:rsidRDefault="00B74441">
                            <w:pPr>
                              <w:spacing w:before="22"/>
                              <w:ind w:left="20"/>
                              <w:rPr>
                                <w:rFonts w:ascii="Arial MT"/>
                                <w:sz w:val="9"/>
                              </w:rPr>
                            </w:pPr>
                            <w:r>
                              <w:rPr>
                                <w:rFonts w:ascii="Arial MT"/>
                                <w:w w:val="105"/>
                                <w:sz w:val="9"/>
                              </w:rPr>
                              <w:t>AAMR 65+</w:t>
                            </w:r>
                            <w:r>
                              <w:rPr>
                                <w:rFonts w:ascii="Arial MT"/>
                                <w:spacing w:val="-1"/>
                                <w:w w:val="105"/>
                                <w:sz w:val="9"/>
                              </w:rPr>
                              <w:t xml:space="preserve"> </w:t>
                            </w:r>
                            <w:r>
                              <w:rPr>
                                <w:rFonts w:ascii="Arial MT"/>
                                <w:w w:val="105"/>
                                <w:sz w:val="9"/>
                              </w:rPr>
                              <w:t xml:space="preserve">(per </w:t>
                            </w:r>
                            <w:r>
                              <w:rPr>
                                <w:rFonts w:ascii="Arial MT"/>
                                <w:spacing w:val="-2"/>
                                <w:w w:val="105"/>
                                <w:sz w:val="9"/>
                              </w:rPr>
                              <w:t>1,000</w:t>
                            </w:r>
                            <w:ins w:id="2860" w:author="Editor" w:date="2026-09-13T17:37:00Z">
                              <w:r>
                                <w:rPr>
                                  <w:rFonts w:ascii="Arial MT"/>
                                  <w:spacing w:val="-2"/>
                                  <w:w w:val="105"/>
                                  <w:sz w:val="9"/>
                                </w:rPr>
                                <w:t xml:space="preserve"> persons</w:t>
                              </w:r>
                            </w:ins>
                            <w:r>
                              <w:rPr>
                                <w:rFonts w:ascii="Arial MT"/>
                                <w:spacing w:val="-2"/>
                                <w:w w:val="105"/>
                                <w:sz w:val="9"/>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4448A080" id="Textbox 574" o:spid="_x0000_s1202" type="#_x0000_t202" style="position:absolute;margin-left:195pt;margin-top:4.2pt;width:7.35pt;height:75.45pt;z-index:1580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" filled="f" stroked="f">
                <v:textbox style="layout-flow:vertical;mso-layout-flow-alt:bottom-to-top" inset="0,0,0,0">
                  <w:txbxContent>
                    <w:p w14:paraId="457CF1CB" w14:textId="77777777" w:rsidR="00B74441" w:rsidRDefault="00B74441">
                      <w:pPr>
                        <w:spacing w:before="22"/>
                        <w:ind w:left="20"/>
                        <w:rPr>
                          <w:rFonts w:ascii="Arial MT"/>
                          <w:sz w:val="9"/>
                        </w:rPr>
                      </w:pPr>
                      <w:r>
                        <w:rPr>
                          <w:rFonts w:ascii="Arial MT"/>
                          <w:w w:val="105"/>
                          <w:sz w:val="9"/>
                        </w:rPr>
                        <w:t>AAMR 65+</w:t>
                      </w:r>
                      <w:r>
                        <w:rPr>
                          <w:rFonts w:ascii="Arial MT"/>
                          <w:spacing w:val="-1"/>
                          <w:w w:val="105"/>
                          <w:sz w:val="9"/>
                        </w:rPr>
                        <w:t xml:space="preserve"> </w:t>
                      </w:r>
                      <w:r>
                        <w:rPr>
                          <w:rFonts w:ascii="Arial MT"/>
                          <w:w w:val="105"/>
                          <w:sz w:val="9"/>
                        </w:rPr>
                        <w:t xml:space="preserve">(per </w:t>
                      </w:r>
                      <w:r>
                        <w:rPr>
                          <w:rFonts w:ascii="Arial MT"/>
                          <w:spacing w:val="-2"/>
                          <w:w w:val="105"/>
                          <w:sz w:val="9"/>
                        </w:rPr>
                        <w:t>1,000</w:t>
                      </w:r>
                      <w:ins w:id="2861" w:author="Editor" w:date="2026-09-13T17:37:00Z">
                        <w:r>
                          <w:rPr>
                            <w:rFonts w:ascii="Arial MT"/>
                            <w:spacing w:val="-2"/>
                            <w:w w:val="105"/>
                            <w:sz w:val="9"/>
                          </w:rPr>
                          <w:t xml:space="preserve"> persons</w:t>
                        </w:r>
                      </w:ins>
                      <w:r>
                        <w:rPr>
                          <w:rFonts w:ascii="Arial MT"/>
                          <w:spacing w:val="-2"/>
                          <w:w w:val="105"/>
                          <w:sz w:val="9"/>
                        </w:rPr>
                        <w:t>)</w:t>
                      </w:r>
                    </w:p>
                  </w:txbxContent>
                </v:textbox>
                <w10:wrap anchorx="page"/>
              </v:shape>
            </w:pict>
          </mc:Fallback>
        </mc:AlternateContent>
      </w:r>
    </w:p>
    <w:p w14:paraId="11C37E73" w14:textId="77777777" w:rsidR="006F1B3D" w:rsidRDefault="00191F14" w:rsidP="008C7539">
      <w:pPr>
        <w:suppressAutoHyphens/>
        <w:jc w:val="right"/>
        <w:rPr>
          <w:rFonts w:ascii="Arial MT"/>
          <w:sz w:val="7"/>
        </w:rPr>
      </w:pPr>
      <w:r>
        <w:rPr>
          <w:rFonts w:ascii="Arial MT"/>
          <w:spacing w:val="-5"/>
          <w:w w:val="110"/>
          <w:sz w:val="7"/>
        </w:rPr>
        <w:t>20</w:t>
      </w:r>
    </w:p>
    <w:p w14:paraId="13D6CC42" w14:textId="77777777" w:rsidR="006F1B3D" w:rsidRDefault="006F1B3D" w:rsidP="008C7539">
      <w:pPr>
        <w:pStyle w:val="BodyText"/>
        <w:suppressAutoHyphens/>
        <w:rPr>
          <w:rFonts w:ascii="Arial MT"/>
          <w:sz w:val="7"/>
        </w:rPr>
      </w:pPr>
    </w:p>
    <w:p w14:paraId="3266C895" w14:textId="77777777" w:rsidR="006F1B3D" w:rsidRDefault="006F1B3D" w:rsidP="008C7539">
      <w:pPr>
        <w:pStyle w:val="BodyText"/>
        <w:suppressAutoHyphens/>
        <w:rPr>
          <w:rFonts w:ascii="Arial MT"/>
          <w:sz w:val="7"/>
        </w:rPr>
      </w:pPr>
    </w:p>
    <w:p w14:paraId="2C29D658" w14:textId="77777777" w:rsidR="006F1B3D" w:rsidRDefault="006F1B3D" w:rsidP="008C7539">
      <w:pPr>
        <w:pStyle w:val="BodyText"/>
        <w:suppressAutoHyphens/>
        <w:rPr>
          <w:rFonts w:ascii="Arial MT"/>
          <w:sz w:val="7"/>
        </w:rPr>
      </w:pPr>
    </w:p>
    <w:p w14:paraId="5C10BC1E" w14:textId="77777777" w:rsidR="006F1B3D" w:rsidRDefault="006F1B3D" w:rsidP="008C7539">
      <w:pPr>
        <w:pStyle w:val="BodyText"/>
        <w:suppressAutoHyphens/>
        <w:spacing w:before="75"/>
        <w:rPr>
          <w:rFonts w:ascii="Arial MT"/>
          <w:sz w:val="7"/>
        </w:rPr>
      </w:pPr>
    </w:p>
    <w:p w14:paraId="090DB60D" w14:textId="77777777" w:rsidR="006F1B3D" w:rsidRDefault="00191F14" w:rsidP="008C7539">
      <w:pPr>
        <w:suppressAutoHyphens/>
        <w:jc w:val="right"/>
        <w:rPr>
          <w:rFonts w:ascii="Arial MT"/>
          <w:sz w:val="7"/>
        </w:rPr>
      </w:pPr>
      <w:r>
        <w:rPr>
          <w:rFonts w:ascii="Arial MT"/>
          <w:spacing w:val="-5"/>
          <w:w w:val="110"/>
          <w:sz w:val="7"/>
        </w:rPr>
        <w:t>10</w:t>
      </w:r>
    </w:p>
    <w:p w14:paraId="6E0DBA75" w14:textId="77777777" w:rsidR="006F1B3D" w:rsidRDefault="006F1B3D" w:rsidP="008C7539">
      <w:pPr>
        <w:pStyle w:val="BodyText"/>
        <w:suppressAutoHyphens/>
        <w:rPr>
          <w:rFonts w:ascii="Arial MT"/>
          <w:sz w:val="7"/>
        </w:rPr>
      </w:pPr>
    </w:p>
    <w:p w14:paraId="1FB6FB04" w14:textId="77777777" w:rsidR="006F1B3D" w:rsidRDefault="006F1B3D" w:rsidP="008C7539">
      <w:pPr>
        <w:pStyle w:val="BodyText"/>
        <w:suppressAutoHyphens/>
        <w:rPr>
          <w:rFonts w:ascii="Arial MT"/>
          <w:sz w:val="7"/>
        </w:rPr>
      </w:pPr>
    </w:p>
    <w:p w14:paraId="49C87A21" w14:textId="77777777" w:rsidR="006F1B3D" w:rsidRDefault="006F1B3D" w:rsidP="008C7539">
      <w:pPr>
        <w:pStyle w:val="BodyText"/>
        <w:suppressAutoHyphens/>
        <w:rPr>
          <w:rFonts w:ascii="Arial MT"/>
          <w:sz w:val="7"/>
        </w:rPr>
      </w:pPr>
    </w:p>
    <w:p w14:paraId="2B022E3D" w14:textId="77777777" w:rsidR="006F1B3D" w:rsidRDefault="006F1B3D" w:rsidP="008C7539">
      <w:pPr>
        <w:pStyle w:val="BodyText"/>
        <w:suppressAutoHyphens/>
        <w:spacing w:before="75"/>
        <w:rPr>
          <w:rFonts w:ascii="Arial MT"/>
          <w:sz w:val="7"/>
        </w:rPr>
      </w:pPr>
    </w:p>
    <w:p w14:paraId="0DB4A35E" w14:textId="77777777" w:rsidR="006F1B3D" w:rsidRDefault="00191F14" w:rsidP="008C7539">
      <w:pPr>
        <w:suppressAutoHyphens/>
        <w:spacing w:before="1"/>
        <w:jc w:val="right"/>
        <w:rPr>
          <w:rFonts w:ascii="Arial MT"/>
          <w:sz w:val="7"/>
        </w:rPr>
      </w:pPr>
      <w:r>
        <w:rPr>
          <w:rFonts w:ascii="Arial MT"/>
          <w:spacing w:val="-10"/>
          <w:w w:val="110"/>
          <w:sz w:val="7"/>
        </w:rPr>
        <w:t>0</w:t>
      </w:r>
    </w:p>
    <w:p w14:paraId="65EC1261" w14:textId="77777777" w:rsidR="006F1B3D" w:rsidRDefault="006F1B3D" w:rsidP="008C7539">
      <w:pPr>
        <w:pStyle w:val="BodyText"/>
        <w:suppressAutoHyphens/>
        <w:rPr>
          <w:rFonts w:ascii="Arial MT"/>
          <w:sz w:val="7"/>
        </w:rPr>
      </w:pPr>
    </w:p>
    <w:p w14:paraId="2C8A0D26" w14:textId="77777777" w:rsidR="006F1B3D" w:rsidRDefault="006F1B3D" w:rsidP="008C7539">
      <w:pPr>
        <w:pStyle w:val="BodyText"/>
        <w:suppressAutoHyphens/>
        <w:rPr>
          <w:rFonts w:ascii="Arial MT"/>
          <w:sz w:val="7"/>
        </w:rPr>
      </w:pPr>
    </w:p>
    <w:p w14:paraId="47273296" w14:textId="77777777" w:rsidR="006F1B3D" w:rsidRDefault="006F1B3D" w:rsidP="008C7539">
      <w:pPr>
        <w:pStyle w:val="BodyText"/>
        <w:suppressAutoHyphens/>
        <w:rPr>
          <w:rFonts w:ascii="Arial MT"/>
          <w:sz w:val="7"/>
        </w:rPr>
      </w:pPr>
    </w:p>
    <w:p w14:paraId="45CC7EC8" w14:textId="77777777" w:rsidR="006F1B3D" w:rsidRDefault="006F1B3D" w:rsidP="008C7539">
      <w:pPr>
        <w:pStyle w:val="BodyText"/>
        <w:suppressAutoHyphens/>
        <w:spacing w:before="75"/>
        <w:rPr>
          <w:rFonts w:ascii="Arial MT"/>
          <w:sz w:val="7"/>
        </w:rPr>
      </w:pPr>
    </w:p>
    <w:p w14:paraId="512893C6"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1CB9F9F5" w14:textId="77777777" w:rsidR="006F1B3D" w:rsidRDefault="006F1B3D" w:rsidP="008C7539">
      <w:pPr>
        <w:pStyle w:val="BodyText"/>
        <w:suppressAutoHyphens/>
        <w:rPr>
          <w:rFonts w:ascii="Arial MT"/>
          <w:sz w:val="7"/>
        </w:rPr>
      </w:pPr>
    </w:p>
    <w:p w14:paraId="25B6FC7B" w14:textId="77777777" w:rsidR="006F1B3D" w:rsidRDefault="006F1B3D" w:rsidP="008C7539">
      <w:pPr>
        <w:pStyle w:val="BodyText"/>
        <w:suppressAutoHyphens/>
        <w:rPr>
          <w:rFonts w:ascii="Arial MT"/>
          <w:sz w:val="7"/>
        </w:rPr>
      </w:pPr>
    </w:p>
    <w:p w14:paraId="7800B14E" w14:textId="77777777" w:rsidR="006F1B3D" w:rsidRDefault="006F1B3D" w:rsidP="008C7539">
      <w:pPr>
        <w:pStyle w:val="BodyText"/>
        <w:suppressAutoHyphens/>
        <w:rPr>
          <w:rFonts w:ascii="Arial MT"/>
          <w:sz w:val="7"/>
        </w:rPr>
      </w:pPr>
    </w:p>
    <w:p w14:paraId="4D9EE722" w14:textId="77777777" w:rsidR="006F1B3D" w:rsidRDefault="006F1B3D" w:rsidP="008C7539">
      <w:pPr>
        <w:pStyle w:val="BodyText"/>
        <w:suppressAutoHyphens/>
        <w:spacing w:before="75"/>
        <w:rPr>
          <w:rFonts w:ascii="Arial MT"/>
          <w:sz w:val="7"/>
        </w:rPr>
      </w:pPr>
    </w:p>
    <w:p w14:paraId="6415EF79"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20</w:t>
      </w:r>
    </w:p>
    <w:p w14:paraId="3890D2EB" w14:textId="77777777" w:rsidR="006F1B3D" w:rsidRDefault="00191F14" w:rsidP="008C7539">
      <w:pPr>
        <w:pStyle w:val="BodyText"/>
        <w:suppressAutoHyphens/>
        <w:rPr>
          <w:rFonts w:ascii="Arial MT"/>
          <w:sz w:val="9"/>
        </w:rPr>
      </w:pPr>
      <w:r>
        <w:br w:type="column"/>
      </w:r>
    </w:p>
    <w:p w14:paraId="26F852AC" w14:textId="77777777" w:rsidR="006F1B3D" w:rsidRDefault="006F1B3D" w:rsidP="008C7539">
      <w:pPr>
        <w:pStyle w:val="BodyText"/>
        <w:suppressAutoHyphens/>
        <w:rPr>
          <w:rFonts w:ascii="Arial MT"/>
          <w:sz w:val="9"/>
        </w:rPr>
      </w:pPr>
    </w:p>
    <w:p w14:paraId="1F884709" w14:textId="77777777" w:rsidR="006F1B3D" w:rsidRDefault="006F1B3D" w:rsidP="008C7539">
      <w:pPr>
        <w:pStyle w:val="BodyText"/>
        <w:suppressAutoHyphens/>
        <w:rPr>
          <w:rFonts w:ascii="Arial MT"/>
          <w:sz w:val="9"/>
        </w:rPr>
      </w:pPr>
    </w:p>
    <w:p w14:paraId="4A19E0BD" w14:textId="77777777" w:rsidR="006F1B3D" w:rsidRDefault="006F1B3D" w:rsidP="008C7539">
      <w:pPr>
        <w:pStyle w:val="BodyText"/>
        <w:suppressAutoHyphens/>
        <w:rPr>
          <w:rFonts w:ascii="Arial MT"/>
          <w:sz w:val="9"/>
        </w:rPr>
      </w:pPr>
    </w:p>
    <w:p w14:paraId="5DCF7C8A" w14:textId="77777777" w:rsidR="006F1B3D" w:rsidRDefault="006F1B3D" w:rsidP="008C7539">
      <w:pPr>
        <w:pStyle w:val="BodyText"/>
        <w:suppressAutoHyphens/>
        <w:rPr>
          <w:rFonts w:ascii="Arial MT"/>
          <w:sz w:val="9"/>
        </w:rPr>
      </w:pPr>
    </w:p>
    <w:p w14:paraId="7BE997B7" w14:textId="77777777" w:rsidR="006F1B3D" w:rsidRDefault="006F1B3D" w:rsidP="008C7539">
      <w:pPr>
        <w:pStyle w:val="BodyText"/>
        <w:suppressAutoHyphens/>
        <w:rPr>
          <w:rFonts w:ascii="Arial MT"/>
          <w:sz w:val="9"/>
        </w:rPr>
      </w:pPr>
    </w:p>
    <w:p w14:paraId="4B6E42AA" w14:textId="77777777" w:rsidR="006F1B3D" w:rsidRDefault="006F1B3D" w:rsidP="008C7539">
      <w:pPr>
        <w:pStyle w:val="BodyText"/>
        <w:suppressAutoHyphens/>
        <w:rPr>
          <w:rFonts w:ascii="Arial MT"/>
          <w:sz w:val="9"/>
        </w:rPr>
      </w:pPr>
    </w:p>
    <w:p w14:paraId="60003EE9" w14:textId="77777777" w:rsidR="006F1B3D" w:rsidRDefault="006F1B3D" w:rsidP="008C7539">
      <w:pPr>
        <w:pStyle w:val="BodyText"/>
        <w:suppressAutoHyphens/>
        <w:rPr>
          <w:rFonts w:ascii="Arial MT"/>
          <w:sz w:val="9"/>
        </w:rPr>
      </w:pPr>
    </w:p>
    <w:p w14:paraId="047A519B" w14:textId="77777777" w:rsidR="006F1B3D" w:rsidRDefault="006F1B3D" w:rsidP="008C7539">
      <w:pPr>
        <w:pStyle w:val="BodyText"/>
        <w:suppressAutoHyphens/>
        <w:rPr>
          <w:rFonts w:ascii="Arial MT"/>
          <w:sz w:val="9"/>
        </w:rPr>
      </w:pPr>
    </w:p>
    <w:p w14:paraId="63995C6E" w14:textId="77777777" w:rsidR="006F1B3D" w:rsidRDefault="006F1B3D" w:rsidP="008C7539">
      <w:pPr>
        <w:pStyle w:val="BodyText"/>
        <w:suppressAutoHyphens/>
        <w:rPr>
          <w:rFonts w:ascii="Arial MT"/>
          <w:sz w:val="9"/>
        </w:rPr>
      </w:pPr>
    </w:p>
    <w:p w14:paraId="0D7BDFDA" w14:textId="77777777" w:rsidR="006F1B3D" w:rsidRDefault="006F1B3D" w:rsidP="008C7539">
      <w:pPr>
        <w:pStyle w:val="BodyText"/>
        <w:suppressAutoHyphens/>
        <w:rPr>
          <w:rFonts w:ascii="Arial MT"/>
          <w:sz w:val="9"/>
        </w:rPr>
      </w:pPr>
    </w:p>
    <w:p w14:paraId="64475348" w14:textId="77777777" w:rsidR="006F1B3D" w:rsidRDefault="006F1B3D" w:rsidP="008C7539">
      <w:pPr>
        <w:pStyle w:val="BodyText"/>
        <w:suppressAutoHyphens/>
        <w:rPr>
          <w:rFonts w:ascii="Arial MT"/>
          <w:sz w:val="9"/>
        </w:rPr>
      </w:pPr>
    </w:p>
    <w:p w14:paraId="1F52EDFD" w14:textId="77777777" w:rsidR="006F1B3D" w:rsidRDefault="006F1B3D" w:rsidP="008C7539">
      <w:pPr>
        <w:pStyle w:val="BodyText"/>
        <w:suppressAutoHyphens/>
        <w:rPr>
          <w:rFonts w:ascii="Arial MT"/>
          <w:sz w:val="9"/>
        </w:rPr>
      </w:pPr>
    </w:p>
    <w:p w14:paraId="4B80CDEA" w14:textId="77777777" w:rsidR="006F1B3D" w:rsidRDefault="006F1B3D" w:rsidP="008C7539">
      <w:pPr>
        <w:pStyle w:val="BodyText"/>
        <w:suppressAutoHyphens/>
        <w:rPr>
          <w:rFonts w:ascii="Arial MT"/>
          <w:sz w:val="9"/>
        </w:rPr>
      </w:pPr>
    </w:p>
    <w:p w14:paraId="27685D08" w14:textId="77777777" w:rsidR="006F1B3D" w:rsidRDefault="006F1B3D" w:rsidP="008C7539">
      <w:pPr>
        <w:pStyle w:val="BodyText"/>
        <w:suppressAutoHyphens/>
        <w:rPr>
          <w:rFonts w:ascii="Arial MT"/>
          <w:sz w:val="9"/>
        </w:rPr>
      </w:pPr>
    </w:p>
    <w:p w14:paraId="69C5B945" w14:textId="77777777" w:rsidR="006F1B3D" w:rsidRDefault="006F1B3D" w:rsidP="008C7539">
      <w:pPr>
        <w:pStyle w:val="BodyText"/>
        <w:suppressAutoHyphens/>
        <w:rPr>
          <w:rFonts w:ascii="Arial MT"/>
          <w:sz w:val="9"/>
        </w:rPr>
      </w:pPr>
    </w:p>
    <w:p w14:paraId="61618333" w14:textId="77777777" w:rsidR="006F1B3D" w:rsidRDefault="006F1B3D" w:rsidP="008C7539">
      <w:pPr>
        <w:pStyle w:val="BodyText"/>
        <w:suppressAutoHyphens/>
        <w:rPr>
          <w:rFonts w:ascii="Arial MT"/>
          <w:sz w:val="9"/>
        </w:rPr>
      </w:pPr>
    </w:p>
    <w:p w14:paraId="74F33462" w14:textId="77777777" w:rsidR="006F1B3D" w:rsidRDefault="006F1B3D" w:rsidP="008C7539">
      <w:pPr>
        <w:pStyle w:val="BodyText"/>
        <w:suppressAutoHyphens/>
        <w:rPr>
          <w:rFonts w:ascii="Arial MT"/>
          <w:sz w:val="9"/>
        </w:rPr>
      </w:pPr>
    </w:p>
    <w:p w14:paraId="312D9348" w14:textId="77777777" w:rsidR="006F1B3D" w:rsidRDefault="006F1B3D" w:rsidP="008C7539">
      <w:pPr>
        <w:pStyle w:val="BodyText"/>
        <w:suppressAutoHyphens/>
        <w:rPr>
          <w:rFonts w:ascii="Arial MT"/>
          <w:sz w:val="9"/>
        </w:rPr>
      </w:pPr>
    </w:p>
    <w:p w14:paraId="3C77F86A" w14:textId="77777777" w:rsidR="006F1B3D" w:rsidRDefault="006F1B3D" w:rsidP="008C7539">
      <w:pPr>
        <w:pStyle w:val="BodyText"/>
        <w:suppressAutoHyphens/>
        <w:rPr>
          <w:rFonts w:ascii="Arial MT"/>
          <w:sz w:val="9"/>
        </w:rPr>
      </w:pPr>
    </w:p>
    <w:p w14:paraId="6181CA61" w14:textId="77777777" w:rsidR="006F1B3D" w:rsidRDefault="006F1B3D" w:rsidP="008C7539">
      <w:pPr>
        <w:pStyle w:val="BodyText"/>
        <w:suppressAutoHyphens/>
        <w:rPr>
          <w:rFonts w:ascii="Arial MT"/>
          <w:sz w:val="9"/>
        </w:rPr>
      </w:pPr>
    </w:p>
    <w:p w14:paraId="4B3DDD34" w14:textId="77777777" w:rsidR="006F1B3D" w:rsidRDefault="006F1B3D" w:rsidP="008C7539">
      <w:pPr>
        <w:pStyle w:val="BodyText"/>
        <w:suppressAutoHyphens/>
        <w:rPr>
          <w:rFonts w:ascii="Arial MT"/>
          <w:sz w:val="9"/>
        </w:rPr>
      </w:pPr>
    </w:p>
    <w:p w14:paraId="1F5BF84C" w14:textId="77777777" w:rsidR="006F1B3D" w:rsidRDefault="006F1B3D" w:rsidP="008C7539">
      <w:pPr>
        <w:pStyle w:val="BodyText"/>
        <w:suppressAutoHyphens/>
        <w:spacing w:before="88"/>
        <w:rPr>
          <w:rFonts w:ascii="Arial MT"/>
          <w:sz w:val="9"/>
        </w:rPr>
      </w:pPr>
    </w:p>
    <w:p w14:paraId="26513E5F" w14:textId="77777777" w:rsidR="006F1B3D" w:rsidRDefault="00191F14" w:rsidP="008C7539">
      <w:pPr>
        <w:suppressAutoHyphens/>
        <w:ind w:left="1252"/>
        <w:rPr>
          <w:rFonts w:ascii="Arial MT"/>
          <w:sz w:val="9"/>
        </w:rPr>
      </w:pPr>
      <w:r>
        <w:rPr>
          <w:rFonts w:ascii="Arial MT"/>
          <w:noProof/>
          <w:sz w:val="9"/>
        </w:rPr>
        <w:drawing>
          <wp:anchor distT="0" distB="0" distL="0" distR="0" simplePos="0" relativeHeight="15805440" behindDoc="0" locked="0" layoutInCell="1" allowOverlap="1" wp14:anchorId="693EF0F6" wp14:editId="2EAF0434">
            <wp:simplePos x="0" y="0"/>
            <wp:positionH relativeFrom="page">
              <wp:posOffset>2688192</wp:posOffset>
            </wp:positionH>
            <wp:positionV relativeFrom="paragraph">
              <wp:posOffset>-1515179</wp:posOffset>
            </wp:positionV>
            <wp:extent cx="2605428" cy="1319212"/>
            <wp:effectExtent l="0" t="0" r="0" b="0"/>
            <wp:wrapNone/>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70" cstate="print"/>
                    <a:stretch>
                      <a:fillRect/>
                    </a:stretch>
                  </pic:blipFill>
                  <pic:spPr>
                    <a:xfrm>
                      <a:off x="0" y="0"/>
                      <a:ext cx="2605428" cy="1319212"/>
                    </a:xfrm>
                    <a:prstGeom prst="rect">
                      <a:avLst/>
                    </a:prstGeom>
                  </pic:spPr>
                </pic:pic>
              </a:graphicData>
            </a:graphic>
          </wp:anchor>
        </w:drawing>
      </w:r>
      <w:r>
        <w:rPr>
          <w:rFonts w:ascii="Arial MT"/>
          <w:noProof/>
          <w:sz w:val="9"/>
        </w:rPr>
        <mc:AlternateContent>
          <mc:Choice Requires="wps">
            <w:drawing>
              <wp:anchor distT="0" distB="0" distL="0" distR="0" simplePos="0" relativeHeight="15835136" behindDoc="0" locked="0" layoutInCell="1" allowOverlap="1" wp14:anchorId="0B411BE1" wp14:editId="5BD74A2C">
                <wp:simplePos x="0" y="0"/>
                <wp:positionH relativeFrom="page">
                  <wp:posOffset>2718197</wp:posOffset>
                </wp:positionH>
                <wp:positionV relativeFrom="paragraph">
                  <wp:posOffset>-173356</wp:posOffset>
                </wp:positionV>
                <wp:extent cx="107950" cy="48895"/>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0A9E6FB" w14:textId="77777777" w:rsidR="00B74441" w:rsidRDefault="00B74441">
                            <w:pPr>
                              <w:spacing w:line="76" w:lineRule="exact"/>
                              <w:rPr>
                                <w:rFonts w:ascii="Arial MT"/>
                                <w:sz w:val="7"/>
                              </w:rPr>
                            </w:pPr>
                            <w:r>
                              <w:rPr>
                                <w:rFonts w:ascii="Arial MT"/>
                                <w:spacing w:val="-4"/>
                                <w:w w:val="110"/>
                                <w:sz w:val="7"/>
                              </w:rPr>
                              <w:t>1991</w:t>
                            </w:r>
                          </w:p>
                        </w:txbxContent>
                      </wps:txbx>
                      <wps:bodyPr wrap="square" lIns="0" tIns="0" rIns="0" bIns="0" rtlCol="0">
                        <a:noAutofit/>
                      </wps:bodyPr>
                    </wps:wsp>
                  </a:graphicData>
                </a:graphic>
              </wp:anchor>
            </w:drawing>
          </mc:Choice>
          <mc:Fallback>
            <w:pict>
              <v:shape w14:anchorId="0B411BE1" id="Textbox 576" o:spid="_x0000_s1203" type="#_x0000_t202" style="position:absolute;left:0;text-align:left;margin-left:214.05pt;margin-top:-13.65pt;width:8.5pt;height:3.85pt;rotation:-45;z-index:1583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" filled="f" stroked="f">
                <v:textbox inset="0,0,0,0">
                  <w:txbxContent>
                    <w:p w14:paraId="00A9E6FB" w14:textId="77777777" w:rsidR="00B74441" w:rsidRDefault="00B74441">
                      <w:pPr>
                        <w:spacing w:line="76" w:lineRule="exact"/>
                        <w:rPr>
                          <w:rFonts w:ascii="Arial MT"/>
                          <w:sz w:val="7"/>
                        </w:rPr>
                      </w:pPr>
                      <w:r>
                        <w:rPr>
                          <w:rFonts w:ascii="Arial MT"/>
                          <w:spacing w:val="-4"/>
                          <w:w w:val="110"/>
                          <w:sz w:val="7"/>
                        </w:rPr>
                        <w:t>1991</w:t>
                      </w:r>
                    </w:p>
                  </w:txbxContent>
                </v:textbox>
                <w10:wrap anchorx="page"/>
              </v:shape>
            </w:pict>
          </mc:Fallback>
        </mc:AlternateContent>
      </w:r>
      <w:r>
        <w:rPr>
          <w:rFonts w:ascii="Arial MT"/>
          <w:noProof/>
          <w:sz w:val="9"/>
        </w:rPr>
        <mc:AlternateContent>
          <mc:Choice Requires="wps">
            <w:drawing>
              <wp:anchor distT="0" distB="0" distL="0" distR="0" simplePos="0" relativeHeight="15836160" behindDoc="0" locked="0" layoutInCell="1" allowOverlap="1" wp14:anchorId="6D45661A" wp14:editId="1A6AF7C5">
                <wp:simplePos x="0" y="0"/>
                <wp:positionH relativeFrom="page">
                  <wp:posOffset>2876605</wp:posOffset>
                </wp:positionH>
                <wp:positionV relativeFrom="paragraph">
                  <wp:posOffset>-173356</wp:posOffset>
                </wp:positionV>
                <wp:extent cx="107950" cy="48895"/>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23BCE2D"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6D45661A" id="Textbox 577" o:spid="_x0000_s1204" type="#_x0000_t202" style="position:absolute;left:0;text-align:left;margin-left:226.5pt;margin-top:-13.65pt;width:8.5pt;height:3.85pt;rotation:-45;z-index:1583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" filled="f" stroked="f">
                <v:textbox inset="0,0,0,0">
                  <w:txbxContent>
                    <w:p w14:paraId="023BCE2D"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9"/>
        </w:rPr>
        <mc:AlternateContent>
          <mc:Choice Requires="wps">
            <w:drawing>
              <wp:anchor distT="0" distB="0" distL="0" distR="0" simplePos="0" relativeHeight="15837184" behindDoc="0" locked="0" layoutInCell="1" allowOverlap="1" wp14:anchorId="14B01204" wp14:editId="41AFE7F0">
                <wp:simplePos x="0" y="0"/>
                <wp:positionH relativeFrom="page">
                  <wp:posOffset>3035013</wp:posOffset>
                </wp:positionH>
                <wp:positionV relativeFrom="paragraph">
                  <wp:posOffset>-173356</wp:posOffset>
                </wp:positionV>
                <wp:extent cx="107950" cy="48895"/>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D48542F"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14B01204" id="Textbox 578" o:spid="_x0000_s1205" type="#_x0000_t202" style="position:absolute;left:0;text-align:left;margin-left:239pt;margin-top:-13.65pt;width:8.5pt;height:3.85pt;rotation:-45;z-index:1583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" filled="f" stroked="f">
                <v:textbox inset="0,0,0,0">
                  <w:txbxContent>
                    <w:p w14:paraId="6D48542F"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9"/>
        </w:rPr>
        <mc:AlternateContent>
          <mc:Choice Requires="wps">
            <w:drawing>
              <wp:anchor distT="0" distB="0" distL="0" distR="0" simplePos="0" relativeHeight="15838208" behindDoc="0" locked="0" layoutInCell="1" allowOverlap="1" wp14:anchorId="1461BCC7" wp14:editId="0493E8ED">
                <wp:simplePos x="0" y="0"/>
                <wp:positionH relativeFrom="page">
                  <wp:posOffset>3193420</wp:posOffset>
                </wp:positionH>
                <wp:positionV relativeFrom="paragraph">
                  <wp:posOffset>-173356</wp:posOffset>
                </wp:positionV>
                <wp:extent cx="107950" cy="48895"/>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79F0D45"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1461BCC7" id="Textbox 579" o:spid="_x0000_s1206" type="#_x0000_t202" style="position:absolute;left:0;text-align:left;margin-left:251.45pt;margin-top:-13.65pt;width:8.5pt;height:3.85pt;rotation:-45;z-index:1583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GyqoAEAADE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" filled="f" stroked="f">
                <v:textbox inset="0,0,0,0">
                  <w:txbxContent>
                    <w:p w14:paraId="479F0D45"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9"/>
        </w:rPr>
        <mc:AlternateContent>
          <mc:Choice Requires="wps">
            <w:drawing>
              <wp:anchor distT="0" distB="0" distL="0" distR="0" simplePos="0" relativeHeight="15839232" behindDoc="0" locked="0" layoutInCell="1" allowOverlap="1" wp14:anchorId="395B7C47" wp14:editId="05BB81C5">
                <wp:simplePos x="0" y="0"/>
                <wp:positionH relativeFrom="page">
                  <wp:posOffset>3351829</wp:posOffset>
                </wp:positionH>
                <wp:positionV relativeFrom="paragraph">
                  <wp:posOffset>-173356</wp:posOffset>
                </wp:positionV>
                <wp:extent cx="107950" cy="48895"/>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D5BF04B"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395B7C47" id="Textbox 580" o:spid="_x0000_s1207" type="#_x0000_t202" style="position:absolute;left:0;text-align:left;margin-left:263.9pt;margin-top:-13.65pt;width:8.5pt;height:3.85pt;rotation:-45;z-index:1583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DboAEAADE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" filled="f" stroked="f">
                <v:textbox inset="0,0,0,0">
                  <w:txbxContent>
                    <w:p w14:paraId="3D5BF04B"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9"/>
        </w:rPr>
        <mc:AlternateContent>
          <mc:Choice Requires="wps">
            <w:drawing>
              <wp:anchor distT="0" distB="0" distL="0" distR="0" simplePos="0" relativeHeight="15840256" behindDoc="0" locked="0" layoutInCell="1" allowOverlap="1" wp14:anchorId="056E0B1B" wp14:editId="69ACC88C">
                <wp:simplePos x="0" y="0"/>
                <wp:positionH relativeFrom="page">
                  <wp:posOffset>3510236</wp:posOffset>
                </wp:positionH>
                <wp:positionV relativeFrom="paragraph">
                  <wp:posOffset>-173356</wp:posOffset>
                </wp:positionV>
                <wp:extent cx="107950" cy="48895"/>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1F35BAD"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056E0B1B" id="Textbox 581" o:spid="_x0000_s1208" type="#_x0000_t202" style="position:absolute;left:0;text-align:left;margin-left:276.4pt;margin-top:-13.65pt;width:8.5pt;height:3.85pt;rotation:-45;z-index:1584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DVJoQEAADE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" filled="f" stroked="f">
                <v:textbox inset="0,0,0,0">
                  <w:txbxContent>
                    <w:p w14:paraId="21F35BAD"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9"/>
        </w:rPr>
        <mc:AlternateContent>
          <mc:Choice Requires="wps">
            <w:drawing>
              <wp:anchor distT="0" distB="0" distL="0" distR="0" simplePos="0" relativeHeight="15841280" behindDoc="0" locked="0" layoutInCell="1" allowOverlap="1" wp14:anchorId="2496967A" wp14:editId="40178436">
                <wp:simplePos x="0" y="0"/>
                <wp:positionH relativeFrom="page">
                  <wp:posOffset>3668645</wp:posOffset>
                </wp:positionH>
                <wp:positionV relativeFrom="paragraph">
                  <wp:posOffset>-173356</wp:posOffset>
                </wp:positionV>
                <wp:extent cx="107950" cy="48895"/>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F9DC138"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2496967A" id="Textbox 582" o:spid="_x0000_s1209" type="#_x0000_t202" style="position:absolute;left:0;text-align:left;margin-left:288.85pt;margin-top:-13.65pt;width:8.5pt;height:3.85pt;rotation:-45;z-index:1584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" filled="f" stroked="f">
                <v:textbox inset="0,0,0,0">
                  <w:txbxContent>
                    <w:p w14:paraId="6F9DC138"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9"/>
        </w:rPr>
        <mc:AlternateContent>
          <mc:Choice Requires="wps">
            <w:drawing>
              <wp:anchor distT="0" distB="0" distL="0" distR="0" simplePos="0" relativeHeight="15842304" behindDoc="0" locked="0" layoutInCell="1" allowOverlap="1" wp14:anchorId="6137E6CE" wp14:editId="389E48D9">
                <wp:simplePos x="0" y="0"/>
                <wp:positionH relativeFrom="page">
                  <wp:posOffset>3827052</wp:posOffset>
                </wp:positionH>
                <wp:positionV relativeFrom="paragraph">
                  <wp:posOffset>-173356</wp:posOffset>
                </wp:positionV>
                <wp:extent cx="107950" cy="48895"/>
                <wp:effectExtent l="0" t="0" r="0" b="0"/>
                <wp:wrapNone/>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8D38120"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6137E6CE" id="Textbox 583" o:spid="_x0000_s1210" type="#_x0000_t202" style="position:absolute;left:0;text-align:left;margin-left:301.35pt;margin-top:-13.65pt;width:8.5pt;height:3.85pt;rotation:-45;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" filled="f" stroked="f">
                <v:textbox inset="0,0,0,0">
                  <w:txbxContent>
                    <w:p w14:paraId="38D38120"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9"/>
        </w:rPr>
        <mc:AlternateContent>
          <mc:Choice Requires="wps">
            <w:drawing>
              <wp:anchor distT="0" distB="0" distL="0" distR="0" simplePos="0" relativeHeight="15843328" behindDoc="0" locked="0" layoutInCell="1" allowOverlap="1" wp14:anchorId="2B5D88C5" wp14:editId="3E54C289">
                <wp:simplePos x="0" y="0"/>
                <wp:positionH relativeFrom="page">
                  <wp:posOffset>3985460</wp:posOffset>
                </wp:positionH>
                <wp:positionV relativeFrom="paragraph">
                  <wp:posOffset>-173356</wp:posOffset>
                </wp:positionV>
                <wp:extent cx="107950" cy="48895"/>
                <wp:effectExtent l="0" t="0" r="0" b="0"/>
                <wp:wrapNone/>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25B8084"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2B5D88C5" id="Textbox 584" o:spid="_x0000_s1211" type="#_x0000_t202" style="position:absolute;left:0;text-align:left;margin-left:313.8pt;margin-top:-13.65pt;width:8.5pt;height:3.85pt;rotation:-45;z-index:1584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wLGnwEAADE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" filled="f" stroked="f">
                <v:textbox inset="0,0,0,0">
                  <w:txbxContent>
                    <w:p w14:paraId="125B8084"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9"/>
        </w:rPr>
        <mc:AlternateContent>
          <mc:Choice Requires="wps">
            <w:drawing>
              <wp:anchor distT="0" distB="0" distL="0" distR="0" simplePos="0" relativeHeight="15844352" behindDoc="0" locked="0" layoutInCell="1" allowOverlap="1" wp14:anchorId="54B7DADC" wp14:editId="2C5402A3">
                <wp:simplePos x="0" y="0"/>
                <wp:positionH relativeFrom="page">
                  <wp:posOffset>4143959</wp:posOffset>
                </wp:positionH>
                <wp:positionV relativeFrom="paragraph">
                  <wp:posOffset>-173356</wp:posOffset>
                </wp:positionV>
                <wp:extent cx="107950" cy="48895"/>
                <wp:effectExtent l="0" t="0" r="0" b="0"/>
                <wp:wrapNone/>
                <wp:docPr id="585" name="Textbox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357B088"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54B7DADC" id="Textbox 585" o:spid="_x0000_s1212" type="#_x0000_t202" style="position:absolute;left:0;text-align:left;margin-left:326.3pt;margin-top:-13.65pt;width:8.5pt;height:3.85pt;rotation:-45;z-index:1584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" filled="f" stroked="f">
                <v:textbox inset="0,0,0,0">
                  <w:txbxContent>
                    <w:p w14:paraId="4357B088"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9"/>
        </w:rPr>
        <mc:AlternateContent>
          <mc:Choice Requires="wps">
            <w:drawing>
              <wp:anchor distT="0" distB="0" distL="0" distR="0" simplePos="0" relativeHeight="15845376" behindDoc="0" locked="0" layoutInCell="1" allowOverlap="1" wp14:anchorId="2DF60374" wp14:editId="51EF439E">
                <wp:simplePos x="0" y="0"/>
                <wp:positionH relativeFrom="page">
                  <wp:posOffset>4302367</wp:posOffset>
                </wp:positionH>
                <wp:positionV relativeFrom="paragraph">
                  <wp:posOffset>-173356</wp:posOffset>
                </wp:positionV>
                <wp:extent cx="107950" cy="48895"/>
                <wp:effectExtent l="0" t="0" r="0" b="0"/>
                <wp:wrapNone/>
                <wp:docPr id="586" name="Textbox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3C1E9E4"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2DF60374" id="Textbox 586" o:spid="_x0000_s1213" type="#_x0000_t202" style="position:absolute;left:0;text-align:left;margin-left:338.75pt;margin-top:-13.65pt;width:8.5pt;height:3.85pt;rotation:-45;z-index:1584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" filled="f" stroked="f">
                <v:textbox inset="0,0,0,0">
                  <w:txbxContent>
                    <w:p w14:paraId="53C1E9E4"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9"/>
        </w:rPr>
        <mc:AlternateContent>
          <mc:Choice Requires="wps">
            <w:drawing>
              <wp:anchor distT="0" distB="0" distL="0" distR="0" simplePos="0" relativeHeight="15846400" behindDoc="0" locked="0" layoutInCell="1" allowOverlap="1" wp14:anchorId="6301F35E" wp14:editId="5CE2375C">
                <wp:simplePos x="0" y="0"/>
                <wp:positionH relativeFrom="page">
                  <wp:posOffset>4460775</wp:posOffset>
                </wp:positionH>
                <wp:positionV relativeFrom="paragraph">
                  <wp:posOffset>-173356</wp:posOffset>
                </wp:positionV>
                <wp:extent cx="107950" cy="48895"/>
                <wp:effectExtent l="0" t="0" r="0" b="0"/>
                <wp:wrapNone/>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AFDA0F0"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6301F35E" id="Textbox 587" o:spid="_x0000_s1214" type="#_x0000_t202" style="position:absolute;left:0;text-align:left;margin-left:351.25pt;margin-top:-13.65pt;width:8.5pt;height:3.85pt;rotation:-45;z-index:15846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" filled="f" stroked="f">
                <v:textbox inset="0,0,0,0">
                  <w:txbxContent>
                    <w:p w14:paraId="3AFDA0F0"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rFonts w:ascii="Arial MT"/>
          <w:noProof/>
          <w:sz w:val="9"/>
        </w:rPr>
        <mc:AlternateContent>
          <mc:Choice Requires="wps">
            <w:drawing>
              <wp:anchor distT="0" distB="0" distL="0" distR="0" simplePos="0" relativeHeight="15847424" behindDoc="0" locked="0" layoutInCell="1" allowOverlap="1" wp14:anchorId="6D72B8EF" wp14:editId="652D93F8">
                <wp:simplePos x="0" y="0"/>
                <wp:positionH relativeFrom="page">
                  <wp:posOffset>4619183</wp:posOffset>
                </wp:positionH>
                <wp:positionV relativeFrom="paragraph">
                  <wp:posOffset>-173356</wp:posOffset>
                </wp:positionV>
                <wp:extent cx="107950" cy="48895"/>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A1E1636" w14:textId="77777777" w:rsidR="00B74441" w:rsidRDefault="00B74441">
                            <w:pPr>
                              <w:spacing w:line="76" w:lineRule="exact"/>
                              <w:rPr>
                                <w:rFonts w:ascii="Arial MT"/>
                                <w:sz w:val="7"/>
                              </w:rPr>
                            </w:pPr>
                            <w:r>
                              <w:rPr>
                                <w:rFonts w:ascii="Arial MT"/>
                                <w:spacing w:val="-4"/>
                                <w:w w:val="110"/>
                                <w:sz w:val="7"/>
                              </w:rPr>
                              <w:t>2003</w:t>
                            </w:r>
                          </w:p>
                        </w:txbxContent>
                      </wps:txbx>
                      <wps:bodyPr wrap="square" lIns="0" tIns="0" rIns="0" bIns="0" rtlCol="0">
                        <a:noAutofit/>
                      </wps:bodyPr>
                    </wps:wsp>
                  </a:graphicData>
                </a:graphic>
              </wp:anchor>
            </w:drawing>
          </mc:Choice>
          <mc:Fallback>
            <w:pict>
              <v:shape w14:anchorId="6D72B8EF" id="Textbox 588" o:spid="_x0000_s1215" type="#_x0000_t202" style="position:absolute;left:0;text-align:left;margin-left:363.7pt;margin-top:-13.65pt;width:8.5pt;height:3.85pt;rotation:-45;z-index:15847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" filled="f" stroked="f">
                <v:textbox inset="0,0,0,0">
                  <w:txbxContent>
                    <w:p w14:paraId="2A1E1636" w14:textId="77777777" w:rsidR="00B74441" w:rsidRDefault="00B74441">
                      <w:pPr>
                        <w:spacing w:line="76" w:lineRule="exact"/>
                        <w:rPr>
                          <w:rFonts w:ascii="Arial MT"/>
                          <w:sz w:val="7"/>
                        </w:rPr>
                      </w:pPr>
                      <w:r>
                        <w:rPr>
                          <w:rFonts w:ascii="Arial MT"/>
                          <w:spacing w:val="-4"/>
                          <w:w w:val="110"/>
                          <w:sz w:val="7"/>
                        </w:rPr>
                        <w:t>2003</w:t>
                      </w:r>
                    </w:p>
                  </w:txbxContent>
                </v:textbox>
                <w10:wrap anchorx="page"/>
              </v:shape>
            </w:pict>
          </mc:Fallback>
        </mc:AlternateContent>
      </w:r>
      <w:r>
        <w:rPr>
          <w:rFonts w:ascii="Arial MT"/>
          <w:noProof/>
          <w:sz w:val="9"/>
        </w:rPr>
        <mc:AlternateContent>
          <mc:Choice Requires="wps">
            <w:drawing>
              <wp:anchor distT="0" distB="0" distL="0" distR="0" simplePos="0" relativeHeight="15847936" behindDoc="0" locked="0" layoutInCell="1" allowOverlap="1" wp14:anchorId="209287B5" wp14:editId="306CF2D6">
                <wp:simplePos x="0" y="0"/>
                <wp:positionH relativeFrom="page">
                  <wp:posOffset>4777591</wp:posOffset>
                </wp:positionH>
                <wp:positionV relativeFrom="paragraph">
                  <wp:posOffset>-173356</wp:posOffset>
                </wp:positionV>
                <wp:extent cx="107950" cy="48895"/>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A4CC781" w14:textId="77777777" w:rsidR="00B74441" w:rsidRDefault="00B74441">
                            <w:pPr>
                              <w:spacing w:line="76" w:lineRule="exact"/>
                              <w:rPr>
                                <w:rFonts w:ascii="Arial MT"/>
                                <w:sz w:val="7"/>
                              </w:rPr>
                            </w:pPr>
                            <w:r>
                              <w:rPr>
                                <w:rFonts w:ascii="Arial MT"/>
                                <w:spacing w:val="-4"/>
                                <w:w w:val="110"/>
                                <w:sz w:val="7"/>
                              </w:rPr>
                              <w:t>2004</w:t>
                            </w:r>
                          </w:p>
                        </w:txbxContent>
                      </wps:txbx>
                      <wps:bodyPr wrap="square" lIns="0" tIns="0" rIns="0" bIns="0" rtlCol="0">
                        <a:noAutofit/>
                      </wps:bodyPr>
                    </wps:wsp>
                  </a:graphicData>
                </a:graphic>
              </wp:anchor>
            </w:drawing>
          </mc:Choice>
          <mc:Fallback>
            <w:pict>
              <v:shape w14:anchorId="209287B5" id="Textbox 589" o:spid="_x0000_s1216" type="#_x0000_t202" style="position:absolute;left:0;text-align:left;margin-left:376.2pt;margin-top:-13.65pt;width:8.5pt;height:3.85pt;rotation:-45;z-index:1584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KVCoQ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" filled="f" stroked="f">
                <v:textbox inset="0,0,0,0">
                  <w:txbxContent>
                    <w:p w14:paraId="3A4CC781" w14:textId="77777777" w:rsidR="00B74441" w:rsidRDefault="00B74441">
                      <w:pPr>
                        <w:spacing w:line="76" w:lineRule="exact"/>
                        <w:rPr>
                          <w:rFonts w:ascii="Arial MT"/>
                          <w:sz w:val="7"/>
                        </w:rPr>
                      </w:pPr>
                      <w:r>
                        <w:rPr>
                          <w:rFonts w:ascii="Arial MT"/>
                          <w:spacing w:val="-4"/>
                          <w:w w:val="110"/>
                          <w:sz w:val="7"/>
                        </w:rPr>
                        <w:t>2004</w:t>
                      </w:r>
                    </w:p>
                  </w:txbxContent>
                </v:textbox>
                <w10:wrap anchorx="page"/>
              </v:shape>
            </w:pict>
          </mc:Fallback>
        </mc:AlternateContent>
      </w:r>
      <w:r>
        <w:rPr>
          <w:rFonts w:ascii="Arial MT"/>
          <w:noProof/>
          <w:sz w:val="9"/>
        </w:rPr>
        <mc:AlternateContent>
          <mc:Choice Requires="wps">
            <w:drawing>
              <wp:anchor distT="0" distB="0" distL="0" distR="0" simplePos="0" relativeHeight="15848448" behindDoc="0" locked="0" layoutInCell="1" allowOverlap="1" wp14:anchorId="5EACCB8A" wp14:editId="26095822">
                <wp:simplePos x="0" y="0"/>
                <wp:positionH relativeFrom="page">
                  <wp:posOffset>4935999</wp:posOffset>
                </wp:positionH>
                <wp:positionV relativeFrom="paragraph">
                  <wp:posOffset>-173356</wp:posOffset>
                </wp:positionV>
                <wp:extent cx="107950" cy="48895"/>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7A10570" w14:textId="77777777" w:rsidR="00B74441" w:rsidRDefault="00B74441">
                            <w:pPr>
                              <w:spacing w:line="76" w:lineRule="exact"/>
                              <w:rPr>
                                <w:rFonts w:ascii="Arial MT"/>
                                <w:sz w:val="7"/>
                              </w:rPr>
                            </w:pPr>
                            <w:r>
                              <w:rPr>
                                <w:rFonts w:ascii="Arial MT"/>
                                <w:spacing w:val="-4"/>
                                <w:w w:val="110"/>
                                <w:sz w:val="7"/>
                              </w:rPr>
                              <w:t>2005</w:t>
                            </w:r>
                          </w:p>
                        </w:txbxContent>
                      </wps:txbx>
                      <wps:bodyPr wrap="square" lIns="0" tIns="0" rIns="0" bIns="0" rtlCol="0">
                        <a:noAutofit/>
                      </wps:bodyPr>
                    </wps:wsp>
                  </a:graphicData>
                </a:graphic>
              </wp:anchor>
            </w:drawing>
          </mc:Choice>
          <mc:Fallback>
            <w:pict>
              <v:shape w14:anchorId="5EACCB8A" id="Textbox 590" o:spid="_x0000_s1217" type="#_x0000_t202" style="position:absolute;left:0;text-align:left;margin-left:388.65pt;margin-top:-13.65pt;width:8.5pt;height:3.85pt;rotation:-45;z-index:1584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" filled="f" stroked="f">
                <v:textbox inset="0,0,0,0">
                  <w:txbxContent>
                    <w:p w14:paraId="27A10570" w14:textId="77777777" w:rsidR="00B74441" w:rsidRDefault="00B74441">
                      <w:pPr>
                        <w:spacing w:line="76" w:lineRule="exact"/>
                        <w:rPr>
                          <w:rFonts w:ascii="Arial MT"/>
                          <w:sz w:val="7"/>
                        </w:rPr>
                      </w:pPr>
                      <w:r>
                        <w:rPr>
                          <w:rFonts w:ascii="Arial MT"/>
                          <w:spacing w:val="-4"/>
                          <w:w w:val="110"/>
                          <w:sz w:val="7"/>
                        </w:rPr>
                        <w:t>2005</w:t>
                      </w:r>
                    </w:p>
                  </w:txbxContent>
                </v:textbox>
                <w10:wrap anchorx="page"/>
              </v:shape>
            </w:pict>
          </mc:Fallback>
        </mc:AlternateContent>
      </w:r>
      <w:r>
        <w:rPr>
          <w:rFonts w:ascii="Arial MT"/>
          <w:noProof/>
          <w:sz w:val="9"/>
        </w:rPr>
        <mc:AlternateContent>
          <mc:Choice Requires="wps">
            <w:drawing>
              <wp:anchor distT="0" distB="0" distL="0" distR="0" simplePos="0" relativeHeight="15848960" behindDoc="0" locked="0" layoutInCell="1" allowOverlap="1" wp14:anchorId="4F86D283" wp14:editId="0246D458">
                <wp:simplePos x="0" y="0"/>
                <wp:positionH relativeFrom="page">
                  <wp:posOffset>5094407</wp:posOffset>
                </wp:positionH>
                <wp:positionV relativeFrom="paragraph">
                  <wp:posOffset>-173356</wp:posOffset>
                </wp:positionV>
                <wp:extent cx="107950" cy="48895"/>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43FB185" w14:textId="77777777" w:rsidR="00B74441" w:rsidRDefault="00B74441">
                            <w:pPr>
                              <w:spacing w:line="76" w:lineRule="exact"/>
                              <w:rPr>
                                <w:rFonts w:ascii="Arial MT"/>
                                <w:sz w:val="7"/>
                              </w:rPr>
                            </w:pPr>
                            <w:r>
                              <w:rPr>
                                <w:rFonts w:ascii="Arial MT"/>
                                <w:spacing w:val="-4"/>
                                <w:w w:val="110"/>
                                <w:sz w:val="7"/>
                              </w:rPr>
                              <w:t>2006</w:t>
                            </w:r>
                          </w:p>
                        </w:txbxContent>
                      </wps:txbx>
                      <wps:bodyPr wrap="square" lIns="0" tIns="0" rIns="0" bIns="0" rtlCol="0">
                        <a:noAutofit/>
                      </wps:bodyPr>
                    </wps:wsp>
                  </a:graphicData>
                </a:graphic>
              </wp:anchor>
            </w:drawing>
          </mc:Choice>
          <mc:Fallback>
            <w:pict>
              <v:shape w14:anchorId="4F86D283" id="Textbox 591" o:spid="_x0000_s1218" type="#_x0000_t202" style="position:absolute;left:0;text-align:left;margin-left:401.15pt;margin-top:-13.65pt;width:8.5pt;height:3.85pt;rotation:-45;z-index:1584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yhog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" filled="f" stroked="f">
                <v:textbox inset="0,0,0,0">
                  <w:txbxContent>
                    <w:p w14:paraId="143FB185" w14:textId="77777777" w:rsidR="00B74441" w:rsidRDefault="00B74441">
                      <w:pPr>
                        <w:spacing w:line="76" w:lineRule="exact"/>
                        <w:rPr>
                          <w:rFonts w:ascii="Arial MT"/>
                          <w:sz w:val="7"/>
                        </w:rPr>
                      </w:pPr>
                      <w:r>
                        <w:rPr>
                          <w:rFonts w:ascii="Arial MT"/>
                          <w:spacing w:val="-4"/>
                          <w:w w:val="110"/>
                          <w:sz w:val="7"/>
                        </w:rPr>
                        <w:t>2006</w:t>
                      </w:r>
                    </w:p>
                  </w:txbxContent>
                </v:textbox>
                <w10:wrap anchorx="page"/>
              </v:shape>
            </w:pict>
          </mc:Fallback>
        </mc:AlternateContent>
      </w:r>
      <w:r>
        <w:rPr>
          <w:noProof/>
          <w:position w:val="3"/>
        </w:rPr>
        <w:drawing>
          <wp:inline distT="0" distB="0" distL="0" distR="0" wp14:anchorId="724CE4E5" wp14:editId="0AF6167D">
            <wp:extent cx="87397" cy="3495"/>
            <wp:effectExtent l="0" t="0" r="0" b="0"/>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62"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Pooled</w:t>
      </w:r>
      <w:r>
        <w:rPr>
          <w:rFonts w:ascii="Arial MT"/>
          <w:spacing w:val="45"/>
          <w:w w:val="105"/>
          <w:sz w:val="9"/>
        </w:rPr>
        <w:t xml:space="preserve">  </w:t>
      </w:r>
      <w:r>
        <w:rPr>
          <w:rFonts w:ascii="Arial MT"/>
          <w:noProof/>
          <w:spacing w:val="-5"/>
          <w:position w:val="3"/>
          <w:sz w:val="9"/>
        </w:rPr>
        <w:drawing>
          <wp:inline distT="0" distB="0" distL="0" distR="0" wp14:anchorId="1DC9762E" wp14:editId="54C78219">
            <wp:extent cx="87397" cy="3495"/>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63" cstate="print"/>
                    <a:stretch>
                      <a:fillRect/>
                    </a:stretch>
                  </pic:blipFill>
                  <pic:spPr>
                    <a:xfrm>
                      <a:off x="0" y="0"/>
                      <a:ext cx="87397" cy="3495"/>
                    </a:xfrm>
                    <a:prstGeom prst="rect">
                      <a:avLst/>
                    </a:prstGeom>
                  </pic:spPr>
                </pic:pic>
              </a:graphicData>
            </a:graphic>
          </wp:inline>
        </w:drawing>
      </w:r>
      <w:r>
        <w:rPr>
          <w:spacing w:val="8"/>
          <w:w w:val="105"/>
          <w:sz w:val="9"/>
        </w:rPr>
        <w:t xml:space="preserve"> </w:t>
      </w:r>
      <w:r>
        <w:rPr>
          <w:rFonts w:ascii="Arial MT"/>
          <w:w w:val="105"/>
          <w:sz w:val="9"/>
        </w:rPr>
        <w:t>Female</w:t>
      </w:r>
      <w:r>
        <w:rPr>
          <w:rFonts w:ascii="Arial MT"/>
          <w:spacing w:val="47"/>
          <w:w w:val="105"/>
          <w:sz w:val="9"/>
        </w:rPr>
        <w:t xml:space="preserve">  </w:t>
      </w:r>
      <w:r>
        <w:rPr>
          <w:rFonts w:ascii="Arial MT"/>
          <w:noProof/>
          <w:spacing w:val="-1"/>
          <w:position w:val="3"/>
          <w:sz w:val="9"/>
        </w:rPr>
        <w:drawing>
          <wp:inline distT="0" distB="0" distL="0" distR="0" wp14:anchorId="04D6EC8D" wp14:editId="443D8D2D">
            <wp:extent cx="89145" cy="3495"/>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64" cstate="print"/>
                    <a:stretch>
                      <a:fillRect/>
                    </a:stretch>
                  </pic:blipFill>
                  <pic:spPr>
                    <a:xfrm>
                      <a:off x="0" y="0"/>
                      <a:ext cx="89145" cy="3495"/>
                    </a:xfrm>
                    <a:prstGeom prst="rect">
                      <a:avLst/>
                    </a:prstGeom>
                  </pic:spPr>
                </pic:pic>
              </a:graphicData>
            </a:graphic>
          </wp:inline>
        </w:drawing>
      </w:r>
      <w:r>
        <w:rPr>
          <w:spacing w:val="2"/>
          <w:w w:val="105"/>
          <w:sz w:val="9"/>
        </w:rPr>
        <w:t xml:space="preserve"> </w:t>
      </w:r>
      <w:r>
        <w:rPr>
          <w:rFonts w:ascii="Arial MT"/>
          <w:w w:val="105"/>
          <w:sz w:val="9"/>
        </w:rPr>
        <w:t>Male</w:t>
      </w:r>
    </w:p>
    <w:p w14:paraId="15D29649" w14:textId="77777777" w:rsidR="006F1B3D" w:rsidDel="00956F31" w:rsidRDefault="006F1B3D" w:rsidP="008C7539">
      <w:pPr>
        <w:pStyle w:val="BodyText"/>
        <w:suppressAutoHyphens/>
        <w:rPr>
          <w:del w:id="2862" w:author="Editor" w:date="2026-09-13T17:39:00Z"/>
          <w:rFonts w:ascii="Arial MT"/>
          <w:sz w:val="9"/>
        </w:rPr>
      </w:pPr>
    </w:p>
    <w:p w14:paraId="4ADC24D8" w14:textId="77777777" w:rsidR="006F1B3D" w:rsidRDefault="006F1B3D" w:rsidP="008C7539">
      <w:pPr>
        <w:pStyle w:val="BodyText"/>
        <w:suppressAutoHyphens/>
        <w:spacing w:before="61"/>
        <w:rPr>
          <w:rFonts w:ascii="Arial MT"/>
          <w:sz w:val="9"/>
        </w:rPr>
      </w:pPr>
    </w:p>
    <w:p w14:paraId="7A7E4064" w14:textId="77777777" w:rsidR="006F1B3D" w:rsidRPr="00BA667C" w:rsidRDefault="00191F14" w:rsidP="0007505F">
      <w:pPr>
        <w:pStyle w:val="ListParagraph"/>
        <w:numPr>
          <w:ilvl w:val="1"/>
          <w:numId w:val="8"/>
        </w:numPr>
        <w:tabs>
          <w:tab w:val="left" w:pos="1736"/>
        </w:tabs>
        <w:suppressAutoHyphens/>
        <w:spacing w:before="1"/>
        <w:ind w:left="1736" w:hanging="298"/>
        <w:rPr>
          <w:b/>
          <w:sz w:val="20"/>
        </w:rPr>
      </w:pPr>
      <w:r w:rsidRPr="00BA667C">
        <w:rPr>
          <w:b/>
          <w:spacing w:val="-4"/>
          <w:sz w:val="20"/>
        </w:rPr>
        <w:t>AAMR</w:t>
      </w:r>
    </w:p>
    <w:p w14:paraId="587938EF" w14:textId="77777777" w:rsidR="006F1B3D" w:rsidRDefault="006F1B3D" w:rsidP="008C7539">
      <w:pPr>
        <w:pStyle w:val="ListParagraph"/>
        <w:suppressAutoHyphens/>
        <w:rPr>
          <w:sz w:val="20"/>
        </w:rPr>
        <w:sectPr w:rsidR="006F1B3D">
          <w:type w:val="continuous"/>
          <w:pgSz w:w="12240" w:h="15840"/>
          <w:pgMar w:top="1820" w:right="720" w:bottom="280" w:left="1440" w:header="0" w:footer="0" w:gutter="0"/>
          <w:cols w:num="2" w:space="720" w:equalWidth="0">
            <w:col w:w="2775" w:space="19"/>
            <w:col w:w="7286"/>
          </w:cols>
        </w:sectPr>
      </w:pPr>
    </w:p>
    <w:p w14:paraId="3D8A055C" w14:textId="77777777" w:rsidR="0071283D" w:rsidRDefault="0071283D" w:rsidP="0071283D">
      <w:pPr>
        <w:suppressAutoHyphens/>
        <w:ind w:right="720"/>
        <w:jc w:val="both"/>
        <w:rPr>
          <w:ins w:id="2863" w:author="Editor" w:date="2026-09-11T11:25:00Z"/>
          <w:sz w:val="20"/>
        </w:rPr>
      </w:pPr>
      <w:ins w:id="2864" w:author="Editor" w:date="2026-09-11T11:25:00Z">
        <w:r>
          <w:rPr>
            <w:sz w:val="20"/>
          </w:rPr>
          <w:t>Source: Prepared by the authors.</w:t>
        </w:r>
      </w:ins>
    </w:p>
    <w:p w14:paraId="72FC80C5" w14:textId="77777777" w:rsidR="006F1B3D" w:rsidDel="00A3429A" w:rsidRDefault="006F1B3D" w:rsidP="008C7539">
      <w:pPr>
        <w:suppressAutoHyphens/>
        <w:spacing w:line="249" w:lineRule="auto"/>
        <w:ind w:right="717"/>
        <w:jc w:val="both"/>
        <w:rPr>
          <w:del w:id="2865" w:author="Editor" w:date="2026-09-10T15:20:00Z"/>
          <w:sz w:val="20"/>
        </w:rPr>
      </w:pPr>
    </w:p>
    <w:p w14:paraId="5BE50A6A" w14:textId="77777777" w:rsidR="006F1B3D" w:rsidDel="00956F31" w:rsidRDefault="00191F14" w:rsidP="008C7539">
      <w:pPr>
        <w:suppressAutoHyphens/>
        <w:spacing w:line="249" w:lineRule="auto"/>
        <w:ind w:right="717"/>
        <w:jc w:val="both"/>
        <w:rPr>
          <w:del w:id="2866" w:author="Editor" w:date="2026-09-13T17:39:00Z"/>
          <w:sz w:val="20"/>
        </w:rPr>
      </w:pPr>
      <w:r>
        <w:rPr>
          <w:sz w:val="20"/>
        </w:rPr>
        <w:t>Note</w:t>
      </w:r>
      <w:del w:id="2867" w:author="Editor" w:date="2026-09-10T11:13:00Z">
        <w:r w:rsidDel="000615E0">
          <w:rPr>
            <w:sz w:val="20"/>
          </w:rPr>
          <w:delText>s</w:delText>
        </w:r>
      </w:del>
      <w:r>
        <w:rPr>
          <w:sz w:val="20"/>
        </w:rPr>
        <w:t>: All</w:t>
      </w:r>
      <w:r>
        <w:rPr>
          <w:spacing w:val="-10"/>
          <w:sz w:val="20"/>
        </w:rPr>
        <w:t xml:space="preserve"> </w:t>
      </w:r>
      <w:r>
        <w:rPr>
          <w:sz w:val="20"/>
        </w:rPr>
        <w:t>panels</w:t>
      </w:r>
      <w:r>
        <w:rPr>
          <w:spacing w:val="-10"/>
          <w:sz w:val="20"/>
        </w:rPr>
        <w:t xml:space="preserve"> </w:t>
      </w:r>
      <w:r>
        <w:rPr>
          <w:sz w:val="20"/>
        </w:rPr>
        <w:t>display</w:t>
      </w:r>
      <w:r>
        <w:rPr>
          <w:spacing w:val="-10"/>
          <w:sz w:val="20"/>
        </w:rPr>
        <w:t xml:space="preserve"> </w:t>
      </w:r>
      <w:r>
        <w:rPr>
          <w:sz w:val="20"/>
        </w:rPr>
        <w:t>interaction</w:t>
      </w:r>
      <w:r>
        <w:rPr>
          <w:spacing w:val="-10"/>
          <w:sz w:val="20"/>
        </w:rPr>
        <w:t xml:space="preserve"> </w:t>
      </w:r>
      <w:del w:id="2868" w:author="Editor" w:date="2026-09-08T18:21:00Z">
        <w:r w:rsidDel="00B50A25">
          <w:rPr>
            <w:sz w:val="20"/>
          </w:rPr>
          <w:delText>coe</w:delText>
        </w:r>
        <w:r w:rsidDel="00B50A25">
          <w:rPr>
            <w:rFonts w:ascii="Arial MT"/>
            <w:sz w:val="20"/>
          </w:rPr>
          <w:delText>ffi</w:delText>
        </w:r>
        <w:r w:rsidDel="00B50A25">
          <w:rPr>
            <w:sz w:val="20"/>
          </w:rPr>
          <w:delText>cients</w:delText>
        </w:r>
        <w:r w:rsidDel="00B50A25">
          <w:rPr>
            <w:spacing w:val="-10"/>
            <w:sz w:val="20"/>
          </w:rPr>
          <w:delText xml:space="preserve"> </w:delText>
        </w:r>
      </w:del>
      <w:ins w:id="2869" w:author="Editor" w:date="2026-09-08T18:21:00Z">
        <w:r w:rsidR="00B50A25">
          <w:rPr>
            <w:sz w:val="20"/>
          </w:rPr>
          <w:t>coeff</w:t>
        </w:r>
        <w:r w:rsidR="00B50A25">
          <w:rPr>
            <w:rFonts w:ascii="Arial MT"/>
            <w:sz w:val="20"/>
          </w:rPr>
          <w:t>i</w:t>
        </w:r>
        <w:r w:rsidR="00B50A25">
          <w:rPr>
            <w:sz w:val="20"/>
          </w:rPr>
          <w:t>cients</w:t>
        </w:r>
        <w:r w:rsidR="00B50A25">
          <w:rPr>
            <w:spacing w:val="-10"/>
            <w:sz w:val="20"/>
          </w:rPr>
          <w:t xml:space="preserve"> </w:t>
        </w:r>
      </w:ins>
      <w:r>
        <w:rPr>
          <w:sz w:val="20"/>
        </w:rPr>
        <w:t>between</w:t>
      </w:r>
      <w:r>
        <w:rPr>
          <w:spacing w:val="-10"/>
          <w:sz w:val="20"/>
        </w:rPr>
        <w:t xml:space="preserve"> </w:t>
      </w:r>
      <w:r w:rsidRPr="000724F4">
        <w:rPr>
          <w:sz w:val="20"/>
        </w:rPr>
        <w:t>Progresa</w:t>
      </w:r>
      <w:r>
        <w:rPr>
          <w:spacing w:val="-10"/>
          <w:sz w:val="20"/>
        </w:rPr>
        <w:t xml:space="preserve"> </w:t>
      </w:r>
      <w:r>
        <w:rPr>
          <w:sz w:val="20"/>
        </w:rPr>
        <w:t>intensity</w:t>
      </w:r>
      <w:r>
        <w:rPr>
          <w:spacing w:val="-10"/>
          <w:sz w:val="20"/>
        </w:rPr>
        <w:t xml:space="preserve"> </w:t>
      </w:r>
      <w:r>
        <w:rPr>
          <w:sz w:val="20"/>
        </w:rPr>
        <w:t>in</w:t>
      </w:r>
      <w:r>
        <w:rPr>
          <w:spacing w:val="-10"/>
          <w:sz w:val="20"/>
        </w:rPr>
        <w:t xml:space="preserve"> </w:t>
      </w:r>
      <w:r>
        <w:rPr>
          <w:sz w:val="20"/>
        </w:rPr>
        <w:t>1999,</w:t>
      </w:r>
      <w:r>
        <w:rPr>
          <w:spacing w:val="-9"/>
          <w:sz w:val="20"/>
        </w:rPr>
        <w:t xml:space="preserve"> </w:t>
      </w:r>
      <w:r>
        <w:rPr>
          <w:sz w:val="20"/>
        </w:rPr>
        <w:t>restricted</w:t>
      </w:r>
      <w:r>
        <w:rPr>
          <w:spacing w:val="-10"/>
          <w:sz w:val="20"/>
        </w:rPr>
        <w:t xml:space="preserve"> </w:t>
      </w:r>
      <w:r>
        <w:rPr>
          <w:sz w:val="20"/>
        </w:rPr>
        <w:t>to</w:t>
      </w:r>
      <w:r>
        <w:rPr>
          <w:spacing w:val="-10"/>
          <w:sz w:val="20"/>
        </w:rPr>
        <w:t xml:space="preserve"> </w:t>
      </w:r>
      <w:r>
        <w:rPr>
          <w:sz w:val="20"/>
        </w:rPr>
        <w:t>highly</w:t>
      </w:r>
      <w:r>
        <w:rPr>
          <w:spacing w:val="-10"/>
          <w:sz w:val="20"/>
        </w:rPr>
        <w:t xml:space="preserve"> </w:t>
      </w:r>
      <w:r>
        <w:rPr>
          <w:sz w:val="20"/>
        </w:rPr>
        <w:t>marginalized municipalities.</w:t>
      </w:r>
      <w:r>
        <w:rPr>
          <w:spacing w:val="40"/>
          <w:sz w:val="20"/>
        </w:rPr>
        <w:t xml:space="preserve"> </w:t>
      </w:r>
      <w:r>
        <w:rPr>
          <w:sz w:val="20"/>
        </w:rPr>
        <w:t>95</w:t>
      </w:r>
      <w:ins w:id="2870" w:author="Editor" w:date="2026-09-10T11:13:00Z">
        <w:r w:rsidR="000615E0">
          <w:rPr>
            <w:sz w:val="20"/>
          </w:rPr>
          <w:t xml:space="preserve"> percent</w:t>
        </w:r>
      </w:ins>
      <w:del w:id="2871" w:author="Editor" w:date="2026-09-10T11:13:00Z">
        <w:r w:rsidDel="000615E0">
          <w:rPr>
            <w:sz w:val="20"/>
          </w:rPr>
          <w:delText>%</w:delText>
        </w:r>
      </w:del>
      <w:r>
        <w:rPr>
          <w:sz w:val="20"/>
        </w:rPr>
        <w:t xml:space="preserve"> confidence intervals shown.</w:t>
      </w:r>
      <w:r>
        <w:rPr>
          <w:spacing w:val="40"/>
          <w:sz w:val="20"/>
        </w:rPr>
        <w:t xml:space="preserve"> </w:t>
      </w:r>
      <w:r>
        <w:rPr>
          <w:sz w:val="20"/>
        </w:rPr>
        <w:t xml:space="preserve">Panel </w:t>
      </w:r>
      <w:del w:id="2872" w:author="Editor" w:date="2026-09-10T11:13:00Z">
        <w:r w:rsidDel="000615E0">
          <w:rPr>
            <w:sz w:val="20"/>
          </w:rPr>
          <w:delText>(</w:delText>
        </w:r>
      </w:del>
      <w:r>
        <w:rPr>
          <w:sz w:val="20"/>
        </w:rPr>
        <w:t>a</w:t>
      </w:r>
      <w:del w:id="2873" w:author="Editor" w:date="2026-09-10T11:13:00Z">
        <w:r w:rsidDel="000615E0">
          <w:rPr>
            <w:sz w:val="20"/>
          </w:rPr>
          <w:delText>)</w:delText>
        </w:r>
      </w:del>
      <w:r>
        <w:rPr>
          <w:sz w:val="20"/>
        </w:rPr>
        <w:t xml:space="preserve"> shows the baseline specification.</w:t>
      </w:r>
      <w:r>
        <w:rPr>
          <w:spacing w:val="40"/>
          <w:sz w:val="20"/>
        </w:rPr>
        <w:t xml:space="preserve"> </w:t>
      </w:r>
      <w:r>
        <w:rPr>
          <w:sz w:val="20"/>
        </w:rPr>
        <w:t xml:space="preserve">Panel </w:t>
      </w:r>
      <w:del w:id="2874" w:author="Editor" w:date="2026-09-10T11:14:00Z">
        <w:r w:rsidDel="000615E0">
          <w:rPr>
            <w:sz w:val="20"/>
          </w:rPr>
          <w:delText>(</w:delText>
        </w:r>
      </w:del>
      <w:r>
        <w:rPr>
          <w:sz w:val="20"/>
        </w:rPr>
        <w:t>b</w:t>
      </w:r>
      <w:del w:id="2875" w:author="Editor" w:date="2026-09-10T11:14:00Z">
        <w:r w:rsidDel="000615E0">
          <w:rPr>
            <w:sz w:val="20"/>
          </w:rPr>
          <w:delText>)</w:delText>
        </w:r>
      </w:del>
      <w:r>
        <w:rPr>
          <w:sz w:val="20"/>
        </w:rPr>
        <w:t xml:space="preserve"> shows the unweighted specification.</w:t>
      </w:r>
      <w:r>
        <w:rPr>
          <w:spacing w:val="40"/>
          <w:sz w:val="20"/>
        </w:rPr>
        <w:t xml:space="preserve"> </w:t>
      </w:r>
      <w:r>
        <w:rPr>
          <w:sz w:val="20"/>
        </w:rPr>
        <w:t xml:space="preserve">Panel </w:t>
      </w:r>
      <w:del w:id="2876" w:author="Editor" w:date="2026-09-10T11:14:00Z">
        <w:r w:rsidDel="000615E0">
          <w:rPr>
            <w:sz w:val="20"/>
          </w:rPr>
          <w:delText>(</w:delText>
        </w:r>
      </w:del>
      <w:r>
        <w:rPr>
          <w:sz w:val="20"/>
        </w:rPr>
        <w:t>c</w:t>
      </w:r>
      <w:del w:id="2877" w:author="Editor" w:date="2026-09-10T11:14:00Z">
        <w:r w:rsidDel="000615E0">
          <w:rPr>
            <w:sz w:val="20"/>
          </w:rPr>
          <w:delText>)</w:delText>
        </w:r>
      </w:del>
      <w:r>
        <w:rPr>
          <w:sz w:val="20"/>
        </w:rPr>
        <w:t xml:space="preserve"> uses the natural log of the mortality rate (municipality-years with zero deaths</w:t>
      </w:r>
      <w:r>
        <w:rPr>
          <w:spacing w:val="40"/>
          <w:sz w:val="20"/>
        </w:rPr>
        <w:t xml:space="preserve"> </w:t>
      </w:r>
      <w:r>
        <w:rPr>
          <w:sz w:val="20"/>
        </w:rPr>
        <w:t>are</w:t>
      </w:r>
      <w:r>
        <w:rPr>
          <w:spacing w:val="-2"/>
          <w:sz w:val="20"/>
        </w:rPr>
        <w:t xml:space="preserve"> </w:t>
      </w:r>
      <w:r>
        <w:rPr>
          <w:sz w:val="20"/>
        </w:rPr>
        <w:t>excluded);</w:t>
      </w:r>
      <w:r>
        <w:rPr>
          <w:spacing w:val="-1"/>
          <w:sz w:val="20"/>
        </w:rPr>
        <w:t xml:space="preserve"> </w:t>
      </w:r>
      <w:del w:id="2878" w:author="Editor" w:date="2026-09-08T18:21:00Z">
        <w:r w:rsidDel="00B50A25">
          <w:rPr>
            <w:sz w:val="20"/>
          </w:rPr>
          <w:delText>coe</w:delText>
        </w:r>
        <w:r w:rsidDel="00B50A25">
          <w:rPr>
            <w:rFonts w:ascii="Arial MT"/>
            <w:sz w:val="20"/>
          </w:rPr>
          <w:delText>ffi</w:delText>
        </w:r>
        <w:r w:rsidDel="00B50A25">
          <w:rPr>
            <w:sz w:val="20"/>
          </w:rPr>
          <w:delText>cients</w:delText>
        </w:r>
        <w:r w:rsidDel="00B50A25">
          <w:rPr>
            <w:spacing w:val="-2"/>
            <w:sz w:val="20"/>
          </w:rPr>
          <w:delText xml:space="preserve"> </w:delText>
        </w:r>
      </w:del>
      <w:ins w:id="2879" w:author="Editor" w:date="2026-09-08T18:21:00Z">
        <w:r w:rsidR="00B50A25">
          <w:rPr>
            <w:sz w:val="20"/>
          </w:rPr>
          <w:t>coeff</w:t>
        </w:r>
        <w:r w:rsidR="00B50A25">
          <w:rPr>
            <w:rFonts w:ascii="Arial MT"/>
            <w:sz w:val="20"/>
          </w:rPr>
          <w:t>i</w:t>
        </w:r>
        <w:r w:rsidR="00B50A25">
          <w:rPr>
            <w:sz w:val="20"/>
          </w:rPr>
          <w:t>cients</w:t>
        </w:r>
        <w:r w:rsidR="00B50A25">
          <w:rPr>
            <w:spacing w:val="-2"/>
            <w:sz w:val="20"/>
          </w:rPr>
          <w:t xml:space="preserve"> </w:t>
        </w:r>
      </w:ins>
      <w:r>
        <w:rPr>
          <w:sz w:val="20"/>
        </w:rPr>
        <w:t>are</w:t>
      </w:r>
      <w:r>
        <w:rPr>
          <w:spacing w:val="-2"/>
          <w:sz w:val="20"/>
        </w:rPr>
        <w:t xml:space="preserve"> </w:t>
      </w:r>
      <w:r>
        <w:rPr>
          <w:sz w:val="20"/>
        </w:rPr>
        <w:t>multiplied</w:t>
      </w:r>
      <w:r>
        <w:rPr>
          <w:spacing w:val="-2"/>
          <w:sz w:val="20"/>
        </w:rPr>
        <w:t xml:space="preserve"> </w:t>
      </w:r>
      <w:r>
        <w:rPr>
          <w:sz w:val="20"/>
        </w:rPr>
        <w:t>by</w:t>
      </w:r>
      <w:r>
        <w:rPr>
          <w:spacing w:val="-2"/>
          <w:sz w:val="20"/>
        </w:rPr>
        <w:t xml:space="preserve"> </w:t>
      </w:r>
      <w:r>
        <w:rPr>
          <w:sz w:val="20"/>
        </w:rPr>
        <w:t>100</w:t>
      </w:r>
      <w:r>
        <w:rPr>
          <w:spacing w:val="-2"/>
          <w:sz w:val="20"/>
        </w:rPr>
        <w:t xml:space="preserve"> </w:t>
      </w:r>
      <w:r>
        <w:rPr>
          <w:sz w:val="20"/>
        </w:rPr>
        <w:t>and</w:t>
      </w:r>
      <w:r>
        <w:rPr>
          <w:spacing w:val="-2"/>
          <w:sz w:val="20"/>
        </w:rPr>
        <w:t xml:space="preserve"> </w:t>
      </w:r>
      <w:r>
        <w:rPr>
          <w:sz w:val="20"/>
        </w:rPr>
        <w:t>express</w:t>
      </w:r>
      <w:r>
        <w:rPr>
          <w:spacing w:val="-2"/>
          <w:sz w:val="20"/>
        </w:rPr>
        <w:t xml:space="preserve"> </w:t>
      </w:r>
      <w:r>
        <w:rPr>
          <w:sz w:val="20"/>
        </w:rPr>
        <w:t>the</w:t>
      </w:r>
      <w:r>
        <w:rPr>
          <w:spacing w:val="-2"/>
          <w:sz w:val="20"/>
        </w:rPr>
        <w:t xml:space="preserve"> </w:t>
      </w:r>
      <w:r>
        <w:rPr>
          <w:sz w:val="20"/>
        </w:rPr>
        <w:t>approximate</w:t>
      </w:r>
      <w:r>
        <w:rPr>
          <w:spacing w:val="-2"/>
          <w:sz w:val="20"/>
        </w:rPr>
        <w:t xml:space="preserve"> </w:t>
      </w:r>
      <w:r>
        <w:rPr>
          <w:sz w:val="20"/>
        </w:rPr>
        <w:t>percentage</w:t>
      </w:r>
      <w:r>
        <w:rPr>
          <w:spacing w:val="-2"/>
          <w:sz w:val="20"/>
        </w:rPr>
        <w:t xml:space="preserve"> </w:t>
      </w:r>
      <w:r>
        <w:rPr>
          <w:sz w:val="20"/>
        </w:rPr>
        <w:t>change</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mortality</w:t>
      </w:r>
      <w:r>
        <w:rPr>
          <w:spacing w:val="-2"/>
          <w:sz w:val="20"/>
        </w:rPr>
        <w:t xml:space="preserve"> </w:t>
      </w:r>
      <w:r>
        <w:rPr>
          <w:sz w:val="20"/>
        </w:rPr>
        <w:t xml:space="preserve">rate per unit increase in </w:t>
      </w:r>
      <w:r w:rsidRPr="000724F4">
        <w:rPr>
          <w:sz w:val="20"/>
        </w:rPr>
        <w:t>P</w:t>
      </w:r>
      <w:r w:rsidRPr="009D0EF3">
        <w:rPr>
          <w:sz w:val="20"/>
        </w:rPr>
        <w:t>rogresa</w:t>
      </w:r>
      <w:r>
        <w:rPr>
          <w:sz w:val="20"/>
        </w:rPr>
        <w:t xml:space="preserve"> intensity.</w:t>
      </w:r>
      <w:r>
        <w:rPr>
          <w:spacing w:val="22"/>
          <w:sz w:val="20"/>
        </w:rPr>
        <w:t xml:space="preserve"> </w:t>
      </w:r>
      <w:r>
        <w:rPr>
          <w:sz w:val="20"/>
        </w:rPr>
        <w:t xml:space="preserve">Panel </w:t>
      </w:r>
      <w:del w:id="2880" w:author="Editor" w:date="2026-09-10T11:14:00Z">
        <w:r w:rsidDel="000615E0">
          <w:rPr>
            <w:sz w:val="20"/>
          </w:rPr>
          <w:delText>(</w:delText>
        </w:r>
      </w:del>
      <w:r>
        <w:rPr>
          <w:sz w:val="20"/>
        </w:rPr>
        <w:t>d</w:t>
      </w:r>
      <w:del w:id="2881" w:author="Editor" w:date="2026-09-10T11:14:00Z">
        <w:r w:rsidDel="000615E0">
          <w:rPr>
            <w:sz w:val="20"/>
          </w:rPr>
          <w:delText>)</w:delText>
        </w:r>
      </w:del>
      <w:r>
        <w:rPr>
          <w:sz w:val="20"/>
        </w:rPr>
        <w:t xml:space="preserve"> </w:t>
      </w:r>
      <w:r w:rsidRPr="00A724E6">
        <w:rPr>
          <w:sz w:val="20"/>
          <w:szCs w:val="20"/>
        </w:rPr>
        <w:t xml:space="preserve">uses Poisson </w:t>
      </w:r>
      <w:ins w:id="2882" w:author="Editor" w:date="2026-09-13T17:38:00Z">
        <w:r w:rsidR="00956F31" w:rsidRPr="00BC410E">
          <w:rPr>
            <w:sz w:val="20"/>
            <w:szCs w:val="20"/>
          </w:rPr>
          <w:t>pseudo-maximum likelihood</w:t>
        </w:r>
        <w:r w:rsidR="00956F31" w:rsidRPr="00BC410E">
          <w:rPr>
            <w:spacing w:val="-15"/>
            <w:sz w:val="20"/>
            <w:szCs w:val="20"/>
          </w:rPr>
          <w:t xml:space="preserve"> </w:t>
        </w:r>
      </w:ins>
      <w:r w:rsidRPr="00A724E6">
        <w:rPr>
          <w:sz w:val="20"/>
          <w:szCs w:val="20"/>
        </w:rPr>
        <w:t>with</w:t>
      </w:r>
      <w:r>
        <w:rPr>
          <w:sz w:val="20"/>
        </w:rPr>
        <w:t xml:space="preserve"> raw death counts</w:t>
      </w:r>
      <w:r>
        <w:rPr>
          <w:spacing w:val="1"/>
          <w:sz w:val="20"/>
        </w:rPr>
        <w:t xml:space="preserve"> </w:t>
      </w:r>
      <w:r>
        <w:rPr>
          <w:sz w:val="20"/>
        </w:rPr>
        <w:t>as the outcome;</w:t>
      </w:r>
      <w:r>
        <w:rPr>
          <w:spacing w:val="3"/>
          <w:sz w:val="20"/>
        </w:rPr>
        <w:t xml:space="preserve"> </w:t>
      </w:r>
      <w:del w:id="2883" w:author="Editor" w:date="2026-09-08T18:21:00Z">
        <w:r w:rsidDel="00B50A25">
          <w:rPr>
            <w:sz w:val="20"/>
          </w:rPr>
          <w:delText>coe</w:delText>
        </w:r>
        <w:r w:rsidDel="00B50A25">
          <w:rPr>
            <w:rFonts w:ascii="Arial MT"/>
            <w:sz w:val="20"/>
          </w:rPr>
          <w:delText>ffi</w:delText>
        </w:r>
        <w:r w:rsidDel="00B50A25">
          <w:rPr>
            <w:sz w:val="20"/>
          </w:rPr>
          <w:delText xml:space="preserve">cients </w:delText>
        </w:r>
      </w:del>
      <w:ins w:id="2884" w:author="Editor" w:date="2026-09-08T18:21:00Z">
        <w:r w:rsidR="00B50A25">
          <w:rPr>
            <w:sz w:val="20"/>
          </w:rPr>
          <w:t>coeff</w:t>
        </w:r>
        <w:r w:rsidR="00B50A25">
          <w:rPr>
            <w:rFonts w:ascii="Arial MT"/>
            <w:sz w:val="20"/>
          </w:rPr>
          <w:t>i</w:t>
        </w:r>
        <w:r w:rsidR="00B50A25">
          <w:rPr>
            <w:sz w:val="20"/>
          </w:rPr>
          <w:t xml:space="preserve">cients </w:t>
        </w:r>
      </w:ins>
      <w:r>
        <w:rPr>
          <w:spacing w:val="-5"/>
          <w:sz w:val="20"/>
        </w:rPr>
        <w:t>are</w:t>
      </w:r>
      <w:ins w:id="2885" w:author="Editor" w:date="2026-09-13T17:38:00Z">
        <w:r w:rsidR="00956F31">
          <w:rPr>
            <w:spacing w:val="-5"/>
            <w:sz w:val="20"/>
          </w:rPr>
          <w:t xml:space="preserve"> </w:t>
        </w:r>
      </w:ins>
    </w:p>
    <w:p w14:paraId="7CCD604B" w14:textId="77777777" w:rsidR="006F1B3D" w:rsidDel="00956F31" w:rsidRDefault="00191F14" w:rsidP="00BC410E">
      <w:pPr>
        <w:suppressAutoHyphens/>
        <w:spacing w:line="249" w:lineRule="auto"/>
        <w:ind w:right="717"/>
        <w:jc w:val="both"/>
        <w:rPr>
          <w:del w:id="2886" w:author="Editor" w:date="2026-09-13T17:39:00Z"/>
          <w:sz w:val="20"/>
        </w:rPr>
      </w:pPr>
      <w:r>
        <w:rPr>
          <w:spacing w:val="-4"/>
          <w:sz w:val="20"/>
        </w:rPr>
        <w:t>computed</w:t>
      </w:r>
      <w:r>
        <w:rPr>
          <w:spacing w:val="-3"/>
          <w:sz w:val="20"/>
        </w:rPr>
        <w:t xml:space="preserve"> </w:t>
      </w:r>
      <w:r>
        <w:rPr>
          <w:spacing w:val="-4"/>
          <w:sz w:val="20"/>
        </w:rPr>
        <w:t>as</w:t>
      </w:r>
      <w:r>
        <w:rPr>
          <w:spacing w:val="-3"/>
          <w:sz w:val="20"/>
        </w:rPr>
        <w:t xml:space="preserve"> </w:t>
      </w:r>
      <w:r>
        <w:rPr>
          <w:spacing w:val="-4"/>
          <w:sz w:val="20"/>
        </w:rPr>
        <w:t>(exp(</w:t>
      </w:r>
      <w:r>
        <w:rPr>
          <w:rFonts w:ascii="Sitka Heading" w:hAnsi="Sitka Heading"/>
          <w:i/>
          <w:spacing w:val="-4"/>
          <w:sz w:val="20"/>
        </w:rPr>
        <w:t>β</w:t>
      </w:r>
      <w:r>
        <w:rPr>
          <w:spacing w:val="-4"/>
          <w:position w:val="4"/>
          <w:sz w:val="20"/>
        </w:rPr>
        <w:t>ˆ</w:t>
      </w:r>
      <w:r>
        <w:rPr>
          <w:spacing w:val="-4"/>
          <w:sz w:val="20"/>
        </w:rPr>
        <w:t>)</w:t>
      </w:r>
      <w:r>
        <w:rPr>
          <w:rFonts w:ascii="Lucida Sans Unicode" w:hAnsi="Lucida Sans Unicode"/>
          <w:spacing w:val="-4"/>
          <w:sz w:val="20"/>
        </w:rPr>
        <w:t>−</w:t>
      </w:r>
      <w:r>
        <w:rPr>
          <w:spacing w:val="-4"/>
          <w:sz w:val="20"/>
        </w:rPr>
        <w:t>1)</w:t>
      </w:r>
      <w:r>
        <w:rPr>
          <w:rFonts w:ascii="Lucida Sans Unicode" w:hAnsi="Lucida Sans Unicode"/>
          <w:spacing w:val="-4"/>
          <w:sz w:val="20"/>
        </w:rPr>
        <w:t>×</w:t>
      </w:r>
      <w:r>
        <w:rPr>
          <w:spacing w:val="-4"/>
          <w:sz w:val="20"/>
        </w:rPr>
        <w:t>100</w:t>
      </w:r>
      <w:r>
        <w:rPr>
          <w:spacing w:val="-3"/>
          <w:sz w:val="20"/>
        </w:rPr>
        <w:t xml:space="preserve"> </w:t>
      </w:r>
      <w:r>
        <w:rPr>
          <w:spacing w:val="-4"/>
          <w:sz w:val="20"/>
        </w:rPr>
        <w:t>and</w:t>
      </w:r>
      <w:r>
        <w:rPr>
          <w:spacing w:val="-3"/>
          <w:sz w:val="20"/>
        </w:rPr>
        <w:t xml:space="preserve"> </w:t>
      </w:r>
      <w:r>
        <w:rPr>
          <w:spacing w:val="-4"/>
          <w:sz w:val="20"/>
        </w:rPr>
        <w:t>express</w:t>
      </w:r>
      <w:r>
        <w:rPr>
          <w:spacing w:val="-2"/>
          <w:sz w:val="20"/>
        </w:rPr>
        <w:t xml:space="preserve"> </w:t>
      </w:r>
      <w:r>
        <w:rPr>
          <w:spacing w:val="-4"/>
          <w:sz w:val="20"/>
        </w:rPr>
        <w:t>the</w:t>
      </w:r>
      <w:r>
        <w:rPr>
          <w:spacing w:val="-3"/>
          <w:sz w:val="20"/>
        </w:rPr>
        <w:t xml:space="preserve"> </w:t>
      </w:r>
      <w:r>
        <w:rPr>
          <w:spacing w:val="-4"/>
          <w:sz w:val="20"/>
        </w:rPr>
        <w:t>percentage</w:t>
      </w:r>
      <w:r>
        <w:rPr>
          <w:spacing w:val="-3"/>
          <w:sz w:val="20"/>
        </w:rPr>
        <w:t xml:space="preserve"> </w:t>
      </w:r>
      <w:r>
        <w:rPr>
          <w:spacing w:val="-4"/>
          <w:sz w:val="20"/>
        </w:rPr>
        <w:t>change</w:t>
      </w:r>
      <w:r>
        <w:rPr>
          <w:spacing w:val="-3"/>
          <w:sz w:val="20"/>
        </w:rPr>
        <w:t xml:space="preserve"> </w:t>
      </w:r>
      <w:r>
        <w:rPr>
          <w:spacing w:val="-4"/>
          <w:sz w:val="20"/>
        </w:rPr>
        <w:t>in</w:t>
      </w:r>
      <w:r>
        <w:rPr>
          <w:spacing w:val="-2"/>
          <w:sz w:val="20"/>
        </w:rPr>
        <w:t xml:space="preserve"> </w:t>
      </w:r>
      <w:r>
        <w:rPr>
          <w:spacing w:val="-4"/>
          <w:sz w:val="20"/>
        </w:rPr>
        <w:t>death</w:t>
      </w:r>
      <w:r>
        <w:rPr>
          <w:spacing w:val="-3"/>
          <w:sz w:val="20"/>
        </w:rPr>
        <w:t xml:space="preserve"> </w:t>
      </w:r>
      <w:r>
        <w:rPr>
          <w:spacing w:val="-4"/>
          <w:sz w:val="20"/>
        </w:rPr>
        <w:t>counts</w:t>
      </w:r>
      <w:r>
        <w:rPr>
          <w:spacing w:val="-3"/>
          <w:sz w:val="20"/>
        </w:rPr>
        <w:t xml:space="preserve"> </w:t>
      </w:r>
      <w:r>
        <w:rPr>
          <w:spacing w:val="-4"/>
          <w:sz w:val="20"/>
        </w:rPr>
        <w:t>per</w:t>
      </w:r>
      <w:r>
        <w:rPr>
          <w:spacing w:val="-3"/>
          <w:sz w:val="20"/>
        </w:rPr>
        <w:t xml:space="preserve"> </w:t>
      </w:r>
      <w:r>
        <w:rPr>
          <w:spacing w:val="-4"/>
          <w:sz w:val="20"/>
        </w:rPr>
        <w:t>unit</w:t>
      </w:r>
      <w:r>
        <w:rPr>
          <w:spacing w:val="-2"/>
          <w:sz w:val="20"/>
        </w:rPr>
        <w:t xml:space="preserve"> </w:t>
      </w:r>
      <w:r>
        <w:rPr>
          <w:spacing w:val="-4"/>
          <w:sz w:val="20"/>
        </w:rPr>
        <w:t>increase</w:t>
      </w:r>
      <w:r>
        <w:rPr>
          <w:spacing w:val="-3"/>
          <w:sz w:val="20"/>
        </w:rPr>
        <w:t xml:space="preserve"> </w:t>
      </w:r>
      <w:r>
        <w:rPr>
          <w:spacing w:val="-4"/>
          <w:sz w:val="20"/>
        </w:rPr>
        <w:t>in</w:t>
      </w:r>
      <w:r>
        <w:rPr>
          <w:spacing w:val="-3"/>
          <w:sz w:val="20"/>
        </w:rPr>
        <w:t xml:space="preserve"> </w:t>
      </w:r>
      <w:r>
        <w:rPr>
          <w:spacing w:val="-4"/>
          <w:sz w:val="20"/>
        </w:rPr>
        <w:t>intensity.</w:t>
      </w:r>
      <w:r>
        <w:rPr>
          <w:spacing w:val="22"/>
          <w:sz w:val="20"/>
        </w:rPr>
        <w:t xml:space="preserve"> </w:t>
      </w:r>
      <w:r>
        <w:rPr>
          <w:spacing w:val="-4"/>
          <w:sz w:val="20"/>
        </w:rPr>
        <w:t>Panel</w:t>
      </w:r>
      <w:r>
        <w:rPr>
          <w:spacing w:val="-3"/>
          <w:sz w:val="20"/>
        </w:rPr>
        <w:t xml:space="preserve"> </w:t>
      </w:r>
      <w:del w:id="2887" w:author="Editor" w:date="2026-09-11T11:36:00Z">
        <w:r w:rsidDel="00C04516">
          <w:rPr>
            <w:spacing w:val="-5"/>
            <w:sz w:val="20"/>
          </w:rPr>
          <w:delText>(</w:delText>
        </w:r>
      </w:del>
      <w:r>
        <w:rPr>
          <w:spacing w:val="-5"/>
          <w:sz w:val="20"/>
        </w:rPr>
        <w:t>e</w:t>
      </w:r>
      <w:ins w:id="2888" w:author="Editor" w:date="2026-09-13T17:39:00Z">
        <w:r w:rsidR="00956F31">
          <w:rPr>
            <w:spacing w:val="-5"/>
            <w:sz w:val="20"/>
          </w:rPr>
          <w:t xml:space="preserve"> </w:t>
        </w:r>
      </w:ins>
      <w:del w:id="2889" w:author="Editor" w:date="2026-09-11T11:36:00Z">
        <w:r w:rsidDel="00C04516">
          <w:rPr>
            <w:spacing w:val="-5"/>
            <w:sz w:val="20"/>
          </w:rPr>
          <w:delText>)</w:delText>
        </w:r>
      </w:del>
    </w:p>
    <w:p w14:paraId="6DF40AA4" w14:textId="77777777" w:rsidR="006F1B3D" w:rsidDel="00956F31" w:rsidRDefault="00191F14" w:rsidP="00BC410E">
      <w:pPr>
        <w:suppressAutoHyphens/>
        <w:spacing w:line="249" w:lineRule="auto"/>
        <w:ind w:right="717"/>
        <w:jc w:val="both"/>
        <w:rPr>
          <w:del w:id="2890" w:author="Editor" w:date="2026-09-13T17:39:00Z"/>
          <w:sz w:val="20"/>
        </w:rPr>
      </w:pPr>
      <w:r>
        <w:rPr>
          <w:sz w:val="20"/>
        </w:rPr>
        <w:t>uses</w:t>
      </w:r>
      <w:r>
        <w:rPr>
          <w:spacing w:val="3"/>
          <w:sz w:val="20"/>
        </w:rPr>
        <w:t xml:space="preserve"> </w:t>
      </w:r>
      <w:r>
        <w:rPr>
          <w:sz w:val="20"/>
        </w:rPr>
        <w:t>the</w:t>
      </w:r>
      <w:r>
        <w:rPr>
          <w:spacing w:val="4"/>
          <w:sz w:val="20"/>
        </w:rPr>
        <w:t xml:space="preserve"> </w:t>
      </w:r>
      <w:del w:id="2891" w:author="Editor" w:date="2026-09-11T11:36:00Z">
        <w:r w:rsidDel="00C04516">
          <w:rPr>
            <w:sz w:val="20"/>
          </w:rPr>
          <w:delText>Age</w:delText>
        </w:r>
      </w:del>
      <w:ins w:id="2892" w:author="Editor" w:date="2026-09-11T11:36:00Z">
        <w:r w:rsidR="00C04516">
          <w:rPr>
            <w:sz w:val="20"/>
          </w:rPr>
          <w:t>age</w:t>
        </w:r>
      </w:ins>
      <w:r>
        <w:rPr>
          <w:sz w:val="20"/>
        </w:rPr>
        <w:t>-</w:t>
      </w:r>
      <w:del w:id="2893" w:author="Editor" w:date="2026-09-11T11:36:00Z">
        <w:r w:rsidDel="00C04516">
          <w:rPr>
            <w:sz w:val="20"/>
          </w:rPr>
          <w:delText>Adjusted</w:delText>
        </w:r>
        <w:r w:rsidDel="00C04516">
          <w:rPr>
            <w:spacing w:val="4"/>
            <w:sz w:val="20"/>
          </w:rPr>
          <w:delText xml:space="preserve"> </w:delText>
        </w:r>
      </w:del>
      <w:ins w:id="2894" w:author="Editor" w:date="2026-09-11T11:36:00Z">
        <w:r w:rsidR="00C04516">
          <w:rPr>
            <w:sz w:val="20"/>
          </w:rPr>
          <w:t>adjusted</w:t>
        </w:r>
        <w:r w:rsidR="00C04516">
          <w:rPr>
            <w:spacing w:val="4"/>
            <w:sz w:val="20"/>
          </w:rPr>
          <w:t xml:space="preserve"> </w:t>
        </w:r>
      </w:ins>
      <w:del w:id="2895" w:author="Editor" w:date="2026-09-11T11:36:00Z">
        <w:r w:rsidDel="00C04516">
          <w:rPr>
            <w:sz w:val="20"/>
          </w:rPr>
          <w:delText>Mortality</w:delText>
        </w:r>
        <w:r w:rsidDel="00C04516">
          <w:rPr>
            <w:spacing w:val="3"/>
            <w:sz w:val="20"/>
          </w:rPr>
          <w:delText xml:space="preserve"> </w:delText>
        </w:r>
      </w:del>
      <w:ins w:id="2896" w:author="Editor" w:date="2026-09-11T11:36:00Z">
        <w:r w:rsidR="00C04516">
          <w:rPr>
            <w:sz w:val="20"/>
          </w:rPr>
          <w:t>mortality</w:t>
        </w:r>
        <w:r w:rsidR="00C04516">
          <w:rPr>
            <w:spacing w:val="3"/>
            <w:sz w:val="20"/>
          </w:rPr>
          <w:t xml:space="preserve"> </w:t>
        </w:r>
      </w:ins>
      <w:del w:id="2897" w:author="Editor" w:date="2026-09-11T11:36:00Z">
        <w:r w:rsidDel="00C04516">
          <w:rPr>
            <w:sz w:val="20"/>
          </w:rPr>
          <w:delText>Rate</w:delText>
        </w:r>
        <w:r w:rsidDel="00C04516">
          <w:rPr>
            <w:spacing w:val="4"/>
            <w:sz w:val="20"/>
          </w:rPr>
          <w:delText xml:space="preserve"> </w:delText>
        </w:r>
      </w:del>
      <w:ins w:id="2898" w:author="Editor" w:date="2026-09-11T11:36:00Z">
        <w:r w:rsidR="00C04516">
          <w:rPr>
            <w:sz w:val="20"/>
          </w:rPr>
          <w:t>rate</w:t>
        </w:r>
        <w:r w:rsidR="00C04516">
          <w:rPr>
            <w:spacing w:val="4"/>
            <w:sz w:val="20"/>
          </w:rPr>
          <w:t xml:space="preserve"> </w:t>
        </w:r>
      </w:ins>
      <w:r>
        <w:rPr>
          <w:sz w:val="20"/>
        </w:rPr>
        <w:t>(AAMR)</w:t>
      </w:r>
      <w:r>
        <w:rPr>
          <w:spacing w:val="4"/>
          <w:sz w:val="20"/>
        </w:rPr>
        <w:t xml:space="preserve"> </w:t>
      </w:r>
      <w:r>
        <w:rPr>
          <w:sz w:val="20"/>
        </w:rPr>
        <w:t>using</w:t>
      </w:r>
      <w:r>
        <w:rPr>
          <w:spacing w:val="3"/>
          <w:sz w:val="20"/>
        </w:rPr>
        <w:t xml:space="preserve"> </w:t>
      </w:r>
      <w:r>
        <w:rPr>
          <w:sz w:val="20"/>
        </w:rPr>
        <w:t>each</w:t>
      </w:r>
      <w:r>
        <w:rPr>
          <w:spacing w:val="4"/>
          <w:sz w:val="20"/>
        </w:rPr>
        <w:t xml:space="preserve"> </w:t>
      </w:r>
      <w:r>
        <w:rPr>
          <w:sz w:val="20"/>
        </w:rPr>
        <w:t>municipality’s</w:t>
      </w:r>
      <w:r>
        <w:rPr>
          <w:spacing w:val="4"/>
          <w:sz w:val="20"/>
        </w:rPr>
        <w:t xml:space="preserve"> </w:t>
      </w:r>
      <w:r>
        <w:rPr>
          <w:sz w:val="20"/>
        </w:rPr>
        <w:t>older</w:t>
      </w:r>
      <w:r>
        <w:rPr>
          <w:spacing w:val="3"/>
          <w:sz w:val="20"/>
        </w:rPr>
        <w:t xml:space="preserve"> </w:t>
      </w:r>
      <w:r>
        <w:rPr>
          <w:sz w:val="20"/>
        </w:rPr>
        <w:t>adult</w:t>
      </w:r>
      <w:r>
        <w:rPr>
          <w:spacing w:val="4"/>
          <w:sz w:val="20"/>
        </w:rPr>
        <w:t xml:space="preserve"> </w:t>
      </w:r>
      <w:r>
        <w:rPr>
          <w:sz w:val="20"/>
        </w:rPr>
        <w:t>population.</w:t>
      </w:r>
      <w:r>
        <w:rPr>
          <w:spacing w:val="34"/>
          <w:sz w:val="20"/>
        </w:rPr>
        <w:t xml:space="preserve"> </w:t>
      </w:r>
      <w:r>
        <w:rPr>
          <w:sz w:val="20"/>
        </w:rPr>
        <w:t>All</w:t>
      </w:r>
      <w:r>
        <w:rPr>
          <w:spacing w:val="4"/>
          <w:sz w:val="20"/>
        </w:rPr>
        <w:t xml:space="preserve"> </w:t>
      </w:r>
      <w:r>
        <w:rPr>
          <w:spacing w:val="-2"/>
          <w:sz w:val="20"/>
        </w:rPr>
        <w:t>specifications</w:t>
      </w:r>
      <w:ins w:id="2899" w:author="Editor" w:date="2026-09-13T17:39:00Z">
        <w:r w:rsidR="00956F31">
          <w:rPr>
            <w:spacing w:val="-2"/>
            <w:sz w:val="20"/>
          </w:rPr>
          <w:t xml:space="preserve"> </w:t>
        </w:r>
      </w:ins>
    </w:p>
    <w:p w14:paraId="464916E9" w14:textId="77777777" w:rsidR="006F1B3D" w:rsidRDefault="00191F14" w:rsidP="00BC410E">
      <w:pPr>
        <w:suppressAutoHyphens/>
        <w:spacing w:line="249" w:lineRule="auto"/>
        <w:ind w:right="717"/>
        <w:jc w:val="both"/>
        <w:rPr>
          <w:sz w:val="20"/>
        </w:rPr>
      </w:pPr>
      <w:r>
        <w:rPr>
          <w:sz w:val="20"/>
        </w:rPr>
        <w:t>include</w:t>
      </w:r>
      <w:r>
        <w:rPr>
          <w:spacing w:val="-13"/>
          <w:sz w:val="20"/>
        </w:rPr>
        <w:t xml:space="preserve"> </w:t>
      </w:r>
      <w:r>
        <w:rPr>
          <w:i/>
          <w:sz w:val="20"/>
        </w:rPr>
        <w:t>Intensity</w:t>
      </w:r>
      <w:r>
        <w:rPr>
          <w:position w:val="-4"/>
          <w:sz w:val="14"/>
        </w:rPr>
        <w:t>2005</w:t>
      </w:r>
      <w:r>
        <w:rPr>
          <w:spacing w:val="4"/>
          <w:position w:val="-4"/>
          <w:sz w:val="14"/>
        </w:rPr>
        <w:t xml:space="preserve"> </w:t>
      </w:r>
      <w:r>
        <w:rPr>
          <w:sz w:val="20"/>
        </w:rPr>
        <w:t>and</w:t>
      </w:r>
      <w:r>
        <w:rPr>
          <w:spacing w:val="-12"/>
          <w:sz w:val="20"/>
        </w:rPr>
        <w:t xml:space="preserve"> </w:t>
      </w:r>
      <w:r>
        <w:rPr>
          <w:sz w:val="20"/>
        </w:rPr>
        <w:t>year</w:t>
      </w:r>
      <w:r>
        <w:rPr>
          <w:spacing w:val="-13"/>
          <w:sz w:val="20"/>
        </w:rPr>
        <w:t xml:space="preserve"> </w:t>
      </w:r>
      <w:r>
        <w:rPr>
          <w:sz w:val="20"/>
        </w:rPr>
        <w:t>indicators,</w:t>
      </w:r>
      <w:r>
        <w:rPr>
          <w:spacing w:val="-12"/>
          <w:sz w:val="20"/>
        </w:rPr>
        <w:t xml:space="preserve"> </w:t>
      </w:r>
      <w:r>
        <w:rPr>
          <w:sz w:val="20"/>
        </w:rPr>
        <w:t>municipality</w:t>
      </w:r>
      <w:r>
        <w:rPr>
          <w:spacing w:val="-13"/>
          <w:sz w:val="20"/>
        </w:rPr>
        <w:t xml:space="preserve"> </w:t>
      </w:r>
      <w:r>
        <w:rPr>
          <w:sz w:val="20"/>
        </w:rPr>
        <w:t>and</w:t>
      </w:r>
      <w:del w:id="2900" w:author="Editor" w:date="2026-09-10T15:22:00Z">
        <w:r w:rsidDel="00A3429A">
          <w:rPr>
            <w:position w:val="-8"/>
            <w:sz w:val="24"/>
          </w:rPr>
          <w:delText>7</w:delText>
        </w:r>
      </w:del>
      <w:del w:id="2901" w:author="Editor" w:date="2026-09-10T15:23:00Z">
        <w:r w:rsidDel="00A3429A">
          <w:rPr>
            <w:sz w:val="20"/>
          </w:rPr>
          <w:delText>y</w:delText>
        </w:r>
      </w:del>
      <w:ins w:id="2902" w:author="Editor" w:date="2026-09-10T15:23:00Z">
        <w:r w:rsidR="00A3429A">
          <w:rPr>
            <w:sz w:val="20"/>
          </w:rPr>
          <w:t xml:space="preserve"> y</w:t>
        </w:r>
      </w:ins>
      <w:r>
        <w:rPr>
          <w:sz w:val="20"/>
        </w:rPr>
        <w:t>ear</w:t>
      </w:r>
      <w:r>
        <w:rPr>
          <w:spacing w:val="-12"/>
          <w:sz w:val="20"/>
        </w:rPr>
        <w:t xml:space="preserve"> </w:t>
      </w:r>
      <w:r>
        <w:rPr>
          <w:sz w:val="20"/>
        </w:rPr>
        <w:t>fixed</w:t>
      </w:r>
      <w:r>
        <w:rPr>
          <w:spacing w:val="-13"/>
          <w:sz w:val="20"/>
        </w:rPr>
        <w:t xml:space="preserve"> </w:t>
      </w:r>
      <w:del w:id="2903" w:author="Editor" w:date="2026-09-08T18:21:00Z">
        <w:r w:rsidDel="00B50A25">
          <w:rPr>
            <w:sz w:val="20"/>
          </w:rPr>
          <w:delText>e</w:delText>
        </w:r>
        <w:r w:rsidDel="00B50A25">
          <w:rPr>
            <w:rFonts w:ascii="Arial MT"/>
            <w:sz w:val="20"/>
          </w:rPr>
          <w:delText>ff</w:delText>
        </w:r>
        <w:r w:rsidDel="00B50A25">
          <w:rPr>
            <w:sz w:val="20"/>
          </w:rPr>
          <w:delText>ects</w:delText>
        </w:r>
      </w:del>
      <w:ins w:id="2904" w:author="Editor" w:date="2026-09-08T18:21:00Z">
        <w:r w:rsidR="00B50A25">
          <w:rPr>
            <w:sz w:val="20"/>
          </w:rPr>
          <w:t>effects</w:t>
        </w:r>
      </w:ins>
      <w:r>
        <w:rPr>
          <w:sz w:val="20"/>
        </w:rPr>
        <w:t>,</w:t>
      </w:r>
      <w:r>
        <w:rPr>
          <w:spacing w:val="-12"/>
          <w:sz w:val="20"/>
        </w:rPr>
        <w:t xml:space="preserve"> </w:t>
      </w:r>
      <w:r>
        <w:rPr>
          <w:sz w:val="20"/>
        </w:rPr>
        <w:t>and</w:t>
      </w:r>
      <w:r>
        <w:rPr>
          <w:spacing w:val="-13"/>
          <w:sz w:val="20"/>
        </w:rPr>
        <w:t xml:space="preserve"> </w:t>
      </w:r>
      <w:r w:rsidRPr="00C40890">
        <w:rPr>
          <w:i/>
          <w:sz w:val="20"/>
        </w:rPr>
        <w:t>Seguro</w:t>
      </w:r>
      <w:r w:rsidRPr="00C40890">
        <w:rPr>
          <w:i/>
          <w:spacing w:val="-12"/>
          <w:sz w:val="20"/>
        </w:rPr>
        <w:t xml:space="preserve"> </w:t>
      </w:r>
      <w:r w:rsidRPr="00C40890">
        <w:rPr>
          <w:i/>
          <w:sz w:val="20"/>
        </w:rPr>
        <w:t>Popular</w:t>
      </w:r>
      <w:r w:rsidRPr="00C40890">
        <w:rPr>
          <w:i/>
          <w:spacing w:val="-13"/>
          <w:sz w:val="20"/>
        </w:rPr>
        <w:t xml:space="preserve"> </w:t>
      </w:r>
      <w:r>
        <w:rPr>
          <w:sz w:val="20"/>
        </w:rPr>
        <w:t>intensity</w:t>
      </w:r>
      <w:r>
        <w:rPr>
          <w:spacing w:val="-12"/>
          <w:sz w:val="20"/>
        </w:rPr>
        <w:t xml:space="preserve"> </w:t>
      </w:r>
      <w:r>
        <w:rPr>
          <w:spacing w:val="-2"/>
          <w:sz w:val="20"/>
        </w:rPr>
        <w:lastRenderedPageBreak/>
        <w:t>controls.</w:t>
      </w:r>
    </w:p>
    <w:p w14:paraId="7D00C0AF" w14:textId="77777777" w:rsidR="00C40890" w:rsidRDefault="00C40890" w:rsidP="00C40890">
      <w:pPr>
        <w:tabs>
          <w:tab w:val="left" w:pos="7530"/>
        </w:tabs>
        <w:suppressAutoHyphens/>
        <w:jc w:val="both"/>
        <w:rPr>
          <w:ins w:id="2905" w:author="Editor" w:date="2026-09-11T15:19:00Z"/>
          <w:sz w:val="20"/>
        </w:rPr>
      </w:pPr>
      <w:ins w:id="2906" w:author="Editor" w:date="2026-09-11T15:19:00Z">
        <w:r>
          <w:rPr>
            <w:sz w:val="20"/>
          </w:rPr>
          <w:tab/>
        </w:r>
      </w:ins>
    </w:p>
    <w:p w14:paraId="20ECE3D3" w14:textId="77777777" w:rsidR="00C40890" w:rsidRDefault="00C40890" w:rsidP="00C40890">
      <w:pPr>
        <w:rPr>
          <w:ins w:id="2907" w:author="Editor" w:date="2026-09-11T15:19:00Z"/>
          <w:sz w:val="20"/>
        </w:rPr>
      </w:pPr>
    </w:p>
    <w:p w14:paraId="3AECDF02" w14:textId="77777777" w:rsidR="00D271AA" w:rsidRDefault="00D271AA">
      <w:pPr>
        <w:rPr>
          <w:sz w:val="20"/>
        </w:rPr>
        <w:sectPr w:rsidR="00D271AA">
          <w:type w:val="continuous"/>
          <w:pgSz w:w="12240" w:h="15840"/>
          <w:pgMar w:top="1820" w:right="720" w:bottom="280" w:left="1440" w:header="0" w:footer="0" w:gutter="0"/>
          <w:cols w:space="720"/>
        </w:sectPr>
        <w:pPrChange w:id="2908" w:author="Editor" w:date="2026-09-11T15:19:00Z">
          <w:pPr>
            <w:suppressAutoHyphens/>
            <w:jc w:val="both"/>
          </w:pPr>
        </w:pPrChange>
      </w:pPr>
    </w:p>
    <w:p w14:paraId="2C3422E6" w14:textId="77777777" w:rsidR="006F1B3D" w:rsidRPr="00BA667C" w:rsidRDefault="00191F14" w:rsidP="008C7539">
      <w:pPr>
        <w:pStyle w:val="BodyText"/>
        <w:suppressAutoHyphens/>
        <w:spacing w:before="77" w:line="252" w:lineRule="auto"/>
        <w:ind w:right="718"/>
        <w:jc w:val="both"/>
        <w:rPr>
          <w:b/>
        </w:rPr>
      </w:pPr>
      <w:r>
        <w:rPr>
          <w:b/>
        </w:rPr>
        <w:lastRenderedPageBreak/>
        <w:t>Figure A.6</w:t>
      </w:r>
      <w:r w:rsidR="00BA667C">
        <w:rPr>
          <w:b/>
        </w:rPr>
        <w:t>.</w:t>
      </w:r>
      <w:r>
        <w:rPr>
          <w:b/>
        </w:rPr>
        <w:t xml:space="preserve"> </w:t>
      </w:r>
      <w:r w:rsidRPr="00BA667C">
        <w:rPr>
          <w:b/>
        </w:rPr>
        <w:t xml:space="preserve">Event Study: Stability of the Early-Phase (Intensity 1999) </w:t>
      </w:r>
      <w:del w:id="2909" w:author="Editor" w:date="2026-09-08T18:21:00Z">
        <w:r w:rsidRPr="00BA667C" w:rsidDel="00B50A25">
          <w:rPr>
            <w:b/>
          </w:rPr>
          <w:delText>Coe</w:delText>
        </w:r>
        <w:r w:rsidRPr="00BA667C" w:rsidDel="00B50A25">
          <w:rPr>
            <w:rFonts w:ascii="Arial MT"/>
            <w:b/>
          </w:rPr>
          <w:delText>ffi</w:delText>
        </w:r>
        <w:r w:rsidRPr="00BA667C" w:rsidDel="00B50A25">
          <w:rPr>
            <w:b/>
          </w:rPr>
          <w:delText xml:space="preserve">cient </w:delText>
        </w:r>
      </w:del>
      <w:ins w:id="2910" w:author="Editor" w:date="2026-09-08T18:21:00Z">
        <w:r w:rsidR="00B50A25" w:rsidRPr="00BA667C">
          <w:rPr>
            <w:b/>
          </w:rPr>
          <w:t>Coeff</w:t>
        </w:r>
        <w:r w:rsidR="00B50A25" w:rsidRPr="00BA667C">
          <w:rPr>
            <w:rFonts w:ascii="Arial MT"/>
            <w:b/>
          </w:rPr>
          <w:t>i</w:t>
        </w:r>
        <w:r w:rsidR="00B50A25" w:rsidRPr="00BA667C">
          <w:rPr>
            <w:b/>
          </w:rPr>
          <w:t xml:space="preserve">cient </w:t>
        </w:r>
      </w:ins>
      <w:r w:rsidRPr="00BA667C">
        <w:rPr>
          <w:b/>
        </w:rPr>
        <w:t>to the Choice of Second-Phase Control</w:t>
      </w:r>
    </w:p>
    <w:p w14:paraId="672B9CDB" w14:textId="77777777" w:rsidR="006F1B3D" w:rsidRDefault="006F1B3D" w:rsidP="008C7539">
      <w:pPr>
        <w:pStyle w:val="BodyText"/>
        <w:suppressAutoHyphens/>
        <w:spacing w:before="213"/>
      </w:pPr>
    </w:p>
    <w:p w14:paraId="0F2D6C75" w14:textId="77777777" w:rsidR="006F1B3D" w:rsidRDefault="00956F31" w:rsidP="008C7539">
      <w:pPr>
        <w:suppressAutoHyphens/>
        <w:ind w:left="1226"/>
        <w:rPr>
          <w:rFonts w:ascii="Arial MT"/>
          <w:sz w:val="13"/>
        </w:rPr>
      </w:pPr>
      <w:r>
        <w:rPr>
          <w:rFonts w:ascii="Arial MT"/>
          <w:noProof/>
          <w:sz w:val="13"/>
        </w:rPr>
        <mc:AlternateContent>
          <mc:Choice Requires="wps">
            <w:drawing>
              <wp:anchor distT="0" distB="0" distL="0" distR="0" simplePos="0" relativeHeight="15849984" behindDoc="0" locked="0" layoutInCell="1" allowOverlap="1" wp14:anchorId="43269F52" wp14:editId="3BBAEF52">
                <wp:simplePos x="0" y="0"/>
                <wp:positionH relativeFrom="page">
                  <wp:posOffset>1454150</wp:posOffset>
                </wp:positionH>
                <wp:positionV relativeFrom="paragraph">
                  <wp:posOffset>20955</wp:posOffset>
                </wp:positionV>
                <wp:extent cx="143510" cy="1803400"/>
                <wp:effectExtent l="0" t="0" r="0" b="0"/>
                <wp:wrapNone/>
                <wp:docPr id="597" name="Text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803400"/>
                        </a:xfrm>
                        <a:prstGeom prst="rect">
                          <a:avLst/>
                        </a:prstGeom>
                      </wps:spPr>
                      <wps:txbx>
                        <w:txbxContent>
                          <w:p w14:paraId="498948AF" w14:textId="77777777" w:rsidR="00B74441" w:rsidRDefault="00B74441">
                            <w:pPr>
                              <w:spacing w:before="20"/>
                              <w:ind w:left="20"/>
                              <w:rPr>
                                <w:rFonts w:ascii="Arial MT"/>
                                <w:sz w:val="16"/>
                              </w:rPr>
                            </w:pPr>
                            <w:r>
                              <w:rPr>
                                <w:rFonts w:ascii="Arial MT"/>
                                <w:w w:val="105"/>
                                <w:sz w:val="16"/>
                              </w:rPr>
                              <w:t>Mortality</w:t>
                            </w:r>
                            <w:r>
                              <w:rPr>
                                <w:rFonts w:ascii="Arial MT"/>
                                <w:spacing w:val="-10"/>
                                <w:w w:val="105"/>
                                <w:sz w:val="16"/>
                              </w:rPr>
                              <w:t xml:space="preserve"> </w:t>
                            </w:r>
                            <w:ins w:id="2911" w:author="Editor" w:date="2026-09-11T11:36:00Z">
                              <w:r>
                                <w:rPr>
                                  <w:rFonts w:ascii="Arial MT"/>
                                  <w:w w:val="105"/>
                                  <w:sz w:val="16"/>
                                </w:rPr>
                                <w:t>r</w:t>
                              </w:r>
                            </w:ins>
                            <w:del w:id="2912" w:author="Editor" w:date="2026-09-11T11:36:00Z">
                              <w:r w:rsidDel="00C04516">
                                <w:rPr>
                                  <w:rFonts w:ascii="Arial MT"/>
                                  <w:w w:val="105"/>
                                  <w:sz w:val="16"/>
                                </w:rPr>
                                <w:delText>R</w:delText>
                              </w:r>
                            </w:del>
                            <w:r>
                              <w:rPr>
                                <w:rFonts w:ascii="Arial MT"/>
                                <w:w w:val="105"/>
                                <w:sz w:val="16"/>
                              </w:rPr>
                              <w:t>ate</w:t>
                            </w:r>
                            <w:r>
                              <w:rPr>
                                <w:rFonts w:ascii="Arial MT"/>
                                <w:spacing w:val="-10"/>
                                <w:w w:val="105"/>
                                <w:sz w:val="16"/>
                              </w:rPr>
                              <w:t xml:space="preserve"> </w:t>
                            </w:r>
                            <w:r>
                              <w:rPr>
                                <w:rFonts w:ascii="Arial MT"/>
                                <w:w w:val="105"/>
                                <w:sz w:val="16"/>
                              </w:rPr>
                              <w:t>65+</w:t>
                            </w:r>
                            <w:r>
                              <w:rPr>
                                <w:rFonts w:ascii="Arial MT"/>
                                <w:spacing w:val="-10"/>
                                <w:w w:val="105"/>
                                <w:sz w:val="16"/>
                              </w:rPr>
                              <w:t xml:space="preserve"> </w:t>
                            </w:r>
                            <w:r>
                              <w:rPr>
                                <w:rFonts w:ascii="Arial MT"/>
                                <w:w w:val="105"/>
                                <w:sz w:val="16"/>
                              </w:rPr>
                              <w:t>(per</w:t>
                            </w:r>
                            <w:r>
                              <w:rPr>
                                <w:rFonts w:ascii="Arial MT"/>
                                <w:spacing w:val="-10"/>
                                <w:w w:val="105"/>
                                <w:sz w:val="16"/>
                              </w:rPr>
                              <w:t xml:space="preserve"> </w:t>
                            </w:r>
                            <w:r>
                              <w:rPr>
                                <w:rFonts w:ascii="Arial MT"/>
                                <w:spacing w:val="-2"/>
                                <w:w w:val="105"/>
                                <w:sz w:val="16"/>
                              </w:rPr>
                              <w:t>1,000</w:t>
                            </w:r>
                            <w:ins w:id="2913" w:author="Editor" w:date="2026-09-13T17:39:00Z">
                              <w:r>
                                <w:rPr>
                                  <w:rFonts w:ascii="Arial MT"/>
                                  <w:spacing w:val="-2"/>
                                  <w:w w:val="105"/>
                                  <w:sz w:val="16"/>
                                </w:rPr>
                                <w:t xml:space="preserve"> persons</w:t>
                              </w:r>
                            </w:ins>
                            <w:r>
                              <w:rPr>
                                <w:rFonts w:ascii="Arial MT"/>
                                <w:spacing w:val="-2"/>
                                <w:w w:val="105"/>
                                <w:sz w:val="16"/>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43269F52" id="Textbox 597" o:spid="_x0000_s1219" type="#_x0000_t202" style="position:absolute;left:0;text-align:left;margin-left:114.5pt;margin-top:1.65pt;width:11.3pt;height:142pt;z-index:158499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" filled="f" stroked="f">
                <v:textbox style="layout-flow:vertical;mso-layout-flow-alt:bottom-to-top" inset="0,0,0,0">
                  <w:txbxContent>
                    <w:p w14:paraId="498948AF" w14:textId="77777777" w:rsidR="00B74441" w:rsidRDefault="00B74441">
                      <w:pPr>
                        <w:spacing w:before="20"/>
                        <w:ind w:left="20"/>
                        <w:rPr>
                          <w:rFonts w:ascii="Arial MT"/>
                          <w:sz w:val="16"/>
                        </w:rPr>
                      </w:pPr>
                      <w:r>
                        <w:rPr>
                          <w:rFonts w:ascii="Arial MT"/>
                          <w:w w:val="105"/>
                          <w:sz w:val="16"/>
                        </w:rPr>
                        <w:t>Mortality</w:t>
                      </w:r>
                      <w:r>
                        <w:rPr>
                          <w:rFonts w:ascii="Arial MT"/>
                          <w:spacing w:val="-10"/>
                          <w:w w:val="105"/>
                          <w:sz w:val="16"/>
                        </w:rPr>
                        <w:t xml:space="preserve"> </w:t>
                      </w:r>
                      <w:ins w:id="2914" w:author="Editor" w:date="2026-09-11T11:36:00Z">
                        <w:r>
                          <w:rPr>
                            <w:rFonts w:ascii="Arial MT"/>
                            <w:w w:val="105"/>
                            <w:sz w:val="16"/>
                          </w:rPr>
                          <w:t>r</w:t>
                        </w:r>
                      </w:ins>
                      <w:del w:id="2915" w:author="Editor" w:date="2026-09-11T11:36:00Z">
                        <w:r w:rsidDel="00C04516">
                          <w:rPr>
                            <w:rFonts w:ascii="Arial MT"/>
                            <w:w w:val="105"/>
                            <w:sz w:val="16"/>
                          </w:rPr>
                          <w:delText>R</w:delText>
                        </w:r>
                      </w:del>
                      <w:r>
                        <w:rPr>
                          <w:rFonts w:ascii="Arial MT"/>
                          <w:w w:val="105"/>
                          <w:sz w:val="16"/>
                        </w:rPr>
                        <w:t>ate</w:t>
                      </w:r>
                      <w:r>
                        <w:rPr>
                          <w:rFonts w:ascii="Arial MT"/>
                          <w:spacing w:val="-10"/>
                          <w:w w:val="105"/>
                          <w:sz w:val="16"/>
                        </w:rPr>
                        <w:t xml:space="preserve"> </w:t>
                      </w:r>
                      <w:r>
                        <w:rPr>
                          <w:rFonts w:ascii="Arial MT"/>
                          <w:w w:val="105"/>
                          <w:sz w:val="16"/>
                        </w:rPr>
                        <w:t>65+</w:t>
                      </w:r>
                      <w:r>
                        <w:rPr>
                          <w:rFonts w:ascii="Arial MT"/>
                          <w:spacing w:val="-10"/>
                          <w:w w:val="105"/>
                          <w:sz w:val="16"/>
                        </w:rPr>
                        <w:t xml:space="preserve"> </w:t>
                      </w:r>
                      <w:r>
                        <w:rPr>
                          <w:rFonts w:ascii="Arial MT"/>
                          <w:w w:val="105"/>
                          <w:sz w:val="16"/>
                        </w:rPr>
                        <w:t>(per</w:t>
                      </w:r>
                      <w:r>
                        <w:rPr>
                          <w:rFonts w:ascii="Arial MT"/>
                          <w:spacing w:val="-10"/>
                          <w:w w:val="105"/>
                          <w:sz w:val="16"/>
                        </w:rPr>
                        <w:t xml:space="preserve"> </w:t>
                      </w:r>
                      <w:r>
                        <w:rPr>
                          <w:rFonts w:ascii="Arial MT"/>
                          <w:spacing w:val="-2"/>
                          <w:w w:val="105"/>
                          <w:sz w:val="16"/>
                        </w:rPr>
                        <w:t>1,000</w:t>
                      </w:r>
                      <w:ins w:id="2916" w:author="Editor" w:date="2026-09-13T17:39:00Z">
                        <w:r>
                          <w:rPr>
                            <w:rFonts w:ascii="Arial MT"/>
                            <w:spacing w:val="-2"/>
                            <w:w w:val="105"/>
                            <w:sz w:val="16"/>
                          </w:rPr>
                          <w:t xml:space="preserve"> persons</w:t>
                        </w:r>
                      </w:ins>
                      <w:r>
                        <w:rPr>
                          <w:rFonts w:ascii="Arial MT"/>
                          <w:spacing w:val="-2"/>
                          <w:w w:val="105"/>
                          <w:sz w:val="16"/>
                        </w:rPr>
                        <w:t>)</w:t>
                      </w:r>
                    </w:p>
                  </w:txbxContent>
                </v:textbox>
                <w10:wrap anchorx="page"/>
              </v:shape>
            </w:pict>
          </mc:Fallback>
        </mc:AlternateContent>
      </w:r>
      <w:r w:rsidR="00191F14">
        <w:rPr>
          <w:rFonts w:ascii="Arial MT"/>
          <w:noProof/>
          <w:sz w:val="13"/>
        </w:rPr>
        <w:drawing>
          <wp:anchor distT="0" distB="0" distL="0" distR="0" simplePos="0" relativeHeight="15849472" behindDoc="0" locked="0" layoutInCell="1" allowOverlap="1" wp14:anchorId="23C2900C" wp14:editId="7A1CEFC0">
            <wp:simplePos x="0" y="0"/>
            <wp:positionH relativeFrom="page">
              <wp:posOffset>1808049</wp:posOffset>
            </wp:positionH>
            <wp:positionV relativeFrom="paragraph">
              <wp:posOffset>-65925</wp:posOffset>
            </wp:positionV>
            <wp:extent cx="4499764" cy="2070156"/>
            <wp:effectExtent l="0" t="0" r="0" b="0"/>
            <wp:wrapNone/>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71" cstate="print"/>
                    <a:stretch>
                      <a:fillRect/>
                    </a:stretch>
                  </pic:blipFill>
                  <pic:spPr>
                    <a:xfrm>
                      <a:off x="0" y="0"/>
                      <a:ext cx="4499764" cy="2070156"/>
                    </a:xfrm>
                    <a:prstGeom prst="rect">
                      <a:avLst/>
                    </a:prstGeom>
                  </pic:spPr>
                </pic:pic>
              </a:graphicData>
            </a:graphic>
          </wp:anchor>
        </w:drawing>
      </w:r>
      <w:bookmarkStart w:id="2917" w:name="_bookmark79"/>
      <w:bookmarkEnd w:id="2917"/>
      <w:r w:rsidR="00191F14">
        <w:rPr>
          <w:rFonts w:ascii="Arial MT"/>
          <w:spacing w:val="-5"/>
          <w:sz w:val="13"/>
        </w:rPr>
        <w:t>10</w:t>
      </w:r>
    </w:p>
    <w:p w14:paraId="5CA67162" w14:textId="77777777" w:rsidR="006F1B3D" w:rsidRDefault="006F1B3D" w:rsidP="008C7539">
      <w:pPr>
        <w:pStyle w:val="BodyText"/>
        <w:suppressAutoHyphens/>
        <w:rPr>
          <w:rFonts w:ascii="Arial MT"/>
          <w:sz w:val="13"/>
        </w:rPr>
      </w:pPr>
    </w:p>
    <w:p w14:paraId="7858B53C" w14:textId="77777777" w:rsidR="006F1B3D" w:rsidRDefault="006F1B3D" w:rsidP="008C7539">
      <w:pPr>
        <w:pStyle w:val="BodyText"/>
        <w:suppressAutoHyphens/>
        <w:rPr>
          <w:rFonts w:ascii="Arial MT"/>
          <w:sz w:val="13"/>
        </w:rPr>
      </w:pPr>
    </w:p>
    <w:p w14:paraId="7E2DA991" w14:textId="77777777" w:rsidR="006F1B3D" w:rsidRDefault="006F1B3D" w:rsidP="008C7539">
      <w:pPr>
        <w:pStyle w:val="BodyText"/>
        <w:suppressAutoHyphens/>
        <w:spacing w:before="100"/>
        <w:rPr>
          <w:rFonts w:ascii="Arial MT"/>
          <w:sz w:val="13"/>
        </w:rPr>
      </w:pPr>
    </w:p>
    <w:p w14:paraId="38CF19BC" w14:textId="77777777" w:rsidR="006F1B3D" w:rsidRDefault="00191F14" w:rsidP="008C7539">
      <w:pPr>
        <w:suppressAutoHyphens/>
        <w:ind w:left="1300"/>
        <w:rPr>
          <w:rFonts w:ascii="Arial MT"/>
          <w:sz w:val="13"/>
        </w:rPr>
      </w:pPr>
      <w:r>
        <w:rPr>
          <w:rFonts w:ascii="Arial MT"/>
          <w:spacing w:val="-10"/>
          <w:sz w:val="13"/>
        </w:rPr>
        <w:t>5</w:t>
      </w:r>
    </w:p>
    <w:p w14:paraId="7C1B1716" w14:textId="77777777" w:rsidR="006F1B3D" w:rsidRDefault="006F1B3D" w:rsidP="008C7539">
      <w:pPr>
        <w:pStyle w:val="BodyText"/>
        <w:suppressAutoHyphens/>
        <w:rPr>
          <w:rFonts w:ascii="Arial MT"/>
          <w:sz w:val="13"/>
        </w:rPr>
      </w:pPr>
    </w:p>
    <w:p w14:paraId="3651A65F" w14:textId="77777777" w:rsidR="006F1B3D" w:rsidRDefault="006F1B3D" w:rsidP="008C7539">
      <w:pPr>
        <w:pStyle w:val="BodyText"/>
        <w:suppressAutoHyphens/>
        <w:rPr>
          <w:rFonts w:ascii="Arial MT"/>
          <w:sz w:val="13"/>
        </w:rPr>
      </w:pPr>
    </w:p>
    <w:p w14:paraId="75685C41" w14:textId="77777777" w:rsidR="006F1B3D" w:rsidRDefault="006F1B3D" w:rsidP="008C7539">
      <w:pPr>
        <w:pStyle w:val="BodyText"/>
        <w:suppressAutoHyphens/>
        <w:spacing w:before="101"/>
        <w:rPr>
          <w:rFonts w:ascii="Arial MT"/>
          <w:sz w:val="13"/>
        </w:rPr>
      </w:pPr>
    </w:p>
    <w:p w14:paraId="3FA83056" w14:textId="77777777" w:rsidR="006F1B3D" w:rsidRDefault="00191F14" w:rsidP="008C7539">
      <w:pPr>
        <w:suppressAutoHyphens/>
        <w:ind w:left="1300"/>
        <w:rPr>
          <w:rFonts w:ascii="Arial MT"/>
          <w:sz w:val="13"/>
        </w:rPr>
      </w:pPr>
      <w:r>
        <w:rPr>
          <w:rFonts w:ascii="Arial MT"/>
          <w:spacing w:val="-10"/>
          <w:sz w:val="13"/>
        </w:rPr>
        <w:t>0</w:t>
      </w:r>
    </w:p>
    <w:p w14:paraId="32531D7F" w14:textId="77777777" w:rsidR="006F1B3D" w:rsidRDefault="006F1B3D" w:rsidP="008C7539">
      <w:pPr>
        <w:pStyle w:val="BodyText"/>
        <w:suppressAutoHyphens/>
        <w:rPr>
          <w:rFonts w:ascii="Arial MT"/>
          <w:sz w:val="13"/>
        </w:rPr>
      </w:pPr>
    </w:p>
    <w:p w14:paraId="399F6B34" w14:textId="77777777" w:rsidR="006F1B3D" w:rsidRDefault="006F1B3D" w:rsidP="008C7539">
      <w:pPr>
        <w:pStyle w:val="BodyText"/>
        <w:suppressAutoHyphens/>
        <w:rPr>
          <w:rFonts w:ascii="Arial MT"/>
          <w:sz w:val="13"/>
        </w:rPr>
      </w:pPr>
    </w:p>
    <w:p w14:paraId="33E06A1B" w14:textId="77777777" w:rsidR="006F1B3D" w:rsidRDefault="006F1B3D" w:rsidP="008C7539">
      <w:pPr>
        <w:pStyle w:val="BodyText"/>
        <w:suppressAutoHyphens/>
        <w:spacing w:before="100"/>
        <w:rPr>
          <w:rFonts w:ascii="Arial MT"/>
          <w:sz w:val="13"/>
        </w:rPr>
      </w:pPr>
    </w:p>
    <w:p w14:paraId="43535AD6" w14:textId="77777777" w:rsidR="006F1B3D" w:rsidRDefault="00191F14" w:rsidP="008C7539">
      <w:pPr>
        <w:suppressAutoHyphens/>
        <w:ind w:left="1256"/>
        <w:rPr>
          <w:rFonts w:ascii="Arial MT"/>
          <w:sz w:val="13"/>
        </w:rPr>
      </w:pPr>
      <w:r>
        <w:rPr>
          <w:rFonts w:ascii="Arial MT"/>
          <w:spacing w:val="-2"/>
          <w:sz w:val="13"/>
        </w:rPr>
        <w:t>-</w:t>
      </w:r>
      <w:r>
        <w:rPr>
          <w:rFonts w:ascii="Arial MT"/>
          <w:spacing w:val="-10"/>
          <w:sz w:val="13"/>
        </w:rPr>
        <w:t>5</w:t>
      </w:r>
    </w:p>
    <w:p w14:paraId="6FD09317" w14:textId="77777777" w:rsidR="006F1B3D" w:rsidRDefault="006F1B3D" w:rsidP="008C7539">
      <w:pPr>
        <w:pStyle w:val="BodyText"/>
        <w:suppressAutoHyphens/>
        <w:rPr>
          <w:rFonts w:ascii="Arial MT"/>
          <w:sz w:val="13"/>
        </w:rPr>
      </w:pPr>
    </w:p>
    <w:p w14:paraId="2FA7C0E8" w14:textId="77777777" w:rsidR="006F1B3D" w:rsidRDefault="006F1B3D" w:rsidP="008C7539">
      <w:pPr>
        <w:pStyle w:val="BodyText"/>
        <w:suppressAutoHyphens/>
        <w:rPr>
          <w:rFonts w:ascii="Arial MT"/>
          <w:sz w:val="13"/>
        </w:rPr>
      </w:pPr>
    </w:p>
    <w:p w14:paraId="51A05F52" w14:textId="77777777" w:rsidR="006F1B3D" w:rsidRDefault="006F1B3D" w:rsidP="008C7539">
      <w:pPr>
        <w:pStyle w:val="BodyText"/>
        <w:suppressAutoHyphens/>
        <w:spacing w:before="101"/>
        <w:rPr>
          <w:rFonts w:ascii="Arial MT"/>
          <w:sz w:val="13"/>
        </w:rPr>
      </w:pPr>
    </w:p>
    <w:p w14:paraId="10759ADE" w14:textId="77777777" w:rsidR="006F1B3D" w:rsidRDefault="00191F14" w:rsidP="008C7539">
      <w:pPr>
        <w:suppressAutoHyphens/>
        <w:ind w:left="1182"/>
        <w:rPr>
          <w:rFonts w:ascii="Arial MT"/>
          <w:sz w:val="13"/>
        </w:rPr>
      </w:pPr>
      <w:r>
        <w:rPr>
          <w:rFonts w:ascii="Arial MT"/>
          <w:noProof/>
          <w:sz w:val="13"/>
        </w:rPr>
        <mc:AlternateContent>
          <mc:Choice Requires="wps">
            <w:drawing>
              <wp:anchor distT="0" distB="0" distL="0" distR="0" simplePos="0" relativeHeight="15850496" behindDoc="0" locked="0" layoutInCell="1" allowOverlap="1" wp14:anchorId="10D3630C" wp14:editId="188B896C">
                <wp:simplePos x="0" y="0"/>
                <wp:positionH relativeFrom="page">
                  <wp:posOffset>1860100</wp:posOffset>
                </wp:positionH>
                <wp:positionV relativeFrom="paragraph">
                  <wp:posOffset>277229</wp:posOffset>
                </wp:positionV>
                <wp:extent cx="187325" cy="84455"/>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147C7E66" w14:textId="77777777" w:rsidR="00B74441" w:rsidRDefault="00B74441">
                            <w:pPr>
                              <w:spacing w:line="133" w:lineRule="exact"/>
                              <w:rPr>
                                <w:rFonts w:ascii="Arial MT"/>
                                <w:sz w:val="13"/>
                              </w:rPr>
                            </w:pPr>
                            <w:r>
                              <w:rPr>
                                <w:rFonts w:ascii="Arial MT"/>
                                <w:spacing w:val="-4"/>
                                <w:sz w:val="13"/>
                              </w:rPr>
                              <w:t>1991</w:t>
                            </w:r>
                          </w:p>
                        </w:txbxContent>
                      </wps:txbx>
                      <wps:bodyPr wrap="square" lIns="0" tIns="0" rIns="0" bIns="0" rtlCol="0">
                        <a:noAutofit/>
                      </wps:bodyPr>
                    </wps:wsp>
                  </a:graphicData>
                </a:graphic>
              </wp:anchor>
            </w:drawing>
          </mc:Choice>
          <mc:Fallback>
            <w:pict>
              <v:shape w14:anchorId="10D3630C" id="Textbox 598" o:spid="_x0000_s1220" type="#_x0000_t202" style="position:absolute;left:0;text-align:left;margin-left:146.45pt;margin-top:21.85pt;width:14.75pt;height:6.65pt;rotation:-45;z-index:1585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" filled="f" stroked="f">
                <v:textbox inset="0,0,0,0">
                  <w:txbxContent>
                    <w:p w14:paraId="147C7E66" w14:textId="77777777" w:rsidR="00B74441" w:rsidRDefault="00B74441">
                      <w:pPr>
                        <w:spacing w:line="133" w:lineRule="exact"/>
                        <w:rPr>
                          <w:rFonts w:ascii="Arial MT"/>
                          <w:sz w:val="13"/>
                        </w:rPr>
                      </w:pPr>
                      <w:r>
                        <w:rPr>
                          <w:rFonts w:ascii="Arial MT"/>
                          <w:spacing w:val="-4"/>
                          <w:sz w:val="13"/>
                        </w:rPr>
                        <w:t>1991</w:t>
                      </w:r>
                    </w:p>
                  </w:txbxContent>
                </v:textbox>
                <w10:wrap anchorx="page"/>
              </v:shape>
            </w:pict>
          </mc:Fallback>
        </mc:AlternateContent>
      </w:r>
      <w:r>
        <w:rPr>
          <w:rFonts w:ascii="Arial MT"/>
          <w:noProof/>
          <w:sz w:val="13"/>
        </w:rPr>
        <mc:AlternateContent>
          <mc:Choice Requires="wps">
            <w:drawing>
              <wp:anchor distT="0" distB="0" distL="0" distR="0" simplePos="0" relativeHeight="15851008" behindDoc="0" locked="0" layoutInCell="1" allowOverlap="1" wp14:anchorId="3C23A157" wp14:editId="3DF16DC8">
                <wp:simplePos x="0" y="0"/>
                <wp:positionH relativeFrom="page">
                  <wp:posOffset>2134900</wp:posOffset>
                </wp:positionH>
                <wp:positionV relativeFrom="paragraph">
                  <wp:posOffset>277229</wp:posOffset>
                </wp:positionV>
                <wp:extent cx="187325" cy="84455"/>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1C8CCC2D" w14:textId="77777777" w:rsidR="00B74441" w:rsidRDefault="00B74441">
                            <w:pPr>
                              <w:spacing w:line="133" w:lineRule="exact"/>
                              <w:rPr>
                                <w:rFonts w:ascii="Arial MT"/>
                                <w:sz w:val="13"/>
                              </w:rPr>
                            </w:pPr>
                            <w:r>
                              <w:rPr>
                                <w:rFonts w:ascii="Arial MT"/>
                                <w:spacing w:val="-4"/>
                                <w:sz w:val="13"/>
                              </w:rPr>
                              <w:t>1992</w:t>
                            </w:r>
                          </w:p>
                        </w:txbxContent>
                      </wps:txbx>
                      <wps:bodyPr wrap="square" lIns="0" tIns="0" rIns="0" bIns="0" rtlCol="0">
                        <a:noAutofit/>
                      </wps:bodyPr>
                    </wps:wsp>
                  </a:graphicData>
                </a:graphic>
              </wp:anchor>
            </w:drawing>
          </mc:Choice>
          <mc:Fallback>
            <w:pict>
              <v:shape w14:anchorId="3C23A157" id="Textbox 599" o:spid="_x0000_s1221" type="#_x0000_t202" style="position:absolute;left:0;text-align:left;margin-left:168.1pt;margin-top:21.85pt;width:14.75pt;height:6.65pt;rotation:-45;z-index:1585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" filled="f" stroked="f">
                <v:textbox inset="0,0,0,0">
                  <w:txbxContent>
                    <w:p w14:paraId="1C8CCC2D" w14:textId="77777777" w:rsidR="00B74441" w:rsidRDefault="00B74441">
                      <w:pPr>
                        <w:spacing w:line="133" w:lineRule="exact"/>
                        <w:rPr>
                          <w:rFonts w:ascii="Arial MT"/>
                          <w:sz w:val="13"/>
                        </w:rPr>
                      </w:pPr>
                      <w:r>
                        <w:rPr>
                          <w:rFonts w:ascii="Arial MT"/>
                          <w:spacing w:val="-4"/>
                          <w:sz w:val="13"/>
                        </w:rPr>
                        <w:t>1992</w:t>
                      </w:r>
                    </w:p>
                  </w:txbxContent>
                </v:textbox>
                <w10:wrap anchorx="page"/>
              </v:shape>
            </w:pict>
          </mc:Fallback>
        </mc:AlternateContent>
      </w:r>
      <w:r>
        <w:rPr>
          <w:rFonts w:ascii="Arial MT"/>
          <w:noProof/>
          <w:sz w:val="13"/>
        </w:rPr>
        <mc:AlternateContent>
          <mc:Choice Requires="wps">
            <w:drawing>
              <wp:anchor distT="0" distB="0" distL="0" distR="0" simplePos="0" relativeHeight="15851520" behindDoc="0" locked="0" layoutInCell="1" allowOverlap="1" wp14:anchorId="720D7010" wp14:editId="089110EC">
                <wp:simplePos x="0" y="0"/>
                <wp:positionH relativeFrom="page">
                  <wp:posOffset>2409699</wp:posOffset>
                </wp:positionH>
                <wp:positionV relativeFrom="paragraph">
                  <wp:posOffset>277229</wp:posOffset>
                </wp:positionV>
                <wp:extent cx="187325" cy="84455"/>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668679AC" w14:textId="77777777" w:rsidR="00B74441" w:rsidRDefault="00B74441">
                            <w:pPr>
                              <w:spacing w:line="133" w:lineRule="exact"/>
                              <w:rPr>
                                <w:rFonts w:ascii="Arial MT"/>
                                <w:sz w:val="13"/>
                              </w:rPr>
                            </w:pPr>
                            <w:r>
                              <w:rPr>
                                <w:rFonts w:ascii="Arial MT"/>
                                <w:spacing w:val="-4"/>
                                <w:sz w:val="13"/>
                              </w:rPr>
                              <w:t>1993</w:t>
                            </w:r>
                          </w:p>
                        </w:txbxContent>
                      </wps:txbx>
                      <wps:bodyPr wrap="square" lIns="0" tIns="0" rIns="0" bIns="0" rtlCol="0">
                        <a:noAutofit/>
                      </wps:bodyPr>
                    </wps:wsp>
                  </a:graphicData>
                </a:graphic>
              </wp:anchor>
            </w:drawing>
          </mc:Choice>
          <mc:Fallback>
            <w:pict>
              <v:shape w14:anchorId="720D7010" id="Textbox 600" o:spid="_x0000_s1222" type="#_x0000_t202" style="position:absolute;left:0;text-align:left;margin-left:189.75pt;margin-top:21.85pt;width:14.75pt;height:6.65pt;rotation:-45;z-index:1585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" filled="f" stroked="f">
                <v:textbox inset="0,0,0,0">
                  <w:txbxContent>
                    <w:p w14:paraId="668679AC" w14:textId="77777777" w:rsidR="00B74441" w:rsidRDefault="00B74441">
                      <w:pPr>
                        <w:spacing w:line="133" w:lineRule="exact"/>
                        <w:rPr>
                          <w:rFonts w:ascii="Arial MT"/>
                          <w:sz w:val="13"/>
                        </w:rPr>
                      </w:pPr>
                      <w:r>
                        <w:rPr>
                          <w:rFonts w:ascii="Arial MT"/>
                          <w:spacing w:val="-4"/>
                          <w:sz w:val="13"/>
                        </w:rPr>
                        <w:t>1993</w:t>
                      </w:r>
                    </w:p>
                  </w:txbxContent>
                </v:textbox>
                <w10:wrap anchorx="page"/>
              </v:shape>
            </w:pict>
          </mc:Fallback>
        </mc:AlternateContent>
      </w:r>
      <w:r>
        <w:rPr>
          <w:rFonts w:ascii="Arial MT"/>
          <w:noProof/>
          <w:sz w:val="13"/>
        </w:rPr>
        <mc:AlternateContent>
          <mc:Choice Requires="wps">
            <w:drawing>
              <wp:anchor distT="0" distB="0" distL="0" distR="0" simplePos="0" relativeHeight="15852032" behindDoc="0" locked="0" layoutInCell="1" allowOverlap="1" wp14:anchorId="4042F1FF" wp14:editId="634A8951">
                <wp:simplePos x="0" y="0"/>
                <wp:positionH relativeFrom="page">
                  <wp:posOffset>2684499</wp:posOffset>
                </wp:positionH>
                <wp:positionV relativeFrom="paragraph">
                  <wp:posOffset>277229</wp:posOffset>
                </wp:positionV>
                <wp:extent cx="187325" cy="84455"/>
                <wp:effectExtent l="0" t="0" r="0" b="0"/>
                <wp:wrapNone/>
                <wp:docPr id="601" name="Text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477CC141" w14:textId="77777777" w:rsidR="00B74441" w:rsidRDefault="00B74441">
                            <w:pPr>
                              <w:spacing w:line="133" w:lineRule="exact"/>
                              <w:rPr>
                                <w:rFonts w:ascii="Arial MT"/>
                                <w:sz w:val="13"/>
                              </w:rPr>
                            </w:pPr>
                            <w:r>
                              <w:rPr>
                                <w:rFonts w:ascii="Arial MT"/>
                                <w:spacing w:val="-4"/>
                                <w:sz w:val="13"/>
                              </w:rPr>
                              <w:t>1994</w:t>
                            </w:r>
                          </w:p>
                        </w:txbxContent>
                      </wps:txbx>
                      <wps:bodyPr wrap="square" lIns="0" tIns="0" rIns="0" bIns="0" rtlCol="0">
                        <a:noAutofit/>
                      </wps:bodyPr>
                    </wps:wsp>
                  </a:graphicData>
                </a:graphic>
              </wp:anchor>
            </w:drawing>
          </mc:Choice>
          <mc:Fallback>
            <w:pict>
              <v:shape w14:anchorId="4042F1FF" id="Textbox 601" o:spid="_x0000_s1223" type="#_x0000_t202" style="position:absolute;left:0;text-align:left;margin-left:211.4pt;margin-top:21.85pt;width:14.75pt;height:6.65pt;rotation:-45;z-index:1585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" filled="f" stroked="f">
                <v:textbox inset="0,0,0,0">
                  <w:txbxContent>
                    <w:p w14:paraId="477CC141" w14:textId="77777777" w:rsidR="00B74441" w:rsidRDefault="00B74441">
                      <w:pPr>
                        <w:spacing w:line="133" w:lineRule="exact"/>
                        <w:rPr>
                          <w:rFonts w:ascii="Arial MT"/>
                          <w:sz w:val="13"/>
                        </w:rPr>
                      </w:pPr>
                      <w:r>
                        <w:rPr>
                          <w:rFonts w:ascii="Arial MT"/>
                          <w:spacing w:val="-4"/>
                          <w:sz w:val="13"/>
                        </w:rPr>
                        <w:t>1994</w:t>
                      </w:r>
                    </w:p>
                  </w:txbxContent>
                </v:textbox>
                <w10:wrap anchorx="page"/>
              </v:shape>
            </w:pict>
          </mc:Fallback>
        </mc:AlternateContent>
      </w:r>
      <w:r>
        <w:rPr>
          <w:rFonts w:ascii="Arial MT"/>
          <w:noProof/>
          <w:sz w:val="13"/>
        </w:rPr>
        <mc:AlternateContent>
          <mc:Choice Requires="wps">
            <w:drawing>
              <wp:anchor distT="0" distB="0" distL="0" distR="0" simplePos="0" relativeHeight="15852544" behindDoc="0" locked="0" layoutInCell="1" allowOverlap="1" wp14:anchorId="3D82E5C8" wp14:editId="61B5FF13">
                <wp:simplePos x="0" y="0"/>
                <wp:positionH relativeFrom="page">
                  <wp:posOffset>2959299</wp:posOffset>
                </wp:positionH>
                <wp:positionV relativeFrom="paragraph">
                  <wp:posOffset>277229</wp:posOffset>
                </wp:positionV>
                <wp:extent cx="187325" cy="84455"/>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0A32D507" w14:textId="77777777" w:rsidR="00B74441" w:rsidRDefault="00B74441">
                            <w:pPr>
                              <w:spacing w:line="133" w:lineRule="exact"/>
                              <w:rPr>
                                <w:rFonts w:ascii="Arial MT"/>
                                <w:sz w:val="13"/>
                              </w:rPr>
                            </w:pPr>
                            <w:r>
                              <w:rPr>
                                <w:rFonts w:ascii="Arial MT"/>
                                <w:spacing w:val="-4"/>
                                <w:sz w:val="13"/>
                              </w:rPr>
                              <w:t>1995</w:t>
                            </w:r>
                          </w:p>
                        </w:txbxContent>
                      </wps:txbx>
                      <wps:bodyPr wrap="square" lIns="0" tIns="0" rIns="0" bIns="0" rtlCol="0">
                        <a:noAutofit/>
                      </wps:bodyPr>
                    </wps:wsp>
                  </a:graphicData>
                </a:graphic>
              </wp:anchor>
            </w:drawing>
          </mc:Choice>
          <mc:Fallback>
            <w:pict>
              <v:shape w14:anchorId="3D82E5C8" id="Textbox 602" o:spid="_x0000_s1224" type="#_x0000_t202" style="position:absolute;left:0;text-align:left;margin-left:233pt;margin-top:21.85pt;width:14.75pt;height:6.65pt;rotation:-45;z-index:1585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" filled="f" stroked="f">
                <v:textbox inset="0,0,0,0">
                  <w:txbxContent>
                    <w:p w14:paraId="0A32D507" w14:textId="77777777" w:rsidR="00B74441" w:rsidRDefault="00B74441">
                      <w:pPr>
                        <w:spacing w:line="133" w:lineRule="exact"/>
                        <w:rPr>
                          <w:rFonts w:ascii="Arial MT"/>
                          <w:sz w:val="13"/>
                        </w:rPr>
                      </w:pPr>
                      <w:r>
                        <w:rPr>
                          <w:rFonts w:ascii="Arial MT"/>
                          <w:spacing w:val="-4"/>
                          <w:sz w:val="13"/>
                        </w:rPr>
                        <w:t>1995</w:t>
                      </w:r>
                    </w:p>
                  </w:txbxContent>
                </v:textbox>
                <w10:wrap anchorx="page"/>
              </v:shape>
            </w:pict>
          </mc:Fallback>
        </mc:AlternateContent>
      </w:r>
      <w:r>
        <w:rPr>
          <w:rFonts w:ascii="Arial MT"/>
          <w:noProof/>
          <w:sz w:val="13"/>
        </w:rPr>
        <mc:AlternateContent>
          <mc:Choice Requires="wps">
            <w:drawing>
              <wp:anchor distT="0" distB="0" distL="0" distR="0" simplePos="0" relativeHeight="15853056" behindDoc="0" locked="0" layoutInCell="1" allowOverlap="1" wp14:anchorId="1E075871" wp14:editId="1AD8A70B">
                <wp:simplePos x="0" y="0"/>
                <wp:positionH relativeFrom="page">
                  <wp:posOffset>3234098</wp:posOffset>
                </wp:positionH>
                <wp:positionV relativeFrom="paragraph">
                  <wp:posOffset>277229</wp:posOffset>
                </wp:positionV>
                <wp:extent cx="187325" cy="84455"/>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6E3DA868" w14:textId="77777777" w:rsidR="00B74441" w:rsidRDefault="00B74441">
                            <w:pPr>
                              <w:spacing w:line="133" w:lineRule="exact"/>
                              <w:rPr>
                                <w:rFonts w:ascii="Arial MT"/>
                                <w:sz w:val="13"/>
                              </w:rPr>
                            </w:pPr>
                            <w:r>
                              <w:rPr>
                                <w:rFonts w:ascii="Arial MT"/>
                                <w:spacing w:val="-4"/>
                                <w:sz w:val="13"/>
                              </w:rPr>
                              <w:t>1996</w:t>
                            </w:r>
                          </w:p>
                        </w:txbxContent>
                      </wps:txbx>
                      <wps:bodyPr wrap="square" lIns="0" tIns="0" rIns="0" bIns="0" rtlCol="0">
                        <a:noAutofit/>
                      </wps:bodyPr>
                    </wps:wsp>
                  </a:graphicData>
                </a:graphic>
              </wp:anchor>
            </w:drawing>
          </mc:Choice>
          <mc:Fallback>
            <w:pict>
              <v:shape w14:anchorId="1E075871" id="Textbox 603" o:spid="_x0000_s1225" type="#_x0000_t202" style="position:absolute;left:0;text-align:left;margin-left:254.65pt;margin-top:21.85pt;width:14.75pt;height:6.65pt;rotation:-45;z-index:1585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" filled="f" stroked="f">
                <v:textbox inset="0,0,0,0">
                  <w:txbxContent>
                    <w:p w14:paraId="6E3DA868" w14:textId="77777777" w:rsidR="00B74441" w:rsidRDefault="00B74441">
                      <w:pPr>
                        <w:spacing w:line="133" w:lineRule="exact"/>
                        <w:rPr>
                          <w:rFonts w:ascii="Arial MT"/>
                          <w:sz w:val="13"/>
                        </w:rPr>
                      </w:pPr>
                      <w:r>
                        <w:rPr>
                          <w:rFonts w:ascii="Arial MT"/>
                          <w:spacing w:val="-4"/>
                          <w:sz w:val="13"/>
                        </w:rPr>
                        <w:t>1996</w:t>
                      </w:r>
                    </w:p>
                  </w:txbxContent>
                </v:textbox>
                <w10:wrap anchorx="page"/>
              </v:shape>
            </w:pict>
          </mc:Fallback>
        </mc:AlternateContent>
      </w:r>
      <w:r>
        <w:rPr>
          <w:rFonts w:ascii="Arial MT"/>
          <w:noProof/>
          <w:sz w:val="13"/>
        </w:rPr>
        <mc:AlternateContent>
          <mc:Choice Requires="wps">
            <w:drawing>
              <wp:anchor distT="0" distB="0" distL="0" distR="0" simplePos="0" relativeHeight="15853568" behindDoc="0" locked="0" layoutInCell="1" allowOverlap="1" wp14:anchorId="048D091F" wp14:editId="31A39F9D">
                <wp:simplePos x="0" y="0"/>
                <wp:positionH relativeFrom="page">
                  <wp:posOffset>3508898</wp:posOffset>
                </wp:positionH>
                <wp:positionV relativeFrom="paragraph">
                  <wp:posOffset>277229</wp:posOffset>
                </wp:positionV>
                <wp:extent cx="187325" cy="84455"/>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1DCA823B" w14:textId="77777777" w:rsidR="00B74441" w:rsidRDefault="00B74441">
                            <w:pPr>
                              <w:spacing w:line="133" w:lineRule="exact"/>
                              <w:rPr>
                                <w:rFonts w:ascii="Arial MT"/>
                                <w:sz w:val="13"/>
                              </w:rPr>
                            </w:pPr>
                            <w:r>
                              <w:rPr>
                                <w:rFonts w:ascii="Arial MT"/>
                                <w:spacing w:val="-4"/>
                                <w:sz w:val="13"/>
                              </w:rPr>
                              <w:t>1997</w:t>
                            </w:r>
                          </w:p>
                        </w:txbxContent>
                      </wps:txbx>
                      <wps:bodyPr wrap="square" lIns="0" tIns="0" rIns="0" bIns="0" rtlCol="0">
                        <a:noAutofit/>
                      </wps:bodyPr>
                    </wps:wsp>
                  </a:graphicData>
                </a:graphic>
              </wp:anchor>
            </w:drawing>
          </mc:Choice>
          <mc:Fallback>
            <w:pict>
              <v:shape w14:anchorId="048D091F" id="Textbox 604" o:spid="_x0000_s1226" type="#_x0000_t202" style="position:absolute;left:0;text-align:left;margin-left:276.3pt;margin-top:21.85pt;width:14.75pt;height:6.65pt;rotation:-45;z-index:1585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" filled="f" stroked="f">
                <v:textbox inset="0,0,0,0">
                  <w:txbxContent>
                    <w:p w14:paraId="1DCA823B" w14:textId="77777777" w:rsidR="00B74441" w:rsidRDefault="00B74441">
                      <w:pPr>
                        <w:spacing w:line="133" w:lineRule="exact"/>
                        <w:rPr>
                          <w:rFonts w:ascii="Arial MT"/>
                          <w:sz w:val="13"/>
                        </w:rPr>
                      </w:pPr>
                      <w:r>
                        <w:rPr>
                          <w:rFonts w:ascii="Arial MT"/>
                          <w:spacing w:val="-4"/>
                          <w:sz w:val="13"/>
                        </w:rPr>
                        <w:t>1997</w:t>
                      </w:r>
                    </w:p>
                  </w:txbxContent>
                </v:textbox>
                <w10:wrap anchorx="page"/>
              </v:shape>
            </w:pict>
          </mc:Fallback>
        </mc:AlternateContent>
      </w:r>
      <w:r>
        <w:rPr>
          <w:rFonts w:ascii="Arial MT"/>
          <w:noProof/>
          <w:sz w:val="13"/>
        </w:rPr>
        <mc:AlternateContent>
          <mc:Choice Requires="wps">
            <w:drawing>
              <wp:anchor distT="0" distB="0" distL="0" distR="0" simplePos="0" relativeHeight="15854080" behindDoc="0" locked="0" layoutInCell="1" allowOverlap="1" wp14:anchorId="6D2F0A19" wp14:editId="40A34689">
                <wp:simplePos x="0" y="0"/>
                <wp:positionH relativeFrom="page">
                  <wp:posOffset>3783697</wp:posOffset>
                </wp:positionH>
                <wp:positionV relativeFrom="paragraph">
                  <wp:posOffset>277229</wp:posOffset>
                </wp:positionV>
                <wp:extent cx="187325" cy="84455"/>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0A4D7B3D" w14:textId="77777777" w:rsidR="00B74441" w:rsidRDefault="00B74441">
                            <w:pPr>
                              <w:spacing w:line="133" w:lineRule="exact"/>
                              <w:rPr>
                                <w:rFonts w:ascii="Arial MT"/>
                                <w:sz w:val="13"/>
                              </w:rPr>
                            </w:pPr>
                            <w:r>
                              <w:rPr>
                                <w:rFonts w:ascii="Arial MT"/>
                                <w:spacing w:val="-4"/>
                                <w:sz w:val="13"/>
                              </w:rPr>
                              <w:t>1998</w:t>
                            </w:r>
                          </w:p>
                        </w:txbxContent>
                      </wps:txbx>
                      <wps:bodyPr wrap="square" lIns="0" tIns="0" rIns="0" bIns="0" rtlCol="0">
                        <a:noAutofit/>
                      </wps:bodyPr>
                    </wps:wsp>
                  </a:graphicData>
                </a:graphic>
              </wp:anchor>
            </w:drawing>
          </mc:Choice>
          <mc:Fallback>
            <w:pict>
              <v:shape w14:anchorId="6D2F0A19" id="Textbox 605" o:spid="_x0000_s1227" type="#_x0000_t202" style="position:absolute;left:0;text-align:left;margin-left:297.95pt;margin-top:21.85pt;width:14.75pt;height:6.65pt;rotation:-45;z-index:1585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" filled="f" stroked="f">
                <v:textbox inset="0,0,0,0">
                  <w:txbxContent>
                    <w:p w14:paraId="0A4D7B3D" w14:textId="77777777" w:rsidR="00B74441" w:rsidRDefault="00B74441">
                      <w:pPr>
                        <w:spacing w:line="133" w:lineRule="exact"/>
                        <w:rPr>
                          <w:rFonts w:ascii="Arial MT"/>
                          <w:sz w:val="13"/>
                        </w:rPr>
                      </w:pPr>
                      <w:r>
                        <w:rPr>
                          <w:rFonts w:ascii="Arial MT"/>
                          <w:spacing w:val="-4"/>
                          <w:sz w:val="13"/>
                        </w:rPr>
                        <w:t>1998</w:t>
                      </w:r>
                    </w:p>
                  </w:txbxContent>
                </v:textbox>
                <w10:wrap anchorx="page"/>
              </v:shape>
            </w:pict>
          </mc:Fallback>
        </mc:AlternateContent>
      </w:r>
      <w:r>
        <w:rPr>
          <w:rFonts w:ascii="Arial MT"/>
          <w:noProof/>
          <w:sz w:val="13"/>
        </w:rPr>
        <mc:AlternateContent>
          <mc:Choice Requires="wps">
            <w:drawing>
              <wp:anchor distT="0" distB="0" distL="0" distR="0" simplePos="0" relativeHeight="15854592" behindDoc="0" locked="0" layoutInCell="1" allowOverlap="1" wp14:anchorId="52D5CD82" wp14:editId="6F39E8F6">
                <wp:simplePos x="0" y="0"/>
                <wp:positionH relativeFrom="page">
                  <wp:posOffset>4058497</wp:posOffset>
                </wp:positionH>
                <wp:positionV relativeFrom="paragraph">
                  <wp:posOffset>277229</wp:posOffset>
                </wp:positionV>
                <wp:extent cx="187325" cy="84455"/>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42660D13" w14:textId="77777777" w:rsidR="00B74441" w:rsidRDefault="00B74441">
                            <w:pPr>
                              <w:spacing w:line="133" w:lineRule="exact"/>
                              <w:rPr>
                                <w:rFonts w:ascii="Arial MT"/>
                                <w:sz w:val="13"/>
                              </w:rPr>
                            </w:pPr>
                            <w:r>
                              <w:rPr>
                                <w:rFonts w:ascii="Arial MT"/>
                                <w:spacing w:val="-4"/>
                                <w:sz w:val="13"/>
                              </w:rPr>
                              <w:t>1999</w:t>
                            </w:r>
                          </w:p>
                        </w:txbxContent>
                      </wps:txbx>
                      <wps:bodyPr wrap="square" lIns="0" tIns="0" rIns="0" bIns="0" rtlCol="0">
                        <a:noAutofit/>
                      </wps:bodyPr>
                    </wps:wsp>
                  </a:graphicData>
                </a:graphic>
              </wp:anchor>
            </w:drawing>
          </mc:Choice>
          <mc:Fallback>
            <w:pict>
              <v:shape w14:anchorId="52D5CD82" id="Textbox 606" o:spid="_x0000_s1228" type="#_x0000_t202" style="position:absolute;left:0;text-align:left;margin-left:319.55pt;margin-top:21.85pt;width:14.75pt;height:6.65pt;rotation:-45;z-index:1585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" filled="f" stroked="f">
                <v:textbox inset="0,0,0,0">
                  <w:txbxContent>
                    <w:p w14:paraId="42660D13" w14:textId="77777777" w:rsidR="00B74441" w:rsidRDefault="00B74441">
                      <w:pPr>
                        <w:spacing w:line="133" w:lineRule="exact"/>
                        <w:rPr>
                          <w:rFonts w:ascii="Arial MT"/>
                          <w:sz w:val="13"/>
                        </w:rPr>
                      </w:pPr>
                      <w:r>
                        <w:rPr>
                          <w:rFonts w:ascii="Arial MT"/>
                          <w:spacing w:val="-4"/>
                          <w:sz w:val="13"/>
                        </w:rPr>
                        <w:t>1999</w:t>
                      </w:r>
                    </w:p>
                  </w:txbxContent>
                </v:textbox>
                <w10:wrap anchorx="page"/>
              </v:shape>
            </w:pict>
          </mc:Fallback>
        </mc:AlternateContent>
      </w:r>
      <w:r>
        <w:rPr>
          <w:rFonts w:ascii="Arial MT"/>
          <w:noProof/>
          <w:sz w:val="13"/>
        </w:rPr>
        <mc:AlternateContent>
          <mc:Choice Requires="wps">
            <w:drawing>
              <wp:anchor distT="0" distB="0" distL="0" distR="0" simplePos="0" relativeHeight="15855104" behindDoc="0" locked="0" layoutInCell="1" allowOverlap="1" wp14:anchorId="1BAB256C" wp14:editId="0FC7640C">
                <wp:simplePos x="0" y="0"/>
                <wp:positionH relativeFrom="page">
                  <wp:posOffset>4333454</wp:posOffset>
                </wp:positionH>
                <wp:positionV relativeFrom="paragraph">
                  <wp:posOffset>277229</wp:posOffset>
                </wp:positionV>
                <wp:extent cx="187325" cy="84455"/>
                <wp:effectExtent l="0" t="0" r="0" b="0"/>
                <wp:wrapNone/>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6E7E46A9" w14:textId="77777777" w:rsidR="00B74441" w:rsidRDefault="00B74441">
                            <w:pPr>
                              <w:spacing w:line="133" w:lineRule="exact"/>
                              <w:rPr>
                                <w:rFonts w:ascii="Arial MT"/>
                                <w:sz w:val="13"/>
                              </w:rPr>
                            </w:pPr>
                            <w:r>
                              <w:rPr>
                                <w:rFonts w:ascii="Arial MT"/>
                                <w:spacing w:val="-4"/>
                                <w:sz w:val="13"/>
                              </w:rPr>
                              <w:t>2000</w:t>
                            </w:r>
                          </w:p>
                        </w:txbxContent>
                      </wps:txbx>
                      <wps:bodyPr wrap="square" lIns="0" tIns="0" rIns="0" bIns="0" rtlCol="0">
                        <a:noAutofit/>
                      </wps:bodyPr>
                    </wps:wsp>
                  </a:graphicData>
                </a:graphic>
              </wp:anchor>
            </w:drawing>
          </mc:Choice>
          <mc:Fallback>
            <w:pict>
              <v:shape w14:anchorId="1BAB256C" id="Textbox 607" o:spid="_x0000_s1229" type="#_x0000_t202" style="position:absolute;left:0;text-align:left;margin-left:341.2pt;margin-top:21.85pt;width:14.75pt;height:6.65pt;rotation:-45;z-index:1585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" filled="f" stroked="f">
                <v:textbox inset="0,0,0,0">
                  <w:txbxContent>
                    <w:p w14:paraId="6E7E46A9" w14:textId="77777777" w:rsidR="00B74441" w:rsidRDefault="00B74441">
                      <w:pPr>
                        <w:spacing w:line="133" w:lineRule="exact"/>
                        <w:rPr>
                          <w:rFonts w:ascii="Arial MT"/>
                          <w:sz w:val="13"/>
                        </w:rPr>
                      </w:pPr>
                      <w:r>
                        <w:rPr>
                          <w:rFonts w:ascii="Arial MT"/>
                          <w:spacing w:val="-4"/>
                          <w:sz w:val="13"/>
                        </w:rPr>
                        <w:t>2000</w:t>
                      </w:r>
                    </w:p>
                  </w:txbxContent>
                </v:textbox>
                <w10:wrap anchorx="page"/>
              </v:shape>
            </w:pict>
          </mc:Fallback>
        </mc:AlternateContent>
      </w:r>
      <w:r>
        <w:rPr>
          <w:rFonts w:ascii="Arial MT"/>
          <w:noProof/>
          <w:sz w:val="13"/>
        </w:rPr>
        <mc:AlternateContent>
          <mc:Choice Requires="wps">
            <w:drawing>
              <wp:anchor distT="0" distB="0" distL="0" distR="0" simplePos="0" relativeHeight="15855616" behindDoc="0" locked="0" layoutInCell="1" allowOverlap="1" wp14:anchorId="6F55E298" wp14:editId="4CE2D0F0">
                <wp:simplePos x="0" y="0"/>
                <wp:positionH relativeFrom="page">
                  <wp:posOffset>4608254</wp:posOffset>
                </wp:positionH>
                <wp:positionV relativeFrom="paragraph">
                  <wp:posOffset>277229</wp:posOffset>
                </wp:positionV>
                <wp:extent cx="187325" cy="84455"/>
                <wp:effectExtent l="0" t="0" r="0" b="0"/>
                <wp:wrapNone/>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5D7F98F7" w14:textId="77777777" w:rsidR="00B74441" w:rsidRDefault="00B74441">
                            <w:pPr>
                              <w:spacing w:line="133" w:lineRule="exact"/>
                              <w:rPr>
                                <w:rFonts w:ascii="Arial MT"/>
                                <w:sz w:val="13"/>
                              </w:rPr>
                            </w:pPr>
                            <w:r>
                              <w:rPr>
                                <w:rFonts w:ascii="Arial MT"/>
                                <w:spacing w:val="-4"/>
                                <w:sz w:val="13"/>
                              </w:rPr>
                              <w:t>2001</w:t>
                            </w:r>
                          </w:p>
                        </w:txbxContent>
                      </wps:txbx>
                      <wps:bodyPr wrap="square" lIns="0" tIns="0" rIns="0" bIns="0" rtlCol="0">
                        <a:noAutofit/>
                      </wps:bodyPr>
                    </wps:wsp>
                  </a:graphicData>
                </a:graphic>
              </wp:anchor>
            </w:drawing>
          </mc:Choice>
          <mc:Fallback>
            <w:pict>
              <v:shape w14:anchorId="6F55E298" id="Textbox 608" o:spid="_x0000_s1230" type="#_x0000_t202" style="position:absolute;left:0;text-align:left;margin-left:362.85pt;margin-top:21.85pt;width:14.75pt;height:6.65pt;rotation:-45;z-index:1585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" filled="f" stroked="f">
                <v:textbox inset="0,0,0,0">
                  <w:txbxContent>
                    <w:p w14:paraId="5D7F98F7" w14:textId="77777777" w:rsidR="00B74441" w:rsidRDefault="00B74441">
                      <w:pPr>
                        <w:spacing w:line="133" w:lineRule="exact"/>
                        <w:rPr>
                          <w:rFonts w:ascii="Arial MT"/>
                          <w:sz w:val="13"/>
                        </w:rPr>
                      </w:pPr>
                      <w:r>
                        <w:rPr>
                          <w:rFonts w:ascii="Arial MT"/>
                          <w:spacing w:val="-4"/>
                          <w:sz w:val="13"/>
                        </w:rPr>
                        <w:t>2001</w:t>
                      </w:r>
                    </w:p>
                  </w:txbxContent>
                </v:textbox>
                <w10:wrap anchorx="page"/>
              </v:shape>
            </w:pict>
          </mc:Fallback>
        </mc:AlternateContent>
      </w:r>
      <w:r>
        <w:rPr>
          <w:rFonts w:ascii="Arial MT"/>
          <w:noProof/>
          <w:sz w:val="13"/>
        </w:rPr>
        <mc:AlternateContent>
          <mc:Choice Requires="wps">
            <w:drawing>
              <wp:anchor distT="0" distB="0" distL="0" distR="0" simplePos="0" relativeHeight="15856128" behindDoc="0" locked="0" layoutInCell="1" allowOverlap="1" wp14:anchorId="34765A6F" wp14:editId="3B782699">
                <wp:simplePos x="0" y="0"/>
                <wp:positionH relativeFrom="page">
                  <wp:posOffset>4883054</wp:posOffset>
                </wp:positionH>
                <wp:positionV relativeFrom="paragraph">
                  <wp:posOffset>277229</wp:posOffset>
                </wp:positionV>
                <wp:extent cx="187325" cy="84455"/>
                <wp:effectExtent l="0" t="0" r="0" b="0"/>
                <wp:wrapNone/>
                <wp:docPr id="609" name="Textbox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69A1FA9F" w14:textId="77777777" w:rsidR="00B74441" w:rsidRDefault="00B74441">
                            <w:pPr>
                              <w:spacing w:line="133" w:lineRule="exact"/>
                              <w:rPr>
                                <w:rFonts w:ascii="Arial MT"/>
                                <w:sz w:val="13"/>
                              </w:rPr>
                            </w:pPr>
                            <w:r>
                              <w:rPr>
                                <w:rFonts w:ascii="Arial MT"/>
                                <w:spacing w:val="-4"/>
                                <w:sz w:val="13"/>
                              </w:rPr>
                              <w:t>2002</w:t>
                            </w:r>
                          </w:p>
                        </w:txbxContent>
                      </wps:txbx>
                      <wps:bodyPr wrap="square" lIns="0" tIns="0" rIns="0" bIns="0" rtlCol="0">
                        <a:noAutofit/>
                      </wps:bodyPr>
                    </wps:wsp>
                  </a:graphicData>
                </a:graphic>
              </wp:anchor>
            </w:drawing>
          </mc:Choice>
          <mc:Fallback>
            <w:pict>
              <v:shape w14:anchorId="34765A6F" id="Textbox 609" o:spid="_x0000_s1231" type="#_x0000_t202" style="position:absolute;left:0;text-align:left;margin-left:384.5pt;margin-top:21.85pt;width:14.75pt;height:6.65pt;rotation:-45;z-index:1585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" filled="f" stroked="f">
                <v:textbox inset="0,0,0,0">
                  <w:txbxContent>
                    <w:p w14:paraId="69A1FA9F" w14:textId="77777777" w:rsidR="00B74441" w:rsidRDefault="00B74441">
                      <w:pPr>
                        <w:spacing w:line="133" w:lineRule="exact"/>
                        <w:rPr>
                          <w:rFonts w:ascii="Arial MT"/>
                          <w:sz w:val="13"/>
                        </w:rPr>
                      </w:pPr>
                      <w:r>
                        <w:rPr>
                          <w:rFonts w:ascii="Arial MT"/>
                          <w:spacing w:val="-4"/>
                          <w:sz w:val="13"/>
                        </w:rPr>
                        <w:t>2002</w:t>
                      </w:r>
                    </w:p>
                  </w:txbxContent>
                </v:textbox>
                <w10:wrap anchorx="page"/>
              </v:shape>
            </w:pict>
          </mc:Fallback>
        </mc:AlternateContent>
      </w:r>
      <w:r>
        <w:rPr>
          <w:rFonts w:ascii="Arial MT"/>
          <w:noProof/>
          <w:sz w:val="13"/>
        </w:rPr>
        <mc:AlternateContent>
          <mc:Choice Requires="wps">
            <w:drawing>
              <wp:anchor distT="0" distB="0" distL="0" distR="0" simplePos="0" relativeHeight="15856640" behindDoc="0" locked="0" layoutInCell="1" allowOverlap="1" wp14:anchorId="0B6D7FFF" wp14:editId="02D406E6">
                <wp:simplePos x="0" y="0"/>
                <wp:positionH relativeFrom="page">
                  <wp:posOffset>5157853</wp:posOffset>
                </wp:positionH>
                <wp:positionV relativeFrom="paragraph">
                  <wp:posOffset>277229</wp:posOffset>
                </wp:positionV>
                <wp:extent cx="187325" cy="84455"/>
                <wp:effectExtent l="0" t="0" r="0" b="0"/>
                <wp:wrapNone/>
                <wp:docPr id="610" name="Text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75BE95CA" w14:textId="77777777" w:rsidR="00B74441" w:rsidRDefault="00B74441">
                            <w:pPr>
                              <w:spacing w:line="133" w:lineRule="exact"/>
                              <w:rPr>
                                <w:rFonts w:ascii="Arial MT"/>
                                <w:sz w:val="13"/>
                              </w:rPr>
                            </w:pPr>
                            <w:r>
                              <w:rPr>
                                <w:rFonts w:ascii="Arial MT"/>
                                <w:spacing w:val="-4"/>
                                <w:sz w:val="13"/>
                              </w:rPr>
                              <w:t>2003</w:t>
                            </w:r>
                          </w:p>
                        </w:txbxContent>
                      </wps:txbx>
                      <wps:bodyPr wrap="square" lIns="0" tIns="0" rIns="0" bIns="0" rtlCol="0">
                        <a:noAutofit/>
                      </wps:bodyPr>
                    </wps:wsp>
                  </a:graphicData>
                </a:graphic>
              </wp:anchor>
            </w:drawing>
          </mc:Choice>
          <mc:Fallback>
            <w:pict>
              <v:shape w14:anchorId="0B6D7FFF" id="Textbox 610" o:spid="_x0000_s1232" type="#_x0000_t202" style="position:absolute;left:0;text-align:left;margin-left:406.15pt;margin-top:21.85pt;width:14.75pt;height:6.65pt;rotation:-45;z-index:1585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" filled="f" stroked="f">
                <v:textbox inset="0,0,0,0">
                  <w:txbxContent>
                    <w:p w14:paraId="75BE95CA" w14:textId="77777777" w:rsidR="00B74441" w:rsidRDefault="00B74441">
                      <w:pPr>
                        <w:spacing w:line="133" w:lineRule="exact"/>
                        <w:rPr>
                          <w:rFonts w:ascii="Arial MT"/>
                          <w:sz w:val="13"/>
                        </w:rPr>
                      </w:pPr>
                      <w:r>
                        <w:rPr>
                          <w:rFonts w:ascii="Arial MT"/>
                          <w:spacing w:val="-4"/>
                          <w:sz w:val="13"/>
                        </w:rPr>
                        <w:t>2003</w:t>
                      </w:r>
                    </w:p>
                  </w:txbxContent>
                </v:textbox>
                <w10:wrap anchorx="page"/>
              </v:shape>
            </w:pict>
          </mc:Fallback>
        </mc:AlternateContent>
      </w:r>
      <w:r>
        <w:rPr>
          <w:rFonts w:ascii="Arial MT"/>
          <w:noProof/>
          <w:sz w:val="13"/>
        </w:rPr>
        <mc:AlternateContent>
          <mc:Choice Requires="wps">
            <w:drawing>
              <wp:anchor distT="0" distB="0" distL="0" distR="0" simplePos="0" relativeHeight="15857152" behindDoc="0" locked="0" layoutInCell="1" allowOverlap="1" wp14:anchorId="1B194DF2" wp14:editId="34CFECB9">
                <wp:simplePos x="0" y="0"/>
                <wp:positionH relativeFrom="page">
                  <wp:posOffset>5432653</wp:posOffset>
                </wp:positionH>
                <wp:positionV relativeFrom="paragraph">
                  <wp:posOffset>277229</wp:posOffset>
                </wp:positionV>
                <wp:extent cx="187325" cy="84455"/>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355ED574" w14:textId="77777777" w:rsidR="00B74441" w:rsidRDefault="00B74441">
                            <w:pPr>
                              <w:spacing w:line="133" w:lineRule="exact"/>
                              <w:rPr>
                                <w:rFonts w:ascii="Arial MT"/>
                                <w:sz w:val="13"/>
                              </w:rPr>
                            </w:pPr>
                            <w:r>
                              <w:rPr>
                                <w:rFonts w:ascii="Arial MT"/>
                                <w:spacing w:val="-4"/>
                                <w:sz w:val="13"/>
                              </w:rPr>
                              <w:t>2004</w:t>
                            </w:r>
                          </w:p>
                        </w:txbxContent>
                      </wps:txbx>
                      <wps:bodyPr wrap="square" lIns="0" tIns="0" rIns="0" bIns="0" rtlCol="0">
                        <a:noAutofit/>
                      </wps:bodyPr>
                    </wps:wsp>
                  </a:graphicData>
                </a:graphic>
              </wp:anchor>
            </w:drawing>
          </mc:Choice>
          <mc:Fallback>
            <w:pict>
              <v:shape w14:anchorId="1B194DF2" id="Textbox 611" o:spid="_x0000_s1233" type="#_x0000_t202" style="position:absolute;left:0;text-align:left;margin-left:427.75pt;margin-top:21.85pt;width:14.75pt;height:6.65pt;rotation:-45;z-index:1585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" filled="f" stroked="f">
                <v:textbox inset="0,0,0,0">
                  <w:txbxContent>
                    <w:p w14:paraId="355ED574" w14:textId="77777777" w:rsidR="00B74441" w:rsidRDefault="00B74441">
                      <w:pPr>
                        <w:spacing w:line="133" w:lineRule="exact"/>
                        <w:rPr>
                          <w:rFonts w:ascii="Arial MT"/>
                          <w:sz w:val="13"/>
                        </w:rPr>
                      </w:pPr>
                      <w:r>
                        <w:rPr>
                          <w:rFonts w:ascii="Arial MT"/>
                          <w:spacing w:val="-4"/>
                          <w:sz w:val="13"/>
                        </w:rPr>
                        <w:t>2004</w:t>
                      </w:r>
                    </w:p>
                  </w:txbxContent>
                </v:textbox>
                <w10:wrap anchorx="page"/>
              </v:shape>
            </w:pict>
          </mc:Fallback>
        </mc:AlternateContent>
      </w:r>
      <w:r>
        <w:rPr>
          <w:rFonts w:ascii="Arial MT"/>
          <w:noProof/>
          <w:sz w:val="13"/>
        </w:rPr>
        <mc:AlternateContent>
          <mc:Choice Requires="wps">
            <w:drawing>
              <wp:anchor distT="0" distB="0" distL="0" distR="0" simplePos="0" relativeHeight="15857664" behindDoc="0" locked="0" layoutInCell="1" allowOverlap="1" wp14:anchorId="27B93B57" wp14:editId="0826530C">
                <wp:simplePos x="0" y="0"/>
                <wp:positionH relativeFrom="page">
                  <wp:posOffset>5707452</wp:posOffset>
                </wp:positionH>
                <wp:positionV relativeFrom="paragraph">
                  <wp:posOffset>277229</wp:posOffset>
                </wp:positionV>
                <wp:extent cx="187325" cy="84455"/>
                <wp:effectExtent l="0" t="0" r="0" b="0"/>
                <wp:wrapNone/>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45A951BF" w14:textId="77777777" w:rsidR="00B74441" w:rsidRDefault="00B74441">
                            <w:pPr>
                              <w:spacing w:line="133" w:lineRule="exact"/>
                              <w:rPr>
                                <w:rFonts w:ascii="Arial MT"/>
                                <w:sz w:val="13"/>
                              </w:rPr>
                            </w:pPr>
                            <w:r>
                              <w:rPr>
                                <w:rFonts w:ascii="Arial MT"/>
                                <w:spacing w:val="-4"/>
                                <w:sz w:val="13"/>
                              </w:rPr>
                              <w:t>2005</w:t>
                            </w:r>
                          </w:p>
                        </w:txbxContent>
                      </wps:txbx>
                      <wps:bodyPr wrap="square" lIns="0" tIns="0" rIns="0" bIns="0" rtlCol="0">
                        <a:noAutofit/>
                      </wps:bodyPr>
                    </wps:wsp>
                  </a:graphicData>
                </a:graphic>
              </wp:anchor>
            </w:drawing>
          </mc:Choice>
          <mc:Fallback>
            <w:pict>
              <v:shape w14:anchorId="27B93B57" id="Textbox 612" o:spid="_x0000_s1234" type="#_x0000_t202" style="position:absolute;left:0;text-align:left;margin-left:449.4pt;margin-top:21.85pt;width:14.75pt;height:6.65pt;rotation:-45;z-index:1585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" filled="f" stroked="f">
                <v:textbox inset="0,0,0,0">
                  <w:txbxContent>
                    <w:p w14:paraId="45A951BF" w14:textId="77777777" w:rsidR="00B74441" w:rsidRDefault="00B74441">
                      <w:pPr>
                        <w:spacing w:line="133" w:lineRule="exact"/>
                        <w:rPr>
                          <w:rFonts w:ascii="Arial MT"/>
                          <w:sz w:val="13"/>
                        </w:rPr>
                      </w:pPr>
                      <w:r>
                        <w:rPr>
                          <w:rFonts w:ascii="Arial MT"/>
                          <w:spacing w:val="-4"/>
                          <w:sz w:val="13"/>
                        </w:rPr>
                        <w:t>2005</w:t>
                      </w:r>
                    </w:p>
                  </w:txbxContent>
                </v:textbox>
                <w10:wrap anchorx="page"/>
              </v:shape>
            </w:pict>
          </mc:Fallback>
        </mc:AlternateContent>
      </w:r>
      <w:r>
        <w:rPr>
          <w:rFonts w:ascii="Arial MT"/>
          <w:noProof/>
          <w:sz w:val="13"/>
        </w:rPr>
        <mc:AlternateContent>
          <mc:Choice Requires="wps">
            <w:drawing>
              <wp:anchor distT="0" distB="0" distL="0" distR="0" simplePos="0" relativeHeight="15858176" behindDoc="0" locked="0" layoutInCell="1" allowOverlap="1" wp14:anchorId="414CB00D" wp14:editId="360AC182">
                <wp:simplePos x="0" y="0"/>
                <wp:positionH relativeFrom="page">
                  <wp:posOffset>5982252</wp:posOffset>
                </wp:positionH>
                <wp:positionV relativeFrom="paragraph">
                  <wp:posOffset>277229</wp:posOffset>
                </wp:positionV>
                <wp:extent cx="187325" cy="84455"/>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87325" cy="84455"/>
                        </a:xfrm>
                        <a:prstGeom prst="rect">
                          <a:avLst/>
                        </a:prstGeom>
                      </wps:spPr>
                      <wps:txbx>
                        <w:txbxContent>
                          <w:p w14:paraId="42DCF09D" w14:textId="77777777" w:rsidR="00B74441" w:rsidRDefault="00B74441">
                            <w:pPr>
                              <w:spacing w:line="133" w:lineRule="exact"/>
                              <w:rPr>
                                <w:rFonts w:ascii="Arial MT"/>
                                <w:sz w:val="13"/>
                              </w:rPr>
                            </w:pPr>
                            <w:r>
                              <w:rPr>
                                <w:rFonts w:ascii="Arial MT"/>
                                <w:spacing w:val="-4"/>
                                <w:sz w:val="13"/>
                              </w:rPr>
                              <w:t>2006</w:t>
                            </w:r>
                          </w:p>
                        </w:txbxContent>
                      </wps:txbx>
                      <wps:bodyPr wrap="square" lIns="0" tIns="0" rIns="0" bIns="0" rtlCol="0">
                        <a:noAutofit/>
                      </wps:bodyPr>
                    </wps:wsp>
                  </a:graphicData>
                </a:graphic>
              </wp:anchor>
            </w:drawing>
          </mc:Choice>
          <mc:Fallback>
            <w:pict>
              <v:shape w14:anchorId="414CB00D" id="Textbox 613" o:spid="_x0000_s1235" type="#_x0000_t202" style="position:absolute;left:0;text-align:left;margin-left:471.05pt;margin-top:21.85pt;width:14.75pt;height:6.65pt;rotation:-45;z-index:1585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" filled="f" stroked="f">
                <v:textbox inset="0,0,0,0">
                  <w:txbxContent>
                    <w:p w14:paraId="42DCF09D" w14:textId="77777777" w:rsidR="00B74441" w:rsidRDefault="00B74441">
                      <w:pPr>
                        <w:spacing w:line="133" w:lineRule="exact"/>
                        <w:rPr>
                          <w:rFonts w:ascii="Arial MT"/>
                          <w:sz w:val="13"/>
                        </w:rPr>
                      </w:pPr>
                      <w:r>
                        <w:rPr>
                          <w:rFonts w:ascii="Arial MT"/>
                          <w:spacing w:val="-4"/>
                          <w:sz w:val="13"/>
                        </w:rPr>
                        <w:t>2006</w:t>
                      </w:r>
                    </w:p>
                  </w:txbxContent>
                </v:textbox>
                <w10:wrap anchorx="page"/>
              </v:shape>
            </w:pict>
          </mc:Fallback>
        </mc:AlternateContent>
      </w:r>
      <w:r>
        <w:rPr>
          <w:rFonts w:ascii="Arial MT"/>
          <w:spacing w:val="-2"/>
          <w:sz w:val="13"/>
        </w:rPr>
        <w:t>-</w:t>
      </w:r>
      <w:r>
        <w:rPr>
          <w:rFonts w:ascii="Arial MT"/>
          <w:spacing w:val="-5"/>
          <w:sz w:val="13"/>
        </w:rPr>
        <w:t>10</w:t>
      </w:r>
    </w:p>
    <w:p w14:paraId="0AC2F478" w14:textId="77777777" w:rsidR="006F1B3D" w:rsidRDefault="006F1B3D" w:rsidP="008C7539">
      <w:pPr>
        <w:pStyle w:val="BodyText"/>
        <w:suppressAutoHyphens/>
        <w:rPr>
          <w:rFonts w:ascii="Arial MT"/>
          <w:sz w:val="13"/>
        </w:rPr>
      </w:pPr>
    </w:p>
    <w:p w14:paraId="74294D72" w14:textId="77777777" w:rsidR="006F1B3D" w:rsidRDefault="006F1B3D" w:rsidP="008C7539">
      <w:pPr>
        <w:pStyle w:val="BodyText"/>
        <w:suppressAutoHyphens/>
        <w:rPr>
          <w:rFonts w:ascii="Arial MT"/>
          <w:sz w:val="13"/>
        </w:rPr>
      </w:pPr>
    </w:p>
    <w:p w14:paraId="6F8D14E8" w14:textId="77777777" w:rsidR="006F1B3D" w:rsidRDefault="006F1B3D" w:rsidP="008C7539">
      <w:pPr>
        <w:pStyle w:val="BodyText"/>
        <w:suppressAutoHyphens/>
        <w:rPr>
          <w:rFonts w:ascii="Arial MT"/>
          <w:sz w:val="13"/>
        </w:rPr>
      </w:pPr>
    </w:p>
    <w:p w14:paraId="12680A49" w14:textId="77777777" w:rsidR="006F1B3D" w:rsidRDefault="006F1B3D" w:rsidP="008C7539">
      <w:pPr>
        <w:pStyle w:val="BodyText"/>
        <w:suppressAutoHyphens/>
        <w:rPr>
          <w:rFonts w:ascii="Arial MT"/>
          <w:sz w:val="13"/>
        </w:rPr>
      </w:pPr>
    </w:p>
    <w:p w14:paraId="3C5F4BB1" w14:textId="77777777" w:rsidR="006F1B3D" w:rsidRDefault="006F1B3D" w:rsidP="008C7539">
      <w:pPr>
        <w:pStyle w:val="BodyText"/>
        <w:suppressAutoHyphens/>
        <w:spacing w:before="27"/>
        <w:rPr>
          <w:rFonts w:ascii="Arial MT"/>
          <w:sz w:val="13"/>
        </w:rPr>
      </w:pPr>
    </w:p>
    <w:p w14:paraId="2EE78F7B" w14:textId="77777777" w:rsidR="006F1B3D" w:rsidRDefault="00191F14" w:rsidP="008C7539">
      <w:pPr>
        <w:suppressAutoHyphens/>
        <w:spacing w:line="266" w:lineRule="auto"/>
        <w:ind w:left="3838" w:right="3829"/>
        <w:rPr>
          <w:rFonts w:ascii="Arial MT"/>
          <w:sz w:val="13"/>
        </w:rPr>
      </w:pPr>
      <w:r>
        <w:rPr>
          <w:noProof/>
          <w:position w:val="4"/>
        </w:rPr>
        <w:drawing>
          <wp:inline distT="0" distB="0" distL="0" distR="0" wp14:anchorId="55AE6973" wp14:editId="1F1036B9">
            <wp:extent cx="151613" cy="6064"/>
            <wp:effectExtent l="0" t="0" r="0" b="0"/>
            <wp:docPr id="614" name="Image 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72" cstate="print"/>
                    <a:stretch>
                      <a:fillRect/>
                    </a:stretch>
                  </pic:blipFill>
                  <pic:spPr>
                    <a:xfrm>
                      <a:off x="0" y="0"/>
                      <a:ext cx="151613" cy="6064"/>
                    </a:xfrm>
                    <a:prstGeom prst="rect">
                      <a:avLst/>
                    </a:prstGeom>
                  </pic:spPr>
                </pic:pic>
              </a:graphicData>
            </a:graphic>
          </wp:inline>
        </w:drawing>
      </w:r>
      <w:r>
        <w:rPr>
          <w:spacing w:val="-3"/>
          <w:sz w:val="20"/>
        </w:rPr>
        <w:t xml:space="preserve"> </w:t>
      </w:r>
      <w:r>
        <w:rPr>
          <w:rFonts w:ascii="Arial MT"/>
          <w:sz w:val="13"/>
        </w:rPr>
        <w:t xml:space="preserve">Control: </w:t>
      </w:r>
      <w:ins w:id="2918" w:author="Editor" w:date="2026-09-13T17:40:00Z">
        <w:r w:rsidR="00956F31">
          <w:rPr>
            <w:rFonts w:ascii="Arial MT"/>
            <w:sz w:val="13"/>
          </w:rPr>
          <w:t>I</w:t>
        </w:r>
      </w:ins>
      <w:del w:id="2919" w:author="Editor" w:date="2026-09-11T11:36:00Z">
        <w:r w:rsidDel="00C04516">
          <w:rPr>
            <w:rFonts w:ascii="Arial MT"/>
            <w:sz w:val="13"/>
          </w:rPr>
          <w:delText>I</w:delText>
        </w:r>
      </w:del>
      <w:r>
        <w:rPr>
          <w:rFonts w:ascii="Arial MT"/>
          <w:sz w:val="13"/>
        </w:rPr>
        <w:t>ntensity 2005 (baseline)</w:t>
      </w:r>
      <w:r>
        <w:rPr>
          <w:rFonts w:ascii="Arial MT"/>
          <w:spacing w:val="40"/>
          <w:sz w:val="13"/>
        </w:rPr>
        <w:t xml:space="preserve"> </w:t>
      </w:r>
      <w:r>
        <w:rPr>
          <w:rFonts w:ascii="Arial MT"/>
          <w:noProof/>
          <w:position w:val="4"/>
          <w:sz w:val="13"/>
        </w:rPr>
        <w:drawing>
          <wp:inline distT="0" distB="0" distL="0" distR="0" wp14:anchorId="4C1017CB" wp14:editId="206DB69E">
            <wp:extent cx="151613" cy="6064"/>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73" cstate="print"/>
                    <a:stretch>
                      <a:fillRect/>
                    </a:stretch>
                  </pic:blipFill>
                  <pic:spPr>
                    <a:xfrm>
                      <a:off x="0" y="0"/>
                      <a:ext cx="151613" cy="6064"/>
                    </a:xfrm>
                    <a:prstGeom prst="rect">
                      <a:avLst/>
                    </a:prstGeom>
                  </pic:spPr>
                </pic:pic>
              </a:graphicData>
            </a:graphic>
          </wp:inline>
        </w:drawing>
      </w:r>
      <w:r>
        <w:rPr>
          <w:spacing w:val="40"/>
          <w:sz w:val="13"/>
        </w:rPr>
        <w:t xml:space="preserve"> </w:t>
      </w:r>
      <w:r>
        <w:rPr>
          <w:rFonts w:ascii="Arial MT"/>
          <w:sz w:val="13"/>
        </w:rPr>
        <w:t xml:space="preserve">Control: </w:t>
      </w:r>
      <w:ins w:id="2920" w:author="Editor" w:date="2026-09-13T17:40:00Z">
        <w:r w:rsidR="00956F31">
          <w:rPr>
            <w:rFonts w:ascii="Arial MT"/>
            <w:sz w:val="13"/>
          </w:rPr>
          <w:t>I</w:t>
        </w:r>
      </w:ins>
      <w:del w:id="2921" w:author="Editor" w:date="2026-09-11T11:36:00Z">
        <w:r w:rsidDel="00C04516">
          <w:rPr>
            <w:rFonts w:ascii="Arial MT"/>
            <w:sz w:val="13"/>
          </w:rPr>
          <w:delText>I</w:delText>
        </w:r>
      </w:del>
      <w:r>
        <w:rPr>
          <w:rFonts w:ascii="Arial MT"/>
          <w:sz w:val="13"/>
        </w:rPr>
        <w:t>ntensity 2004</w:t>
      </w:r>
    </w:p>
    <w:p w14:paraId="047834C8" w14:textId="77777777" w:rsidR="006F1B3D" w:rsidRDefault="00191F14" w:rsidP="008C7539">
      <w:pPr>
        <w:suppressAutoHyphens/>
        <w:spacing w:line="149" w:lineRule="exact"/>
        <w:ind w:left="3838"/>
        <w:rPr>
          <w:rFonts w:ascii="Arial MT"/>
          <w:sz w:val="13"/>
        </w:rPr>
      </w:pPr>
      <w:r>
        <w:rPr>
          <w:noProof/>
          <w:position w:val="4"/>
        </w:rPr>
        <w:drawing>
          <wp:inline distT="0" distB="0" distL="0" distR="0" wp14:anchorId="2C038625" wp14:editId="1E3DFC81">
            <wp:extent cx="154645" cy="6064"/>
            <wp:effectExtent l="0" t="0" r="0" b="0"/>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74" cstate="print"/>
                    <a:stretch>
                      <a:fillRect/>
                    </a:stretch>
                  </pic:blipFill>
                  <pic:spPr>
                    <a:xfrm>
                      <a:off x="0" y="0"/>
                      <a:ext cx="154645" cy="6064"/>
                    </a:xfrm>
                    <a:prstGeom prst="rect">
                      <a:avLst/>
                    </a:prstGeom>
                  </pic:spPr>
                </pic:pic>
              </a:graphicData>
            </a:graphic>
          </wp:inline>
        </w:drawing>
      </w:r>
      <w:r>
        <w:rPr>
          <w:spacing w:val="-7"/>
          <w:sz w:val="20"/>
        </w:rPr>
        <w:t xml:space="preserve"> </w:t>
      </w:r>
      <w:r>
        <w:rPr>
          <w:rFonts w:ascii="Arial MT"/>
          <w:sz w:val="13"/>
        </w:rPr>
        <w:t xml:space="preserve">Control: </w:t>
      </w:r>
      <w:ins w:id="2922" w:author="Editor" w:date="2026-09-13T17:40:00Z">
        <w:r w:rsidR="00956F31">
          <w:rPr>
            <w:rFonts w:ascii="Arial MT"/>
            <w:sz w:val="13"/>
          </w:rPr>
          <w:t>I</w:t>
        </w:r>
      </w:ins>
      <w:del w:id="2923" w:author="Editor" w:date="2026-09-11T11:37:00Z">
        <w:r w:rsidDel="00C04516">
          <w:rPr>
            <w:rFonts w:ascii="Arial MT"/>
            <w:sz w:val="13"/>
          </w:rPr>
          <w:delText>I</w:delText>
        </w:r>
      </w:del>
      <w:r>
        <w:rPr>
          <w:rFonts w:ascii="Arial MT"/>
          <w:sz w:val="13"/>
        </w:rPr>
        <w:t>ntensity 2006</w:t>
      </w:r>
    </w:p>
    <w:p w14:paraId="128DA0FE" w14:textId="77777777" w:rsidR="006F1B3D" w:rsidRDefault="006F1B3D" w:rsidP="008C7539">
      <w:pPr>
        <w:pStyle w:val="BodyText"/>
        <w:suppressAutoHyphens/>
        <w:rPr>
          <w:rFonts w:ascii="Arial MT"/>
          <w:sz w:val="13"/>
        </w:rPr>
      </w:pPr>
    </w:p>
    <w:p w14:paraId="5E65FCEC" w14:textId="77777777" w:rsidR="006F1B3D" w:rsidRDefault="006F1B3D" w:rsidP="008C7539">
      <w:pPr>
        <w:pStyle w:val="BodyText"/>
        <w:suppressAutoHyphens/>
        <w:rPr>
          <w:rFonts w:ascii="Arial MT"/>
          <w:sz w:val="13"/>
        </w:rPr>
      </w:pPr>
    </w:p>
    <w:p w14:paraId="09A4E2F9" w14:textId="77777777" w:rsidR="006F1B3D" w:rsidRDefault="006F1B3D" w:rsidP="008C7539">
      <w:pPr>
        <w:pStyle w:val="BodyText"/>
        <w:suppressAutoHyphens/>
        <w:spacing w:before="93"/>
        <w:rPr>
          <w:rFonts w:ascii="Arial MT"/>
          <w:sz w:val="13"/>
        </w:rPr>
      </w:pPr>
    </w:p>
    <w:p w14:paraId="15A419E4" w14:textId="77777777" w:rsidR="0071283D" w:rsidRDefault="0071283D" w:rsidP="0071283D">
      <w:pPr>
        <w:suppressAutoHyphens/>
        <w:ind w:right="720"/>
        <w:jc w:val="both"/>
        <w:rPr>
          <w:ins w:id="2924" w:author="Editor" w:date="2026-09-11T11:25:00Z"/>
          <w:sz w:val="20"/>
        </w:rPr>
      </w:pPr>
      <w:ins w:id="2925" w:author="Editor" w:date="2026-09-11T11:25:00Z">
        <w:r>
          <w:rPr>
            <w:sz w:val="20"/>
          </w:rPr>
          <w:t>Source: Prepared by the authors.</w:t>
        </w:r>
      </w:ins>
    </w:p>
    <w:p w14:paraId="5381F27B" w14:textId="77777777" w:rsidR="006F1B3D" w:rsidRDefault="00191F14" w:rsidP="008C7539">
      <w:pPr>
        <w:suppressAutoHyphens/>
        <w:spacing w:line="230" w:lineRule="auto"/>
        <w:ind w:right="717"/>
        <w:jc w:val="both"/>
        <w:rPr>
          <w:sz w:val="20"/>
        </w:rPr>
      </w:pPr>
      <w:r>
        <w:rPr>
          <w:sz w:val="20"/>
        </w:rPr>
        <w:t>Note</w:t>
      </w:r>
      <w:del w:id="2926" w:author="Editor" w:date="2026-09-10T11:14:00Z">
        <w:r w:rsidDel="000615E0">
          <w:rPr>
            <w:sz w:val="20"/>
          </w:rPr>
          <w:delText>s</w:delText>
        </w:r>
      </w:del>
      <w:r>
        <w:rPr>
          <w:sz w:val="20"/>
        </w:rPr>
        <w:t>:</w:t>
      </w:r>
      <w:r>
        <w:rPr>
          <w:spacing w:val="-13"/>
          <w:sz w:val="20"/>
        </w:rPr>
        <w:t xml:space="preserve"> </w:t>
      </w:r>
      <w:del w:id="2927" w:author="Editor" w:date="2026-09-11T11:37:00Z">
        <w:r w:rsidDel="00C04516">
          <w:rPr>
            <w:sz w:val="20"/>
          </w:rPr>
          <w:delText>This</w:delText>
        </w:r>
        <w:r w:rsidDel="00C04516">
          <w:rPr>
            <w:spacing w:val="-12"/>
            <w:sz w:val="20"/>
          </w:rPr>
          <w:delText xml:space="preserve"> </w:delText>
        </w:r>
      </w:del>
      <w:ins w:id="2928" w:author="Editor" w:date="2026-09-11T11:37:00Z">
        <w:r w:rsidR="00C04516">
          <w:rPr>
            <w:sz w:val="20"/>
          </w:rPr>
          <w:t>The</w:t>
        </w:r>
        <w:r w:rsidR="00C04516">
          <w:rPr>
            <w:spacing w:val="-12"/>
            <w:sz w:val="20"/>
          </w:rPr>
          <w:t xml:space="preserve"> </w:t>
        </w:r>
      </w:ins>
      <w:r>
        <w:rPr>
          <w:sz w:val="20"/>
        </w:rPr>
        <w:t>figure</w:t>
      </w:r>
      <w:r>
        <w:rPr>
          <w:spacing w:val="-13"/>
          <w:sz w:val="20"/>
        </w:rPr>
        <w:t xml:space="preserve"> </w:t>
      </w:r>
      <w:r>
        <w:rPr>
          <w:sz w:val="20"/>
        </w:rPr>
        <w:t>presents</w:t>
      </w:r>
      <w:r>
        <w:rPr>
          <w:spacing w:val="-12"/>
          <w:sz w:val="20"/>
        </w:rPr>
        <w:t xml:space="preserve"> </w:t>
      </w:r>
      <w:r>
        <w:rPr>
          <w:sz w:val="20"/>
        </w:rPr>
        <w:t>event-study</w:t>
      </w:r>
      <w:r>
        <w:rPr>
          <w:spacing w:val="-13"/>
          <w:sz w:val="20"/>
        </w:rPr>
        <w:t xml:space="preserve"> </w:t>
      </w:r>
      <w:r>
        <w:rPr>
          <w:sz w:val="20"/>
        </w:rPr>
        <w:t>estimates</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interaction</w:t>
      </w:r>
      <w:r>
        <w:rPr>
          <w:spacing w:val="-13"/>
          <w:sz w:val="20"/>
        </w:rPr>
        <w:t xml:space="preserve"> </w:t>
      </w:r>
      <w:r>
        <w:rPr>
          <w:sz w:val="20"/>
        </w:rPr>
        <w:t>between</w:t>
      </w:r>
      <w:r>
        <w:rPr>
          <w:spacing w:val="-12"/>
          <w:sz w:val="20"/>
        </w:rPr>
        <w:t xml:space="preserve"> </w:t>
      </w:r>
      <w:r>
        <w:rPr>
          <w:i/>
          <w:sz w:val="20"/>
        </w:rPr>
        <w:t>Intensity</w:t>
      </w:r>
      <w:r>
        <w:rPr>
          <w:position w:val="-4"/>
          <w:sz w:val="14"/>
        </w:rPr>
        <w:t>1999</w:t>
      </w:r>
      <w:r>
        <w:rPr>
          <w:spacing w:val="-9"/>
          <w:position w:val="-4"/>
          <w:sz w:val="14"/>
        </w:rPr>
        <w:t xml:space="preserve"> </w:t>
      </w:r>
      <w:r>
        <w:rPr>
          <w:sz w:val="20"/>
        </w:rPr>
        <w:t>and</w:t>
      </w:r>
      <w:r>
        <w:rPr>
          <w:spacing w:val="-13"/>
          <w:sz w:val="20"/>
        </w:rPr>
        <w:t xml:space="preserve"> </w:t>
      </w:r>
      <w:r>
        <w:rPr>
          <w:sz w:val="20"/>
        </w:rPr>
        <w:t>year</w:t>
      </w:r>
      <w:r>
        <w:rPr>
          <w:spacing w:val="-12"/>
          <w:sz w:val="20"/>
        </w:rPr>
        <w:t xml:space="preserve"> </w:t>
      </w:r>
      <w:r>
        <w:rPr>
          <w:sz w:val="20"/>
        </w:rPr>
        <w:t>indicators</w:t>
      </w:r>
      <w:r>
        <w:rPr>
          <w:spacing w:val="-13"/>
          <w:sz w:val="20"/>
        </w:rPr>
        <w:t xml:space="preserve"> </w:t>
      </w:r>
      <w:r>
        <w:rPr>
          <w:sz w:val="20"/>
        </w:rPr>
        <w:t>(reference year</w:t>
      </w:r>
      <w:r>
        <w:rPr>
          <w:spacing w:val="20"/>
          <w:sz w:val="20"/>
        </w:rPr>
        <w:t xml:space="preserve"> </w:t>
      </w:r>
      <w:r>
        <w:rPr>
          <w:sz w:val="20"/>
        </w:rPr>
        <w:t>1996)</w:t>
      </w:r>
      <w:r>
        <w:rPr>
          <w:spacing w:val="20"/>
          <w:sz w:val="20"/>
        </w:rPr>
        <w:t xml:space="preserve"> </w:t>
      </w:r>
      <w:r>
        <w:rPr>
          <w:sz w:val="20"/>
        </w:rPr>
        <w:t>for</w:t>
      </w:r>
      <w:r>
        <w:rPr>
          <w:spacing w:val="20"/>
          <w:sz w:val="20"/>
        </w:rPr>
        <w:t xml:space="preserve"> </w:t>
      </w:r>
      <w:r>
        <w:rPr>
          <w:sz w:val="20"/>
        </w:rPr>
        <w:t>the</w:t>
      </w:r>
      <w:r>
        <w:rPr>
          <w:spacing w:val="20"/>
          <w:sz w:val="20"/>
        </w:rPr>
        <w:t xml:space="preserve"> </w:t>
      </w:r>
      <w:r>
        <w:rPr>
          <w:sz w:val="20"/>
        </w:rPr>
        <w:t>older-adult</w:t>
      </w:r>
      <w:r>
        <w:rPr>
          <w:spacing w:val="20"/>
          <w:sz w:val="20"/>
        </w:rPr>
        <w:t xml:space="preserve"> </w:t>
      </w:r>
      <w:r>
        <w:rPr>
          <w:sz w:val="20"/>
        </w:rPr>
        <w:t>(65</w:t>
      </w:r>
      <w:r>
        <w:rPr>
          <w:rFonts w:ascii="Arial MT" w:hAnsi="Arial MT"/>
          <w:sz w:val="20"/>
        </w:rPr>
        <w:t>+</w:t>
      </w:r>
      <w:r>
        <w:rPr>
          <w:sz w:val="20"/>
        </w:rPr>
        <w:t>)</w:t>
      </w:r>
      <w:r>
        <w:rPr>
          <w:spacing w:val="20"/>
          <w:sz w:val="20"/>
        </w:rPr>
        <w:t xml:space="preserve"> </w:t>
      </w:r>
      <w:r>
        <w:rPr>
          <w:sz w:val="20"/>
        </w:rPr>
        <w:t>mortality</w:t>
      </w:r>
      <w:r>
        <w:rPr>
          <w:spacing w:val="20"/>
          <w:sz w:val="20"/>
        </w:rPr>
        <w:t xml:space="preserve"> </w:t>
      </w:r>
      <w:r>
        <w:rPr>
          <w:sz w:val="20"/>
        </w:rPr>
        <w:t>rate</w:t>
      </w:r>
      <w:r>
        <w:rPr>
          <w:spacing w:val="20"/>
          <w:sz w:val="20"/>
        </w:rPr>
        <w:t xml:space="preserve"> </w:t>
      </w:r>
      <w:r>
        <w:rPr>
          <w:sz w:val="20"/>
        </w:rPr>
        <w:t>per</w:t>
      </w:r>
      <w:r>
        <w:rPr>
          <w:spacing w:val="20"/>
          <w:sz w:val="20"/>
        </w:rPr>
        <w:t xml:space="preserve"> </w:t>
      </w:r>
      <w:r>
        <w:rPr>
          <w:sz w:val="20"/>
        </w:rPr>
        <w:t>1,000</w:t>
      </w:r>
      <w:r>
        <w:rPr>
          <w:spacing w:val="20"/>
          <w:sz w:val="20"/>
        </w:rPr>
        <w:t xml:space="preserve"> </w:t>
      </w:r>
      <w:del w:id="2929" w:author="Editor" w:date="2026-09-11T11:37:00Z">
        <w:r w:rsidDel="00C04516">
          <w:rPr>
            <w:sz w:val="20"/>
          </w:rPr>
          <w:delText>inhabitants</w:delText>
        </w:r>
      </w:del>
      <w:ins w:id="2930" w:author="Editor" w:date="2026-09-11T11:37:00Z">
        <w:r w:rsidR="00C04516">
          <w:rPr>
            <w:sz w:val="20"/>
          </w:rPr>
          <w:t>persons</w:t>
        </w:r>
      </w:ins>
      <w:r>
        <w:rPr>
          <w:sz w:val="20"/>
        </w:rPr>
        <w:t>,</w:t>
      </w:r>
      <w:r>
        <w:rPr>
          <w:spacing w:val="26"/>
          <w:sz w:val="20"/>
        </w:rPr>
        <w:t xml:space="preserve"> </w:t>
      </w:r>
      <w:r>
        <w:rPr>
          <w:sz w:val="20"/>
        </w:rPr>
        <w:t>under</w:t>
      </w:r>
      <w:r>
        <w:rPr>
          <w:spacing w:val="20"/>
          <w:sz w:val="20"/>
        </w:rPr>
        <w:t xml:space="preserve"> </w:t>
      </w:r>
      <w:r>
        <w:rPr>
          <w:sz w:val="20"/>
        </w:rPr>
        <w:t>three</w:t>
      </w:r>
      <w:r>
        <w:rPr>
          <w:spacing w:val="20"/>
          <w:sz w:val="20"/>
        </w:rPr>
        <w:t xml:space="preserve"> </w:t>
      </w:r>
      <w:r>
        <w:rPr>
          <w:sz w:val="20"/>
        </w:rPr>
        <w:t>specifications</w:t>
      </w:r>
      <w:r>
        <w:rPr>
          <w:spacing w:val="20"/>
          <w:sz w:val="20"/>
        </w:rPr>
        <w:t xml:space="preserve"> </w:t>
      </w:r>
      <w:r>
        <w:rPr>
          <w:sz w:val="20"/>
        </w:rPr>
        <w:t>that</w:t>
      </w:r>
      <w:r>
        <w:rPr>
          <w:spacing w:val="20"/>
          <w:sz w:val="20"/>
        </w:rPr>
        <w:t xml:space="preserve"> </w:t>
      </w:r>
      <w:r>
        <w:rPr>
          <w:sz w:val="20"/>
        </w:rPr>
        <w:t>each</w:t>
      </w:r>
      <w:r>
        <w:rPr>
          <w:spacing w:val="20"/>
          <w:sz w:val="20"/>
        </w:rPr>
        <w:t xml:space="preserve"> </w:t>
      </w:r>
      <w:r>
        <w:rPr>
          <w:sz w:val="20"/>
        </w:rPr>
        <w:t xml:space="preserve">add a </w:t>
      </w:r>
      <w:del w:id="2931" w:author="Editor" w:date="2026-09-08T18:21:00Z">
        <w:r w:rsidDel="00B50A25">
          <w:rPr>
            <w:sz w:val="20"/>
          </w:rPr>
          <w:delText>di</w:delText>
        </w:r>
        <w:r w:rsidDel="00B50A25">
          <w:rPr>
            <w:rFonts w:ascii="Arial MT" w:hAnsi="Arial MT"/>
            <w:sz w:val="20"/>
          </w:rPr>
          <w:delText>ff</w:delText>
        </w:r>
        <w:r w:rsidDel="00B50A25">
          <w:rPr>
            <w:sz w:val="20"/>
          </w:rPr>
          <w:delText xml:space="preserve">erent </w:delText>
        </w:r>
      </w:del>
      <w:ins w:id="2932" w:author="Editor" w:date="2026-09-08T18:21:00Z">
        <w:r w:rsidR="00B50A25">
          <w:rPr>
            <w:sz w:val="20"/>
          </w:rPr>
          <w:t xml:space="preserve">different </w:t>
        </w:r>
      </w:ins>
      <w:r>
        <w:rPr>
          <w:sz w:val="20"/>
        </w:rPr>
        <w:t>later-phase (cumulative enrollment) control:</w:t>
      </w:r>
      <w:r>
        <w:rPr>
          <w:spacing w:val="40"/>
          <w:sz w:val="20"/>
        </w:rPr>
        <w:t xml:space="preserve"> </w:t>
      </w:r>
      <w:r>
        <w:rPr>
          <w:sz w:val="20"/>
        </w:rPr>
        <w:t xml:space="preserve">the baseline specification controlling for </w:t>
      </w:r>
      <w:r>
        <w:rPr>
          <w:i/>
          <w:sz w:val="20"/>
        </w:rPr>
        <w:t>Intensity</w:t>
      </w:r>
      <w:r>
        <w:rPr>
          <w:position w:val="-4"/>
          <w:sz w:val="14"/>
        </w:rPr>
        <w:t>2005</w:t>
      </w:r>
      <w:r>
        <w:rPr>
          <w:sz w:val="20"/>
        </w:rPr>
        <w:t>, and specifications</w:t>
      </w:r>
      <w:r>
        <w:rPr>
          <w:spacing w:val="-12"/>
          <w:sz w:val="20"/>
        </w:rPr>
        <w:t xml:space="preserve"> </w:t>
      </w:r>
      <w:r>
        <w:rPr>
          <w:sz w:val="20"/>
        </w:rPr>
        <w:t>replacing</w:t>
      </w:r>
      <w:r>
        <w:rPr>
          <w:spacing w:val="-11"/>
          <w:sz w:val="20"/>
        </w:rPr>
        <w:t xml:space="preserve"> </w:t>
      </w:r>
      <w:r>
        <w:rPr>
          <w:sz w:val="20"/>
        </w:rPr>
        <w:t>it</w:t>
      </w:r>
      <w:r>
        <w:rPr>
          <w:spacing w:val="-12"/>
          <w:sz w:val="20"/>
        </w:rPr>
        <w:t xml:space="preserve"> </w:t>
      </w:r>
      <w:r>
        <w:rPr>
          <w:sz w:val="20"/>
        </w:rPr>
        <w:t>with</w:t>
      </w:r>
      <w:r>
        <w:rPr>
          <w:spacing w:val="-12"/>
          <w:sz w:val="20"/>
        </w:rPr>
        <w:t xml:space="preserve"> </w:t>
      </w:r>
      <w:r>
        <w:rPr>
          <w:sz w:val="20"/>
        </w:rPr>
        <w:t>the</w:t>
      </w:r>
      <w:r>
        <w:rPr>
          <w:spacing w:val="-11"/>
          <w:sz w:val="20"/>
        </w:rPr>
        <w:t xml:space="preserve"> </w:t>
      </w:r>
      <w:r>
        <w:rPr>
          <w:sz w:val="20"/>
        </w:rPr>
        <w:t>adjacent</w:t>
      </w:r>
      <w:r>
        <w:rPr>
          <w:spacing w:val="-12"/>
          <w:sz w:val="20"/>
        </w:rPr>
        <w:t xml:space="preserve"> </w:t>
      </w:r>
      <w:r>
        <w:rPr>
          <w:i/>
          <w:sz w:val="20"/>
        </w:rPr>
        <w:t>Intensity</w:t>
      </w:r>
      <w:r>
        <w:rPr>
          <w:position w:val="-4"/>
          <w:sz w:val="14"/>
        </w:rPr>
        <w:t>2004</w:t>
      </w:r>
      <w:r>
        <w:rPr>
          <w:spacing w:val="12"/>
          <w:position w:val="-4"/>
          <w:sz w:val="14"/>
        </w:rPr>
        <w:t xml:space="preserve"> </w:t>
      </w:r>
      <w:r>
        <w:rPr>
          <w:sz w:val="20"/>
        </w:rPr>
        <w:t>and</w:t>
      </w:r>
      <w:r>
        <w:rPr>
          <w:spacing w:val="-12"/>
          <w:sz w:val="20"/>
        </w:rPr>
        <w:t xml:space="preserve"> </w:t>
      </w:r>
      <w:r>
        <w:rPr>
          <w:i/>
          <w:sz w:val="20"/>
        </w:rPr>
        <w:t>Intensity</w:t>
      </w:r>
      <w:r>
        <w:rPr>
          <w:position w:val="-4"/>
          <w:sz w:val="14"/>
        </w:rPr>
        <w:t>2006</w:t>
      </w:r>
      <w:r>
        <w:rPr>
          <w:spacing w:val="12"/>
          <w:position w:val="-4"/>
          <w:sz w:val="14"/>
        </w:rPr>
        <w:t xml:space="preserve"> </w:t>
      </w:r>
      <w:r>
        <w:rPr>
          <w:sz w:val="20"/>
        </w:rPr>
        <w:t>snapshots. All</w:t>
      </w:r>
      <w:r>
        <w:rPr>
          <w:spacing w:val="-11"/>
          <w:sz w:val="20"/>
        </w:rPr>
        <w:t xml:space="preserve"> </w:t>
      </w:r>
      <w:r>
        <w:rPr>
          <w:sz w:val="20"/>
        </w:rPr>
        <w:t>specifications</w:t>
      </w:r>
      <w:r>
        <w:rPr>
          <w:spacing w:val="-12"/>
          <w:sz w:val="20"/>
        </w:rPr>
        <w:t xml:space="preserve"> </w:t>
      </w:r>
      <w:r>
        <w:rPr>
          <w:sz w:val="20"/>
        </w:rPr>
        <w:t>include</w:t>
      </w:r>
      <w:r>
        <w:rPr>
          <w:spacing w:val="-12"/>
          <w:sz w:val="20"/>
        </w:rPr>
        <w:t xml:space="preserve"> </w:t>
      </w:r>
      <w:r w:rsidRPr="00C40890">
        <w:rPr>
          <w:i/>
          <w:sz w:val="20"/>
        </w:rPr>
        <w:t>Seguro Popular</w:t>
      </w:r>
      <w:r>
        <w:rPr>
          <w:sz w:val="20"/>
        </w:rPr>
        <w:t xml:space="preserve"> intensity</w:t>
      </w:r>
      <w:ins w:id="2933" w:author="Editor" w:date="2026-09-11T11:37:00Z">
        <w:r w:rsidR="00C04516">
          <w:rPr>
            <w:sz w:val="20"/>
          </w:rPr>
          <w:t xml:space="preserve"> and</w:t>
        </w:r>
      </w:ins>
      <w:del w:id="2934" w:author="Editor" w:date="2026-09-11T11:37:00Z">
        <w:r w:rsidDel="00C04516">
          <w:rPr>
            <w:sz w:val="20"/>
          </w:rPr>
          <w:delText>,</w:delText>
        </w:r>
      </w:del>
      <w:r>
        <w:rPr>
          <w:sz w:val="20"/>
        </w:rPr>
        <w:t xml:space="preserve"> municipality and year fixed </w:t>
      </w:r>
      <w:del w:id="2935" w:author="Editor" w:date="2026-09-08T18:21:00Z">
        <w:r w:rsidDel="00B50A25">
          <w:rPr>
            <w:sz w:val="20"/>
          </w:rPr>
          <w:delText>e</w:delText>
        </w:r>
        <w:r w:rsidDel="00B50A25">
          <w:rPr>
            <w:rFonts w:ascii="Arial MT" w:hAnsi="Arial MT"/>
            <w:sz w:val="20"/>
          </w:rPr>
          <w:delText>ff</w:delText>
        </w:r>
        <w:r w:rsidDel="00B50A25">
          <w:rPr>
            <w:sz w:val="20"/>
          </w:rPr>
          <w:delText>ects</w:delText>
        </w:r>
      </w:del>
      <w:ins w:id="2936" w:author="Editor" w:date="2026-09-08T18:21:00Z">
        <w:r w:rsidR="00B50A25">
          <w:rPr>
            <w:sz w:val="20"/>
          </w:rPr>
          <w:t>effects</w:t>
        </w:r>
      </w:ins>
      <w:r>
        <w:rPr>
          <w:sz w:val="20"/>
        </w:rPr>
        <w:t>, and are weighted by the population aged 65 and older.</w:t>
      </w:r>
      <w:r>
        <w:rPr>
          <w:spacing w:val="40"/>
          <w:sz w:val="20"/>
        </w:rPr>
        <w:t xml:space="preserve"> </w:t>
      </w:r>
      <w:r>
        <w:rPr>
          <w:sz w:val="20"/>
        </w:rPr>
        <w:t>The vertical line marks the program’s 1997 roll-out.</w:t>
      </w:r>
      <w:r>
        <w:rPr>
          <w:spacing w:val="23"/>
          <w:sz w:val="20"/>
        </w:rPr>
        <w:t xml:space="preserve"> </w:t>
      </w:r>
      <w:r>
        <w:rPr>
          <w:sz w:val="20"/>
        </w:rPr>
        <w:t>The sample is restricted to highly marginalized municipalities.</w:t>
      </w:r>
      <w:r>
        <w:rPr>
          <w:spacing w:val="23"/>
          <w:sz w:val="20"/>
        </w:rPr>
        <w:t xml:space="preserve"> </w:t>
      </w:r>
      <w:r>
        <w:rPr>
          <w:sz w:val="20"/>
        </w:rPr>
        <w:t>95</w:t>
      </w:r>
      <w:del w:id="2937" w:author="Editor" w:date="2026-09-10T11:14:00Z">
        <w:r w:rsidDel="000615E0">
          <w:rPr>
            <w:sz w:val="20"/>
          </w:rPr>
          <w:delText xml:space="preserve">% </w:delText>
        </w:r>
      </w:del>
      <w:ins w:id="2938" w:author="Editor" w:date="2026-09-10T11:14:00Z">
        <w:r w:rsidR="000615E0">
          <w:rPr>
            <w:sz w:val="20"/>
          </w:rPr>
          <w:t xml:space="preserve"> percent </w:t>
        </w:r>
      </w:ins>
      <w:r>
        <w:rPr>
          <w:sz w:val="20"/>
        </w:rPr>
        <w:t>confidence intervals shown.</w:t>
      </w:r>
    </w:p>
    <w:p w14:paraId="3B402A6E" w14:textId="77777777" w:rsidR="006F1B3D" w:rsidRDefault="006F1B3D" w:rsidP="008C7539">
      <w:pPr>
        <w:suppressAutoHyphens/>
        <w:spacing w:line="230" w:lineRule="auto"/>
        <w:jc w:val="both"/>
        <w:rPr>
          <w:sz w:val="20"/>
        </w:rPr>
        <w:sectPr w:rsidR="006F1B3D" w:rsidSect="00A3429A">
          <w:footerReference w:type="default" r:id="rId75"/>
          <w:pgSz w:w="12240" w:h="15840"/>
          <w:pgMar w:top="1700" w:right="720" w:bottom="1400" w:left="1440" w:header="0" w:footer="1208" w:gutter="0"/>
          <w:pgNumType w:start="7"/>
          <w:cols w:space="720"/>
        </w:sectPr>
      </w:pPr>
    </w:p>
    <w:p w14:paraId="27A89E52" w14:textId="77777777" w:rsidR="006F1B3D" w:rsidRPr="00BA667C" w:rsidRDefault="00191F14" w:rsidP="008C7539">
      <w:pPr>
        <w:pStyle w:val="BodyText"/>
        <w:suppressAutoHyphens/>
        <w:spacing w:before="77" w:line="252" w:lineRule="auto"/>
        <w:ind w:right="718"/>
        <w:rPr>
          <w:b/>
        </w:rPr>
      </w:pPr>
      <w:r>
        <w:rPr>
          <w:b/>
        </w:rPr>
        <w:lastRenderedPageBreak/>
        <w:t>Figure A.7</w:t>
      </w:r>
      <w:r w:rsidR="00BA667C">
        <w:rPr>
          <w:b/>
        </w:rPr>
        <w:t>.</w:t>
      </w:r>
      <w:r>
        <w:rPr>
          <w:b/>
          <w:spacing w:val="29"/>
        </w:rPr>
        <w:t xml:space="preserve"> </w:t>
      </w:r>
      <w:r w:rsidRPr="00BA667C">
        <w:rPr>
          <w:b/>
        </w:rPr>
        <w:t>Event Study:</w:t>
      </w:r>
      <w:r w:rsidRPr="00BA667C">
        <w:rPr>
          <w:b/>
          <w:spacing w:val="29"/>
        </w:rPr>
        <w:t xml:space="preserve"> </w:t>
      </w:r>
      <w:ins w:id="2944" w:author="Editor" w:date="2026-09-08T18:21:00Z">
        <w:r w:rsidR="00B50A25" w:rsidRPr="00BA667C">
          <w:rPr>
            <w:b/>
          </w:rPr>
          <w:t xml:space="preserve">Effect </w:t>
        </w:r>
      </w:ins>
      <w:del w:id="2945" w:author="Editor" w:date="2026-09-08T18:21:00Z">
        <w:r w:rsidRPr="00BA667C" w:rsidDel="00B50A25">
          <w:rPr>
            <w:b/>
          </w:rPr>
          <w:delText>E</w:delText>
        </w:r>
        <w:r w:rsidRPr="00BA667C" w:rsidDel="00B50A25">
          <w:rPr>
            <w:rFonts w:ascii="Arial MT" w:hAnsi="Arial MT"/>
            <w:b/>
          </w:rPr>
          <w:delText>ff</w:delText>
        </w:r>
        <w:r w:rsidRPr="00BA667C" w:rsidDel="00B50A25">
          <w:rPr>
            <w:b/>
          </w:rPr>
          <w:delText xml:space="preserve">ect </w:delText>
        </w:r>
      </w:del>
      <w:r w:rsidRPr="00BA667C">
        <w:rPr>
          <w:b/>
        </w:rPr>
        <w:t xml:space="preserve">of </w:t>
      </w:r>
      <w:r w:rsidRPr="00C04516">
        <w:rPr>
          <w:b/>
        </w:rPr>
        <w:t>Progresa</w:t>
      </w:r>
      <w:r w:rsidRPr="00BA667C">
        <w:rPr>
          <w:b/>
        </w:rPr>
        <w:t xml:space="preserve"> Enrollment Intensity on Mortality Rate by Sex and Sample, 1992–2002</w:t>
      </w:r>
    </w:p>
    <w:p w14:paraId="0ACE79E6" w14:textId="77777777" w:rsidR="006F1B3D" w:rsidRDefault="006F1B3D" w:rsidP="008C7539">
      <w:pPr>
        <w:pStyle w:val="BodyText"/>
        <w:suppressAutoHyphens/>
        <w:spacing w:before="102"/>
        <w:rPr>
          <w:sz w:val="20"/>
        </w:rPr>
      </w:pPr>
    </w:p>
    <w:p w14:paraId="2E271252" w14:textId="77777777" w:rsidR="006F1B3D" w:rsidRDefault="006F1B3D" w:rsidP="008C7539">
      <w:pPr>
        <w:pStyle w:val="BodyText"/>
        <w:suppressAutoHyphens/>
        <w:rPr>
          <w:sz w:val="20"/>
        </w:rPr>
        <w:sectPr w:rsidR="006F1B3D">
          <w:pgSz w:w="12240" w:h="15840"/>
          <w:pgMar w:top="1700" w:right="720" w:bottom="1420" w:left="1440" w:header="0" w:footer="1208" w:gutter="0"/>
          <w:cols w:space="720"/>
        </w:sectPr>
      </w:pPr>
    </w:p>
    <w:p w14:paraId="2BF69C3F" w14:textId="77777777" w:rsidR="006F1B3D" w:rsidRDefault="00956F31" w:rsidP="008C7539">
      <w:pPr>
        <w:pStyle w:val="BodyText"/>
        <w:suppressAutoHyphens/>
        <w:spacing w:before="23"/>
        <w:rPr>
          <w:sz w:val="7"/>
        </w:rPr>
      </w:pPr>
      <w:r>
        <w:rPr>
          <w:rFonts w:ascii="Arial MT"/>
          <w:noProof/>
          <w:sz w:val="7"/>
        </w:rPr>
        <mc:AlternateContent>
          <mc:Choice Requires="wps">
            <w:drawing>
              <wp:anchor distT="0" distB="0" distL="0" distR="0" simplePos="0" relativeHeight="15861248" behindDoc="0" locked="0" layoutInCell="1" allowOverlap="1" wp14:anchorId="7856BCC0" wp14:editId="32940F68">
                <wp:simplePos x="0" y="0"/>
                <wp:positionH relativeFrom="page">
                  <wp:posOffset>1003300</wp:posOffset>
                </wp:positionH>
                <wp:positionV relativeFrom="paragraph">
                  <wp:posOffset>51435</wp:posOffset>
                </wp:positionV>
                <wp:extent cx="93345" cy="1066800"/>
                <wp:effectExtent l="0" t="0" r="0" b="0"/>
                <wp:wrapNone/>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066800"/>
                        </a:xfrm>
                        <a:prstGeom prst="rect">
                          <a:avLst/>
                        </a:prstGeom>
                      </wps:spPr>
                      <wps:txbx>
                        <w:txbxContent>
                          <w:p w14:paraId="099E5AF0"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46" w:author="Editor" w:date="2026-09-13T17:41:00Z">
                              <w:r>
                                <w:rPr>
                                  <w:rFonts w:ascii="Arial MT"/>
                                  <w:w w:val="105"/>
                                  <w:sz w:val="9"/>
                                </w:rPr>
                                <w:t>r</w:t>
                              </w:r>
                            </w:ins>
                            <w:del w:id="2947" w:author="Editor" w:date="2026-09-13T17:40: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ins w:id="2948" w:author="Editor" w:date="2026-09-13T17:41:00Z">
                              <w:r>
                                <w:rPr>
                                  <w:rFonts w:ascii="Arial MT"/>
                                  <w:spacing w:val="-2"/>
                                  <w:w w:val="105"/>
                                  <w:sz w:val="9"/>
                                </w:rPr>
                                <w:t xml:space="preserve"> persons</w:t>
                              </w:r>
                            </w:ins>
                            <w:r>
                              <w:rPr>
                                <w:rFonts w:ascii="Arial MT"/>
                                <w:spacing w:val="-2"/>
                                <w:w w:val="105"/>
                                <w:sz w:val="9"/>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7856BCC0" id="Textbox 617" o:spid="_x0000_s1236" type="#_x0000_t202" style="position:absolute;margin-left:79pt;margin-top:4.05pt;width:7.35pt;height:84pt;z-index:158612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" filled="f" stroked="f">
                <v:textbox style="layout-flow:vertical;mso-layout-flow-alt:bottom-to-top" inset="0,0,0,0">
                  <w:txbxContent>
                    <w:p w14:paraId="099E5AF0"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49" w:author="Editor" w:date="2026-09-13T17:41:00Z">
                        <w:r>
                          <w:rPr>
                            <w:rFonts w:ascii="Arial MT"/>
                            <w:w w:val="105"/>
                            <w:sz w:val="9"/>
                          </w:rPr>
                          <w:t>r</w:t>
                        </w:r>
                      </w:ins>
                      <w:del w:id="2950" w:author="Editor" w:date="2026-09-13T17:40: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ins w:id="2951" w:author="Editor" w:date="2026-09-13T17:41:00Z">
                        <w:r>
                          <w:rPr>
                            <w:rFonts w:ascii="Arial MT"/>
                            <w:spacing w:val="-2"/>
                            <w:w w:val="105"/>
                            <w:sz w:val="9"/>
                          </w:rPr>
                          <w:t xml:space="preserve"> persons</w:t>
                        </w:r>
                      </w:ins>
                      <w:r>
                        <w:rPr>
                          <w:rFonts w:ascii="Arial MT"/>
                          <w:spacing w:val="-2"/>
                          <w:w w:val="105"/>
                          <w:sz w:val="9"/>
                        </w:rPr>
                        <w:t>)</w:t>
                      </w:r>
                    </w:p>
                  </w:txbxContent>
                </v:textbox>
                <w10:wrap anchorx="page"/>
              </v:shape>
            </w:pict>
          </mc:Fallback>
        </mc:AlternateContent>
      </w:r>
    </w:p>
    <w:p w14:paraId="2ED4E92A" w14:textId="77777777" w:rsidR="006F1B3D" w:rsidRDefault="00191F14" w:rsidP="008C7539">
      <w:pPr>
        <w:suppressAutoHyphens/>
        <w:jc w:val="right"/>
        <w:rPr>
          <w:rFonts w:ascii="Arial MT"/>
          <w:sz w:val="7"/>
        </w:rPr>
      </w:pPr>
      <w:bookmarkStart w:id="2952" w:name="_bookmark80"/>
      <w:bookmarkEnd w:id="2952"/>
      <w:r>
        <w:rPr>
          <w:rFonts w:ascii="Arial MT"/>
          <w:spacing w:val="-5"/>
          <w:w w:val="110"/>
          <w:sz w:val="7"/>
        </w:rPr>
        <w:t>15</w:t>
      </w:r>
    </w:p>
    <w:p w14:paraId="3901C6A7" w14:textId="77777777" w:rsidR="006F1B3D" w:rsidRDefault="006F1B3D" w:rsidP="008C7539">
      <w:pPr>
        <w:pStyle w:val="BodyText"/>
        <w:suppressAutoHyphens/>
        <w:rPr>
          <w:rFonts w:ascii="Arial MT"/>
          <w:sz w:val="7"/>
        </w:rPr>
      </w:pPr>
    </w:p>
    <w:p w14:paraId="142EB8B5" w14:textId="77777777" w:rsidR="006F1B3D" w:rsidRDefault="006F1B3D" w:rsidP="008C7539">
      <w:pPr>
        <w:pStyle w:val="BodyText"/>
        <w:suppressAutoHyphens/>
        <w:spacing w:before="32"/>
        <w:rPr>
          <w:rFonts w:ascii="Arial MT"/>
          <w:sz w:val="7"/>
        </w:rPr>
      </w:pPr>
    </w:p>
    <w:p w14:paraId="5F70A888" w14:textId="77777777" w:rsidR="006F1B3D" w:rsidRDefault="00191F14" w:rsidP="008C7539">
      <w:pPr>
        <w:suppressAutoHyphens/>
        <w:jc w:val="right"/>
        <w:rPr>
          <w:rFonts w:ascii="Arial MT"/>
          <w:sz w:val="7"/>
        </w:rPr>
      </w:pPr>
      <w:r>
        <w:rPr>
          <w:rFonts w:ascii="Arial MT"/>
          <w:spacing w:val="-5"/>
          <w:w w:val="110"/>
          <w:sz w:val="7"/>
        </w:rPr>
        <w:t>10</w:t>
      </w:r>
    </w:p>
    <w:p w14:paraId="7FFE4CC2" w14:textId="77777777" w:rsidR="006F1B3D" w:rsidRDefault="006F1B3D" w:rsidP="008C7539">
      <w:pPr>
        <w:pStyle w:val="BodyText"/>
        <w:suppressAutoHyphens/>
        <w:rPr>
          <w:rFonts w:ascii="Arial MT"/>
          <w:sz w:val="7"/>
        </w:rPr>
      </w:pPr>
    </w:p>
    <w:p w14:paraId="59D3A922" w14:textId="77777777" w:rsidR="006F1B3D" w:rsidRDefault="006F1B3D" w:rsidP="008C7539">
      <w:pPr>
        <w:pStyle w:val="BodyText"/>
        <w:suppressAutoHyphens/>
        <w:spacing w:before="31"/>
        <w:rPr>
          <w:rFonts w:ascii="Arial MT"/>
          <w:sz w:val="7"/>
        </w:rPr>
      </w:pPr>
    </w:p>
    <w:p w14:paraId="280C6488" w14:textId="77777777" w:rsidR="006F1B3D" w:rsidRDefault="00191F14" w:rsidP="008C7539">
      <w:pPr>
        <w:suppressAutoHyphens/>
        <w:jc w:val="right"/>
        <w:rPr>
          <w:rFonts w:ascii="Arial MT"/>
          <w:sz w:val="7"/>
        </w:rPr>
      </w:pPr>
      <w:r>
        <w:rPr>
          <w:rFonts w:ascii="Arial MT"/>
          <w:spacing w:val="-10"/>
          <w:w w:val="110"/>
          <w:sz w:val="7"/>
        </w:rPr>
        <w:t>5</w:t>
      </w:r>
    </w:p>
    <w:p w14:paraId="7E796D73" w14:textId="77777777" w:rsidR="006F1B3D" w:rsidRDefault="006F1B3D" w:rsidP="008C7539">
      <w:pPr>
        <w:pStyle w:val="BodyText"/>
        <w:suppressAutoHyphens/>
        <w:rPr>
          <w:rFonts w:ascii="Arial MT"/>
          <w:sz w:val="7"/>
        </w:rPr>
      </w:pPr>
    </w:p>
    <w:p w14:paraId="1368CFE3" w14:textId="77777777" w:rsidR="006F1B3D" w:rsidRDefault="006F1B3D" w:rsidP="008C7539">
      <w:pPr>
        <w:pStyle w:val="BodyText"/>
        <w:suppressAutoHyphens/>
        <w:spacing w:before="32"/>
        <w:rPr>
          <w:rFonts w:ascii="Arial MT"/>
          <w:sz w:val="7"/>
        </w:rPr>
      </w:pPr>
    </w:p>
    <w:p w14:paraId="36FBFBBA" w14:textId="77777777" w:rsidR="006F1B3D" w:rsidRDefault="00191F14" w:rsidP="008C7539">
      <w:pPr>
        <w:suppressAutoHyphens/>
        <w:jc w:val="right"/>
        <w:rPr>
          <w:rFonts w:ascii="Arial MT"/>
          <w:sz w:val="7"/>
        </w:rPr>
      </w:pPr>
      <w:r>
        <w:rPr>
          <w:rFonts w:ascii="Arial MT"/>
          <w:spacing w:val="-10"/>
          <w:w w:val="110"/>
          <w:sz w:val="7"/>
        </w:rPr>
        <w:t>0</w:t>
      </w:r>
    </w:p>
    <w:p w14:paraId="7BF4D440" w14:textId="77777777" w:rsidR="006F1B3D" w:rsidRDefault="006F1B3D" w:rsidP="008C7539">
      <w:pPr>
        <w:pStyle w:val="BodyText"/>
        <w:suppressAutoHyphens/>
        <w:rPr>
          <w:rFonts w:ascii="Arial MT"/>
          <w:sz w:val="7"/>
        </w:rPr>
      </w:pPr>
    </w:p>
    <w:p w14:paraId="7A7F989A" w14:textId="77777777" w:rsidR="006F1B3D" w:rsidRDefault="006F1B3D" w:rsidP="008C7539">
      <w:pPr>
        <w:pStyle w:val="BodyText"/>
        <w:suppressAutoHyphens/>
        <w:spacing w:before="31"/>
        <w:rPr>
          <w:rFonts w:ascii="Arial MT"/>
          <w:sz w:val="7"/>
        </w:rPr>
      </w:pPr>
    </w:p>
    <w:p w14:paraId="0C0E47CE"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12"/>
          <w:w w:val="110"/>
          <w:sz w:val="7"/>
        </w:rPr>
        <w:t>5</w:t>
      </w:r>
    </w:p>
    <w:p w14:paraId="1AE5670E" w14:textId="77777777" w:rsidR="006F1B3D" w:rsidRDefault="006F1B3D" w:rsidP="008C7539">
      <w:pPr>
        <w:pStyle w:val="BodyText"/>
        <w:suppressAutoHyphens/>
        <w:rPr>
          <w:rFonts w:ascii="Arial MT"/>
          <w:sz w:val="7"/>
        </w:rPr>
      </w:pPr>
    </w:p>
    <w:p w14:paraId="6DAF46EB" w14:textId="77777777" w:rsidR="006F1B3D" w:rsidRDefault="006F1B3D" w:rsidP="008C7539">
      <w:pPr>
        <w:pStyle w:val="BodyText"/>
        <w:suppressAutoHyphens/>
        <w:spacing w:before="32"/>
        <w:rPr>
          <w:rFonts w:ascii="Arial MT"/>
          <w:sz w:val="7"/>
        </w:rPr>
      </w:pPr>
    </w:p>
    <w:p w14:paraId="7840A678"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633F4898" w14:textId="77777777" w:rsidR="006F1B3D" w:rsidRDefault="006F1B3D" w:rsidP="008C7539">
      <w:pPr>
        <w:pStyle w:val="BodyText"/>
        <w:suppressAutoHyphens/>
        <w:rPr>
          <w:rFonts w:ascii="Arial MT"/>
          <w:sz w:val="7"/>
        </w:rPr>
      </w:pPr>
    </w:p>
    <w:p w14:paraId="0DD0EAEE" w14:textId="77777777" w:rsidR="006F1B3D" w:rsidRDefault="006F1B3D" w:rsidP="008C7539">
      <w:pPr>
        <w:pStyle w:val="BodyText"/>
        <w:suppressAutoHyphens/>
        <w:spacing w:before="31"/>
        <w:rPr>
          <w:rFonts w:ascii="Arial MT"/>
          <w:sz w:val="7"/>
        </w:rPr>
      </w:pPr>
    </w:p>
    <w:p w14:paraId="22D15BAB" w14:textId="77777777" w:rsidR="006F1B3D" w:rsidRDefault="00191F14" w:rsidP="008C7539">
      <w:pPr>
        <w:suppressAutoHyphens/>
        <w:spacing w:before="1"/>
        <w:jc w:val="right"/>
        <w:rPr>
          <w:rFonts w:ascii="Arial MT"/>
          <w:sz w:val="7"/>
        </w:rPr>
      </w:pPr>
      <w:r>
        <w:rPr>
          <w:rFonts w:ascii="Arial MT"/>
          <w:spacing w:val="-2"/>
          <w:w w:val="105"/>
          <w:sz w:val="7"/>
        </w:rPr>
        <w:t>-</w:t>
      </w:r>
      <w:r>
        <w:rPr>
          <w:rFonts w:ascii="Arial MT"/>
          <w:spacing w:val="-5"/>
          <w:w w:val="110"/>
          <w:sz w:val="7"/>
        </w:rPr>
        <w:t>15</w:t>
      </w:r>
    </w:p>
    <w:p w14:paraId="54B6733B" w14:textId="77777777" w:rsidR="006F1B3D" w:rsidRDefault="006F1B3D" w:rsidP="008C7539">
      <w:pPr>
        <w:pStyle w:val="BodyText"/>
        <w:suppressAutoHyphens/>
        <w:rPr>
          <w:rFonts w:ascii="Arial MT"/>
          <w:sz w:val="7"/>
        </w:rPr>
      </w:pPr>
    </w:p>
    <w:p w14:paraId="766F7C8A" w14:textId="77777777" w:rsidR="006F1B3D" w:rsidRDefault="006F1B3D" w:rsidP="008C7539">
      <w:pPr>
        <w:pStyle w:val="BodyText"/>
        <w:suppressAutoHyphens/>
        <w:spacing w:before="31"/>
        <w:rPr>
          <w:rFonts w:ascii="Arial MT"/>
          <w:sz w:val="7"/>
        </w:rPr>
      </w:pPr>
    </w:p>
    <w:p w14:paraId="2E09BFBB"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20</w:t>
      </w:r>
    </w:p>
    <w:p w14:paraId="470D3DAD" w14:textId="77777777" w:rsidR="006F1B3D" w:rsidRDefault="006F1B3D" w:rsidP="008C7539">
      <w:pPr>
        <w:pStyle w:val="BodyText"/>
        <w:suppressAutoHyphens/>
        <w:rPr>
          <w:rFonts w:ascii="Arial MT"/>
          <w:sz w:val="7"/>
        </w:rPr>
      </w:pPr>
    </w:p>
    <w:p w14:paraId="62040065" w14:textId="77777777" w:rsidR="006F1B3D" w:rsidRDefault="006F1B3D" w:rsidP="008C7539">
      <w:pPr>
        <w:pStyle w:val="BodyText"/>
        <w:suppressAutoHyphens/>
        <w:rPr>
          <w:rFonts w:ascii="Arial MT"/>
          <w:sz w:val="7"/>
        </w:rPr>
      </w:pPr>
    </w:p>
    <w:p w14:paraId="4E9007C5" w14:textId="77777777" w:rsidR="006F1B3D" w:rsidRDefault="006F1B3D" w:rsidP="008C7539">
      <w:pPr>
        <w:pStyle w:val="BodyText"/>
        <w:suppressAutoHyphens/>
        <w:rPr>
          <w:rFonts w:ascii="Arial MT"/>
          <w:sz w:val="7"/>
        </w:rPr>
      </w:pPr>
    </w:p>
    <w:p w14:paraId="0686EBAF" w14:textId="77777777" w:rsidR="006F1B3D" w:rsidRDefault="006F1B3D" w:rsidP="008C7539">
      <w:pPr>
        <w:pStyle w:val="BodyText"/>
        <w:suppressAutoHyphens/>
        <w:rPr>
          <w:rFonts w:ascii="Arial MT"/>
          <w:sz w:val="7"/>
        </w:rPr>
      </w:pPr>
    </w:p>
    <w:p w14:paraId="010C4742" w14:textId="77777777" w:rsidR="006F1B3D" w:rsidRDefault="006F1B3D" w:rsidP="008C7539">
      <w:pPr>
        <w:pStyle w:val="BodyText"/>
        <w:suppressAutoHyphens/>
        <w:rPr>
          <w:rFonts w:ascii="Arial MT"/>
          <w:sz w:val="7"/>
        </w:rPr>
      </w:pPr>
    </w:p>
    <w:p w14:paraId="4F1668AC" w14:textId="77777777" w:rsidR="006F1B3D" w:rsidRDefault="006F1B3D" w:rsidP="008C7539">
      <w:pPr>
        <w:pStyle w:val="BodyText"/>
        <w:suppressAutoHyphens/>
        <w:rPr>
          <w:rFonts w:ascii="Arial MT"/>
          <w:sz w:val="7"/>
        </w:rPr>
      </w:pPr>
    </w:p>
    <w:p w14:paraId="29BA6315" w14:textId="77777777" w:rsidR="006F1B3D" w:rsidRDefault="006F1B3D" w:rsidP="008C7539">
      <w:pPr>
        <w:pStyle w:val="BodyText"/>
        <w:suppressAutoHyphens/>
        <w:rPr>
          <w:rFonts w:ascii="Arial MT"/>
          <w:sz w:val="7"/>
        </w:rPr>
      </w:pPr>
    </w:p>
    <w:p w14:paraId="6E77DE57" w14:textId="77777777" w:rsidR="006F1B3D" w:rsidRDefault="006F1B3D" w:rsidP="008C7539">
      <w:pPr>
        <w:pStyle w:val="BodyText"/>
        <w:suppressAutoHyphens/>
        <w:rPr>
          <w:rFonts w:ascii="Arial MT"/>
          <w:sz w:val="7"/>
        </w:rPr>
      </w:pPr>
    </w:p>
    <w:p w14:paraId="079994EA" w14:textId="77777777" w:rsidR="006F1B3D" w:rsidRDefault="006F1B3D" w:rsidP="008C7539">
      <w:pPr>
        <w:pStyle w:val="BodyText"/>
        <w:suppressAutoHyphens/>
        <w:rPr>
          <w:rFonts w:ascii="Arial MT"/>
          <w:sz w:val="7"/>
        </w:rPr>
      </w:pPr>
    </w:p>
    <w:p w14:paraId="29F2784D" w14:textId="77777777" w:rsidR="006F1B3D" w:rsidRDefault="006F1B3D" w:rsidP="008C7539">
      <w:pPr>
        <w:pStyle w:val="BodyText"/>
        <w:suppressAutoHyphens/>
        <w:rPr>
          <w:rFonts w:ascii="Arial MT"/>
          <w:sz w:val="7"/>
        </w:rPr>
      </w:pPr>
    </w:p>
    <w:p w14:paraId="55FDEAA7" w14:textId="77777777" w:rsidR="006F1B3D" w:rsidRDefault="006F1B3D" w:rsidP="008C7539">
      <w:pPr>
        <w:pStyle w:val="BodyText"/>
        <w:suppressAutoHyphens/>
        <w:rPr>
          <w:rFonts w:ascii="Arial MT"/>
          <w:sz w:val="7"/>
        </w:rPr>
      </w:pPr>
    </w:p>
    <w:p w14:paraId="091FE9DB" w14:textId="77777777" w:rsidR="006F1B3D" w:rsidRDefault="006F1B3D" w:rsidP="008C7539">
      <w:pPr>
        <w:pStyle w:val="BodyText"/>
        <w:suppressAutoHyphens/>
        <w:rPr>
          <w:rFonts w:ascii="Arial MT"/>
          <w:sz w:val="7"/>
        </w:rPr>
      </w:pPr>
    </w:p>
    <w:p w14:paraId="285B1A3A" w14:textId="77777777" w:rsidR="006F1B3D" w:rsidRDefault="006F1B3D" w:rsidP="008C7539">
      <w:pPr>
        <w:pStyle w:val="BodyText"/>
        <w:suppressAutoHyphens/>
        <w:rPr>
          <w:rFonts w:ascii="Arial MT"/>
          <w:sz w:val="7"/>
        </w:rPr>
      </w:pPr>
    </w:p>
    <w:p w14:paraId="4A09E83B" w14:textId="77777777" w:rsidR="006F1B3D" w:rsidRDefault="006F1B3D" w:rsidP="008C7539">
      <w:pPr>
        <w:pStyle w:val="BodyText"/>
        <w:suppressAutoHyphens/>
        <w:rPr>
          <w:rFonts w:ascii="Arial MT"/>
          <w:sz w:val="7"/>
        </w:rPr>
      </w:pPr>
    </w:p>
    <w:p w14:paraId="791EEC02" w14:textId="77777777" w:rsidR="006F1B3D" w:rsidRDefault="006F1B3D" w:rsidP="008C7539">
      <w:pPr>
        <w:pStyle w:val="BodyText"/>
        <w:suppressAutoHyphens/>
        <w:rPr>
          <w:rFonts w:ascii="Arial MT"/>
          <w:sz w:val="7"/>
        </w:rPr>
      </w:pPr>
    </w:p>
    <w:p w14:paraId="3250FAFE" w14:textId="77777777" w:rsidR="006F1B3D" w:rsidRDefault="006F1B3D" w:rsidP="008C7539">
      <w:pPr>
        <w:pStyle w:val="BodyText"/>
        <w:suppressAutoHyphens/>
        <w:spacing w:before="24"/>
        <w:rPr>
          <w:rFonts w:ascii="Arial MT"/>
          <w:sz w:val="7"/>
        </w:rPr>
      </w:pPr>
    </w:p>
    <w:p w14:paraId="67B9BC43" w14:textId="77777777" w:rsidR="006F1B3D" w:rsidRDefault="00956F31" w:rsidP="008C7539">
      <w:pPr>
        <w:suppressAutoHyphens/>
        <w:jc w:val="right"/>
        <w:rPr>
          <w:rFonts w:ascii="Arial MT"/>
          <w:sz w:val="7"/>
        </w:rPr>
      </w:pPr>
      <w:r>
        <w:rPr>
          <w:rFonts w:ascii="Arial MT"/>
          <w:noProof/>
          <w:sz w:val="7"/>
        </w:rPr>
        <mc:AlternateContent>
          <mc:Choice Requires="wps">
            <w:drawing>
              <wp:anchor distT="0" distB="0" distL="0" distR="0" simplePos="0" relativeHeight="15860736" behindDoc="0" locked="0" layoutInCell="1" allowOverlap="1" wp14:anchorId="787DB55F" wp14:editId="09A40715">
                <wp:simplePos x="0" y="0"/>
                <wp:positionH relativeFrom="page">
                  <wp:posOffset>1003300</wp:posOffset>
                </wp:positionH>
                <wp:positionV relativeFrom="paragraph">
                  <wp:posOffset>40640</wp:posOffset>
                </wp:positionV>
                <wp:extent cx="127000" cy="948690"/>
                <wp:effectExtent l="0" t="0" r="0" b="0"/>
                <wp:wrapNone/>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948690"/>
                        </a:xfrm>
                        <a:prstGeom prst="rect">
                          <a:avLst/>
                        </a:prstGeom>
                      </wps:spPr>
                      <wps:txbx>
                        <w:txbxContent>
                          <w:p w14:paraId="53F2F39B"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53" w:author="Editor" w:date="2026-09-13T17:42:00Z">
                              <w:r>
                                <w:rPr>
                                  <w:rFonts w:ascii="Arial MT"/>
                                  <w:w w:val="105"/>
                                  <w:sz w:val="9"/>
                                </w:rPr>
                                <w:t>r</w:t>
                              </w:r>
                            </w:ins>
                            <w:del w:id="2954" w:author="Editor" w:date="2026-09-13T17:42: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del w:id="2955" w:author="Editor" w:date="2026-09-13T17:42:00Z">
                              <w:r w:rsidDel="00956F31">
                                <w:rPr>
                                  <w:rFonts w:ascii="Arial MT"/>
                                  <w:spacing w:val="-2"/>
                                  <w:w w:val="105"/>
                                  <w:sz w:val="9"/>
                                </w:rPr>
                                <w:delText>)</w:delText>
                              </w:r>
                            </w:del>
                            <w:ins w:id="2956" w:author="Editor" w:date="2026-09-13T17:42:00Z">
                              <w:r>
                                <w:rPr>
                                  <w:rFonts w:ascii="Arial MT"/>
                                  <w:spacing w:val="-2"/>
                                  <w:w w:val="105"/>
                                  <w:sz w:val="9"/>
                                </w:rPr>
                                <w:t xml:space="preserve"> persons</w:t>
                              </w:r>
                            </w:ins>
                            <w:ins w:id="2957" w:author="Editor" w:date="2026-09-13T17:43:00Z">
                              <w:r>
                                <w:rPr>
                                  <w:rFonts w:ascii="Arial MT"/>
                                  <w:spacing w:val="-2"/>
                                  <w:w w:val="105"/>
                                  <w:sz w:val="9"/>
                                </w:rPr>
                                <w:t>)</w:t>
                              </w:r>
                            </w:ins>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87DB55F" id="Textbox 618" o:spid="_x0000_s1237" type="#_x0000_t202" style="position:absolute;left:0;text-align:left;margin-left:79pt;margin-top:3.2pt;width:10pt;height:74.7pt;z-index:15860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" filled="f" stroked="f">
                <v:textbox style="layout-flow:vertical;mso-layout-flow-alt:bottom-to-top" inset="0,0,0,0">
                  <w:txbxContent>
                    <w:p w14:paraId="53F2F39B"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58" w:author="Editor" w:date="2026-09-13T17:42:00Z">
                        <w:r>
                          <w:rPr>
                            <w:rFonts w:ascii="Arial MT"/>
                            <w:w w:val="105"/>
                            <w:sz w:val="9"/>
                          </w:rPr>
                          <w:t>r</w:t>
                        </w:r>
                      </w:ins>
                      <w:del w:id="2959" w:author="Editor" w:date="2026-09-13T17:42: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del w:id="2960" w:author="Editor" w:date="2026-09-13T17:42:00Z">
                        <w:r w:rsidDel="00956F31">
                          <w:rPr>
                            <w:rFonts w:ascii="Arial MT"/>
                            <w:spacing w:val="-2"/>
                            <w:w w:val="105"/>
                            <w:sz w:val="9"/>
                          </w:rPr>
                          <w:delText>)</w:delText>
                        </w:r>
                      </w:del>
                      <w:ins w:id="2961" w:author="Editor" w:date="2026-09-13T17:42:00Z">
                        <w:r>
                          <w:rPr>
                            <w:rFonts w:ascii="Arial MT"/>
                            <w:spacing w:val="-2"/>
                            <w:w w:val="105"/>
                            <w:sz w:val="9"/>
                          </w:rPr>
                          <w:t xml:space="preserve"> persons</w:t>
                        </w:r>
                      </w:ins>
                      <w:ins w:id="2962" w:author="Editor" w:date="2026-09-13T17:43:00Z">
                        <w:r>
                          <w:rPr>
                            <w:rFonts w:ascii="Arial MT"/>
                            <w:spacing w:val="-2"/>
                            <w:w w:val="105"/>
                            <w:sz w:val="9"/>
                          </w:rPr>
                          <w:t>)</w:t>
                        </w:r>
                      </w:ins>
                    </w:p>
                  </w:txbxContent>
                </v:textbox>
                <w10:wrap anchorx="page"/>
              </v:shape>
            </w:pict>
          </mc:Fallback>
        </mc:AlternateContent>
      </w:r>
      <w:r w:rsidR="00191F14">
        <w:rPr>
          <w:rFonts w:ascii="Arial MT"/>
          <w:spacing w:val="-5"/>
          <w:w w:val="110"/>
          <w:sz w:val="7"/>
        </w:rPr>
        <w:t>15</w:t>
      </w:r>
    </w:p>
    <w:p w14:paraId="5B7835F2" w14:textId="77777777" w:rsidR="006F1B3D" w:rsidRDefault="006F1B3D" w:rsidP="008C7539">
      <w:pPr>
        <w:pStyle w:val="BodyText"/>
        <w:suppressAutoHyphens/>
        <w:rPr>
          <w:rFonts w:ascii="Arial MT"/>
          <w:sz w:val="7"/>
        </w:rPr>
      </w:pPr>
    </w:p>
    <w:p w14:paraId="2DBA7C6D" w14:textId="77777777" w:rsidR="006F1B3D" w:rsidRDefault="006F1B3D" w:rsidP="008C7539">
      <w:pPr>
        <w:pStyle w:val="BodyText"/>
        <w:suppressAutoHyphens/>
        <w:spacing w:before="31"/>
        <w:rPr>
          <w:rFonts w:ascii="Arial MT"/>
          <w:sz w:val="7"/>
        </w:rPr>
      </w:pPr>
    </w:p>
    <w:p w14:paraId="66443092" w14:textId="77777777" w:rsidR="006F1B3D" w:rsidRDefault="00191F14" w:rsidP="008C7539">
      <w:pPr>
        <w:suppressAutoHyphens/>
        <w:spacing w:before="1"/>
        <w:jc w:val="right"/>
        <w:rPr>
          <w:rFonts w:ascii="Arial MT"/>
          <w:sz w:val="7"/>
        </w:rPr>
      </w:pPr>
      <w:r>
        <w:rPr>
          <w:rFonts w:ascii="Arial MT"/>
          <w:spacing w:val="-5"/>
          <w:w w:val="110"/>
          <w:sz w:val="7"/>
        </w:rPr>
        <w:t>10</w:t>
      </w:r>
    </w:p>
    <w:p w14:paraId="61083C1C" w14:textId="77777777" w:rsidR="006F1B3D" w:rsidRDefault="006F1B3D" w:rsidP="008C7539">
      <w:pPr>
        <w:pStyle w:val="BodyText"/>
        <w:suppressAutoHyphens/>
        <w:rPr>
          <w:rFonts w:ascii="Arial MT"/>
          <w:sz w:val="7"/>
        </w:rPr>
      </w:pPr>
    </w:p>
    <w:p w14:paraId="13F6EDAB" w14:textId="77777777" w:rsidR="006F1B3D" w:rsidRDefault="006F1B3D" w:rsidP="008C7539">
      <w:pPr>
        <w:pStyle w:val="BodyText"/>
        <w:suppressAutoHyphens/>
        <w:spacing w:before="31"/>
        <w:rPr>
          <w:rFonts w:ascii="Arial MT"/>
          <w:sz w:val="7"/>
        </w:rPr>
      </w:pPr>
    </w:p>
    <w:p w14:paraId="03087764" w14:textId="77777777" w:rsidR="006F1B3D" w:rsidRDefault="00191F14" w:rsidP="008C7539">
      <w:pPr>
        <w:suppressAutoHyphens/>
        <w:jc w:val="right"/>
        <w:rPr>
          <w:rFonts w:ascii="Arial MT"/>
          <w:sz w:val="7"/>
        </w:rPr>
      </w:pPr>
      <w:r>
        <w:rPr>
          <w:rFonts w:ascii="Arial MT"/>
          <w:spacing w:val="-10"/>
          <w:w w:val="110"/>
          <w:sz w:val="7"/>
        </w:rPr>
        <w:t>5</w:t>
      </w:r>
    </w:p>
    <w:p w14:paraId="76D8E8A1" w14:textId="77777777" w:rsidR="006F1B3D" w:rsidRDefault="006F1B3D" w:rsidP="008C7539">
      <w:pPr>
        <w:pStyle w:val="BodyText"/>
        <w:suppressAutoHyphens/>
        <w:rPr>
          <w:rFonts w:ascii="Arial MT"/>
          <w:sz w:val="7"/>
        </w:rPr>
      </w:pPr>
    </w:p>
    <w:p w14:paraId="7A615642" w14:textId="77777777" w:rsidR="006F1B3D" w:rsidRDefault="006F1B3D" w:rsidP="008C7539">
      <w:pPr>
        <w:pStyle w:val="BodyText"/>
        <w:suppressAutoHyphens/>
        <w:spacing w:before="31"/>
        <w:rPr>
          <w:rFonts w:ascii="Arial MT"/>
          <w:sz w:val="7"/>
        </w:rPr>
      </w:pPr>
    </w:p>
    <w:p w14:paraId="033716CB" w14:textId="77777777" w:rsidR="006F1B3D" w:rsidRDefault="00191F14" w:rsidP="008C7539">
      <w:pPr>
        <w:suppressAutoHyphens/>
        <w:spacing w:before="1"/>
        <w:jc w:val="right"/>
        <w:rPr>
          <w:rFonts w:ascii="Arial MT"/>
          <w:sz w:val="7"/>
        </w:rPr>
      </w:pPr>
      <w:r>
        <w:rPr>
          <w:rFonts w:ascii="Arial MT"/>
          <w:spacing w:val="-10"/>
          <w:w w:val="110"/>
          <w:sz w:val="7"/>
        </w:rPr>
        <w:t>0</w:t>
      </w:r>
    </w:p>
    <w:p w14:paraId="7372241D" w14:textId="77777777" w:rsidR="006F1B3D" w:rsidRDefault="006F1B3D" w:rsidP="008C7539">
      <w:pPr>
        <w:pStyle w:val="BodyText"/>
        <w:suppressAutoHyphens/>
        <w:rPr>
          <w:rFonts w:ascii="Arial MT"/>
          <w:sz w:val="7"/>
        </w:rPr>
      </w:pPr>
    </w:p>
    <w:p w14:paraId="7CE0597B" w14:textId="77777777" w:rsidR="006F1B3D" w:rsidRDefault="006F1B3D" w:rsidP="008C7539">
      <w:pPr>
        <w:pStyle w:val="BodyText"/>
        <w:suppressAutoHyphens/>
        <w:spacing w:before="31"/>
        <w:rPr>
          <w:rFonts w:ascii="Arial MT"/>
          <w:sz w:val="7"/>
        </w:rPr>
      </w:pPr>
    </w:p>
    <w:p w14:paraId="45D5B8A6"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12"/>
          <w:w w:val="110"/>
          <w:sz w:val="7"/>
        </w:rPr>
        <w:t>5</w:t>
      </w:r>
    </w:p>
    <w:p w14:paraId="3319809D" w14:textId="77777777" w:rsidR="006F1B3D" w:rsidRDefault="006F1B3D" w:rsidP="008C7539">
      <w:pPr>
        <w:pStyle w:val="BodyText"/>
        <w:suppressAutoHyphens/>
        <w:rPr>
          <w:rFonts w:ascii="Arial MT"/>
          <w:sz w:val="7"/>
        </w:rPr>
      </w:pPr>
    </w:p>
    <w:p w14:paraId="7467C55F" w14:textId="77777777" w:rsidR="006F1B3D" w:rsidRDefault="006F1B3D" w:rsidP="008C7539">
      <w:pPr>
        <w:pStyle w:val="BodyText"/>
        <w:suppressAutoHyphens/>
        <w:spacing w:before="31"/>
        <w:rPr>
          <w:rFonts w:ascii="Arial MT"/>
          <w:sz w:val="7"/>
        </w:rPr>
      </w:pPr>
    </w:p>
    <w:p w14:paraId="4C0BD282" w14:textId="77777777" w:rsidR="006F1B3D" w:rsidRDefault="00191F14" w:rsidP="008C7539">
      <w:pPr>
        <w:suppressAutoHyphens/>
        <w:spacing w:before="1"/>
        <w:jc w:val="right"/>
        <w:rPr>
          <w:rFonts w:ascii="Arial MT"/>
          <w:sz w:val="7"/>
        </w:rPr>
      </w:pPr>
      <w:r>
        <w:rPr>
          <w:rFonts w:ascii="Arial MT"/>
          <w:spacing w:val="-2"/>
          <w:w w:val="105"/>
          <w:sz w:val="7"/>
        </w:rPr>
        <w:t>-</w:t>
      </w:r>
      <w:r>
        <w:rPr>
          <w:rFonts w:ascii="Arial MT"/>
          <w:spacing w:val="-5"/>
          <w:w w:val="110"/>
          <w:sz w:val="7"/>
        </w:rPr>
        <w:t>10</w:t>
      </w:r>
    </w:p>
    <w:p w14:paraId="7C97AEF2" w14:textId="77777777" w:rsidR="006F1B3D" w:rsidRDefault="006F1B3D" w:rsidP="008C7539">
      <w:pPr>
        <w:pStyle w:val="BodyText"/>
        <w:suppressAutoHyphens/>
        <w:rPr>
          <w:rFonts w:ascii="Arial MT"/>
          <w:sz w:val="7"/>
        </w:rPr>
      </w:pPr>
    </w:p>
    <w:p w14:paraId="621F856E" w14:textId="77777777" w:rsidR="006F1B3D" w:rsidRDefault="006F1B3D" w:rsidP="008C7539">
      <w:pPr>
        <w:pStyle w:val="BodyText"/>
        <w:suppressAutoHyphens/>
        <w:spacing w:before="31"/>
        <w:rPr>
          <w:rFonts w:ascii="Arial MT"/>
          <w:sz w:val="7"/>
        </w:rPr>
      </w:pPr>
    </w:p>
    <w:p w14:paraId="6E4EAF30"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15</w:t>
      </w:r>
    </w:p>
    <w:p w14:paraId="5BA3C9A9" w14:textId="77777777" w:rsidR="006F1B3D" w:rsidRDefault="006F1B3D" w:rsidP="008C7539">
      <w:pPr>
        <w:pStyle w:val="BodyText"/>
        <w:suppressAutoHyphens/>
        <w:rPr>
          <w:rFonts w:ascii="Arial MT"/>
          <w:sz w:val="7"/>
        </w:rPr>
      </w:pPr>
    </w:p>
    <w:p w14:paraId="357C30BC" w14:textId="77777777" w:rsidR="006F1B3D" w:rsidRDefault="006F1B3D" w:rsidP="008C7539">
      <w:pPr>
        <w:pStyle w:val="BodyText"/>
        <w:suppressAutoHyphens/>
        <w:spacing w:before="31"/>
        <w:rPr>
          <w:rFonts w:ascii="Arial MT"/>
          <w:sz w:val="7"/>
        </w:rPr>
      </w:pPr>
    </w:p>
    <w:p w14:paraId="78667C0D" w14:textId="77777777" w:rsidR="006F1B3D" w:rsidRDefault="00191F14" w:rsidP="008C7539">
      <w:pPr>
        <w:suppressAutoHyphens/>
        <w:spacing w:before="1"/>
        <w:jc w:val="right"/>
        <w:rPr>
          <w:rFonts w:ascii="Arial MT"/>
          <w:sz w:val="7"/>
        </w:rPr>
      </w:pPr>
      <w:r>
        <w:rPr>
          <w:rFonts w:ascii="Arial MT"/>
          <w:spacing w:val="-2"/>
          <w:w w:val="105"/>
          <w:sz w:val="7"/>
        </w:rPr>
        <w:t>-</w:t>
      </w:r>
      <w:r>
        <w:rPr>
          <w:rFonts w:ascii="Arial MT"/>
          <w:spacing w:val="-5"/>
          <w:w w:val="110"/>
          <w:sz w:val="7"/>
        </w:rPr>
        <w:t>20</w:t>
      </w:r>
    </w:p>
    <w:p w14:paraId="0EB2042C" w14:textId="77777777" w:rsidR="006F1B3D" w:rsidRDefault="00191F14" w:rsidP="008C7539">
      <w:pPr>
        <w:pStyle w:val="BodyText"/>
        <w:suppressAutoHyphens/>
        <w:rPr>
          <w:rFonts w:ascii="Arial MT"/>
          <w:sz w:val="9"/>
        </w:rPr>
      </w:pPr>
      <w:r>
        <w:br w:type="column"/>
      </w:r>
    </w:p>
    <w:p w14:paraId="5E56D2CA" w14:textId="77777777" w:rsidR="006F1B3D" w:rsidRDefault="006F1B3D" w:rsidP="008C7539">
      <w:pPr>
        <w:pStyle w:val="BodyText"/>
        <w:suppressAutoHyphens/>
        <w:rPr>
          <w:rFonts w:ascii="Arial MT"/>
          <w:sz w:val="9"/>
        </w:rPr>
      </w:pPr>
    </w:p>
    <w:p w14:paraId="43E1822C" w14:textId="77777777" w:rsidR="006F1B3D" w:rsidRDefault="006F1B3D" w:rsidP="008C7539">
      <w:pPr>
        <w:pStyle w:val="BodyText"/>
        <w:suppressAutoHyphens/>
        <w:rPr>
          <w:rFonts w:ascii="Arial MT"/>
          <w:sz w:val="9"/>
        </w:rPr>
      </w:pPr>
    </w:p>
    <w:p w14:paraId="3D4BB650" w14:textId="77777777" w:rsidR="006F1B3D" w:rsidRDefault="006F1B3D" w:rsidP="008C7539">
      <w:pPr>
        <w:pStyle w:val="BodyText"/>
        <w:suppressAutoHyphens/>
        <w:rPr>
          <w:rFonts w:ascii="Arial MT"/>
          <w:sz w:val="9"/>
        </w:rPr>
      </w:pPr>
    </w:p>
    <w:p w14:paraId="1C9DFD39" w14:textId="77777777" w:rsidR="006F1B3D" w:rsidRDefault="006F1B3D" w:rsidP="008C7539">
      <w:pPr>
        <w:pStyle w:val="BodyText"/>
        <w:suppressAutoHyphens/>
        <w:rPr>
          <w:rFonts w:ascii="Arial MT"/>
          <w:sz w:val="9"/>
        </w:rPr>
      </w:pPr>
    </w:p>
    <w:p w14:paraId="7408253B" w14:textId="77777777" w:rsidR="006F1B3D" w:rsidRDefault="006F1B3D" w:rsidP="008C7539">
      <w:pPr>
        <w:pStyle w:val="BodyText"/>
        <w:suppressAutoHyphens/>
        <w:rPr>
          <w:rFonts w:ascii="Arial MT"/>
          <w:sz w:val="9"/>
        </w:rPr>
      </w:pPr>
    </w:p>
    <w:p w14:paraId="77894B1B" w14:textId="77777777" w:rsidR="006F1B3D" w:rsidRDefault="006F1B3D" w:rsidP="008C7539">
      <w:pPr>
        <w:pStyle w:val="BodyText"/>
        <w:suppressAutoHyphens/>
        <w:rPr>
          <w:rFonts w:ascii="Arial MT"/>
          <w:sz w:val="9"/>
        </w:rPr>
      </w:pPr>
    </w:p>
    <w:p w14:paraId="6913429E" w14:textId="77777777" w:rsidR="006F1B3D" w:rsidRDefault="006F1B3D" w:rsidP="008C7539">
      <w:pPr>
        <w:pStyle w:val="BodyText"/>
        <w:suppressAutoHyphens/>
        <w:rPr>
          <w:rFonts w:ascii="Arial MT"/>
          <w:sz w:val="9"/>
        </w:rPr>
      </w:pPr>
    </w:p>
    <w:p w14:paraId="22EF9253" w14:textId="77777777" w:rsidR="006F1B3D" w:rsidRDefault="006F1B3D" w:rsidP="008C7539">
      <w:pPr>
        <w:pStyle w:val="BodyText"/>
        <w:suppressAutoHyphens/>
        <w:rPr>
          <w:rFonts w:ascii="Arial MT"/>
          <w:sz w:val="9"/>
        </w:rPr>
      </w:pPr>
    </w:p>
    <w:p w14:paraId="5BCD3558" w14:textId="77777777" w:rsidR="006F1B3D" w:rsidRDefault="006F1B3D" w:rsidP="008C7539">
      <w:pPr>
        <w:pStyle w:val="BodyText"/>
        <w:suppressAutoHyphens/>
        <w:rPr>
          <w:rFonts w:ascii="Arial MT"/>
          <w:sz w:val="9"/>
        </w:rPr>
      </w:pPr>
    </w:p>
    <w:p w14:paraId="6A845DD6" w14:textId="77777777" w:rsidR="006F1B3D" w:rsidRDefault="006F1B3D" w:rsidP="008C7539">
      <w:pPr>
        <w:pStyle w:val="BodyText"/>
        <w:suppressAutoHyphens/>
        <w:rPr>
          <w:rFonts w:ascii="Arial MT"/>
          <w:sz w:val="9"/>
        </w:rPr>
      </w:pPr>
    </w:p>
    <w:p w14:paraId="7310D805" w14:textId="77777777" w:rsidR="006F1B3D" w:rsidRDefault="006F1B3D" w:rsidP="008C7539">
      <w:pPr>
        <w:pStyle w:val="BodyText"/>
        <w:suppressAutoHyphens/>
        <w:rPr>
          <w:rFonts w:ascii="Arial MT"/>
          <w:sz w:val="9"/>
        </w:rPr>
      </w:pPr>
    </w:p>
    <w:p w14:paraId="683C2CA1" w14:textId="77777777" w:rsidR="006F1B3D" w:rsidRDefault="006F1B3D" w:rsidP="008C7539">
      <w:pPr>
        <w:pStyle w:val="BodyText"/>
        <w:suppressAutoHyphens/>
        <w:rPr>
          <w:rFonts w:ascii="Arial MT"/>
          <w:sz w:val="9"/>
        </w:rPr>
      </w:pPr>
    </w:p>
    <w:p w14:paraId="6788FD38" w14:textId="77777777" w:rsidR="006F1B3D" w:rsidRDefault="006F1B3D" w:rsidP="008C7539">
      <w:pPr>
        <w:pStyle w:val="BodyText"/>
        <w:suppressAutoHyphens/>
        <w:rPr>
          <w:rFonts w:ascii="Arial MT"/>
          <w:sz w:val="9"/>
        </w:rPr>
      </w:pPr>
    </w:p>
    <w:p w14:paraId="0D673A4B" w14:textId="77777777" w:rsidR="006F1B3D" w:rsidRDefault="006F1B3D" w:rsidP="008C7539">
      <w:pPr>
        <w:pStyle w:val="BodyText"/>
        <w:suppressAutoHyphens/>
        <w:rPr>
          <w:rFonts w:ascii="Arial MT"/>
          <w:sz w:val="9"/>
        </w:rPr>
      </w:pPr>
    </w:p>
    <w:p w14:paraId="4C3406C4" w14:textId="77777777" w:rsidR="006F1B3D" w:rsidRDefault="006F1B3D" w:rsidP="008C7539">
      <w:pPr>
        <w:pStyle w:val="BodyText"/>
        <w:suppressAutoHyphens/>
        <w:rPr>
          <w:rFonts w:ascii="Arial MT"/>
          <w:sz w:val="9"/>
        </w:rPr>
      </w:pPr>
    </w:p>
    <w:p w14:paraId="02F47DE6" w14:textId="77777777" w:rsidR="006F1B3D" w:rsidRDefault="006F1B3D" w:rsidP="008C7539">
      <w:pPr>
        <w:pStyle w:val="BodyText"/>
        <w:suppressAutoHyphens/>
        <w:rPr>
          <w:rFonts w:ascii="Arial MT"/>
          <w:sz w:val="9"/>
        </w:rPr>
      </w:pPr>
    </w:p>
    <w:p w14:paraId="788E9B38" w14:textId="77777777" w:rsidR="006F1B3D" w:rsidRDefault="006F1B3D" w:rsidP="008C7539">
      <w:pPr>
        <w:pStyle w:val="BodyText"/>
        <w:suppressAutoHyphens/>
        <w:rPr>
          <w:rFonts w:ascii="Arial MT"/>
          <w:sz w:val="9"/>
        </w:rPr>
      </w:pPr>
    </w:p>
    <w:p w14:paraId="11E5BC2B" w14:textId="77777777" w:rsidR="006F1B3D" w:rsidRDefault="006F1B3D" w:rsidP="008C7539">
      <w:pPr>
        <w:pStyle w:val="BodyText"/>
        <w:suppressAutoHyphens/>
        <w:rPr>
          <w:rFonts w:ascii="Arial MT"/>
          <w:sz w:val="9"/>
        </w:rPr>
      </w:pPr>
    </w:p>
    <w:p w14:paraId="35707BBD" w14:textId="77777777" w:rsidR="006F1B3D" w:rsidRDefault="006F1B3D" w:rsidP="008C7539">
      <w:pPr>
        <w:pStyle w:val="BodyText"/>
        <w:suppressAutoHyphens/>
        <w:rPr>
          <w:rFonts w:ascii="Arial MT"/>
          <w:sz w:val="9"/>
        </w:rPr>
      </w:pPr>
    </w:p>
    <w:p w14:paraId="3747CB64" w14:textId="77777777" w:rsidR="006F1B3D" w:rsidRDefault="006F1B3D" w:rsidP="008C7539">
      <w:pPr>
        <w:pStyle w:val="BodyText"/>
        <w:suppressAutoHyphens/>
        <w:rPr>
          <w:rFonts w:ascii="Arial MT"/>
          <w:sz w:val="9"/>
        </w:rPr>
      </w:pPr>
    </w:p>
    <w:p w14:paraId="58528AFA" w14:textId="77777777" w:rsidR="006F1B3D" w:rsidRDefault="006F1B3D" w:rsidP="008C7539">
      <w:pPr>
        <w:pStyle w:val="BodyText"/>
        <w:suppressAutoHyphens/>
        <w:rPr>
          <w:rFonts w:ascii="Arial MT"/>
          <w:sz w:val="9"/>
        </w:rPr>
      </w:pPr>
    </w:p>
    <w:p w14:paraId="71AA75E1" w14:textId="77777777" w:rsidR="006F1B3D" w:rsidRDefault="006F1B3D" w:rsidP="008C7539">
      <w:pPr>
        <w:pStyle w:val="BodyText"/>
        <w:suppressAutoHyphens/>
        <w:spacing w:before="89"/>
        <w:rPr>
          <w:rFonts w:ascii="Arial MT"/>
          <w:sz w:val="9"/>
        </w:rPr>
      </w:pPr>
    </w:p>
    <w:p w14:paraId="33792982" w14:textId="77777777" w:rsidR="006F1B3D" w:rsidRDefault="00191F14" w:rsidP="008C7539">
      <w:pPr>
        <w:suppressAutoHyphens/>
        <w:ind w:left="1358"/>
        <w:rPr>
          <w:rFonts w:ascii="Arial MT"/>
          <w:sz w:val="9"/>
        </w:rPr>
      </w:pPr>
      <w:r>
        <w:rPr>
          <w:noProof/>
          <w:position w:val="3"/>
        </w:rPr>
        <w:drawing>
          <wp:inline distT="0" distB="0" distL="0" distR="0" wp14:anchorId="5C7D3B1A" wp14:editId="4B513B52">
            <wp:extent cx="87397" cy="3495"/>
            <wp:effectExtent l="0" t="0" r="0" b="0"/>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76"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Unweighted</w:t>
      </w:r>
      <w:r>
        <w:rPr>
          <w:rFonts w:ascii="Arial MT"/>
          <w:spacing w:val="45"/>
          <w:w w:val="105"/>
          <w:sz w:val="9"/>
        </w:rPr>
        <w:t xml:space="preserve">  </w:t>
      </w:r>
      <w:r>
        <w:rPr>
          <w:rFonts w:ascii="Arial MT"/>
          <w:noProof/>
          <w:spacing w:val="-3"/>
          <w:position w:val="3"/>
          <w:sz w:val="9"/>
        </w:rPr>
        <w:drawing>
          <wp:inline distT="0" distB="0" distL="0" distR="0" wp14:anchorId="065DA1B1" wp14:editId="5110C22A">
            <wp:extent cx="87397" cy="3495"/>
            <wp:effectExtent l="0" t="0" r="0" b="0"/>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77" cstate="print"/>
                    <a:stretch>
                      <a:fillRect/>
                    </a:stretch>
                  </pic:blipFill>
                  <pic:spPr>
                    <a:xfrm>
                      <a:off x="0" y="0"/>
                      <a:ext cx="87397" cy="3495"/>
                    </a:xfrm>
                    <a:prstGeom prst="rect">
                      <a:avLst/>
                    </a:prstGeom>
                  </pic:spPr>
                </pic:pic>
              </a:graphicData>
            </a:graphic>
          </wp:inline>
        </w:drawing>
      </w:r>
      <w:r>
        <w:rPr>
          <w:spacing w:val="7"/>
          <w:w w:val="105"/>
          <w:sz w:val="9"/>
        </w:rPr>
        <w:t xml:space="preserve"> </w:t>
      </w:r>
      <w:r>
        <w:rPr>
          <w:rFonts w:ascii="Arial MT"/>
          <w:w w:val="105"/>
          <w:sz w:val="9"/>
        </w:rPr>
        <w:t>Weighted</w:t>
      </w:r>
    </w:p>
    <w:p w14:paraId="4A3A21F0" w14:textId="77777777" w:rsidR="006F1B3D" w:rsidRDefault="006F1B3D" w:rsidP="008C7539">
      <w:pPr>
        <w:pStyle w:val="BodyText"/>
        <w:suppressAutoHyphens/>
        <w:rPr>
          <w:rFonts w:ascii="Arial MT"/>
          <w:sz w:val="9"/>
        </w:rPr>
      </w:pPr>
    </w:p>
    <w:p w14:paraId="3334D97E" w14:textId="77777777" w:rsidR="006F1B3D" w:rsidRDefault="006F1B3D" w:rsidP="008C7539">
      <w:pPr>
        <w:pStyle w:val="BodyText"/>
        <w:suppressAutoHyphens/>
        <w:spacing w:before="60"/>
        <w:rPr>
          <w:rFonts w:ascii="Arial MT"/>
          <w:sz w:val="9"/>
        </w:rPr>
      </w:pPr>
    </w:p>
    <w:p w14:paraId="0D88806E" w14:textId="77777777" w:rsidR="006F1B3D" w:rsidRPr="00BA667C" w:rsidRDefault="00191F14" w:rsidP="00BA667C">
      <w:pPr>
        <w:tabs>
          <w:tab w:val="left" w:pos="834"/>
        </w:tabs>
        <w:suppressAutoHyphens/>
        <w:ind w:left="536"/>
        <w:rPr>
          <w:b/>
          <w:sz w:val="20"/>
        </w:rPr>
      </w:pPr>
      <w:r w:rsidRPr="00BA667C">
        <w:rPr>
          <w:b/>
          <w:noProof/>
        </w:rPr>
        <w:drawing>
          <wp:anchor distT="0" distB="0" distL="0" distR="0" simplePos="0" relativeHeight="15858688" behindDoc="0" locked="0" layoutInCell="1" allowOverlap="1" wp14:anchorId="004E79B2" wp14:editId="5D9F6240">
            <wp:simplePos x="0" y="0"/>
            <wp:positionH relativeFrom="page">
              <wp:posOffset>1213010</wp:posOffset>
            </wp:positionH>
            <wp:positionV relativeFrom="paragraph">
              <wp:posOffset>-1750790</wp:posOffset>
            </wp:positionV>
            <wp:extent cx="2596022" cy="1314450"/>
            <wp:effectExtent l="0" t="0" r="0" b="0"/>
            <wp:wrapNone/>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78" cstate="print"/>
                    <a:stretch>
                      <a:fillRect/>
                    </a:stretch>
                  </pic:blipFill>
                  <pic:spPr>
                    <a:xfrm>
                      <a:off x="0" y="0"/>
                      <a:ext cx="2596022" cy="1314450"/>
                    </a:xfrm>
                    <a:prstGeom prst="rect">
                      <a:avLst/>
                    </a:prstGeom>
                  </pic:spPr>
                </pic:pic>
              </a:graphicData>
            </a:graphic>
          </wp:anchor>
        </w:drawing>
      </w:r>
      <w:r w:rsidRPr="00BA667C">
        <w:rPr>
          <w:b/>
          <w:noProof/>
        </w:rPr>
        <w:drawing>
          <wp:anchor distT="0" distB="0" distL="0" distR="0" simplePos="0" relativeHeight="15859712" behindDoc="0" locked="0" layoutInCell="1" allowOverlap="1" wp14:anchorId="4689211F" wp14:editId="15C86B65">
            <wp:simplePos x="0" y="0"/>
            <wp:positionH relativeFrom="page">
              <wp:posOffset>1213010</wp:posOffset>
            </wp:positionH>
            <wp:positionV relativeFrom="paragraph">
              <wp:posOffset>346792</wp:posOffset>
            </wp:positionV>
            <wp:extent cx="2596022" cy="1314450"/>
            <wp:effectExtent l="0" t="0" r="0" b="0"/>
            <wp:wrapNone/>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79" cstate="print"/>
                    <a:stretch>
                      <a:fillRect/>
                    </a:stretch>
                  </pic:blipFill>
                  <pic:spPr>
                    <a:xfrm>
                      <a:off x="0" y="0"/>
                      <a:ext cx="2596022" cy="1314450"/>
                    </a:xfrm>
                    <a:prstGeom prst="rect">
                      <a:avLst/>
                    </a:prstGeom>
                  </pic:spPr>
                </pic:pic>
              </a:graphicData>
            </a:graphic>
          </wp:anchor>
        </w:drawing>
      </w:r>
      <w:r w:rsidRPr="00BA667C">
        <w:rPr>
          <w:b/>
          <w:noProof/>
        </w:rPr>
        <mc:AlternateContent>
          <mc:Choice Requires="wps">
            <w:drawing>
              <wp:anchor distT="0" distB="0" distL="0" distR="0" simplePos="0" relativeHeight="15862784" behindDoc="0" locked="0" layoutInCell="1" allowOverlap="1" wp14:anchorId="44CCBFF5" wp14:editId="7DECF1AB">
                <wp:simplePos x="0" y="0"/>
                <wp:positionH relativeFrom="page">
                  <wp:posOffset>1278976</wp:posOffset>
                </wp:positionH>
                <wp:positionV relativeFrom="paragraph">
                  <wp:posOffset>-408968</wp:posOffset>
                </wp:positionV>
                <wp:extent cx="107950" cy="48895"/>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7A3A316"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44CCBFF5" id="Textbox 623" o:spid="_x0000_s1238" type="#_x0000_t202" style="position:absolute;left:0;text-align:left;margin-left:100.7pt;margin-top:-32.2pt;width:8.5pt;height:3.85pt;rotation:-45;z-index:1586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SLTogEAADE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" filled="f" stroked="f">
                <v:textbox inset="0,0,0,0">
                  <w:txbxContent>
                    <w:p w14:paraId="67A3A316"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sidRPr="00BA667C">
        <w:rPr>
          <w:b/>
          <w:noProof/>
        </w:rPr>
        <mc:AlternateContent>
          <mc:Choice Requires="wps">
            <w:drawing>
              <wp:anchor distT="0" distB="0" distL="0" distR="0" simplePos="0" relativeHeight="15863296" behindDoc="0" locked="0" layoutInCell="1" allowOverlap="1" wp14:anchorId="06001AE5" wp14:editId="4D147AB6">
                <wp:simplePos x="0" y="0"/>
                <wp:positionH relativeFrom="page">
                  <wp:posOffset>1509396</wp:posOffset>
                </wp:positionH>
                <wp:positionV relativeFrom="paragraph">
                  <wp:posOffset>-408968</wp:posOffset>
                </wp:positionV>
                <wp:extent cx="107950" cy="48895"/>
                <wp:effectExtent l="0" t="0" r="0" b="0"/>
                <wp:wrapNone/>
                <wp:docPr id="624" name="Text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287FB79"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06001AE5" id="Textbox 624" o:spid="_x0000_s1239" type="#_x0000_t202" style="position:absolute;left:0;text-align:left;margin-left:118.85pt;margin-top:-32.2pt;width:8.5pt;height:3.85pt;rotation:-45;z-index:1586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Y6iowEAADE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" filled="f" stroked="f">
                <v:textbox inset="0,0,0,0">
                  <w:txbxContent>
                    <w:p w14:paraId="2287FB79"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sidRPr="00BA667C">
        <w:rPr>
          <w:b/>
          <w:noProof/>
        </w:rPr>
        <mc:AlternateContent>
          <mc:Choice Requires="wps">
            <w:drawing>
              <wp:anchor distT="0" distB="0" distL="0" distR="0" simplePos="0" relativeHeight="15863808" behindDoc="0" locked="0" layoutInCell="1" allowOverlap="1" wp14:anchorId="25B488D0" wp14:editId="19F14E3C">
                <wp:simplePos x="0" y="0"/>
                <wp:positionH relativeFrom="page">
                  <wp:posOffset>1739816</wp:posOffset>
                </wp:positionH>
                <wp:positionV relativeFrom="paragraph">
                  <wp:posOffset>-408968</wp:posOffset>
                </wp:positionV>
                <wp:extent cx="107950" cy="48895"/>
                <wp:effectExtent l="0" t="0" r="0" b="0"/>
                <wp:wrapNone/>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315590D"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25B488D0" id="Textbox 625" o:spid="_x0000_s1240" type="#_x0000_t202" style="position:absolute;left:0;text-align:left;margin-left:137pt;margin-top:-32.2pt;width:8.5pt;height:3.85pt;rotation:-45;z-index:1586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" filled="f" stroked="f">
                <v:textbox inset="0,0,0,0">
                  <w:txbxContent>
                    <w:p w14:paraId="5315590D"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sidRPr="00BA667C">
        <w:rPr>
          <w:b/>
          <w:noProof/>
        </w:rPr>
        <mc:AlternateContent>
          <mc:Choice Requires="wps">
            <w:drawing>
              <wp:anchor distT="0" distB="0" distL="0" distR="0" simplePos="0" relativeHeight="15864320" behindDoc="0" locked="0" layoutInCell="1" allowOverlap="1" wp14:anchorId="59530FE3" wp14:editId="62956B3A">
                <wp:simplePos x="0" y="0"/>
                <wp:positionH relativeFrom="page">
                  <wp:posOffset>1970235</wp:posOffset>
                </wp:positionH>
                <wp:positionV relativeFrom="paragraph">
                  <wp:posOffset>-408968</wp:posOffset>
                </wp:positionV>
                <wp:extent cx="107950" cy="48895"/>
                <wp:effectExtent l="0" t="0" r="0" b="0"/>
                <wp:wrapNone/>
                <wp:docPr id="626" name="Text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739C360"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59530FE3" id="Textbox 626" o:spid="_x0000_s1241" type="#_x0000_t202" style="position:absolute;left:0;text-align:left;margin-left:155.15pt;margin-top:-32.2pt;width:8.5pt;height:3.85pt;rotation:-45;z-index:1586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hVcogEAADE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" filled="f" stroked="f">
                <v:textbox inset="0,0,0,0">
                  <w:txbxContent>
                    <w:p w14:paraId="0739C360"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sidRPr="00BA667C">
        <w:rPr>
          <w:b/>
          <w:noProof/>
        </w:rPr>
        <mc:AlternateContent>
          <mc:Choice Requires="wps">
            <w:drawing>
              <wp:anchor distT="0" distB="0" distL="0" distR="0" simplePos="0" relativeHeight="15864832" behindDoc="0" locked="0" layoutInCell="1" allowOverlap="1" wp14:anchorId="193F8244" wp14:editId="34751749">
                <wp:simplePos x="0" y="0"/>
                <wp:positionH relativeFrom="page">
                  <wp:posOffset>2200655</wp:posOffset>
                </wp:positionH>
                <wp:positionV relativeFrom="paragraph">
                  <wp:posOffset>-408968</wp:posOffset>
                </wp:positionV>
                <wp:extent cx="107950" cy="48895"/>
                <wp:effectExtent l="0" t="0" r="0" b="0"/>
                <wp:wrapNone/>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95252AD"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193F8244" id="Textbox 627" o:spid="_x0000_s1242" type="#_x0000_t202" style="position:absolute;left:0;text-align:left;margin-left:173.3pt;margin-top:-32.2pt;width:8.5pt;height:3.85pt;rotation:-45;z-index:1586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" filled="f" stroked="f">
                <v:textbox inset="0,0,0,0">
                  <w:txbxContent>
                    <w:p w14:paraId="495252AD"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sidRPr="00BA667C">
        <w:rPr>
          <w:b/>
          <w:noProof/>
        </w:rPr>
        <mc:AlternateContent>
          <mc:Choice Requires="wps">
            <w:drawing>
              <wp:anchor distT="0" distB="0" distL="0" distR="0" simplePos="0" relativeHeight="15865344" behindDoc="0" locked="0" layoutInCell="1" allowOverlap="1" wp14:anchorId="0B0B2849" wp14:editId="4615270D">
                <wp:simplePos x="0" y="0"/>
                <wp:positionH relativeFrom="page">
                  <wp:posOffset>2431075</wp:posOffset>
                </wp:positionH>
                <wp:positionV relativeFrom="paragraph">
                  <wp:posOffset>-408968</wp:posOffset>
                </wp:positionV>
                <wp:extent cx="107950" cy="48895"/>
                <wp:effectExtent l="0" t="0" r="0" b="0"/>
                <wp:wrapNone/>
                <wp:docPr id="628" name="Text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EA84ECD"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0B0B2849" id="Textbox 628" o:spid="_x0000_s1243" type="#_x0000_t202" style="position:absolute;left:0;text-align:left;margin-left:191.4pt;margin-top:-32.2pt;width:8.5pt;height:3.85pt;rotation:-45;z-index:1586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" filled="f" stroked="f">
                <v:textbox inset="0,0,0,0">
                  <w:txbxContent>
                    <w:p w14:paraId="3EA84ECD"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sidRPr="00BA667C">
        <w:rPr>
          <w:b/>
          <w:noProof/>
        </w:rPr>
        <mc:AlternateContent>
          <mc:Choice Requires="wps">
            <w:drawing>
              <wp:anchor distT="0" distB="0" distL="0" distR="0" simplePos="0" relativeHeight="15865856" behindDoc="0" locked="0" layoutInCell="1" allowOverlap="1" wp14:anchorId="3487EFD8" wp14:editId="5E090E4E">
                <wp:simplePos x="0" y="0"/>
                <wp:positionH relativeFrom="page">
                  <wp:posOffset>2661495</wp:posOffset>
                </wp:positionH>
                <wp:positionV relativeFrom="paragraph">
                  <wp:posOffset>-408968</wp:posOffset>
                </wp:positionV>
                <wp:extent cx="107950" cy="48895"/>
                <wp:effectExtent l="0" t="0" r="0" b="0"/>
                <wp:wrapNone/>
                <wp:docPr id="629" name="Text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7039A5C"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3487EFD8" id="Textbox 629" o:spid="_x0000_s1244" type="#_x0000_t202" style="position:absolute;left:0;text-align:left;margin-left:209.55pt;margin-top:-32.2pt;width:8.5pt;height:3.85pt;rotation:-45;z-index:1586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" filled="f" stroked="f">
                <v:textbox inset="0,0,0,0">
                  <w:txbxContent>
                    <w:p w14:paraId="17039A5C"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sidRPr="00BA667C">
        <w:rPr>
          <w:b/>
          <w:noProof/>
        </w:rPr>
        <mc:AlternateContent>
          <mc:Choice Requires="wps">
            <w:drawing>
              <wp:anchor distT="0" distB="0" distL="0" distR="0" simplePos="0" relativeHeight="15866368" behindDoc="0" locked="0" layoutInCell="1" allowOverlap="1" wp14:anchorId="1C76A233" wp14:editId="0E394C88">
                <wp:simplePos x="0" y="0"/>
                <wp:positionH relativeFrom="page">
                  <wp:posOffset>2891915</wp:posOffset>
                </wp:positionH>
                <wp:positionV relativeFrom="paragraph">
                  <wp:posOffset>-408968</wp:posOffset>
                </wp:positionV>
                <wp:extent cx="107950" cy="48895"/>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2B67F7D"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1C76A233" id="Textbox 630" o:spid="_x0000_s1245" type="#_x0000_t202" style="position:absolute;left:0;text-align:left;margin-left:227.7pt;margin-top:-32.2pt;width:8.5pt;height:3.85pt;rotation:-45;z-index:1586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" filled="f" stroked="f">
                <v:textbox inset="0,0,0,0">
                  <w:txbxContent>
                    <w:p w14:paraId="02B67F7D"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sidRPr="00BA667C">
        <w:rPr>
          <w:b/>
          <w:noProof/>
        </w:rPr>
        <mc:AlternateContent>
          <mc:Choice Requires="wps">
            <w:drawing>
              <wp:anchor distT="0" distB="0" distL="0" distR="0" simplePos="0" relativeHeight="15866880" behindDoc="0" locked="0" layoutInCell="1" allowOverlap="1" wp14:anchorId="4739B441" wp14:editId="0BC4F9F5">
                <wp:simplePos x="0" y="0"/>
                <wp:positionH relativeFrom="page">
                  <wp:posOffset>3122335</wp:posOffset>
                </wp:positionH>
                <wp:positionV relativeFrom="paragraph">
                  <wp:posOffset>-408968</wp:posOffset>
                </wp:positionV>
                <wp:extent cx="107950" cy="48895"/>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F258410"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4739B441" id="Textbox 631" o:spid="_x0000_s1246" type="#_x0000_t202" style="position:absolute;left:0;text-align:left;margin-left:245.85pt;margin-top:-32.2pt;width:8.5pt;height:3.85pt;rotation:-45;z-index:1586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lHSogEAADE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" filled="f" stroked="f">
                <v:textbox inset="0,0,0,0">
                  <w:txbxContent>
                    <w:p w14:paraId="3F258410"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sidRPr="00BA667C">
        <w:rPr>
          <w:b/>
          <w:noProof/>
        </w:rPr>
        <mc:AlternateContent>
          <mc:Choice Requires="wps">
            <w:drawing>
              <wp:anchor distT="0" distB="0" distL="0" distR="0" simplePos="0" relativeHeight="15867392" behindDoc="0" locked="0" layoutInCell="1" allowOverlap="1" wp14:anchorId="1EB5E567" wp14:editId="432E5924">
                <wp:simplePos x="0" y="0"/>
                <wp:positionH relativeFrom="page">
                  <wp:posOffset>3352755</wp:posOffset>
                </wp:positionH>
                <wp:positionV relativeFrom="paragraph">
                  <wp:posOffset>-408968</wp:posOffset>
                </wp:positionV>
                <wp:extent cx="107950" cy="48895"/>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430839D"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1EB5E567" id="Textbox 632" o:spid="_x0000_s1247" type="#_x0000_t202" style="position:absolute;left:0;text-align:left;margin-left:264pt;margin-top:-32.2pt;width:8.5pt;height:3.85pt;rotation:-45;z-index:1586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2jogEAADE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" filled="f" stroked="f">
                <v:textbox inset="0,0,0,0">
                  <w:txbxContent>
                    <w:p w14:paraId="7430839D"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sidRPr="00BA667C">
        <w:rPr>
          <w:b/>
          <w:noProof/>
        </w:rPr>
        <mc:AlternateContent>
          <mc:Choice Requires="wps">
            <w:drawing>
              <wp:anchor distT="0" distB="0" distL="0" distR="0" simplePos="0" relativeHeight="15868416" behindDoc="0" locked="0" layoutInCell="1" allowOverlap="1" wp14:anchorId="641E80CF" wp14:editId="01407106">
                <wp:simplePos x="0" y="0"/>
                <wp:positionH relativeFrom="page">
                  <wp:posOffset>3583265</wp:posOffset>
                </wp:positionH>
                <wp:positionV relativeFrom="paragraph">
                  <wp:posOffset>-408968</wp:posOffset>
                </wp:positionV>
                <wp:extent cx="107950" cy="48895"/>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A91E327"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641E80CF" id="Textbox 633" o:spid="_x0000_s1248" type="#_x0000_t202" style="position:absolute;left:0;text-align:left;margin-left:282.15pt;margin-top:-32.2pt;width:8.5pt;height:3.85pt;rotation:-45;z-index:1586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" filled="f" stroked="f">
                <v:textbox inset="0,0,0,0">
                  <w:txbxContent>
                    <w:p w14:paraId="2A91E327"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sidR="00BA667C" w:rsidRPr="00BA667C">
        <w:rPr>
          <w:b/>
          <w:sz w:val="20"/>
        </w:rPr>
        <w:t xml:space="preserve">a. </w:t>
      </w:r>
      <w:r w:rsidRPr="00BA667C">
        <w:rPr>
          <w:b/>
          <w:sz w:val="20"/>
        </w:rPr>
        <w:t>Phase</w:t>
      </w:r>
      <w:r w:rsidRPr="00BA667C">
        <w:rPr>
          <w:b/>
          <w:spacing w:val="-6"/>
          <w:sz w:val="20"/>
        </w:rPr>
        <w:t xml:space="preserve"> </w:t>
      </w:r>
      <w:r w:rsidRPr="00BA667C">
        <w:rPr>
          <w:b/>
          <w:sz w:val="20"/>
        </w:rPr>
        <w:t>in</w:t>
      </w:r>
      <w:r w:rsidRPr="00BA667C">
        <w:rPr>
          <w:b/>
          <w:spacing w:val="-5"/>
          <w:sz w:val="20"/>
        </w:rPr>
        <w:t xml:space="preserve"> </w:t>
      </w:r>
      <w:r w:rsidRPr="00BA667C">
        <w:rPr>
          <w:b/>
          <w:sz w:val="20"/>
        </w:rPr>
        <w:t>1998</w:t>
      </w:r>
      <w:r w:rsidRPr="00BA667C">
        <w:rPr>
          <w:rFonts w:ascii="Arial MT"/>
          <w:b/>
          <w:sz w:val="20"/>
        </w:rPr>
        <w:t>/</w:t>
      </w:r>
      <w:r w:rsidRPr="00BA667C">
        <w:rPr>
          <w:b/>
          <w:sz w:val="20"/>
        </w:rPr>
        <w:t>1999</w:t>
      </w:r>
      <w:r w:rsidRPr="00BA667C">
        <w:rPr>
          <w:b/>
          <w:spacing w:val="-5"/>
          <w:sz w:val="20"/>
        </w:rPr>
        <w:t xml:space="preserve"> </w:t>
      </w:r>
      <w:r w:rsidRPr="00BA667C">
        <w:rPr>
          <w:b/>
          <w:sz w:val="20"/>
        </w:rPr>
        <w:t>-</w:t>
      </w:r>
      <w:r w:rsidRPr="00BA667C">
        <w:rPr>
          <w:b/>
          <w:spacing w:val="-5"/>
          <w:sz w:val="20"/>
        </w:rPr>
        <w:t xml:space="preserve"> </w:t>
      </w:r>
      <w:r w:rsidRPr="00BA667C">
        <w:rPr>
          <w:b/>
          <w:spacing w:val="-2"/>
          <w:sz w:val="20"/>
        </w:rPr>
        <w:t>Females</w:t>
      </w:r>
    </w:p>
    <w:p w14:paraId="48B3C4A4" w14:textId="77777777" w:rsidR="006F1B3D" w:rsidRDefault="006F1B3D" w:rsidP="008C7539">
      <w:pPr>
        <w:pStyle w:val="BodyText"/>
        <w:suppressAutoHyphens/>
        <w:rPr>
          <w:sz w:val="20"/>
        </w:rPr>
      </w:pPr>
    </w:p>
    <w:p w14:paraId="338BA8C3" w14:textId="77777777" w:rsidR="006F1B3D" w:rsidRDefault="006F1B3D" w:rsidP="008C7539">
      <w:pPr>
        <w:pStyle w:val="BodyText"/>
        <w:suppressAutoHyphens/>
        <w:rPr>
          <w:sz w:val="20"/>
        </w:rPr>
      </w:pPr>
    </w:p>
    <w:p w14:paraId="0FD60ADF" w14:textId="77777777" w:rsidR="006F1B3D" w:rsidRDefault="006F1B3D" w:rsidP="008C7539">
      <w:pPr>
        <w:pStyle w:val="BodyText"/>
        <w:suppressAutoHyphens/>
        <w:rPr>
          <w:sz w:val="20"/>
        </w:rPr>
      </w:pPr>
    </w:p>
    <w:p w14:paraId="216BD22C" w14:textId="77777777" w:rsidR="006F1B3D" w:rsidRDefault="006F1B3D" w:rsidP="008C7539">
      <w:pPr>
        <w:pStyle w:val="BodyText"/>
        <w:suppressAutoHyphens/>
        <w:rPr>
          <w:sz w:val="20"/>
        </w:rPr>
      </w:pPr>
    </w:p>
    <w:p w14:paraId="406AAE90" w14:textId="77777777" w:rsidR="006F1B3D" w:rsidRDefault="006F1B3D" w:rsidP="008C7539">
      <w:pPr>
        <w:pStyle w:val="BodyText"/>
        <w:suppressAutoHyphens/>
        <w:rPr>
          <w:sz w:val="20"/>
        </w:rPr>
      </w:pPr>
    </w:p>
    <w:p w14:paraId="57B79637" w14:textId="77777777" w:rsidR="006F1B3D" w:rsidRDefault="006F1B3D" w:rsidP="008C7539">
      <w:pPr>
        <w:pStyle w:val="BodyText"/>
        <w:suppressAutoHyphens/>
        <w:rPr>
          <w:sz w:val="20"/>
        </w:rPr>
      </w:pPr>
    </w:p>
    <w:p w14:paraId="390A95E5" w14:textId="77777777" w:rsidR="006F1B3D" w:rsidRDefault="006F1B3D" w:rsidP="008C7539">
      <w:pPr>
        <w:pStyle w:val="BodyText"/>
        <w:suppressAutoHyphens/>
        <w:rPr>
          <w:sz w:val="20"/>
        </w:rPr>
      </w:pPr>
    </w:p>
    <w:p w14:paraId="66254AD4" w14:textId="77777777" w:rsidR="006F1B3D" w:rsidRDefault="006F1B3D" w:rsidP="008C7539">
      <w:pPr>
        <w:pStyle w:val="BodyText"/>
        <w:suppressAutoHyphens/>
        <w:rPr>
          <w:sz w:val="20"/>
        </w:rPr>
      </w:pPr>
    </w:p>
    <w:p w14:paraId="3FB4A2A6" w14:textId="77777777" w:rsidR="006F1B3D" w:rsidRDefault="006F1B3D" w:rsidP="008C7539">
      <w:pPr>
        <w:pStyle w:val="BodyText"/>
        <w:suppressAutoHyphens/>
        <w:rPr>
          <w:sz w:val="20"/>
        </w:rPr>
      </w:pPr>
    </w:p>
    <w:p w14:paraId="0FD088E8" w14:textId="77777777" w:rsidR="006F1B3D" w:rsidRDefault="006F1B3D" w:rsidP="008C7539">
      <w:pPr>
        <w:pStyle w:val="BodyText"/>
        <w:suppressAutoHyphens/>
        <w:rPr>
          <w:sz w:val="20"/>
        </w:rPr>
      </w:pPr>
    </w:p>
    <w:p w14:paraId="4E20F483" w14:textId="77777777" w:rsidR="006F1B3D" w:rsidRDefault="006F1B3D" w:rsidP="008C7539">
      <w:pPr>
        <w:pStyle w:val="BodyText"/>
        <w:suppressAutoHyphens/>
        <w:spacing w:before="172"/>
        <w:rPr>
          <w:sz w:val="20"/>
        </w:rPr>
      </w:pPr>
    </w:p>
    <w:p w14:paraId="61512353" w14:textId="77777777" w:rsidR="006F1B3D" w:rsidRDefault="00191F14" w:rsidP="008C7539">
      <w:pPr>
        <w:suppressAutoHyphens/>
        <w:ind w:left="1358"/>
        <w:rPr>
          <w:rFonts w:ascii="Arial MT"/>
          <w:sz w:val="9"/>
        </w:rPr>
      </w:pPr>
      <w:r>
        <w:rPr>
          <w:rFonts w:ascii="Arial MT"/>
          <w:noProof/>
          <w:sz w:val="9"/>
        </w:rPr>
        <mc:AlternateContent>
          <mc:Choice Requires="wps">
            <w:drawing>
              <wp:anchor distT="0" distB="0" distL="0" distR="0" simplePos="0" relativeHeight="15867904" behindDoc="0" locked="0" layoutInCell="1" allowOverlap="1" wp14:anchorId="132C3B2F" wp14:editId="22E7266F">
                <wp:simplePos x="0" y="0"/>
                <wp:positionH relativeFrom="page">
                  <wp:posOffset>1278976</wp:posOffset>
                </wp:positionH>
                <wp:positionV relativeFrom="paragraph">
                  <wp:posOffset>-173615</wp:posOffset>
                </wp:positionV>
                <wp:extent cx="107950" cy="48895"/>
                <wp:effectExtent l="0" t="0" r="0" b="0"/>
                <wp:wrapNone/>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0B75954"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132C3B2F" id="Textbox 634" o:spid="_x0000_s1249" type="#_x0000_t202" style="position:absolute;left:0;text-align:left;margin-left:100.7pt;margin-top:-13.65pt;width:8.5pt;height:3.85pt;rotation:-45;z-index:1586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qRAowEAADE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" filled="f" stroked="f">
                <v:textbox inset="0,0,0,0">
                  <w:txbxContent>
                    <w:p w14:paraId="30B75954"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9"/>
        </w:rPr>
        <mc:AlternateContent>
          <mc:Choice Requires="wps">
            <w:drawing>
              <wp:anchor distT="0" distB="0" distL="0" distR="0" simplePos="0" relativeHeight="15868928" behindDoc="0" locked="0" layoutInCell="1" allowOverlap="1" wp14:anchorId="18BA382F" wp14:editId="3B0A1DF8">
                <wp:simplePos x="0" y="0"/>
                <wp:positionH relativeFrom="page">
                  <wp:posOffset>1509396</wp:posOffset>
                </wp:positionH>
                <wp:positionV relativeFrom="paragraph">
                  <wp:posOffset>-173615</wp:posOffset>
                </wp:positionV>
                <wp:extent cx="107950" cy="48895"/>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C62F416"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18BA382F" id="Textbox 635" o:spid="_x0000_s1250" type="#_x0000_t202" style="position:absolute;left:0;text-align:left;margin-left:118.85pt;margin-top:-13.65pt;width:8.5pt;height:3.85pt;rotation:-45;z-index:1586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" filled="f" stroked="f">
                <v:textbox inset="0,0,0,0">
                  <w:txbxContent>
                    <w:p w14:paraId="3C62F416"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9"/>
        </w:rPr>
        <mc:AlternateContent>
          <mc:Choice Requires="wps">
            <w:drawing>
              <wp:anchor distT="0" distB="0" distL="0" distR="0" simplePos="0" relativeHeight="15869440" behindDoc="0" locked="0" layoutInCell="1" allowOverlap="1" wp14:anchorId="0E2C8418" wp14:editId="5CD44DC1">
                <wp:simplePos x="0" y="0"/>
                <wp:positionH relativeFrom="page">
                  <wp:posOffset>1739816</wp:posOffset>
                </wp:positionH>
                <wp:positionV relativeFrom="paragraph">
                  <wp:posOffset>-173615</wp:posOffset>
                </wp:positionV>
                <wp:extent cx="107950" cy="48895"/>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8DC67DF"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0E2C8418" id="Textbox 636" o:spid="_x0000_s1251" type="#_x0000_t202" style="position:absolute;left:0;text-align:left;margin-left:137pt;margin-top:-13.65pt;width:8.5pt;height:3.85pt;rotation:-45;z-index:1586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T++ogEAADE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" filled="f" stroked="f">
                <v:textbox inset="0,0,0,0">
                  <w:txbxContent>
                    <w:p w14:paraId="58DC67DF"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9"/>
        </w:rPr>
        <mc:AlternateContent>
          <mc:Choice Requires="wps">
            <w:drawing>
              <wp:anchor distT="0" distB="0" distL="0" distR="0" simplePos="0" relativeHeight="15869952" behindDoc="0" locked="0" layoutInCell="1" allowOverlap="1" wp14:anchorId="57B7D86D" wp14:editId="42F6BC58">
                <wp:simplePos x="0" y="0"/>
                <wp:positionH relativeFrom="page">
                  <wp:posOffset>1970235</wp:posOffset>
                </wp:positionH>
                <wp:positionV relativeFrom="paragraph">
                  <wp:posOffset>-173615</wp:posOffset>
                </wp:positionV>
                <wp:extent cx="107950" cy="48895"/>
                <wp:effectExtent l="0" t="0" r="0" b="0"/>
                <wp:wrapNone/>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E267BA3"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57B7D86D" id="Textbox 637" o:spid="_x0000_s1252" type="#_x0000_t202" style="position:absolute;left:0;text-align:left;margin-left:155.15pt;margin-top:-13.65pt;width:8.5pt;height:3.85pt;rotation:-45;z-index:1586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" filled="f" stroked="f">
                <v:textbox inset="0,0,0,0">
                  <w:txbxContent>
                    <w:p w14:paraId="2E267BA3"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9"/>
        </w:rPr>
        <mc:AlternateContent>
          <mc:Choice Requires="wps">
            <w:drawing>
              <wp:anchor distT="0" distB="0" distL="0" distR="0" simplePos="0" relativeHeight="15870976" behindDoc="0" locked="0" layoutInCell="1" allowOverlap="1" wp14:anchorId="0EA44148" wp14:editId="4E691B4E">
                <wp:simplePos x="0" y="0"/>
                <wp:positionH relativeFrom="page">
                  <wp:posOffset>2200655</wp:posOffset>
                </wp:positionH>
                <wp:positionV relativeFrom="paragraph">
                  <wp:posOffset>-173615</wp:posOffset>
                </wp:positionV>
                <wp:extent cx="107950" cy="48895"/>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68CD7867"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0EA44148" id="Textbox 638" o:spid="_x0000_s1253" type="#_x0000_t202" style="position:absolute;left:0;text-align:left;margin-left:173.3pt;margin-top:-13.65pt;width:8.5pt;height:3.85pt;rotation:-45;z-index:1587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" filled="f" stroked="f">
                <v:textbox inset="0,0,0,0">
                  <w:txbxContent>
                    <w:p w14:paraId="68CD7867"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9"/>
        </w:rPr>
        <mc:AlternateContent>
          <mc:Choice Requires="wps">
            <w:drawing>
              <wp:anchor distT="0" distB="0" distL="0" distR="0" simplePos="0" relativeHeight="15872000" behindDoc="0" locked="0" layoutInCell="1" allowOverlap="1" wp14:anchorId="3149695C" wp14:editId="685BC915">
                <wp:simplePos x="0" y="0"/>
                <wp:positionH relativeFrom="page">
                  <wp:posOffset>2431075</wp:posOffset>
                </wp:positionH>
                <wp:positionV relativeFrom="paragraph">
                  <wp:posOffset>-173615</wp:posOffset>
                </wp:positionV>
                <wp:extent cx="107950" cy="48895"/>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FCA1157"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3149695C" id="Textbox 639" o:spid="_x0000_s1254" type="#_x0000_t202" style="position:absolute;left:0;text-align:left;margin-left:191.4pt;margin-top:-13.65pt;width:8.5pt;height:3.85pt;rotation:-45;z-index:1587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" filled="f" stroked="f">
                <v:textbox inset="0,0,0,0">
                  <w:txbxContent>
                    <w:p w14:paraId="2FCA1157"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9"/>
        </w:rPr>
        <mc:AlternateContent>
          <mc:Choice Requires="wps">
            <w:drawing>
              <wp:anchor distT="0" distB="0" distL="0" distR="0" simplePos="0" relativeHeight="15873024" behindDoc="0" locked="0" layoutInCell="1" allowOverlap="1" wp14:anchorId="243E2297" wp14:editId="7EC1CD46">
                <wp:simplePos x="0" y="0"/>
                <wp:positionH relativeFrom="page">
                  <wp:posOffset>2661495</wp:posOffset>
                </wp:positionH>
                <wp:positionV relativeFrom="paragraph">
                  <wp:posOffset>-173615</wp:posOffset>
                </wp:positionV>
                <wp:extent cx="107950" cy="48895"/>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CED684A"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243E2297" id="Textbox 640" o:spid="_x0000_s1255" type="#_x0000_t202" style="position:absolute;left:0;text-align:left;margin-left:209.55pt;margin-top:-13.65pt;width:8.5pt;height:3.85pt;rotation:-45;z-index:1587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" filled="f" stroked="f">
                <v:textbox inset="0,0,0,0">
                  <w:txbxContent>
                    <w:p w14:paraId="2CED684A"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9"/>
        </w:rPr>
        <mc:AlternateContent>
          <mc:Choice Requires="wps">
            <w:drawing>
              <wp:anchor distT="0" distB="0" distL="0" distR="0" simplePos="0" relativeHeight="15874048" behindDoc="0" locked="0" layoutInCell="1" allowOverlap="1" wp14:anchorId="6BECEF23" wp14:editId="7B9F0387">
                <wp:simplePos x="0" y="0"/>
                <wp:positionH relativeFrom="page">
                  <wp:posOffset>2891915</wp:posOffset>
                </wp:positionH>
                <wp:positionV relativeFrom="paragraph">
                  <wp:posOffset>-173615</wp:posOffset>
                </wp:positionV>
                <wp:extent cx="107950" cy="48895"/>
                <wp:effectExtent l="0" t="0" r="0" b="0"/>
                <wp:wrapNone/>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081D2BB"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6BECEF23" id="Textbox 641" o:spid="_x0000_s1256" type="#_x0000_t202" style="position:absolute;left:0;text-align:left;margin-left:227.7pt;margin-top:-13.65pt;width:8.5pt;height:3.85pt;rotation:-45;z-index:1587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pg6ogEAADE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" filled="f" stroked="f">
                <v:textbox inset="0,0,0,0">
                  <w:txbxContent>
                    <w:p w14:paraId="2081D2BB"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9"/>
        </w:rPr>
        <mc:AlternateContent>
          <mc:Choice Requires="wps">
            <w:drawing>
              <wp:anchor distT="0" distB="0" distL="0" distR="0" simplePos="0" relativeHeight="15875072" behindDoc="0" locked="0" layoutInCell="1" allowOverlap="1" wp14:anchorId="1E574EF3" wp14:editId="167C9254">
                <wp:simplePos x="0" y="0"/>
                <wp:positionH relativeFrom="page">
                  <wp:posOffset>3122335</wp:posOffset>
                </wp:positionH>
                <wp:positionV relativeFrom="paragraph">
                  <wp:posOffset>-173615</wp:posOffset>
                </wp:positionV>
                <wp:extent cx="107950" cy="48895"/>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48E7431"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1E574EF3" id="Textbox 642" o:spid="_x0000_s1257" type="#_x0000_t202" style="position:absolute;left:0;text-align:left;margin-left:245.85pt;margin-top:-13.65pt;width:8.5pt;height:3.85pt;rotation:-45;z-index:1587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jRLowEAADE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" filled="f" stroked="f">
                <v:textbox inset="0,0,0,0">
                  <w:txbxContent>
                    <w:p w14:paraId="148E7431"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9"/>
        </w:rPr>
        <mc:AlternateContent>
          <mc:Choice Requires="wps">
            <w:drawing>
              <wp:anchor distT="0" distB="0" distL="0" distR="0" simplePos="0" relativeHeight="15876096" behindDoc="0" locked="0" layoutInCell="1" allowOverlap="1" wp14:anchorId="44065005" wp14:editId="4138AFCD">
                <wp:simplePos x="0" y="0"/>
                <wp:positionH relativeFrom="page">
                  <wp:posOffset>3352755</wp:posOffset>
                </wp:positionH>
                <wp:positionV relativeFrom="paragraph">
                  <wp:posOffset>-173615</wp:posOffset>
                </wp:positionV>
                <wp:extent cx="107950" cy="48895"/>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9EE20E4"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44065005" id="Textbox 643" o:spid="_x0000_s1258" type="#_x0000_t202" style="position:absolute;left:0;text-align:left;margin-left:264pt;margin-top:-13.65pt;width:8.5pt;height:3.85pt;rotation:-45;z-index:1587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sHZowEAADE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" filled="f" stroked="f">
                <v:textbox inset="0,0,0,0">
                  <w:txbxContent>
                    <w:p w14:paraId="49EE20E4"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9"/>
        </w:rPr>
        <mc:AlternateContent>
          <mc:Choice Requires="wps">
            <w:drawing>
              <wp:anchor distT="0" distB="0" distL="0" distR="0" simplePos="0" relativeHeight="15877120" behindDoc="0" locked="0" layoutInCell="1" allowOverlap="1" wp14:anchorId="36BD1919" wp14:editId="0F78B4D1">
                <wp:simplePos x="0" y="0"/>
                <wp:positionH relativeFrom="page">
                  <wp:posOffset>3583265</wp:posOffset>
                </wp:positionH>
                <wp:positionV relativeFrom="paragraph">
                  <wp:posOffset>-173615</wp:posOffset>
                </wp:positionV>
                <wp:extent cx="107950" cy="48895"/>
                <wp:effectExtent l="0" t="0" r="0" b="0"/>
                <wp:wrapNone/>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0167E09"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36BD1919" id="Textbox 644" o:spid="_x0000_s1259" type="#_x0000_t202" style="position:absolute;left:0;text-align:left;margin-left:282.15pt;margin-top:-13.65pt;width:8.5pt;height:3.85pt;rotation:-45;z-index:1587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" filled="f" stroked="f">
                <v:textbox inset="0,0,0,0">
                  <w:txbxContent>
                    <w:p w14:paraId="30167E09"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noProof/>
          <w:position w:val="3"/>
        </w:rPr>
        <w:drawing>
          <wp:inline distT="0" distB="0" distL="0" distR="0" wp14:anchorId="24BD7C83" wp14:editId="145E651D">
            <wp:extent cx="87397" cy="3495"/>
            <wp:effectExtent l="0" t="0" r="0" b="0"/>
            <wp:docPr id="645" name="Image 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 name="Image 645"/>
                    <pic:cNvPicPr/>
                  </pic:nvPicPr>
                  <pic:blipFill>
                    <a:blip r:embed="rId80"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Unweighted</w:t>
      </w:r>
      <w:r>
        <w:rPr>
          <w:rFonts w:ascii="Arial MT"/>
          <w:spacing w:val="45"/>
          <w:w w:val="105"/>
          <w:sz w:val="9"/>
        </w:rPr>
        <w:t xml:space="preserve">  </w:t>
      </w:r>
      <w:r>
        <w:rPr>
          <w:rFonts w:ascii="Arial MT"/>
          <w:noProof/>
          <w:spacing w:val="-3"/>
          <w:position w:val="3"/>
          <w:sz w:val="9"/>
        </w:rPr>
        <w:drawing>
          <wp:inline distT="0" distB="0" distL="0" distR="0" wp14:anchorId="0459D3DE" wp14:editId="0521A652">
            <wp:extent cx="87397" cy="3495"/>
            <wp:effectExtent l="0" t="0" r="0" b="0"/>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81" cstate="print"/>
                    <a:stretch>
                      <a:fillRect/>
                    </a:stretch>
                  </pic:blipFill>
                  <pic:spPr>
                    <a:xfrm>
                      <a:off x="0" y="0"/>
                      <a:ext cx="87397" cy="3495"/>
                    </a:xfrm>
                    <a:prstGeom prst="rect">
                      <a:avLst/>
                    </a:prstGeom>
                  </pic:spPr>
                </pic:pic>
              </a:graphicData>
            </a:graphic>
          </wp:inline>
        </w:drawing>
      </w:r>
      <w:r>
        <w:rPr>
          <w:spacing w:val="7"/>
          <w:w w:val="105"/>
          <w:sz w:val="9"/>
        </w:rPr>
        <w:t xml:space="preserve"> </w:t>
      </w:r>
      <w:r>
        <w:rPr>
          <w:rFonts w:ascii="Arial MT"/>
          <w:w w:val="105"/>
          <w:sz w:val="9"/>
        </w:rPr>
        <w:t>Weighted</w:t>
      </w:r>
    </w:p>
    <w:p w14:paraId="00C509E9" w14:textId="77777777" w:rsidR="006F1B3D" w:rsidRDefault="006F1B3D" w:rsidP="008C7539">
      <w:pPr>
        <w:pStyle w:val="BodyText"/>
        <w:suppressAutoHyphens/>
        <w:rPr>
          <w:rFonts w:ascii="Arial MT"/>
          <w:sz w:val="9"/>
        </w:rPr>
      </w:pPr>
    </w:p>
    <w:p w14:paraId="2219F28F" w14:textId="77777777" w:rsidR="006F1B3D" w:rsidRDefault="006F1B3D" w:rsidP="008C7539">
      <w:pPr>
        <w:pStyle w:val="BodyText"/>
        <w:suppressAutoHyphens/>
        <w:spacing w:before="60"/>
        <w:rPr>
          <w:rFonts w:ascii="Arial MT"/>
          <w:sz w:val="9"/>
        </w:rPr>
      </w:pPr>
    </w:p>
    <w:p w14:paraId="587B134B" w14:textId="77777777" w:rsidR="006F1B3D" w:rsidRPr="00BA667C" w:rsidRDefault="00BA667C" w:rsidP="00BA667C">
      <w:pPr>
        <w:tabs>
          <w:tab w:val="left" w:pos="923"/>
        </w:tabs>
        <w:suppressAutoHyphens/>
        <w:ind w:left="1012"/>
        <w:rPr>
          <w:b/>
          <w:sz w:val="20"/>
        </w:rPr>
      </w:pPr>
      <w:r w:rsidRPr="00BA667C">
        <w:rPr>
          <w:b/>
          <w:sz w:val="20"/>
        </w:rPr>
        <w:t xml:space="preserve">c. </w:t>
      </w:r>
      <w:r w:rsidR="00191F14" w:rsidRPr="00BA667C">
        <w:rPr>
          <w:b/>
          <w:sz w:val="20"/>
        </w:rPr>
        <w:t>Phase</w:t>
      </w:r>
      <w:r w:rsidR="00191F14" w:rsidRPr="00BA667C">
        <w:rPr>
          <w:b/>
          <w:spacing w:val="-6"/>
          <w:sz w:val="20"/>
        </w:rPr>
        <w:t xml:space="preserve"> </w:t>
      </w:r>
      <w:r w:rsidR="00191F14" w:rsidRPr="00BA667C">
        <w:rPr>
          <w:b/>
          <w:sz w:val="20"/>
        </w:rPr>
        <w:t>in</w:t>
      </w:r>
      <w:r w:rsidR="00191F14" w:rsidRPr="00BA667C">
        <w:rPr>
          <w:b/>
          <w:spacing w:val="-5"/>
          <w:sz w:val="20"/>
        </w:rPr>
        <w:t xml:space="preserve"> </w:t>
      </w:r>
      <w:r w:rsidR="00191F14" w:rsidRPr="00BA667C">
        <w:rPr>
          <w:b/>
          <w:sz w:val="20"/>
        </w:rPr>
        <w:t>1998</w:t>
      </w:r>
      <w:r w:rsidR="00191F14" w:rsidRPr="00BA667C">
        <w:rPr>
          <w:rFonts w:ascii="Arial MT"/>
          <w:b/>
          <w:sz w:val="20"/>
        </w:rPr>
        <w:t>/</w:t>
      </w:r>
      <w:r w:rsidR="00191F14" w:rsidRPr="00BA667C">
        <w:rPr>
          <w:b/>
          <w:sz w:val="20"/>
        </w:rPr>
        <w:t>1999</w:t>
      </w:r>
      <w:r w:rsidR="00191F14" w:rsidRPr="00BA667C">
        <w:rPr>
          <w:b/>
          <w:spacing w:val="-5"/>
          <w:sz w:val="20"/>
        </w:rPr>
        <w:t xml:space="preserve"> </w:t>
      </w:r>
      <w:r w:rsidR="00191F14" w:rsidRPr="00BA667C">
        <w:rPr>
          <w:b/>
          <w:sz w:val="20"/>
        </w:rPr>
        <w:t>-</w:t>
      </w:r>
      <w:r w:rsidR="00191F14" w:rsidRPr="00BA667C">
        <w:rPr>
          <w:b/>
          <w:spacing w:val="-5"/>
          <w:sz w:val="20"/>
        </w:rPr>
        <w:t xml:space="preserve"> </w:t>
      </w:r>
      <w:r w:rsidR="00191F14" w:rsidRPr="00BA667C">
        <w:rPr>
          <w:b/>
          <w:spacing w:val="-2"/>
          <w:sz w:val="20"/>
        </w:rPr>
        <w:t>Males</w:t>
      </w:r>
    </w:p>
    <w:p w14:paraId="04A00432" w14:textId="77777777" w:rsidR="006F1B3D" w:rsidRDefault="00956F31" w:rsidP="008C7539">
      <w:pPr>
        <w:pStyle w:val="BodyText"/>
        <w:suppressAutoHyphens/>
        <w:spacing w:before="23"/>
        <w:rPr>
          <w:sz w:val="7"/>
        </w:rPr>
      </w:pPr>
      <w:r>
        <w:rPr>
          <w:rFonts w:ascii="Arial MT"/>
          <w:noProof/>
          <w:sz w:val="7"/>
        </w:rPr>
        <mc:AlternateContent>
          <mc:Choice Requires="wps">
            <w:drawing>
              <wp:anchor distT="0" distB="0" distL="0" distR="0" simplePos="0" relativeHeight="15862272" behindDoc="0" locked="0" layoutInCell="1" allowOverlap="1" wp14:anchorId="2250C6A7" wp14:editId="0FE1AF7D">
                <wp:simplePos x="0" y="0"/>
                <wp:positionH relativeFrom="page">
                  <wp:posOffset>3956050</wp:posOffset>
                </wp:positionH>
                <wp:positionV relativeFrom="paragraph">
                  <wp:posOffset>-3995420</wp:posOffset>
                </wp:positionV>
                <wp:extent cx="93345" cy="1009650"/>
                <wp:effectExtent l="0" t="0" r="0" b="0"/>
                <wp:wrapNone/>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009650"/>
                        </a:xfrm>
                        <a:prstGeom prst="rect">
                          <a:avLst/>
                        </a:prstGeom>
                      </wps:spPr>
                      <wps:txbx>
                        <w:txbxContent>
                          <w:p w14:paraId="66D9D71B"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63" w:author="Editor" w:date="2026-09-13T17:41:00Z">
                              <w:r>
                                <w:rPr>
                                  <w:rFonts w:ascii="Arial MT"/>
                                  <w:w w:val="105"/>
                                  <w:sz w:val="9"/>
                                </w:rPr>
                                <w:t>r</w:t>
                              </w:r>
                            </w:ins>
                            <w:del w:id="2964" w:author="Editor" w:date="2026-09-13T17:41: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ins w:id="2965" w:author="Editor" w:date="2026-09-13T17:41:00Z">
                              <w:r>
                                <w:rPr>
                                  <w:rFonts w:ascii="Arial MT"/>
                                  <w:spacing w:val="-2"/>
                                  <w:w w:val="105"/>
                                  <w:sz w:val="9"/>
                                </w:rPr>
                                <w:t xml:space="preserve"> persons</w:t>
                              </w:r>
                            </w:ins>
                            <w:r>
                              <w:rPr>
                                <w:rFonts w:ascii="Arial MT"/>
                                <w:spacing w:val="-2"/>
                                <w:w w:val="105"/>
                                <w:sz w:val="9"/>
                              </w:rPr>
                              <w:t>)</w:t>
                            </w:r>
                          </w:p>
                        </w:txbxContent>
                      </wps:txbx>
                      <wps:bodyPr vert="vert270" wrap="square" lIns="0" tIns="0" rIns="0" bIns="0" rtlCol="0">
                        <a:noAutofit/>
                      </wps:bodyPr>
                    </wps:wsp>
                  </a:graphicData>
                </a:graphic>
                <wp14:sizeRelV relativeFrom="margin">
                  <wp14:pctHeight>0</wp14:pctHeight>
                </wp14:sizeRelV>
              </wp:anchor>
            </w:drawing>
          </mc:Choice>
          <mc:Fallback>
            <w:pict>
              <v:shape w14:anchorId="2250C6A7" id="Textbox 647" o:spid="_x0000_s1260" type="#_x0000_t202" style="position:absolute;margin-left:311.5pt;margin-top:-314.6pt;width:7.35pt;height:79.5pt;z-index:158622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" filled="f" stroked="f">
                <v:textbox style="layout-flow:vertical;mso-layout-flow-alt:bottom-to-top" inset="0,0,0,0">
                  <w:txbxContent>
                    <w:p w14:paraId="66D9D71B"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66" w:author="Editor" w:date="2026-09-13T17:41:00Z">
                        <w:r>
                          <w:rPr>
                            <w:rFonts w:ascii="Arial MT"/>
                            <w:w w:val="105"/>
                            <w:sz w:val="9"/>
                          </w:rPr>
                          <w:t>r</w:t>
                        </w:r>
                      </w:ins>
                      <w:del w:id="2967" w:author="Editor" w:date="2026-09-13T17:41: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ins w:id="2968" w:author="Editor" w:date="2026-09-13T17:41:00Z">
                        <w:r>
                          <w:rPr>
                            <w:rFonts w:ascii="Arial MT"/>
                            <w:spacing w:val="-2"/>
                            <w:w w:val="105"/>
                            <w:sz w:val="9"/>
                          </w:rPr>
                          <w:t xml:space="preserve"> persons</w:t>
                        </w:r>
                      </w:ins>
                      <w:r>
                        <w:rPr>
                          <w:rFonts w:ascii="Arial MT"/>
                          <w:spacing w:val="-2"/>
                          <w:w w:val="105"/>
                          <w:sz w:val="9"/>
                        </w:rPr>
                        <w:t>)</w:t>
                      </w:r>
                    </w:p>
                  </w:txbxContent>
                </v:textbox>
                <w10:wrap anchorx="page"/>
              </v:shape>
            </w:pict>
          </mc:Fallback>
        </mc:AlternateContent>
      </w:r>
      <w:r w:rsidR="00191F14">
        <w:br w:type="column"/>
      </w:r>
    </w:p>
    <w:p w14:paraId="09CDA92A" w14:textId="77777777" w:rsidR="006F1B3D" w:rsidRDefault="00191F14" w:rsidP="008C7539">
      <w:pPr>
        <w:suppressAutoHyphens/>
        <w:jc w:val="right"/>
        <w:rPr>
          <w:rFonts w:ascii="Arial MT"/>
          <w:sz w:val="7"/>
        </w:rPr>
      </w:pPr>
      <w:r>
        <w:rPr>
          <w:rFonts w:ascii="Arial MT"/>
          <w:spacing w:val="-5"/>
          <w:w w:val="110"/>
          <w:sz w:val="7"/>
        </w:rPr>
        <w:t>15</w:t>
      </w:r>
    </w:p>
    <w:p w14:paraId="31DF702C" w14:textId="77777777" w:rsidR="006F1B3D" w:rsidRDefault="006F1B3D" w:rsidP="008C7539">
      <w:pPr>
        <w:pStyle w:val="BodyText"/>
        <w:suppressAutoHyphens/>
        <w:rPr>
          <w:rFonts w:ascii="Arial MT"/>
          <w:sz w:val="7"/>
        </w:rPr>
      </w:pPr>
    </w:p>
    <w:p w14:paraId="63DF1F80" w14:textId="77777777" w:rsidR="006F1B3D" w:rsidRDefault="006F1B3D" w:rsidP="008C7539">
      <w:pPr>
        <w:pStyle w:val="BodyText"/>
        <w:suppressAutoHyphens/>
        <w:spacing w:before="32"/>
        <w:rPr>
          <w:rFonts w:ascii="Arial MT"/>
          <w:sz w:val="7"/>
        </w:rPr>
      </w:pPr>
    </w:p>
    <w:p w14:paraId="01C85156" w14:textId="77777777" w:rsidR="006F1B3D" w:rsidRDefault="00191F14" w:rsidP="008C7539">
      <w:pPr>
        <w:suppressAutoHyphens/>
        <w:jc w:val="right"/>
        <w:rPr>
          <w:rFonts w:ascii="Arial MT"/>
          <w:sz w:val="7"/>
        </w:rPr>
      </w:pPr>
      <w:r>
        <w:rPr>
          <w:rFonts w:ascii="Arial MT"/>
          <w:spacing w:val="-5"/>
          <w:w w:val="110"/>
          <w:sz w:val="7"/>
        </w:rPr>
        <w:t>10</w:t>
      </w:r>
    </w:p>
    <w:p w14:paraId="7CE50FEE" w14:textId="77777777" w:rsidR="006F1B3D" w:rsidRDefault="006F1B3D" w:rsidP="008C7539">
      <w:pPr>
        <w:pStyle w:val="BodyText"/>
        <w:suppressAutoHyphens/>
        <w:rPr>
          <w:rFonts w:ascii="Arial MT"/>
          <w:sz w:val="7"/>
        </w:rPr>
      </w:pPr>
    </w:p>
    <w:p w14:paraId="7AA1066F" w14:textId="77777777" w:rsidR="006F1B3D" w:rsidRDefault="006F1B3D" w:rsidP="008C7539">
      <w:pPr>
        <w:pStyle w:val="BodyText"/>
        <w:suppressAutoHyphens/>
        <w:spacing w:before="31"/>
        <w:rPr>
          <w:rFonts w:ascii="Arial MT"/>
          <w:sz w:val="7"/>
        </w:rPr>
      </w:pPr>
    </w:p>
    <w:p w14:paraId="0E80D387" w14:textId="77777777" w:rsidR="006F1B3D" w:rsidRDefault="00191F14" w:rsidP="008C7539">
      <w:pPr>
        <w:suppressAutoHyphens/>
        <w:jc w:val="right"/>
        <w:rPr>
          <w:rFonts w:ascii="Arial MT"/>
          <w:sz w:val="7"/>
        </w:rPr>
      </w:pPr>
      <w:r>
        <w:rPr>
          <w:rFonts w:ascii="Arial MT"/>
          <w:spacing w:val="-10"/>
          <w:w w:val="110"/>
          <w:sz w:val="7"/>
        </w:rPr>
        <w:t>5</w:t>
      </w:r>
    </w:p>
    <w:p w14:paraId="7F3F979D" w14:textId="77777777" w:rsidR="006F1B3D" w:rsidRDefault="006F1B3D" w:rsidP="008C7539">
      <w:pPr>
        <w:pStyle w:val="BodyText"/>
        <w:suppressAutoHyphens/>
        <w:rPr>
          <w:rFonts w:ascii="Arial MT"/>
          <w:sz w:val="7"/>
        </w:rPr>
      </w:pPr>
    </w:p>
    <w:p w14:paraId="45A85D5E" w14:textId="77777777" w:rsidR="006F1B3D" w:rsidRDefault="006F1B3D" w:rsidP="008C7539">
      <w:pPr>
        <w:pStyle w:val="BodyText"/>
        <w:suppressAutoHyphens/>
        <w:spacing w:before="32"/>
        <w:rPr>
          <w:rFonts w:ascii="Arial MT"/>
          <w:sz w:val="7"/>
        </w:rPr>
      </w:pPr>
    </w:p>
    <w:p w14:paraId="6712B863" w14:textId="77777777" w:rsidR="006F1B3D" w:rsidRDefault="00191F14" w:rsidP="008C7539">
      <w:pPr>
        <w:suppressAutoHyphens/>
        <w:jc w:val="right"/>
        <w:rPr>
          <w:rFonts w:ascii="Arial MT"/>
          <w:sz w:val="7"/>
        </w:rPr>
      </w:pPr>
      <w:r>
        <w:rPr>
          <w:rFonts w:ascii="Arial MT"/>
          <w:spacing w:val="-10"/>
          <w:w w:val="110"/>
          <w:sz w:val="7"/>
        </w:rPr>
        <w:t>0</w:t>
      </w:r>
    </w:p>
    <w:p w14:paraId="5438949E" w14:textId="77777777" w:rsidR="006F1B3D" w:rsidRDefault="006F1B3D" w:rsidP="008C7539">
      <w:pPr>
        <w:pStyle w:val="BodyText"/>
        <w:suppressAutoHyphens/>
        <w:rPr>
          <w:rFonts w:ascii="Arial MT"/>
          <w:sz w:val="7"/>
        </w:rPr>
      </w:pPr>
    </w:p>
    <w:p w14:paraId="19AA4565" w14:textId="77777777" w:rsidR="006F1B3D" w:rsidRDefault="006F1B3D" w:rsidP="008C7539">
      <w:pPr>
        <w:pStyle w:val="BodyText"/>
        <w:suppressAutoHyphens/>
        <w:spacing w:before="31"/>
        <w:rPr>
          <w:rFonts w:ascii="Arial MT"/>
          <w:sz w:val="7"/>
        </w:rPr>
      </w:pPr>
    </w:p>
    <w:p w14:paraId="3434FEEC"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12"/>
          <w:w w:val="110"/>
          <w:sz w:val="7"/>
        </w:rPr>
        <w:t>5</w:t>
      </w:r>
    </w:p>
    <w:p w14:paraId="7024654B" w14:textId="77777777" w:rsidR="006F1B3D" w:rsidRDefault="006F1B3D" w:rsidP="008C7539">
      <w:pPr>
        <w:pStyle w:val="BodyText"/>
        <w:suppressAutoHyphens/>
        <w:rPr>
          <w:rFonts w:ascii="Arial MT"/>
          <w:sz w:val="7"/>
        </w:rPr>
      </w:pPr>
    </w:p>
    <w:p w14:paraId="3F4EEBFA" w14:textId="77777777" w:rsidR="006F1B3D" w:rsidRDefault="006F1B3D" w:rsidP="008C7539">
      <w:pPr>
        <w:pStyle w:val="BodyText"/>
        <w:suppressAutoHyphens/>
        <w:spacing w:before="32"/>
        <w:rPr>
          <w:rFonts w:ascii="Arial MT"/>
          <w:sz w:val="7"/>
        </w:rPr>
      </w:pPr>
    </w:p>
    <w:p w14:paraId="51BFA7DE"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4097C584" w14:textId="77777777" w:rsidR="006F1B3D" w:rsidRDefault="006F1B3D" w:rsidP="008C7539">
      <w:pPr>
        <w:pStyle w:val="BodyText"/>
        <w:suppressAutoHyphens/>
        <w:rPr>
          <w:rFonts w:ascii="Arial MT"/>
          <w:sz w:val="7"/>
        </w:rPr>
      </w:pPr>
    </w:p>
    <w:p w14:paraId="198138F0" w14:textId="77777777" w:rsidR="006F1B3D" w:rsidRDefault="006F1B3D" w:rsidP="008C7539">
      <w:pPr>
        <w:pStyle w:val="BodyText"/>
        <w:suppressAutoHyphens/>
        <w:spacing w:before="31"/>
        <w:rPr>
          <w:rFonts w:ascii="Arial MT"/>
          <w:sz w:val="7"/>
        </w:rPr>
      </w:pPr>
    </w:p>
    <w:p w14:paraId="0D721CD1" w14:textId="77777777" w:rsidR="006F1B3D" w:rsidRDefault="00191F14" w:rsidP="008C7539">
      <w:pPr>
        <w:suppressAutoHyphens/>
        <w:spacing w:before="1"/>
        <w:jc w:val="right"/>
        <w:rPr>
          <w:rFonts w:ascii="Arial MT"/>
          <w:sz w:val="7"/>
        </w:rPr>
      </w:pPr>
      <w:r>
        <w:rPr>
          <w:rFonts w:ascii="Arial MT"/>
          <w:spacing w:val="-2"/>
          <w:w w:val="105"/>
          <w:sz w:val="7"/>
        </w:rPr>
        <w:t>-</w:t>
      </w:r>
      <w:r>
        <w:rPr>
          <w:rFonts w:ascii="Arial MT"/>
          <w:spacing w:val="-5"/>
          <w:w w:val="110"/>
          <w:sz w:val="7"/>
        </w:rPr>
        <w:t>15</w:t>
      </w:r>
    </w:p>
    <w:p w14:paraId="6DC8384B" w14:textId="77777777" w:rsidR="006F1B3D" w:rsidRDefault="006F1B3D" w:rsidP="008C7539">
      <w:pPr>
        <w:pStyle w:val="BodyText"/>
        <w:suppressAutoHyphens/>
        <w:rPr>
          <w:rFonts w:ascii="Arial MT"/>
          <w:sz w:val="7"/>
        </w:rPr>
      </w:pPr>
    </w:p>
    <w:p w14:paraId="35248231" w14:textId="77777777" w:rsidR="006F1B3D" w:rsidRDefault="006F1B3D" w:rsidP="008C7539">
      <w:pPr>
        <w:pStyle w:val="BodyText"/>
        <w:suppressAutoHyphens/>
        <w:spacing w:before="31"/>
        <w:rPr>
          <w:rFonts w:ascii="Arial MT"/>
          <w:sz w:val="7"/>
        </w:rPr>
      </w:pPr>
    </w:p>
    <w:p w14:paraId="54A36FD6"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20</w:t>
      </w:r>
    </w:p>
    <w:p w14:paraId="1D063D03" w14:textId="77777777" w:rsidR="006F1B3D" w:rsidRDefault="006F1B3D" w:rsidP="008C7539">
      <w:pPr>
        <w:pStyle w:val="BodyText"/>
        <w:suppressAutoHyphens/>
        <w:rPr>
          <w:rFonts w:ascii="Arial MT"/>
          <w:sz w:val="7"/>
        </w:rPr>
      </w:pPr>
    </w:p>
    <w:p w14:paraId="135F4E85" w14:textId="77777777" w:rsidR="006F1B3D" w:rsidRDefault="006F1B3D" w:rsidP="008C7539">
      <w:pPr>
        <w:pStyle w:val="BodyText"/>
        <w:suppressAutoHyphens/>
        <w:rPr>
          <w:rFonts w:ascii="Arial MT"/>
          <w:sz w:val="7"/>
        </w:rPr>
      </w:pPr>
    </w:p>
    <w:p w14:paraId="4A540128" w14:textId="77777777" w:rsidR="006F1B3D" w:rsidRDefault="006F1B3D" w:rsidP="008C7539">
      <w:pPr>
        <w:pStyle w:val="BodyText"/>
        <w:suppressAutoHyphens/>
        <w:rPr>
          <w:rFonts w:ascii="Arial MT"/>
          <w:sz w:val="7"/>
        </w:rPr>
      </w:pPr>
    </w:p>
    <w:p w14:paraId="13BD4841" w14:textId="77777777" w:rsidR="006F1B3D" w:rsidRDefault="006F1B3D" w:rsidP="008C7539">
      <w:pPr>
        <w:pStyle w:val="BodyText"/>
        <w:suppressAutoHyphens/>
        <w:rPr>
          <w:rFonts w:ascii="Arial MT"/>
          <w:sz w:val="7"/>
        </w:rPr>
      </w:pPr>
    </w:p>
    <w:p w14:paraId="5F89AE98" w14:textId="77777777" w:rsidR="006F1B3D" w:rsidRDefault="006F1B3D" w:rsidP="008C7539">
      <w:pPr>
        <w:pStyle w:val="BodyText"/>
        <w:suppressAutoHyphens/>
        <w:rPr>
          <w:rFonts w:ascii="Arial MT"/>
          <w:sz w:val="7"/>
        </w:rPr>
      </w:pPr>
    </w:p>
    <w:p w14:paraId="3FFBD3E9" w14:textId="77777777" w:rsidR="006F1B3D" w:rsidRDefault="006F1B3D" w:rsidP="008C7539">
      <w:pPr>
        <w:pStyle w:val="BodyText"/>
        <w:suppressAutoHyphens/>
        <w:rPr>
          <w:rFonts w:ascii="Arial MT"/>
          <w:sz w:val="7"/>
        </w:rPr>
      </w:pPr>
    </w:p>
    <w:p w14:paraId="3AFD718E" w14:textId="77777777" w:rsidR="006F1B3D" w:rsidRDefault="006F1B3D" w:rsidP="008C7539">
      <w:pPr>
        <w:pStyle w:val="BodyText"/>
        <w:suppressAutoHyphens/>
        <w:rPr>
          <w:rFonts w:ascii="Arial MT"/>
          <w:sz w:val="7"/>
        </w:rPr>
      </w:pPr>
    </w:p>
    <w:p w14:paraId="27FA1B3F" w14:textId="77777777" w:rsidR="006F1B3D" w:rsidRDefault="006F1B3D" w:rsidP="008C7539">
      <w:pPr>
        <w:pStyle w:val="BodyText"/>
        <w:suppressAutoHyphens/>
        <w:rPr>
          <w:rFonts w:ascii="Arial MT"/>
          <w:sz w:val="7"/>
        </w:rPr>
      </w:pPr>
    </w:p>
    <w:p w14:paraId="40F3FE61" w14:textId="77777777" w:rsidR="006F1B3D" w:rsidRDefault="006F1B3D" w:rsidP="008C7539">
      <w:pPr>
        <w:pStyle w:val="BodyText"/>
        <w:suppressAutoHyphens/>
        <w:rPr>
          <w:rFonts w:ascii="Arial MT"/>
          <w:sz w:val="7"/>
        </w:rPr>
      </w:pPr>
    </w:p>
    <w:p w14:paraId="6B729572" w14:textId="77777777" w:rsidR="006F1B3D" w:rsidRDefault="006F1B3D" w:rsidP="008C7539">
      <w:pPr>
        <w:pStyle w:val="BodyText"/>
        <w:suppressAutoHyphens/>
        <w:rPr>
          <w:rFonts w:ascii="Arial MT"/>
          <w:sz w:val="7"/>
        </w:rPr>
      </w:pPr>
    </w:p>
    <w:p w14:paraId="25DC17D3" w14:textId="77777777" w:rsidR="006F1B3D" w:rsidRDefault="006F1B3D" w:rsidP="008C7539">
      <w:pPr>
        <w:pStyle w:val="BodyText"/>
        <w:suppressAutoHyphens/>
        <w:rPr>
          <w:rFonts w:ascii="Arial MT"/>
          <w:sz w:val="7"/>
        </w:rPr>
      </w:pPr>
    </w:p>
    <w:p w14:paraId="078AB23A" w14:textId="77777777" w:rsidR="006F1B3D" w:rsidRDefault="006F1B3D" w:rsidP="008C7539">
      <w:pPr>
        <w:pStyle w:val="BodyText"/>
        <w:suppressAutoHyphens/>
        <w:rPr>
          <w:rFonts w:ascii="Arial MT"/>
          <w:sz w:val="7"/>
        </w:rPr>
      </w:pPr>
    </w:p>
    <w:p w14:paraId="6EE413DD" w14:textId="77777777" w:rsidR="006F1B3D" w:rsidRDefault="006F1B3D" w:rsidP="008C7539">
      <w:pPr>
        <w:pStyle w:val="BodyText"/>
        <w:suppressAutoHyphens/>
        <w:rPr>
          <w:rFonts w:ascii="Arial MT"/>
          <w:sz w:val="7"/>
        </w:rPr>
      </w:pPr>
    </w:p>
    <w:p w14:paraId="3EDAF959" w14:textId="77777777" w:rsidR="006F1B3D" w:rsidRDefault="006F1B3D" w:rsidP="008C7539">
      <w:pPr>
        <w:pStyle w:val="BodyText"/>
        <w:suppressAutoHyphens/>
        <w:rPr>
          <w:rFonts w:ascii="Arial MT"/>
          <w:sz w:val="7"/>
        </w:rPr>
      </w:pPr>
    </w:p>
    <w:p w14:paraId="719CB31B" w14:textId="77777777" w:rsidR="006F1B3D" w:rsidRDefault="006F1B3D" w:rsidP="008C7539">
      <w:pPr>
        <w:pStyle w:val="BodyText"/>
        <w:suppressAutoHyphens/>
        <w:rPr>
          <w:rFonts w:ascii="Arial MT"/>
          <w:sz w:val="7"/>
        </w:rPr>
      </w:pPr>
    </w:p>
    <w:p w14:paraId="2390029B" w14:textId="77777777" w:rsidR="006F1B3D" w:rsidRDefault="00BA667C" w:rsidP="008C7539">
      <w:pPr>
        <w:pStyle w:val="BodyText"/>
        <w:suppressAutoHyphens/>
        <w:spacing w:before="24"/>
        <w:rPr>
          <w:rFonts w:ascii="Arial MT"/>
          <w:sz w:val="7"/>
        </w:rPr>
      </w:pPr>
      <w:r>
        <w:rPr>
          <w:noProof/>
          <w:sz w:val="20"/>
        </w:rPr>
        <w:drawing>
          <wp:anchor distT="0" distB="0" distL="0" distR="0" simplePos="0" relativeHeight="15860224" behindDoc="0" locked="0" layoutInCell="1" allowOverlap="1" wp14:anchorId="60D71D8C" wp14:editId="37957EAB">
            <wp:simplePos x="0" y="0"/>
            <wp:positionH relativeFrom="page">
              <wp:posOffset>4118610</wp:posOffset>
            </wp:positionH>
            <wp:positionV relativeFrom="paragraph">
              <wp:posOffset>27940</wp:posOffset>
            </wp:positionV>
            <wp:extent cx="2595880" cy="1314450"/>
            <wp:effectExtent l="0" t="0" r="0" b="0"/>
            <wp:wrapNone/>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82" cstate="print"/>
                    <a:stretch>
                      <a:fillRect/>
                    </a:stretch>
                  </pic:blipFill>
                  <pic:spPr>
                    <a:xfrm>
                      <a:off x="0" y="0"/>
                      <a:ext cx="2595880" cy="1314450"/>
                    </a:xfrm>
                    <a:prstGeom prst="rect">
                      <a:avLst/>
                    </a:prstGeom>
                  </pic:spPr>
                </pic:pic>
              </a:graphicData>
            </a:graphic>
          </wp:anchor>
        </w:drawing>
      </w:r>
    </w:p>
    <w:p w14:paraId="66C0A815" w14:textId="77777777" w:rsidR="006F1B3D" w:rsidRDefault="00A724E6" w:rsidP="008C7539">
      <w:pPr>
        <w:suppressAutoHyphens/>
        <w:jc w:val="right"/>
        <w:rPr>
          <w:rFonts w:ascii="Arial MT"/>
          <w:sz w:val="7"/>
        </w:rPr>
      </w:pPr>
      <w:r>
        <w:rPr>
          <w:rFonts w:ascii="Arial MT"/>
          <w:noProof/>
          <w:sz w:val="7"/>
        </w:rPr>
        <mc:AlternateContent>
          <mc:Choice Requires="wps">
            <w:drawing>
              <wp:anchor distT="0" distB="0" distL="0" distR="0" simplePos="0" relativeHeight="15861760" behindDoc="0" locked="0" layoutInCell="1" allowOverlap="1" wp14:anchorId="5D3491CC" wp14:editId="44CA2A7B">
                <wp:simplePos x="0" y="0"/>
                <wp:positionH relativeFrom="page">
                  <wp:posOffset>3956050</wp:posOffset>
                </wp:positionH>
                <wp:positionV relativeFrom="paragraph">
                  <wp:posOffset>-16510</wp:posOffset>
                </wp:positionV>
                <wp:extent cx="93345" cy="1005840"/>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005840"/>
                        </a:xfrm>
                        <a:prstGeom prst="rect">
                          <a:avLst/>
                        </a:prstGeom>
                      </wps:spPr>
                      <wps:txbx>
                        <w:txbxContent>
                          <w:p w14:paraId="70C3A9B2"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69" w:author="Editor" w:date="2026-09-13T17:42:00Z">
                              <w:r>
                                <w:rPr>
                                  <w:rFonts w:ascii="Arial MT"/>
                                  <w:w w:val="105"/>
                                  <w:sz w:val="9"/>
                                </w:rPr>
                                <w:t>r</w:t>
                              </w:r>
                            </w:ins>
                            <w:del w:id="2970" w:author="Editor" w:date="2026-09-13T17:42: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ins w:id="2971" w:author="Editor" w:date="2026-09-13T17:42:00Z">
                              <w:r>
                                <w:rPr>
                                  <w:rFonts w:ascii="Arial MT"/>
                                  <w:spacing w:val="-2"/>
                                  <w:w w:val="105"/>
                                  <w:sz w:val="9"/>
                                </w:rPr>
                                <w:t xml:space="preserve"> </w:t>
                              </w:r>
                            </w:ins>
                            <w:ins w:id="2972" w:author="Editor" w:date="2026-09-13T17:43:00Z">
                              <w:r>
                                <w:rPr>
                                  <w:rFonts w:ascii="Arial MT"/>
                                  <w:spacing w:val="-2"/>
                                  <w:w w:val="105"/>
                                  <w:sz w:val="9"/>
                                </w:rPr>
                                <w:t>persons)</w:t>
                              </w:r>
                            </w:ins>
                            <w:del w:id="2973" w:author="Editor" w:date="2026-09-13T17:43:00Z">
                              <w:r w:rsidDel="00A724E6">
                                <w:rPr>
                                  <w:rFonts w:ascii="Arial MT"/>
                                  <w:spacing w:val="-2"/>
                                  <w:w w:val="105"/>
                                  <w:sz w:val="9"/>
                                </w:rPr>
                                <w:delText>)</w:delText>
                              </w:r>
                            </w:del>
                          </w:p>
                        </w:txbxContent>
                      </wps:txbx>
                      <wps:bodyPr vert="vert270" wrap="square" lIns="0" tIns="0" rIns="0" bIns="0" rtlCol="0">
                        <a:noAutofit/>
                      </wps:bodyPr>
                    </wps:wsp>
                  </a:graphicData>
                </a:graphic>
                <wp14:sizeRelV relativeFrom="margin">
                  <wp14:pctHeight>0</wp14:pctHeight>
                </wp14:sizeRelV>
              </wp:anchor>
            </w:drawing>
          </mc:Choice>
          <mc:Fallback>
            <w:pict>
              <v:shape w14:anchorId="5D3491CC" id="Textbox 648" o:spid="_x0000_s1261" type="#_x0000_t202" style="position:absolute;left:0;text-align:left;margin-left:311.5pt;margin-top:-1.3pt;width:7.35pt;height:79.2pt;z-index:158617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" filled="f" stroked="f">
                <v:textbox style="layout-flow:vertical;mso-layout-flow-alt:bottom-to-top" inset="0,0,0,0">
                  <w:txbxContent>
                    <w:p w14:paraId="70C3A9B2" w14:textId="77777777" w:rsidR="00B74441" w:rsidRDefault="00B74441">
                      <w:pPr>
                        <w:spacing w:before="22"/>
                        <w:ind w:left="20"/>
                        <w:rPr>
                          <w:rFonts w:ascii="Arial MT"/>
                          <w:sz w:val="9"/>
                        </w:rPr>
                      </w:pPr>
                      <w:r>
                        <w:rPr>
                          <w:rFonts w:ascii="Arial MT"/>
                          <w:w w:val="105"/>
                          <w:sz w:val="9"/>
                        </w:rPr>
                        <w:t>Mortality</w:t>
                      </w:r>
                      <w:r>
                        <w:rPr>
                          <w:rFonts w:ascii="Arial MT"/>
                          <w:spacing w:val="1"/>
                          <w:w w:val="105"/>
                          <w:sz w:val="9"/>
                        </w:rPr>
                        <w:t xml:space="preserve"> </w:t>
                      </w:r>
                      <w:ins w:id="2974" w:author="Editor" w:date="2026-09-13T17:42:00Z">
                        <w:r>
                          <w:rPr>
                            <w:rFonts w:ascii="Arial MT"/>
                            <w:w w:val="105"/>
                            <w:sz w:val="9"/>
                          </w:rPr>
                          <w:t>r</w:t>
                        </w:r>
                      </w:ins>
                      <w:del w:id="2975" w:author="Editor" w:date="2026-09-13T17:42:00Z">
                        <w:r w:rsidDel="00956F31">
                          <w:rPr>
                            <w:rFonts w:ascii="Arial MT"/>
                            <w:w w:val="105"/>
                            <w:sz w:val="9"/>
                          </w:rPr>
                          <w:delText>R</w:delText>
                        </w:r>
                      </w:del>
                      <w:r>
                        <w:rPr>
                          <w:rFonts w:ascii="Arial MT"/>
                          <w:w w:val="105"/>
                          <w:sz w:val="9"/>
                        </w:rPr>
                        <w:t>ate</w:t>
                      </w:r>
                      <w:r>
                        <w:rPr>
                          <w:rFonts w:ascii="Arial MT"/>
                          <w:spacing w:val="1"/>
                          <w:w w:val="105"/>
                          <w:sz w:val="9"/>
                        </w:rPr>
                        <w:t xml:space="preserve"> </w:t>
                      </w:r>
                      <w:r>
                        <w:rPr>
                          <w:rFonts w:ascii="Arial MT"/>
                          <w:w w:val="105"/>
                          <w:sz w:val="9"/>
                        </w:rPr>
                        <w:t>(per</w:t>
                      </w:r>
                      <w:r>
                        <w:rPr>
                          <w:rFonts w:ascii="Arial MT"/>
                          <w:spacing w:val="1"/>
                          <w:w w:val="105"/>
                          <w:sz w:val="9"/>
                        </w:rPr>
                        <w:t xml:space="preserve"> </w:t>
                      </w:r>
                      <w:r>
                        <w:rPr>
                          <w:rFonts w:ascii="Arial MT"/>
                          <w:spacing w:val="-2"/>
                          <w:w w:val="105"/>
                          <w:sz w:val="9"/>
                        </w:rPr>
                        <w:t>1,000</w:t>
                      </w:r>
                      <w:ins w:id="2976" w:author="Editor" w:date="2026-09-13T17:42:00Z">
                        <w:r>
                          <w:rPr>
                            <w:rFonts w:ascii="Arial MT"/>
                            <w:spacing w:val="-2"/>
                            <w:w w:val="105"/>
                            <w:sz w:val="9"/>
                          </w:rPr>
                          <w:t xml:space="preserve"> </w:t>
                        </w:r>
                      </w:ins>
                      <w:ins w:id="2977" w:author="Editor" w:date="2026-09-13T17:43:00Z">
                        <w:r>
                          <w:rPr>
                            <w:rFonts w:ascii="Arial MT"/>
                            <w:spacing w:val="-2"/>
                            <w:w w:val="105"/>
                            <w:sz w:val="9"/>
                          </w:rPr>
                          <w:t>persons)</w:t>
                        </w:r>
                      </w:ins>
                      <w:del w:id="2978" w:author="Editor" w:date="2026-09-13T17:43:00Z">
                        <w:r w:rsidDel="00A724E6">
                          <w:rPr>
                            <w:rFonts w:ascii="Arial MT"/>
                            <w:spacing w:val="-2"/>
                            <w:w w:val="105"/>
                            <w:sz w:val="9"/>
                          </w:rPr>
                          <w:delText>)</w:delText>
                        </w:r>
                      </w:del>
                    </w:p>
                  </w:txbxContent>
                </v:textbox>
                <w10:wrap anchorx="page"/>
              </v:shape>
            </w:pict>
          </mc:Fallback>
        </mc:AlternateContent>
      </w:r>
      <w:r w:rsidR="00191F14">
        <w:rPr>
          <w:rFonts w:ascii="Arial MT"/>
          <w:spacing w:val="-5"/>
          <w:w w:val="110"/>
          <w:sz w:val="7"/>
        </w:rPr>
        <w:t>15</w:t>
      </w:r>
    </w:p>
    <w:p w14:paraId="07FD1B2E" w14:textId="77777777" w:rsidR="006F1B3D" w:rsidRDefault="006F1B3D" w:rsidP="008C7539">
      <w:pPr>
        <w:pStyle w:val="BodyText"/>
        <w:suppressAutoHyphens/>
        <w:rPr>
          <w:rFonts w:ascii="Arial MT"/>
          <w:sz w:val="7"/>
        </w:rPr>
      </w:pPr>
    </w:p>
    <w:p w14:paraId="14085642" w14:textId="77777777" w:rsidR="006F1B3D" w:rsidRDefault="006F1B3D" w:rsidP="008C7539">
      <w:pPr>
        <w:pStyle w:val="BodyText"/>
        <w:suppressAutoHyphens/>
        <w:spacing w:before="20"/>
        <w:rPr>
          <w:rFonts w:ascii="Arial MT"/>
          <w:sz w:val="7"/>
        </w:rPr>
      </w:pPr>
    </w:p>
    <w:p w14:paraId="1EE1CB57" w14:textId="77777777" w:rsidR="006F1B3D" w:rsidRDefault="00191F14" w:rsidP="008C7539">
      <w:pPr>
        <w:suppressAutoHyphens/>
        <w:jc w:val="right"/>
        <w:rPr>
          <w:rFonts w:ascii="Arial MT"/>
          <w:sz w:val="7"/>
        </w:rPr>
      </w:pPr>
      <w:r>
        <w:rPr>
          <w:rFonts w:ascii="Arial MT"/>
          <w:spacing w:val="-5"/>
          <w:w w:val="110"/>
          <w:sz w:val="7"/>
        </w:rPr>
        <w:t>10</w:t>
      </w:r>
    </w:p>
    <w:p w14:paraId="57428645" w14:textId="77777777" w:rsidR="006F1B3D" w:rsidRDefault="006F1B3D" w:rsidP="008C7539">
      <w:pPr>
        <w:pStyle w:val="BodyText"/>
        <w:suppressAutoHyphens/>
        <w:rPr>
          <w:rFonts w:ascii="Arial MT"/>
          <w:sz w:val="7"/>
        </w:rPr>
      </w:pPr>
    </w:p>
    <w:p w14:paraId="2E25F1B7" w14:textId="77777777" w:rsidR="006F1B3D" w:rsidRDefault="006F1B3D" w:rsidP="008C7539">
      <w:pPr>
        <w:pStyle w:val="BodyText"/>
        <w:suppressAutoHyphens/>
        <w:spacing w:before="19"/>
        <w:rPr>
          <w:rFonts w:ascii="Arial MT"/>
          <w:sz w:val="7"/>
        </w:rPr>
      </w:pPr>
    </w:p>
    <w:p w14:paraId="00B6BB7F" w14:textId="77777777" w:rsidR="006F1B3D" w:rsidRDefault="00191F14" w:rsidP="008C7539">
      <w:pPr>
        <w:suppressAutoHyphens/>
        <w:spacing w:before="1"/>
        <w:jc w:val="right"/>
        <w:rPr>
          <w:rFonts w:ascii="Arial MT"/>
          <w:sz w:val="7"/>
        </w:rPr>
      </w:pPr>
      <w:r>
        <w:rPr>
          <w:rFonts w:ascii="Arial MT"/>
          <w:spacing w:val="-10"/>
          <w:w w:val="110"/>
          <w:sz w:val="7"/>
        </w:rPr>
        <w:t>5</w:t>
      </w:r>
    </w:p>
    <w:p w14:paraId="7D43AB95" w14:textId="77777777" w:rsidR="006F1B3D" w:rsidRDefault="006F1B3D" w:rsidP="008C7539">
      <w:pPr>
        <w:pStyle w:val="BodyText"/>
        <w:suppressAutoHyphens/>
        <w:rPr>
          <w:rFonts w:ascii="Arial MT"/>
          <w:sz w:val="7"/>
        </w:rPr>
      </w:pPr>
    </w:p>
    <w:p w14:paraId="281A7907" w14:textId="77777777" w:rsidR="006F1B3D" w:rsidRDefault="006F1B3D" w:rsidP="008C7539">
      <w:pPr>
        <w:pStyle w:val="BodyText"/>
        <w:suppressAutoHyphens/>
        <w:spacing w:before="19"/>
        <w:rPr>
          <w:rFonts w:ascii="Arial MT"/>
          <w:sz w:val="7"/>
        </w:rPr>
      </w:pPr>
    </w:p>
    <w:p w14:paraId="1AA1D757" w14:textId="77777777" w:rsidR="006F1B3D" w:rsidRDefault="00191F14" w:rsidP="008C7539">
      <w:pPr>
        <w:suppressAutoHyphens/>
        <w:jc w:val="right"/>
        <w:rPr>
          <w:rFonts w:ascii="Arial MT"/>
          <w:sz w:val="7"/>
        </w:rPr>
      </w:pPr>
      <w:r>
        <w:rPr>
          <w:rFonts w:ascii="Arial MT"/>
          <w:spacing w:val="-10"/>
          <w:w w:val="110"/>
          <w:sz w:val="7"/>
        </w:rPr>
        <w:t>0</w:t>
      </w:r>
    </w:p>
    <w:p w14:paraId="4DCED742" w14:textId="77777777" w:rsidR="006F1B3D" w:rsidRDefault="006F1B3D" w:rsidP="008C7539">
      <w:pPr>
        <w:pStyle w:val="BodyText"/>
        <w:suppressAutoHyphens/>
        <w:rPr>
          <w:rFonts w:ascii="Arial MT"/>
          <w:sz w:val="7"/>
        </w:rPr>
      </w:pPr>
    </w:p>
    <w:p w14:paraId="1324D0BA" w14:textId="77777777" w:rsidR="006F1B3D" w:rsidRDefault="006F1B3D" w:rsidP="008C7539">
      <w:pPr>
        <w:pStyle w:val="BodyText"/>
        <w:suppressAutoHyphens/>
        <w:spacing w:before="20"/>
        <w:rPr>
          <w:rFonts w:ascii="Arial MT"/>
          <w:sz w:val="7"/>
        </w:rPr>
      </w:pPr>
    </w:p>
    <w:p w14:paraId="06682992"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12"/>
          <w:w w:val="110"/>
          <w:sz w:val="7"/>
        </w:rPr>
        <w:t>5</w:t>
      </w:r>
    </w:p>
    <w:p w14:paraId="650F69C7" w14:textId="77777777" w:rsidR="006F1B3D" w:rsidRDefault="006F1B3D" w:rsidP="008C7539">
      <w:pPr>
        <w:pStyle w:val="BodyText"/>
        <w:suppressAutoHyphens/>
        <w:rPr>
          <w:rFonts w:ascii="Arial MT"/>
          <w:sz w:val="7"/>
        </w:rPr>
      </w:pPr>
    </w:p>
    <w:p w14:paraId="1B59E9C9" w14:textId="77777777" w:rsidR="006F1B3D" w:rsidRDefault="006F1B3D" w:rsidP="008C7539">
      <w:pPr>
        <w:pStyle w:val="BodyText"/>
        <w:suppressAutoHyphens/>
        <w:spacing w:before="20"/>
        <w:rPr>
          <w:rFonts w:ascii="Arial MT"/>
          <w:sz w:val="7"/>
        </w:rPr>
      </w:pPr>
    </w:p>
    <w:p w14:paraId="636A8C79"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10</w:t>
      </w:r>
    </w:p>
    <w:p w14:paraId="099BF09A" w14:textId="77777777" w:rsidR="006F1B3D" w:rsidRDefault="006F1B3D" w:rsidP="008C7539">
      <w:pPr>
        <w:pStyle w:val="BodyText"/>
        <w:suppressAutoHyphens/>
        <w:rPr>
          <w:rFonts w:ascii="Arial MT"/>
          <w:sz w:val="7"/>
        </w:rPr>
      </w:pPr>
    </w:p>
    <w:p w14:paraId="3E69F3FA" w14:textId="77777777" w:rsidR="006F1B3D" w:rsidRDefault="006F1B3D" w:rsidP="008C7539">
      <w:pPr>
        <w:pStyle w:val="BodyText"/>
        <w:suppressAutoHyphens/>
        <w:spacing w:before="20"/>
        <w:rPr>
          <w:rFonts w:ascii="Arial MT"/>
          <w:sz w:val="7"/>
        </w:rPr>
      </w:pPr>
    </w:p>
    <w:p w14:paraId="01C181DC"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15</w:t>
      </w:r>
    </w:p>
    <w:p w14:paraId="779F85B2" w14:textId="77777777" w:rsidR="006F1B3D" w:rsidRDefault="006F1B3D" w:rsidP="008C7539">
      <w:pPr>
        <w:pStyle w:val="BodyText"/>
        <w:suppressAutoHyphens/>
        <w:rPr>
          <w:rFonts w:ascii="Arial MT"/>
          <w:sz w:val="7"/>
        </w:rPr>
      </w:pPr>
    </w:p>
    <w:p w14:paraId="3DD90763" w14:textId="77777777" w:rsidR="006F1B3D" w:rsidRDefault="006F1B3D" w:rsidP="008C7539">
      <w:pPr>
        <w:pStyle w:val="BodyText"/>
        <w:suppressAutoHyphens/>
        <w:spacing w:before="20"/>
        <w:rPr>
          <w:rFonts w:ascii="Arial MT"/>
          <w:sz w:val="7"/>
        </w:rPr>
      </w:pPr>
    </w:p>
    <w:p w14:paraId="49FD25F9" w14:textId="77777777" w:rsidR="006F1B3D" w:rsidRDefault="00191F14" w:rsidP="008C7539">
      <w:pPr>
        <w:suppressAutoHyphens/>
        <w:jc w:val="right"/>
        <w:rPr>
          <w:rFonts w:ascii="Arial MT"/>
          <w:sz w:val="7"/>
        </w:rPr>
      </w:pPr>
      <w:r>
        <w:rPr>
          <w:rFonts w:ascii="Arial MT"/>
          <w:spacing w:val="-2"/>
          <w:w w:val="105"/>
          <w:sz w:val="7"/>
        </w:rPr>
        <w:t>-</w:t>
      </w:r>
      <w:r>
        <w:rPr>
          <w:rFonts w:ascii="Arial MT"/>
          <w:spacing w:val="-5"/>
          <w:w w:val="110"/>
          <w:sz w:val="7"/>
        </w:rPr>
        <w:t>20</w:t>
      </w:r>
    </w:p>
    <w:p w14:paraId="0FA6A677" w14:textId="77777777" w:rsidR="006F1B3D" w:rsidRDefault="00191F14" w:rsidP="008C7539">
      <w:pPr>
        <w:pStyle w:val="BodyText"/>
        <w:suppressAutoHyphens/>
        <w:rPr>
          <w:rFonts w:ascii="Arial MT"/>
          <w:sz w:val="9"/>
        </w:rPr>
      </w:pPr>
      <w:r>
        <w:br w:type="column"/>
      </w:r>
    </w:p>
    <w:p w14:paraId="074CD104" w14:textId="77777777" w:rsidR="006F1B3D" w:rsidRDefault="006F1B3D" w:rsidP="008C7539">
      <w:pPr>
        <w:pStyle w:val="BodyText"/>
        <w:suppressAutoHyphens/>
        <w:rPr>
          <w:rFonts w:ascii="Arial MT"/>
          <w:sz w:val="9"/>
        </w:rPr>
      </w:pPr>
    </w:p>
    <w:p w14:paraId="28FB3942" w14:textId="77777777" w:rsidR="006F1B3D" w:rsidRDefault="006F1B3D" w:rsidP="008C7539">
      <w:pPr>
        <w:pStyle w:val="BodyText"/>
        <w:suppressAutoHyphens/>
        <w:rPr>
          <w:rFonts w:ascii="Arial MT"/>
          <w:sz w:val="9"/>
        </w:rPr>
      </w:pPr>
    </w:p>
    <w:p w14:paraId="48D0524C" w14:textId="77777777" w:rsidR="006F1B3D" w:rsidRDefault="006F1B3D" w:rsidP="008C7539">
      <w:pPr>
        <w:pStyle w:val="BodyText"/>
        <w:suppressAutoHyphens/>
        <w:rPr>
          <w:rFonts w:ascii="Arial MT"/>
          <w:sz w:val="9"/>
        </w:rPr>
      </w:pPr>
    </w:p>
    <w:p w14:paraId="7AF205B9" w14:textId="77777777" w:rsidR="006F1B3D" w:rsidRDefault="006F1B3D" w:rsidP="008C7539">
      <w:pPr>
        <w:pStyle w:val="BodyText"/>
        <w:suppressAutoHyphens/>
        <w:rPr>
          <w:rFonts w:ascii="Arial MT"/>
          <w:sz w:val="9"/>
        </w:rPr>
      </w:pPr>
    </w:p>
    <w:p w14:paraId="31D27B6D" w14:textId="77777777" w:rsidR="006F1B3D" w:rsidRDefault="006F1B3D" w:rsidP="008C7539">
      <w:pPr>
        <w:pStyle w:val="BodyText"/>
        <w:suppressAutoHyphens/>
        <w:rPr>
          <w:rFonts w:ascii="Arial MT"/>
          <w:sz w:val="9"/>
        </w:rPr>
      </w:pPr>
    </w:p>
    <w:p w14:paraId="72D5C9C1" w14:textId="77777777" w:rsidR="006F1B3D" w:rsidRDefault="006F1B3D" w:rsidP="008C7539">
      <w:pPr>
        <w:pStyle w:val="BodyText"/>
        <w:suppressAutoHyphens/>
        <w:rPr>
          <w:rFonts w:ascii="Arial MT"/>
          <w:sz w:val="9"/>
        </w:rPr>
      </w:pPr>
    </w:p>
    <w:p w14:paraId="0EA9E40E" w14:textId="77777777" w:rsidR="006F1B3D" w:rsidRDefault="006F1B3D" w:rsidP="008C7539">
      <w:pPr>
        <w:pStyle w:val="BodyText"/>
        <w:suppressAutoHyphens/>
        <w:rPr>
          <w:rFonts w:ascii="Arial MT"/>
          <w:sz w:val="9"/>
        </w:rPr>
      </w:pPr>
    </w:p>
    <w:p w14:paraId="269EB924" w14:textId="77777777" w:rsidR="006F1B3D" w:rsidRDefault="006F1B3D" w:rsidP="008C7539">
      <w:pPr>
        <w:pStyle w:val="BodyText"/>
        <w:suppressAutoHyphens/>
        <w:rPr>
          <w:rFonts w:ascii="Arial MT"/>
          <w:sz w:val="9"/>
        </w:rPr>
      </w:pPr>
    </w:p>
    <w:p w14:paraId="32315B91" w14:textId="77777777" w:rsidR="006F1B3D" w:rsidRDefault="006F1B3D" w:rsidP="008C7539">
      <w:pPr>
        <w:pStyle w:val="BodyText"/>
        <w:suppressAutoHyphens/>
        <w:rPr>
          <w:rFonts w:ascii="Arial MT"/>
          <w:sz w:val="9"/>
        </w:rPr>
      </w:pPr>
    </w:p>
    <w:p w14:paraId="2A929A13" w14:textId="77777777" w:rsidR="006F1B3D" w:rsidRDefault="006F1B3D" w:rsidP="008C7539">
      <w:pPr>
        <w:pStyle w:val="BodyText"/>
        <w:suppressAutoHyphens/>
        <w:rPr>
          <w:rFonts w:ascii="Arial MT"/>
          <w:sz w:val="9"/>
        </w:rPr>
      </w:pPr>
    </w:p>
    <w:p w14:paraId="552DA0EB" w14:textId="77777777" w:rsidR="006F1B3D" w:rsidRDefault="006F1B3D" w:rsidP="008C7539">
      <w:pPr>
        <w:pStyle w:val="BodyText"/>
        <w:suppressAutoHyphens/>
        <w:rPr>
          <w:rFonts w:ascii="Arial MT"/>
          <w:sz w:val="9"/>
        </w:rPr>
      </w:pPr>
    </w:p>
    <w:p w14:paraId="5283454A" w14:textId="77777777" w:rsidR="006F1B3D" w:rsidRDefault="006F1B3D" w:rsidP="008C7539">
      <w:pPr>
        <w:pStyle w:val="BodyText"/>
        <w:suppressAutoHyphens/>
        <w:rPr>
          <w:rFonts w:ascii="Arial MT"/>
          <w:sz w:val="9"/>
        </w:rPr>
      </w:pPr>
    </w:p>
    <w:p w14:paraId="110613A2" w14:textId="77777777" w:rsidR="006F1B3D" w:rsidRDefault="006F1B3D" w:rsidP="008C7539">
      <w:pPr>
        <w:pStyle w:val="BodyText"/>
        <w:suppressAutoHyphens/>
        <w:rPr>
          <w:rFonts w:ascii="Arial MT"/>
          <w:sz w:val="9"/>
        </w:rPr>
      </w:pPr>
    </w:p>
    <w:p w14:paraId="312BE8F9" w14:textId="77777777" w:rsidR="006F1B3D" w:rsidRDefault="006F1B3D" w:rsidP="008C7539">
      <w:pPr>
        <w:pStyle w:val="BodyText"/>
        <w:suppressAutoHyphens/>
        <w:rPr>
          <w:rFonts w:ascii="Arial MT"/>
          <w:sz w:val="9"/>
        </w:rPr>
      </w:pPr>
    </w:p>
    <w:p w14:paraId="7C9557FE" w14:textId="77777777" w:rsidR="006F1B3D" w:rsidRDefault="006F1B3D" w:rsidP="008C7539">
      <w:pPr>
        <w:pStyle w:val="BodyText"/>
        <w:suppressAutoHyphens/>
        <w:rPr>
          <w:rFonts w:ascii="Arial MT"/>
          <w:sz w:val="9"/>
        </w:rPr>
      </w:pPr>
    </w:p>
    <w:p w14:paraId="085DACAE" w14:textId="77777777" w:rsidR="006F1B3D" w:rsidRDefault="006F1B3D" w:rsidP="008C7539">
      <w:pPr>
        <w:pStyle w:val="BodyText"/>
        <w:suppressAutoHyphens/>
        <w:rPr>
          <w:rFonts w:ascii="Arial MT"/>
          <w:sz w:val="9"/>
        </w:rPr>
      </w:pPr>
    </w:p>
    <w:p w14:paraId="0CB63700" w14:textId="77777777" w:rsidR="006F1B3D" w:rsidRDefault="006F1B3D" w:rsidP="008C7539">
      <w:pPr>
        <w:pStyle w:val="BodyText"/>
        <w:suppressAutoHyphens/>
        <w:rPr>
          <w:rFonts w:ascii="Arial MT"/>
          <w:sz w:val="9"/>
        </w:rPr>
      </w:pPr>
    </w:p>
    <w:p w14:paraId="4568BFC9" w14:textId="77777777" w:rsidR="006F1B3D" w:rsidRDefault="006F1B3D" w:rsidP="008C7539">
      <w:pPr>
        <w:pStyle w:val="BodyText"/>
        <w:suppressAutoHyphens/>
        <w:rPr>
          <w:rFonts w:ascii="Arial MT"/>
          <w:sz w:val="9"/>
        </w:rPr>
      </w:pPr>
    </w:p>
    <w:p w14:paraId="5E92521E" w14:textId="77777777" w:rsidR="006F1B3D" w:rsidRDefault="006F1B3D" w:rsidP="008C7539">
      <w:pPr>
        <w:pStyle w:val="BodyText"/>
        <w:suppressAutoHyphens/>
        <w:rPr>
          <w:rFonts w:ascii="Arial MT"/>
          <w:sz w:val="9"/>
        </w:rPr>
      </w:pPr>
    </w:p>
    <w:p w14:paraId="2E652968" w14:textId="77777777" w:rsidR="006F1B3D" w:rsidRDefault="006F1B3D" w:rsidP="008C7539">
      <w:pPr>
        <w:pStyle w:val="BodyText"/>
        <w:suppressAutoHyphens/>
        <w:rPr>
          <w:rFonts w:ascii="Arial MT"/>
          <w:sz w:val="9"/>
        </w:rPr>
      </w:pPr>
    </w:p>
    <w:p w14:paraId="79F252D2" w14:textId="77777777" w:rsidR="006F1B3D" w:rsidRDefault="006F1B3D" w:rsidP="008C7539">
      <w:pPr>
        <w:pStyle w:val="BodyText"/>
        <w:suppressAutoHyphens/>
        <w:rPr>
          <w:rFonts w:ascii="Arial MT"/>
          <w:sz w:val="9"/>
        </w:rPr>
      </w:pPr>
    </w:p>
    <w:p w14:paraId="60602C89" w14:textId="77777777" w:rsidR="006F1B3D" w:rsidRDefault="006F1B3D" w:rsidP="008C7539">
      <w:pPr>
        <w:pStyle w:val="BodyText"/>
        <w:suppressAutoHyphens/>
        <w:spacing w:before="89"/>
        <w:rPr>
          <w:rFonts w:ascii="Arial MT"/>
          <w:sz w:val="9"/>
        </w:rPr>
      </w:pPr>
    </w:p>
    <w:p w14:paraId="6499737C" w14:textId="77777777" w:rsidR="006F1B3D" w:rsidRDefault="00191F14" w:rsidP="008C7539">
      <w:pPr>
        <w:suppressAutoHyphens/>
        <w:ind w:left="1358"/>
        <w:rPr>
          <w:rFonts w:ascii="Arial MT"/>
          <w:sz w:val="9"/>
        </w:rPr>
      </w:pPr>
      <w:r>
        <w:rPr>
          <w:noProof/>
          <w:position w:val="3"/>
        </w:rPr>
        <w:drawing>
          <wp:inline distT="0" distB="0" distL="0" distR="0" wp14:anchorId="5372D1C1" wp14:editId="76E5C502">
            <wp:extent cx="87397" cy="3495"/>
            <wp:effectExtent l="0" t="0" r="0" b="0"/>
            <wp:docPr id="649" name="Image 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9" name="Image 649"/>
                    <pic:cNvPicPr/>
                  </pic:nvPicPr>
                  <pic:blipFill>
                    <a:blip r:embed="rId76"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Unweighted</w:t>
      </w:r>
      <w:r>
        <w:rPr>
          <w:rFonts w:ascii="Arial MT"/>
          <w:spacing w:val="45"/>
          <w:w w:val="105"/>
          <w:sz w:val="9"/>
        </w:rPr>
        <w:t xml:space="preserve">  </w:t>
      </w:r>
      <w:r>
        <w:rPr>
          <w:rFonts w:ascii="Arial MT"/>
          <w:noProof/>
          <w:spacing w:val="-3"/>
          <w:position w:val="3"/>
          <w:sz w:val="9"/>
        </w:rPr>
        <w:drawing>
          <wp:inline distT="0" distB="0" distL="0" distR="0" wp14:anchorId="67C3CD25" wp14:editId="5DA1E22D">
            <wp:extent cx="87397" cy="3495"/>
            <wp:effectExtent l="0" t="0" r="0" b="0"/>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77" cstate="print"/>
                    <a:stretch>
                      <a:fillRect/>
                    </a:stretch>
                  </pic:blipFill>
                  <pic:spPr>
                    <a:xfrm>
                      <a:off x="0" y="0"/>
                      <a:ext cx="87397" cy="3495"/>
                    </a:xfrm>
                    <a:prstGeom prst="rect">
                      <a:avLst/>
                    </a:prstGeom>
                  </pic:spPr>
                </pic:pic>
              </a:graphicData>
            </a:graphic>
          </wp:inline>
        </w:drawing>
      </w:r>
      <w:r>
        <w:rPr>
          <w:spacing w:val="7"/>
          <w:w w:val="105"/>
          <w:sz w:val="9"/>
        </w:rPr>
        <w:t xml:space="preserve"> </w:t>
      </w:r>
      <w:r>
        <w:rPr>
          <w:rFonts w:ascii="Arial MT"/>
          <w:w w:val="105"/>
          <w:sz w:val="9"/>
        </w:rPr>
        <w:t>Weighted</w:t>
      </w:r>
    </w:p>
    <w:p w14:paraId="6DF05594" w14:textId="77777777" w:rsidR="006F1B3D" w:rsidRDefault="006F1B3D" w:rsidP="008C7539">
      <w:pPr>
        <w:pStyle w:val="BodyText"/>
        <w:suppressAutoHyphens/>
        <w:rPr>
          <w:rFonts w:ascii="Arial MT"/>
          <w:sz w:val="9"/>
        </w:rPr>
      </w:pPr>
    </w:p>
    <w:p w14:paraId="3810006F" w14:textId="77777777" w:rsidR="006F1B3D" w:rsidRDefault="006F1B3D" w:rsidP="008C7539">
      <w:pPr>
        <w:pStyle w:val="BodyText"/>
        <w:suppressAutoHyphens/>
        <w:spacing w:before="61"/>
        <w:rPr>
          <w:rFonts w:ascii="Arial MT"/>
          <w:sz w:val="9"/>
        </w:rPr>
      </w:pPr>
    </w:p>
    <w:p w14:paraId="58ED6AEE" w14:textId="77777777" w:rsidR="006F1B3D" w:rsidRPr="00BA667C" w:rsidRDefault="00191F14" w:rsidP="00BA667C">
      <w:pPr>
        <w:tabs>
          <w:tab w:val="left" w:pos="794"/>
        </w:tabs>
        <w:suppressAutoHyphens/>
        <w:ind w:left="536"/>
        <w:rPr>
          <w:b/>
          <w:sz w:val="20"/>
        </w:rPr>
      </w:pPr>
      <w:r w:rsidRPr="00BA667C">
        <w:rPr>
          <w:b/>
          <w:noProof/>
        </w:rPr>
        <w:drawing>
          <wp:anchor distT="0" distB="0" distL="0" distR="0" simplePos="0" relativeHeight="15859200" behindDoc="0" locked="0" layoutInCell="1" allowOverlap="1" wp14:anchorId="76CF087C" wp14:editId="7F85650B">
            <wp:simplePos x="0" y="0"/>
            <wp:positionH relativeFrom="page">
              <wp:posOffset>4163360</wp:posOffset>
            </wp:positionH>
            <wp:positionV relativeFrom="paragraph">
              <wp:posOffset>-1751425</wp:posOffset>
            </wp:positionV>
            <wp:extent cx="2596022" cy="1314450"/>
            <wp:effectExtent l="0" t="0" r="0" b="0"/>
            <wp:wrapNone/>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83" cstate="print"/>
                    <a:stretch>
                      <a:fillRect/>
                    </a:stretch>
                  </pic:blipFill>
                  <pic:spPr>
                    <a:xfrm>
                      <a:off x="0" y="0"/>
                      <a:ext cx="2596022" cy="1314450"/>
                    </a:xfrm>
                    <a:prstGeom prst="rect">
                      <a:avLst/>
                    </a:prstGeom>
                  </pic:spPr>
                </pic:pic>
              </a:graphicData>
            </a:graphic>
          </wp:anchor>
        </w:drawing>
      </w:r>
      <w:r w:rsidRPr="00BA667C">
        <w:rPr>
          <w:b/>
          <w:noProof/>
        </w:rPr>
        <mc:AlternateContent>
          <mc:Choice Requires="wps">
            <w:drawing>
              <wp:anchor distT="0" distB="0" distL="0" distR="0" simplePos="0" relativeHeight="483932672" behindDoc="1" locked="0" layoutInCell="1" allowOverlap="1" wp14:anchorId="3B825BB2" wp14:editId="13048985">
                <wp:simplePos x="0" y="0"/>
                <wp:positionH relativeFrom="page">
                  <wp:posOffset>4229325</wp:posOffset>
                </wp:positionH>
                <wp:positionV relativeFrom="paragraph">
                  <wp:posOffset>-409603</wp:posOffset>
                </wp:positionV>
                <wp:extent cx="107950" cy="48895"/>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12AFBE4"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3B825BB2" id="Textbox 653" o:spid="_x0000_s1262" type="#_x0000_t202" style="position:absolute;left:0;text-align:left;margin-left:333pt;margin-top:-32.25pt;width:8.5pt;height:3.85pt;rotation:-45;z-index:-1938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" filled="f" stroked="f">
                <v:textbox inset="0,0,0,0">
                  <w:txbxContent>
                    <w:p w14:paraId="712AFBE4"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sidRPr="00BA667C">
        <w:rPr>
          <w:b/>
          <w:noProof/>
        </w:rPr>
        <mc:AlternateContent>
          <mc:Choice Requires="wps">
            <w:drawing>
              <wp:anchor distT="0" distB="0" distL="0" distR="0" simplePos="0" relativeHeight="15871488" behindDoc="0" locked="0" layoutInCell="1" allowOverlap="1" wp14:anchorId="301C5C3B" wp14:editId="4B0AFDA7">
                <wp:simplePos x="0" y="0"/>
                <wp:positionH relativeFrom="page">
                  <wp:posOffset>4459745</wp:posOffset>
                </wp:positionH>
                <wp:positionV relativeFrom="paragraph">
                  <wp:posOffset>-409603</wp:posOffset>
                </wp:positionV>
                <wp:extent cx="107950" cy="48895"/>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6479A96"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301C5C3B" id="Textbox 654" o:spid="_x0000_s1263" type="#_x0000_t202" style="position:absolute;left:0;text-align:left;margin-left:351.15pt;margin-top:-32.25pt;width:8.5pt;height:3.85pt;rotation:-45;z-index:1587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" filled="f" stroked="f">
                <v:textbox inset="0,0,0,0">
                  <w:txbxContent>
                    <w:p w14:paraId="56479A96"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sidRPr="00BA667C">
        <w:rPr>
          <w:b/>
          <w:noProof/>
        </w:rPr>
        <mc:AlternateContent>
          <mc:Choice Requires="wps">
            <w:drawing>
              <wp:anchor distT="0" distB="0" distL="0" distR="0" simplePos="0" relativeHeight="15872512" behindDoc="0" locked="0" layoutInCell="1" allowOverlap="1" wp14:anchorId="7FB1CEAC" wp14:editId="6352A8F9">
                <wp:simplePos x="0" y="0"/>
                <wp:positionH relativeFrom="page">
                  <wp:posOffset>4690166</wp:posOffset>
                </wp:positionH>
                <wp:positionV relativeFrom="paragraph">
                  <wp:posOffset>-409603</wp:posOffset>
                </wp:positionV>
                <wp:extent cx="107950" cy="48895"/>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8258779"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7FB1CEAC" id="Textbox 655" o:spid="_x0000_s1264" type="#_x0000_t202" style="position:absolute;left:0;text-align:left;margin-left:369.3pt;margin-top:-32.25pt;width:8.5pt;height:3.85pt;rotation:-45;z-index:1587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" filled="f" stroked="f">
                <v:textbox inset="0,0,0,0">
                  <w:txbxContent>
                    <w:p w14:paraId="38258779"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sidRPr="00BA667C">
        <w:rPr>
          <w:b/>
          <w:noProof/>
        </w:rPr>
        <mc:AlternateContent>
          <mc:Choice Requires="wps">
            <w:drawing>
              <wp:anchor distT="0" distB="0" distL="0" distR="0" simplePos="0" relativeHeight="15873536" behindDoc="0" locked="0" layoutInCell="1" allowOverlap="1" wp14:anchorId="75294879" wp14:editId="4BCE3900">
                <wp:simplePos x="0" y="0"/>
                <wp:positionH relativeFrom="page">
                  <wp:posOffset>4920585</wp:posOffset>
                </wp:positionH>
                <wp:positionV relativeFrom="paragraph">
                  <wp:posOffset>-409603</wp:posOffset>
                </wp:positionV>
                <wp:extent cx="107950" cy="48895"/>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ED11451"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75294879" id="Textbox 656" o:spid="_x0000_s1265" type="#_x0000_t202" style="position:absolute;left:0;text-align:left;margin-left:387.45pt;margin-top:-32.25pt;width:8.5pt;height:3.85pt;rotation:-45;z-index:1587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" filled="f" stroked="f">
                <v:textbox inset="0,0,0,0">
                  <w:txbxContent>
                    <w:p w14:paraId="0ED11451"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sidRPr="00BA667C">
        <w:rPr>
          <w:b/>
          <w:noProof/>
        </w:rPr>
        <mc:AlternateContent>
          <mc:Choice Requires="wps">
            <w:drawing>
              <wp:anchor distT="0" distB="0" distL="0" distR="0" simplePos="0" relativeHeight="15874560" behindDoc="0" locked="0" layoutInCell="1" allowOverlap="1" wp14:anchorId="416D9655" wp14:editId="242D12D9">
                <wp:simplePos x="0" y="0"/>
                <wp:positionH relativeFrom="page">
                  <wp:posOffset>5151005</wp:posOffset>
                </wp:positionH>
                <wp:positionV relativeFrom="paragraph">
                  <wp:posOffset>-409603</wp:posOffset>
                </wp:positionV>
                <wp:extent cx="107950" cy="48895"/>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B001773"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416D9655" id="Textbox 657" o:spid="_x0000_s1266" type="#_x0000_t202" style="position:absolute;left:0;text-align:left;margin-left:405.6pt;margin-top:-32.25pt;width:8.5pt;height:3.85pt;rotation:-45;z-index:1587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" filled="f" stroked="f">
                <v:textbox inset="0,0,0,0">
                  <w:txbxContent>
                    <w:p w14:paraId="0B001773"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sidRPr="00BA667C">
        <w:rPr>
          <w:b/>
          <w:noProof/>
        </w:rPr>
        <mc:AlternateContent>
          <mc:Choice Requires="wps">
            <w:drawing>
              <wp:anchor distT="0" distB="0" distL="0" distR="0" simplePos="0" relativeHeight="15875584" behindDoc="0" locked="0" layoutInCell="1" allowOverlap="1" wp14:anchorId="7038CBBF" wp14:editId="4DED5213">
                <wp:simplePos x="0" y="0"/>
                <wp:positionH relativeFrom="page">
                  <wp:posOffset>5381425</wp:posOffset>
                </wp:positionH>
                <wp:positionV relativeFrom="paragraph">
                  <wp:posOffset>-409603</wp:posOffset>
                </wp:positionV>
                <wp:extent cx="107950" cy="48895"/>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444F47D8"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7038CBBF" id="Textbox 658" o:spid="_x0000_s1267" type="#_x0000_t202" style="position:absolute;left:0;text-align:left;margin-left:423.75pt;margin-top:-32.25pt;width:8.5pt;height:3.85pt;rotation:-45;z-index:1587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" filled="f" stroked="f">
                <v:textbox inset="0,0,0,0">
                  <w:txbxContent>
                    <w:p w14:paraId="444F47D8"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sidRPr="00BA667C">
        <w:rPr>
          <w:b/>
          <w:noProof/>
        </w:rPr>
        <mc:AlternateContent>
          <mc:Choice Requires="wps">
            <w:drawing>
              <wp:anchor distT="0" distB="0" distL="0" distR="0" simplePos="0" relativeHeight="15876608" behindDoc="0" locked="0" layoutInCell="1" allowOverlap="1" wp14:anchorId="24728E20" wp14:editId="59C338B1">
                <wp:simplePos x="0" y="0"/>
                <wp:positionH relativeFrom="page">
                  <wp:posOffset>5611845</wp:posOffset>
                </wp:positionH>
                <wp:positionV relativeFrom="paragraph">
                  <wp:posOffset>-409603</wp:posOffset>
                </wp:positionV>
                <wp:extent cx="107950" cy="48895"/>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45755AC"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24728E20" id="Textbox 659" o:spid="_x0000_s1268" type="#_x0000_t202" style="position:absolute;left:0;text-align:left;margin-left:441.9pt;margin-top:-32.25pt;width:8.5pt;height:3.85pt;rotation:-45;z-index:1587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" filled="f" stroked="f">
                <v:textbox inset="0,0,0,0">
                  <w:txbxContent>
                    <w:p w14:paraId="545755AC"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sidRPr="00BA667C">
        <w:rPr>
          <w:b/>
          <w:noProof/>
        </w:rPr>
        <mc:AlternateContent>
          <mc:Choice Requires="wps">
            <w:drawing>
              <wp:anchor distT="0" distB="0" distL="0" distR="0" simplePos="0" relativeHeight="15877632" behindDoc="0" locked="0" layoutInCell="1" allowOverlap="1" wp14:anchorId="3162BAB0" wp14:editId="33A0CA5B">
                <wp:simplePos x="0" y="0"/>
                <wp:positionH relativeFrom="page">
                  <wp:posOffset>5842265</wp:posOffset>
                </wp:positionH>
                <wp:positionV relativeFrom="paragraph">
                  <wp:posOffset>-409603</wp:posOffset>
                </wp:positionV>
                <wp:extent cx="107950" cy="48895"/>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0CF835A"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3162BAB0" id="Textbox 660" o:spid="_x0000_s1269" type="#_x0000_t202" style="position:absolute;left:0;text-align:left;margin-left:460pt;margin-top:-32.25pt;width:8.5pt;height:3.85pt;rotation:-45;z-index:1587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" filled="f" stroked="f">
                <v:textbox inset="0,0,0,0">
                  <w:txbxContent>
                    <w:p w14:paraId="50CF835A"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sidRPr="00BA667C">
        <w:rPr>
          <w:b/>
          <w:noProof/>
        </w:rPr>
        <mc:AlternateContent>
          <mc:Choice Requires="wps">
            <w:drawing>
              <wp:anchor distT="0" distB="0" distL="0" distR="0" simplePos="0" relativeHeight="15878144" behindDoc="0" locked="0" layoutInCell="1" allowOverlap="1" wp14:anchorId="3A7FC56C" wp14:editId="52C59B32">
                <wp:simplePos x="0" y="0"/>
                <wp:positionH relativeFrom="page">
                  <wp:posOffset>6072685</wp:posOffset>
                </wp:positionH>
                <wp:positionV relativeFrom="paragraph">
                  <wp:posOffset>-409603</wp:posOffset>
                </wp:positionV>
                <wp:extent cx="107950" cy="48895"/>
                <wp:effectExtent l="0" t="0" r="0" b="0"/>
                <wp:wrapNone/>
                <wp:docPr id="661" name="Text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EA8A320"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3A7FC56C" id="Textbox 661" o:spid="_x0000_s1270" type="#_x0000_t202" style="position:absolute;left:0;text-align:left;margin-left:478.15pt;margin-top:-32.25pt;width:8.5pt;height:3.85pt;rotation:-45;z-index:1587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" filled="f" stroked="f">
                <v:textbox inset="0,0,0,0">
                  <w:txbxContent>
                    <w:p w14:paraId="3EA8A320"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sidRPr="00BA667C">
        <w:rPr>
          <w:b/>
          <w:noProof/>
        </w:rPr>
        <mc:AlternateContent>
          <mc:Choice Requires="wps">
            <w:drawing>
              <wp:anchor distT="0" distB="0" distL="0" distR="0" simplePos="0" relativeHeight="15878656" behindDoc="0" locked="0" layoutInCell="1" allowOverlap="1" wp14:anchorId="01DFBAA3" wp14:editId="7F07C126">
                <wp:simplePos x="0" y="0"/>
                <wp:positionH relativeFrom="page">
                  <wp:posOffset>6303104</wp:posOffset>
                </wp:positionH>
                <wp:positionV relativeFrom="paragraph">
                  <wp:posOffset>-409603</wp:posOffset>
                </wp:positionV>
                <wp:extent cx="107950" cy="48895"/>
                <wp:effectExtent l="0" t="0" r="0" b="0"/>
                <wp:wrapNone/>
                <wp:docPr id="662" name="Text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DE17D1E"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01DFBAA3" id="Textbox 662" o:spid="_x0000_s1271" type="#_x0000_t202" style="position:absolute;left:0;text-align:left;margin-left:496.3pt;margin-top:-32.25pt;width:8.5pt;height:3.85pt;rotation:-45;z-index:1587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" filled="f" stroked="f">
                <v:textbox inset="0,0,0,0">
                  <w:txbxContent>
                    <w:p w14:paraId="5DE17D1E"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sidRPr="00BA667C">
        <w:rPr>
          <w:b/>
          <w:noProof/>
        </w:rPr>
        <mc:AlternateContent>
          <mc:Choice Requires="wps">
            <w:drawing>
              <wp:anchor distT="0" distB="0" distL="0" distR="0" simplePos="0" relativeHeight="15879680" behindDoc="0" locked="0" layoutInCell="1" allowOverlap="1" wp14:anchorId="6789C903" wp14:editId="2BF172C0">
                <wp:simplePos x="0" y="0"/>
                <wp:positionH relativeFrom="page">
                  <wp:posOffset>6533615</wp:posOffset>
                </wp:positionH>
                <wp:positionV relativeFrom="paragraph">
                  <wp:posOffset>-409603</wp:posOffset>
                </wp:positionV>
                <wp:extent cx="107950" cy="48895"/>
                <wp:effectExtent l="0" t="0" r="0" b="0"/>
                <wp:wrapNone/>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894C1E7"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6789C903" id="Textbox 663" o:spid="_x0000_s1272" type="#_x0000_t202" style="position:absolute;left:0;text-align:left;margin-left:514.45pt;margin-top:-32.25pt;width:8.5pt;height:3.85pt;rotation:-45;z-index:1587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" filled="f" stroked="f">
                <v:textbox inset="0,0,0,0">
                  <w:txbxContent>
                    <w:p w14:paraId="7894C1E7"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sidR="00BA667C" w:rsidRPr="00BA667C">
        <w:rPr>
          <w:b/>
          <w:sz w:val="20"/>
        </w:rPr>
        <w:t xml:space="preserve">b. </w:t>
      </w:r>
      <w:r w:rsidRPr="00BA667C">
        <w:rPr>
          <w:b/>
          <w:sz w:val="20"/>
        </w:rPr>
        <w:t>Highly</w:t>
      </w:r>
      <w:r w:rsidRPr="00BA667C">
        <w:rPr>
          <w:b/>
          <w:spacing w:val="-8"/>
          <w:sz w:val="20"/>
        </w:rPr>
        <w:t xml:space="preserve"> </w:t>
      </w:r>
      <w:r w:rsidRPr="00BA667C">
        <w:rPr>
          <w:b/>
          <w:sz w:val="20"/>
        </w:rPr>
        <w:t>Marginalized</w:t>
      </w:r>
      <w:r w:rsidRPr="00BA667C">
        <w:rPr>
          <w:b/>
          <w:spacing w:val="-8"/>
          <w:sz w:val="20"/>
        </w:rPr>
        <w:t xml:space="preserve"> </w:t>
      </w:r>
      <w:r w:rsidRPr="00BA667C">
        <w:rPr>
          <w:b/>
          <w:sz w:val="20"/>
        </w:rPr>
        <w:t>-</w:t>
      </w:r>
      <w:r w:rsidRPr="00BA667C">
        <w:rPr>
          <w:b/>
          <w:spacing w:val="-8"/>
          <w:sz w:val="20"/>
        </w:rPr>
        <w:t xml:space="preserve"> </w:t>
      </w:r>
      <w:r w:rsidRPr="00BA667C">
        <w:rPr>
          <w:b/>
          <w:spacing w:val="-2"/>
          <w:sz w:val="20"/>
        </w:rPr>
        <w:t>Females</w:t>
      </w:r>
    </w:p>
    <w:p w14:paraId="272C06AD" w14:textId="77777777" w:rsidR="006F1B3D" w:rsidRDefault="006F1B3D" w:rsidP="008C7539">
      <w:pPr>
        <w:pStyle w:val="BodyText"/>
        <w:suppressAutoHyphens/>
        <w:rPr>
          <w:sz w:val="20"/>
        </w:rPr>
      </w:pPr>
    </w:p>
    <w:p w14:paraId="5F08E8FF" w14:textId="77777777" w:rsidR="006F1B3D" w:rsidRDefault="006F1B3D" w:rsidP="008C7539">
      <w:pPr>
        <w:pStyle w:val="BodyText"/>
        <w:suppressAutoHyphens/>
        <w:rPr>
          <w:sz w:val="20"/>
        </w:rPr>
      </w:pPr>
    </w:p>
    <w:p w14:paraId="73DF69C8" w14:textId="77777777" w:rsidR="006F1B3D" w:rsidRDefault="006F1B3D" w:rsidP="008C7539">
      <w:pPr>
        <w:pStyle w:val="BodyText"/>
        <w:suppressAutoHyphens/>
        <w:rPr>
          <w:sz w:val="20"/>
        </w:rPr>
      </w:pPr>
    </w:p>
    <w:p w14:paraId="5CEA141E" w14:textId="77777777" w:rsidR="006F1B3D" w:rsidRDefault="006F1B3D" w:rsidP="008C7539">
      <w:pPr>
        <w:pStyle w:val="BodyText"/>
        <w:suppressAutoHyphens/>
        <w:rPr>
          <w:sz w:val="20"/>
        </w:rPr>
      </w:pPr>
    </w:p>
    <w:p w14:paraId="1B12A37C" w14:textId="77777777" w:rsidR="006F1B3D" w:rsidRDefault="006F1B3D" w:rsidP="008C7539">
      <w:pPr>
        <w:pStyle w:val="BodyText"/>
        <w:suppressAutoHyphens/>
        <w:rPr>
          <w:sz w:val="20"/>
        </w:rPr>
      </w:pPr>
    </w:p>
    <w:p w14:paraId="351684B2" w14:textId="77777777" w:rsidR="006F1B3D" w:rsidRDefault="006F1B3D" w:rsidP="008C7539">
      <w:pPr>
        <w:pStyle w:val="BodyText"/>
        <w:suppressAutoHyphens/>
        <w:rPr>
          <w:sz w:val="20"/>
        </w:rPr>
      </w:pPr>
    </w:p>
    <w:p w14:paraId="3BED606E" w14:textId="77777777" w:rsidR="006F1B3D" w:rsidRDefault="006F1B3D" w:rsidP="008C7539">
      <w:pPr>
        <w:pStyle w:val="BodyText"/>
        <w:suppressAutoHyphens/>
        <w:rPr>
          <w:sz w:val="20"/>
        </w:rPr>
      </w:pPr>
    </w:p>
    <w:p w14:paraId="1C99258B" w14:textId="77777777" w:rsidR="006F1B3D" w:rsidRDefault="006F1B3D" w:rsidP="008C7539">
      <w:pPr>
        <w:pStyle w:val="BodyText"/>
        <w:suppressAutoHyphens/>
        <w:rPr>
          <w:sz w:val="20"/>
        </w:rPr>
      </w:pPr>
    </w:p>
    <w:p w14:paraId="3A420735" w14:textId="77777777" w:rsidR="006F1B3D" w:rsidRDefault="006F1B3D" w:rsidP="008C7539">
      <w:pPr>
        <w:pStyle w:val="BodyText"/>
        <w:suppressAutoHyphens/>
        <w:rPr>
          <w:sz w:val="20"/>
        </w:rPr>
      </w:pPr>
    </w:p>
    <w:p w14:paraId="121B618F" w14:textId="77777777" w:rsidR="006F1B3D" w:rsidRDefault="006F1B3D" w:rsidP="008C7539">
      <w:pPr>
        <w:pStyle w:val="BodyText"/>
        <w:suppressAutoHyphens/>
        <w:rPr>
          <w:sz w:val="20"/>
        </w:rPr>
      </w:pPr>
    </w:p>
    <w:p w14:paraId="3F7A749B" w14:textId="77777777" w:rsidR="006F1B3D" w:rsidRDefault="006F1B3D" w:rsidP="008C7539">
      <w:pPr>
        <w:pStyle w:val="BodyText"/>
        <w:suppressAutoHyphens/>
        <w:spacing w:before="172"/>
        <w:rPr>
          <w:sz w:val="20"/>
        </w:rPr>
      </w:pPr>
    </w:p>
    <w:p w14:paraId="57D826FD" w14:textId="77777777" w:rsidR="006F1B3D" w:rsidRDefault="00191F14" w:rsidP="008C7539">
      <w:pPr>
        <w:suppressAutoHyphens/>
        <w:ind w:left="1358"/>
        <w:rPr>
          <w:rFonts w:ascii="Arial MT"/>
          <w:sz w:val="9"/>
        </w:rPr>
      </w:pPr>
      <w:r>
        <w:rPr>
          <w:rFonts w:ascii="Arial MT"/>
          <w:noProof/>
          <w:sz w:val="9"/>
        </w:rPr>
        <mc:AlternateContent>
          <mc:Choice Requires="wps">
            <w:drawing>
              <wp:anchor distT="0" distB="0" distL="0" distR="0" simplePos="0" relativeHeight="15879168" behindDoc="0" locked="0" layoutInCell="1" allowOverlap="1" wp14:anchorId="417F609B" wp14:editId="4EA9E60F">
                <wp:simplePos x="0" y="0"/>
                <wp:positionH relativeFrom="page">
                  <wp:posOffset>4229325</wp:posOffset>
                </wp:positionH>
                <wp:positionV relativeFrom="paragraph">
                  <wp:posOffset>-173692</wp:posOffset>
                </wp:positionV>
                <wp:extent cx="107950" cy="48895"/>
                <wp:effectExtent l="0" t="0" r="0" b="0"/>
                <wp:wrapNone/>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A70CD91" w14:textId="77777777" w:rsidR="00B74441" w:rsidRDefault="00B74441">
                            <w:pPr>
                              <w:spacing w:line="76" w:lineRule="exact"/>
                              <w:rPr>
                                <w:rFonts w:ascii="Arial MT"/>
                                <w:sz w:val="7"/>
                              </w:rPr>
                            </w:pPr>
                            <w:r>
                              <w:rPr>
                                <w:rFonts w:ascii="Arial MT"/>
                                <w:spacing w:val="-4"/>
                                <w:w w:val="110"/>
                                <w:sz w:val="7"/>
                              </w:rPr>
                              <w:t>1992</w:t>
                            </w:r>
                          </w:p>
                        </w:txbxContent>
                      </wps:txbx>
                      <wps:bodyPr wrap="square" lIns="0" tIns="0" rIns="0" bIns="0" rtlCol="0">
                        <a:noAutofit/>
                      </wps:bodyPr>
                    </wps:wsp>
                  </a:graphicData>
                </a:graphic>
              </wp:anchor>
            </w:drawing>
          </mc:Choice>
          <mc:Fallback>
            <w:pict>
              <v:shape w14:anchorId="417F609B" id="Textbox 664" o:spid="_x0000_s1273" type="#_x0000_t202" style="position:absolute;left:0;text-align:left;margin-left:333pt;margin-top:-13.7pt;width:8.5pt;height:3.85pt;rotation:-45;z-index:1587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" filled="f" stroked="f">
                <v:textbox inset="0,0,0,0">
                  <w:txbxContent>
                    <w:p w14:paraId="0A70CD91" w14:textId="77777777" w:rsidR="00B74441" w:rsidRDefault="00B74441">
                      <w:pPr>
                        <w:spacing w:line="76" w:lineRule="exact"/>
                        <w:rPr>
                          <w:rFonts w:ascii="Arial MT"/>
                          <w:sz w:val="7"/>
                        </w:rPr>
                      </w:pPr>
                      <w:r>
                        <w:rPr>
                          <w:rFonts w:ascii="Arial MT"/>
                          <w:spacing w:val="-4"/>
                          <w:w w:val="110"/>
                          <w:sz w:val="7"/>
                        </w:rPr>
                        <w:t>1992</w:t>
                      </w:r>
                    </w:p>
                  </w:txbxContent>
                </v:textbox>
                <w10:wrap anchorx="page"/>
              </v:shape>
            </w:pict>
          </mc:Fallback>
        </mc:AlternateContent>
      </w:r>
      <w:r>
        <w:rPr>
          <w:rFonts w:ascii="Arial MT"/>
          <w:noProof/>
          <w:sz w:val="9"/>
        </w:rPr>
        <mc:AlternateContent>
          <mc:Choice Requires="wps">
            <w:drawing>
              <wp:anchor distT="0" distB="0" distL="0" distR="0" simplePos="0" relativeHeight="15880192" behindDoc="0" locked="0" layoutInCell="1" allowOverlap="1" wp14:anchorId="66EBBFCA" wp14:editId="7D298943">
                <wp:simplePos x="0" y="0"/>
                <wp:positionH relativeFrom="page">
                  <wp:posOffset>4459745</wp:posOffset>
                </wp:positionH>
                <wp:positionV relativeFrom="paragraph">
                  <wp:posOffset>-173692</wp:posOffset>
                </wp:positionV>
                <wp:extent cx="107950" cy="48895"/>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1B57F1E" w14:textId="77777777" w:rsidR="00B74441" w:rsidRDefault="00B74441">
                            <w:pPr>
                              <w:spacing w:line="76" w:lineRule="exact"/>
                              <w:rPr>
                                <w:rFonts w:ascii="Arial MT"/>
                                <w:sz w:val="7"/>
                              </w:rPr>
                            </w:pPr>
                            <w:r>
                              <w:rPr>
                                <w:rFonts w:ascii="Arial MT"/>
                                <w:spacing w:val="-4"/>
                                <w:w w:val="110"/>
                                <w:sz w:val="7"/>
                              </w:rPr>
                              <w:t>1993</w:t>
                            </w:r>
                          </w:p>
                        </w:txbxContent>
                      </wps:txbx>
                      <wps:bodyPr wrap="square" lIns="0" tIns="0" rIns="0" bIns="0" rtlCol="0">
                        <a:noAutofit/>
                      </wps:bodyPr>
                    </wps:wsp>
                  </a:graphicData>
                </a:graphic>
              </wp:anchor>
            </w:drawing>
          </mc:Choice>
          <mc:Fallback>
            <w:pict>
              <v:shape w14:anchorId="66EBBFCA" id="Textbox 665" o:spid="_x0000_s1274" type="#_x0000_t202" style="position:absolute;left:0;text-align:left;margin-left:351.15pt;margin-top:-13.7pt;width:8.5pt;height:3.85pt;rotation:-45;z-index:1588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" filled="f" stroked="f">
                <v:textbox inset="0,0,0,0">
                  <w:txbxContent>
                    <w:p w14:paraId="01B57F1E" w14:textId="77777777" w:rsidR="00B74441" w:rsidRDefault="00B74441">
                      <w:pPr>
                        <w:spacing w:line="76" w:lineRule="exact"/>
                        <w:rPr>
                          <w:rFonts w:ascii="Arial MT"/>
                          <w:sz w:val="7"/>
                        </w:rPr>
                      </w:pPr>
                      <w:r>
                        <w:rPr>
                          <w:rFonts w:ascii="Arial MT"/>
                          <w:spacing w:val="-4"/>
                          <w:w w:val="110"/>
                          <w:sz w:val="7"/>
                        </w:rPr>
                        <w:t>1993</w:t>
                      </w:r>
                    </w:p>
                  </w:txbxContent>
                </v:textbox>
                <w10:wrap anchorx="page"/>
              </v:shape>
            </w:pict>
          </mc:Fallback>
        </mc:AlternateContent>
      </w:r>
      <w:r>
        <w:rPr>
          <w:rFonts w:ascii="Arial MT"/>
          <w:noProof/>
          <w:sz w:val="9"/>
        </w:rPr>
        <mc:AlternateContent>
          <mc:Choice Requires="wps">
            <w:drawing>
              <wp:anchor distT="0" distB="0" distL="0" distR="0" simplePos="0" relativeHeight="15880704" behindDoc="0" locked="0" layoutInCell="1" allowOverlap="1" wp14:anchorId="3D83CA39" wp14:editId="03F1C25B">
                <wp:simplePos x="0" y="0"/>
                <wp:positionH relativeFrom="page">
                  <wp:posOffset>4690166</wp:posOffset>
                </wp:positionH>
                <wp:positionV relativeFrom="paragraph">
                  <wp:posOffset>-173692</wp:posOffset>
                </wp:positionV>
                <wp:extent cx="107950" cy="48895"/>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14B3D96F" w14:textId="77777777" w:rsidR="00B74441" w:rsidRDefault="00B74441">
                            <w:pPr>
                              <w:spacing w:line="76" w:lineRule="exact"/>
                              <w:rPr>
                                <w:rFonts w:ascii="Arial MT"/>
                                <w:sz w:val="7"/>
                              </w:rPr>
                            </w:pPr>
                            <w:r>
                              <w:rPr>
                                <w:rFonts w:ascii="Arial MT"/>
                                <w:spacing w:val="-4"/>
                                <w:w w:val="110"/>
                                <w:sz w:val="7"/>
                              </w:rPr>
                              <w:t>1994</w:t>
                            </w:r>
                          </w:p>
                        </w:txbxContent>
                      </wps:txbx>
                      <wps:bodyPr wrap="square" lIns="0" tIns="0" rIns="0" bIns="0" rtlCol="0">
                        <a:noAutofit/>
                      </wps:bodyPr>
                    </wps:wsp>
                  </a:graphicData>
                </a:graphic>
              </wp:anchor>
            </w:drawing>
          </mc:Choice>
          <mc:Fallback>
            <w:pict>
              <v:shape w14:anchorId="3D83CA39" id="Textbox 666" o:spid="_x0000_s1275" type="#_x0000_t202" style="position:absolute;left:0;text-align:left;margin-left:369.3pt;margin-top:-13.7pt;width:8.5pt;height:3.85pt;rotation:-45;z-index:1588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" filled="f" stroked="f">
                <v:textbox inset="0,0,0,0">
                  <w:txbxContent>
                    <w:p w14:paraId="14B3D96F" w14:textId="77777777" w:rsidR="00B74441" w:rsidRDefault="00B74441">
                      <w:pPr>
                        <w:spacing w:line="76" w:lineRule="exact"/>
                        <w:rPr>
                          <w:rFonts w:ascii="Arial MT"/>
                          <w:sz w:val="7"/>
                        </w:rPr>
                      </w:pPr>
                      <w:r>
                        <w:rPr>
                          <w:rFonts w:ascii="Arial MT"/>
                          <w:spacing w:val="-4"/>
                          <w:w w:val="110"/>
                          <w:sz w:val="7"/>
                        </w:rPr>
                        <w:t>1994</w:t>
                      </w:r>
                    </w:p>
                  </w:txbxContent>
                </v:textbox>
                <w10:wrap anchorx="page"/>
              </v:shape>
            </w:pict>
          </mc:Fallback>
        </mc:AlternateContent>
      </w:r>
      <w:r>
        <w:rPr>
          <w:rFonts w:ascii="Arial MT"/>
          <w:noProof/>
          <w:sz w:val="9"/>
        </w:rPr>
        <mc:AlternateContent>
          <mc:Choice Requires="wps">
            <w:drawing>
              <wp:anchor distT="0" distB="0" distL="0" distR="0" simplePos="0" relativeHeight="15881216" behindDoc="0" locked="0" layoutInCell="1" allowOverlap="1" wp14:anchorId="6CB9C1C5" wp14:editId="2D4BA2EC">
                <wp:simplePos x="0" y="0"/>
                <wp:positionH relativeFrom="page">
                  <wp:posOffset>4920585</wp:posOffset>
                </wp:positionH>
                <wp:positionV relativeFrom="paragraph">
                  <wp:posOffset>-173692</wp:posOffset>
                </wp:positionV>
                <wp:extent cx="107950" cy="48895"/>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DC4F8B1" w14:textId="77777777" w:rsidR="00B74441" w:rsidRDefault="00B74441">
                            <w:pPr>
                              <w:spacing w:line="76" w:lineRule="exact"/>
                              <w:rPr>
                                <w:rFonts w:ascii="Arial MT"/>
                                <w:sz w:val="7"/>
                              </w:rPr>
                            </w:pPr>
                            <w:r>
                              <w:rPr>
                                <w:rFonts w:ascii="Arial MT"/>
                                <w:spacing w:val="-4"/>
                                <w:w w:val="110"/>
                                <w:sz w:val="7"/>
                              </w:rPr>
                              <w:t>1995</w:t>
                            </w:r>
                          </w:p>
                        </w:txbxContent>
                      </wps:txbx>
                      <wps:bodyPr wrap="square" lIns="0" tIns="0" rIns="0" bIns="0" rtlCol="0">
                        <a:noAutofit/>
                      </wps:bodyPr>
                    </wps:wsp>
                  </a:graphicData>
                </a:graphic>
              </wp:anchor>
            </w:drawing>
          </mc:Choice>
          <mc:Fallback>
            <w:pict>
              <v:shape w14:anchorId="6CB9C1C5" id="Textbox 667" o:spid="_x0000_s1276" type="#_x0000_t202" style="position:absolute;left:0;text-align:left;margin-left:387.45pt;margin-top:-13.7pt;width:8.5pt;height:3.85pt;rotation:-45;z-index:1588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" filled="f" stroked="f">
                <v:textbox inset="0,0,0,0">
                  <w:txbxContent>
                    <w:p w14:paraId="3DC4F8B1" w14:textId="77777777" w:rsidR="00B74441" w:rsidRDefault="00B74441">
                      <w:pPr>
                        <w:spacing w:line="76" w:lineRule="exact"/>
                        <w:rPr>
                          <w:rFonts w:ascii="Arial MT"/>
                          <w:sz w:val="7"/>
                        </w:rPr>
                      </w:pPr>
                      <w:r>
                        <w:rPr>
                          <w:rFonts w:ascii="Arial MT"/>
                          <w:spacing w:val="-4"/>
                          <w:w w:val="110"/>
                          <w:sz w:val="7"/>
                        </w:rPr>
                        <w:t>1995</w:t>
                      </w:r>
                    </w:p>
                  </w:txbxContent>
                </v:textbox>
                <w10:wrap anchorx="page"/>
              </v:shape>
            </w:pict>
          </mc:Fallback>
        </mc:AlternateContent>
      </w:r>
      <w:r>
        <w:rPr>
          <w:rFonts w:ascii="Arial MT"/>
          <w:noProof/>
          <w:sz w:val="9"/>
        </w:rPr>
        <mc:AlternateContent>
          <mc:Choice Requires="wps">
            <w:drawing>
              <wp:anchor distT="0" distB="0" distL="0" distR="0" simplePos="0" relativeHeight="15881728" behindDoc="0" locked="0" layoutInCell="1" allowOverlap="1" wp14:anchorId="49B5F10E" wp14:editId="63ED7E33">
                <wp:simplePos x="0" y="0"/>
                <wp:positionH relativeFrom="page">
                  <wp:posOffset>5151005</wp:posOffset>
                </wp:positionH>
                <wp:positionV relativeFrom="paragraph">
                  <wp:posOffset>-173692</wp:posOffset>
                </wp:positionV>
                <wp:extent cx="107950" cy="48895"/>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3FF7D5F0" w14:textId="77777777" w:rsidR="00B74441" w:rsidRDefault="00B74441">
                            <w:pPr>
                              <w:spacing w:line="76" w:lineRule="exact"/>
                              <w:rPr>
                                <w:rFonts w:ascii="Arial MT"/>
                                <w:sz w:val="7"/>
                              </w:rPr>
                            </w:pPr>
                            <w:r>
                              <w:rPr>
                                <w:rFonts w:ascii="Arial MT"/>
                                <w:spacing w:val="-4"/>
                                <w:w w:val="110"/>
                                <w:sz w:val="7"/>
                              </w:rPr>
                              <w:t>1996</w:t>
                            </w:r>
                          </w:p>
                        </w:txbxContent>
                      </wps:txbx>
                      <wps:bodyPr wrap="square" lIns="0" tIns="0" rIns="0" bIns="0" rtlCol="0">
                        <a:noAutofit/>
                      </wps:bodyPr>
                    </wps:wsp>
                  </a:graphicData>
                </a:graphic>
              </wp:anchor>
            </w:drawing>
          </mc:Choice>
          <mc:Fallback>
            <w:pict>
              <v:shape w14:anchorId="49B5F10E" id="Textbox 668" o:spid="_x0000_s1277" type="#_x0000_t202" style="position:absolute;left:0;text-align:left;margin-left:405.6pt;margin-top:-13.7pt;width:8.5pt;height:3.85pt;rotation:-45;z-index:1588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" filled="f" stroked="f">
                <v:textbox inset="0,0,0,0">
                  <w:txbxContent>
                    <w:p w14:paraId="3FF7D5F0" w14:textId="77777777" w:rsidR="00B74441" w:rsidRDefault="00B74441">
                      <w:pPr>
                        <w:spacing w:line="76" w:lineRule="exact"/>
                        <w:rPr>
                          <w:rFonts w:ascii="Arial MT"/>
                          <w:sz w:val="7"/>
                        </w:rPr>
                      </w:pPr>
                      <w:r>
                        <w:rPr>
                          <w:rFonts w:ascii="Arial MT"/>
                          <w:spacing w:val="-4"/>
                          <w:w w:val="110"/>
                          <w:sz w:val="7"/>
                        </w:rPr>
                        <w:t>1996</w:t>
                      </w:r>
                    </w:p>
                  </w:txbxContent>
                </v:textbox>
                <w10:wrap anchorx="page"/>
              </v:shape>
            </w:pict>
          </mc:Fallback>
        </mc:AlternateContent>
      </w:r>
      <w:r>
        <w:rPr>
          <w:rFonts w:ascii="Arial MT"/>
          <w:noProof/>
          <w:sz w:val="9"/>
        </w:rPr>
        <mc:AlternateContent>
          <mc:Choice Requires="wps">
            <w:drawing>
              <wp:anchor distT="0" distB="0" distL="0" distR="0" simplePos="0" relativeHeight="15882240" behindDoc="0" locked="0" layoutInCell="1" allowOverlap="1" wp14:anchorId="290F5BBF" wp14:editId="4D3F7378">
                <wp:simplePos x="0" y="0"/>
                <wp:positionH relativeFrom="page">
                  <wp:posOffset>5381425</wp:posOffset>
                </wp:positionH>
                <wp:positionV relativeFrom="paragraph">
                  <wp:posOffset>-173692</wp:posOffset>
                </wp:positionV>
                <wp:extent cx="107950" cy="48895"/>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54FDC6DD" w14:textId="77777777" w:rsidR="00B74441" w:rsidRDefault="00B74441">
                            <w:pPr>
                              <w:spacing w:line="76" w:lineRule="exact"/>
                              <w:rPr>
                                <w:rFonts w:ascii="Arial MT"/>
                                <w:sz w:val="7"/>
                              </w:rPr>
                            </w:pPr>
                            <w:r>
                              <w:rPr>
                                <w:rFonts w:ascii="Arial MT"/>
                                <w:spacing w:val="-4"/>
                                <w:w w:val="110"/>
                                <w:sz w:val="7"/>
                              </w:rPr>
                              <w:t>1997</w:t>
                            </w:r>
                          </w:p>
                        </w:txbxContent>
                      </wps:txbx>
                      <wps:bodyPr wrap="square" lIns="0" tIns="0" rIns="0" bIns="0" rtlCol="0">
                        <a:noAutofit/>
                      </wps:bodyPr>
                    </wps:wsp>
                  </a:graphicData>
                </a:graphic>
              </wp:anchor>
            </w:drawing>
          </mc:Choice>
          <mc:Fallback>
            <w:pict>
              <v:shape w14:anchorId="290F5BBF" id="Textbox 669" o:spid="_x0000_s1278" type="#_x0000_t202" style="position:absolute;left:0;text-align:left;margin-left:423.75pt;margin-top:-13.7pt;width:8.5pt;height:3.85pt;rotation:-45;z-index:1588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" filled="f" stroked="f">
                <v:textbox inset="0,0,0,0">
                  <w:txbxContent>
                    <w:p w14:paraId="54FDC6DD" w14:textId="77777777" w:rsidR="00B74441" w:rsidRDefault="00B74441">
                      <w:pPr>
                        <w:spacing w:line="76" w:lineRule="exact"/>
                        <w:rPr>
                          <w:rFonts w:ascii="Arial MT"/>
                          <w:sz w:val="7"/>
                        </w:rPr>
                      </w:pPr>
                      <w:r>
                        <w:rPr>
                          <w:rFonts w:ascii="Arial MT"/>
                          <w:spacing w:val="-4"/>
                          <w:w w:val="110"/>
                          <w:sz w:val="7"/>
                        </w:rPr>
                        <w:t>1997</w:t>
                      </w:r>
                    </w:p>
                  </w:txbxContent>
                </v:textbox>
                <w10:wrap anchorx="page"/>
              </v:shape>
            </w:pict>
          </mc:Fallback>
        </mc:AlternateContent>
      </w:r>
      <w:r>
        <w:rPr>
          <w:rFonts w:ascii="Arial MT"/>
          <w:noProof/>
          <w:sz w:val="9"/>
        </w:rPr>
        <mc:AlternateContent>
          <mc:Choice Requires="wps">
            <w:drawing>
              <wp:anchor distT="0" distB="0" distL="0" distR="0" simplePos="0" relativeHeight="15882752" behindDoc="0" locked="0" layoutInCell="1" allowOverlap="1" wp14:anchorId="163DAE91" wp14:editId="575EC0B3">
                <wp:simplePos x="0" y="0"/>
                <wp:positionH relativeFrom="page">
                  <wp:posOffset>5611845</wp:posOffset>
                </wp:positionH>
                <wp:positionV relativeFrom="paragraph">
                  <wp:posOffset>-173692</wp:posOffset>
                </wp:positionV>
                <wp:extent cx="107950" cy="48895"/>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0956DAF" w14:textId="77777777" w:rsidR="00B74441" w:rsidRDefault="00B74441">
                            <w:pPr>
                              <w:spacing w:line="76" w:lineRule="exact"/>
                              <w:rPr>
                                <w:rFonts w:ascii="Arial MT"/>
                                <w:sz w:val="7"/>
                              </w:rPr>
                            </w:pPr>
                            <w:r>
                              <w:rPr>
                                <w:rFonts w:ascii="Arial MT"/>
                                <w:spacing w:val="-4"/>
                                <w:w w:val="110"/>
                                <w:sz w:val="7"/>
                              </w:rPr>
                              <w:t>1998</w:t>
                            </w:r>
                          </w:p>
                        </w:txbxContent>
                      </wps:txbx>
                      <wps:bodyPr wrap="square" lIns="0" tIns="0" rIns="0" bIns="0" rtlCol="0">
                        <a:noAutofit/>
                      </wps:bodyPr>
                    </wps:wsp>
                  </a:graphicData>
                </a:graphic>
              </wp:anchor>
            </w:drawing>
          </mc:Choice>
          <mc:Fallback>
            <w:pict>
              <v:shape w14:anchorId="163DAE91" id="Textbox 670" o:spid="_x0000_s1279" type="#_x0000_t202" style="position:absolute;left:0;text-align:left;margin-left:441.9pt;margin-top:-13.7pt;width:8.5pt;height:3.85pt;rotation:-45;z-index:1588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" filled="f" stroked="f">
                <v:textbox inset="0,0,0,0">
                  <w:txbxContent>
                    <w:p w14:paraId="20956DAF" w14:textId="77777777" w:rsidR="00B74441" w:rsidRDefault="00B74441">
                      <w:pPr>
                        <w:spacing w:line="76" w:lineRule="exact"/>
                        <w:rPr>
                          <w:rFonts w:ascii="Arial MT"/>
                          <w:sz w:val="7"/>
                        </w:rPr>
                      </w:pPr>
                      <w:r>
                        <w:rPr>
                          <w:rFonts w:ascii="Arial MT"/>
                          <w:spacing w:val="-4"/>
                          <w:w w:val="110"/>
                          <w:sz w:val="7"/>
                        </w:rPr>
                        <w:t>1998</w:t>
                      </w:r>
                    </w:p>
                  </w:txbxContent>
                </v:textbox>
                <w10:wrap anchorx="page"/>
              </v:shape>
            </w:pict>
          </mc:Fallback>
        </mc:AlternateContent>
      </w:r>
      <w:r>
        <w:rPr>
          <w:rFonts w:ascii="Arial MT"/>
          <w:noProof/>
          <w:sz w:val="9"/>
        </w:rPr>
        <mc:AlternateContent>
          <mc:Choice Requires="wps">
            <w:drawing>
              <wp:anchor distT="0" distB="0" distL="0" distR="0" simplePos="0" relativeHeight="15883264" behindDoc="0" locked="0" layoutInCell="1" allowOverlap="1" wp14:anchorId="69136C91" wp14:editId="2938D2D7">
                <wp:simplePos x="0" y="0"/>
                <wp:positionH relativeFrom="page">
                  <wp:posOffset>5842265</wp:posOffset>
                </wp:positionH>
                <wp:positionV relativeFrom="paragraph">
                  <wp:posOffset>-173692</wp:posOffset>
                </wp:positionV>
                <wp:extent cx="107950" cy="48895"/>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7B6878A8" w14:textId="77777777" w:rsidR="00B74441" w:rsidRDefault="00B74441">
                            <w:pPr>
                              <w:spacing w:line="76" w:lineRule="exact"/>
                              <w:rPr>
                                <w:rFonts w:ascii="Arial MT"/>
                                <w:sz w:val="7"/>
                              </w:rPr>
                            </w:pPr>
                            <w:r>
                              <w:rPr>
                                <w:rFonts w:ascii="Arial MT"/>
                                <w:spacing w:val="-4"/>
                                <w:w w:val="110"/>
                                <w:sz w:val="7"/>
                              </w:rPr>
                              <w:t>1999</w:t>
                            </w:r>
                          </w:p>
                        </w:txbxContent>
                      </wps:txbx>
                      <wps:bodyPr wrap="square" lIns="0" tIns="0" rIns="0" bIns="0" rtlCol="0">
                        <a:noAutofit/>
                      </wps:bodyPr>
                    </wps:wsp>
                  </a:graphicData>
                </a:graphic>
              </wp:anchor>
            </w:drawing>
          </mc:Choice>
          <mc:Fallback>
            <w:pict>
              <v:shape w14:anchorId="69136C91" id="Textbox 671" o:spid="_x0000_s1280" type="#_x0000_t202" style="position:absolute;left:0;text-align:left;margin-left:460pt;margin-top:-13.7pt;width:8.5pt;height:3.85pt;rotation:-45;z-index:1588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" filled="f" stroked="f">
                <v:textbox inset="0,0,0,0">
                  <w:txbxContent>
                    <w:p w14:paraId="7B6878A8" w14:textId="77777777" w:rsidR="00B74441" w:rsidRDefault="00B74441">
                      <w:pPr>
                        <w:spacing w:line="76" w:lineRule="exact"/>
                        <w:rPr>
                          <w:rFonts w:ascii="Arial MT"/>
                          <w:sz w:val="7"/>
                        </w:rPr>
                      </w:pPr>
                      <w:r>
                        <w:rPr>
                          <w:rFonts w:ascii="Arial MT"/>
                          <w:spacing w:val="-4"/>
                          <w:w w:val="110"/>
                          <w:sz w:val="7"/>
                        </w:rPr>
                        <w:t>1999</w:t>
                      </w:r>
                    </w:p>
                  </w:txbxContent>
                </v:textbox>
                <w10:wrap anchorx="page"/>
              </v:shape>
            </w:pict>
          </mc:Fallback>
        </mc:AlternateContent>
      </w:r>
      <w:r>
        <w:rPr>
          <w:rFonts w:ascii="Arial MT"/>
          <w:noProof/>
          <w:sz w:val="9"/>
        </w:rPr>
        <mc:AlternateContent>
          <mc:Choice Requires="wps">
            <w:drawing>
              <wp:anchor distT="0" distB="0" distL="0" distR="0" simplePos="0" relativeHeight="15883776" behindDoc="0" locked="0" layoutInCell="1" allowOverlap="1" wp14:anchorId="03FD459F" wp14:editId="26648B20">
                <wp:simplePos x="0" y="0"/>
                <wp:positionH relativeFrom="page">
                  <wp:posOffset>6072685</wp:posOffset>
                </wp:positionH>
                <wp:positionV relativeFrom="paragraph">
                  <wp:posOffset>-173692</wp:posOffset>
                </wp:positionV>
                <wp:extent cx="107950" cy="48895"/>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2E045A35" w14:textId="77777777" w:rsidR="00B74441" w:rsidRDefault="00B74441">
                            <w:pPr>
                              <w:spacing w:line="76" w:lineRule="exact"/>
                              <w:rPr>
                                <w:rFonts w:ascii="Arial MT"/>
                                <w:sz w:val="7"/>
                              </w:rPr>
                            </w:pPr>
                            <w:r>
                              <w:rPr>
                                <w:rFonts w:ascii="Arial MT"/>
                                <w:spacing w:val="-4"/>
                                <w:w w:val="110"/>
                                <w:sz w:val="7"/>
                              </w:rPr>
                              <w:t>2000</w:t>
                            </w:r>
                          </w:p>
                        </w:txbxContent>
                      </wps:txbx>
                      <wps:bodyPr wrap="square" lIns="0" tIns="0" rIns="0" bIns="0" rtlCol="0">
                        <a:noAutofit/>
                      </wps:bodyPr>
                    </wps:wsp>
                  </a:graphicData>
                </a:graphic>
              </wp:anchor>
            </w:drawing>
          </mc:Choice>
          <mc:Fallback>
            <w:pict>
              <v:shape w14:anchorId="03FD459F" id="Textbox 672" o:spid="_x0000_s1281" type="#_x0000_t202" style="position:absolute;left:0;text-align:left;margin-left:478.15pt;margin-top:-13.7pt;width:8.5pt;height:3.85pt;rotation:-45;z-index:1588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" filled="f" stroked="f">
                <v:textbox inset="0,0,0,0">
                  <w:txbxContent>
                    <w:p w14:paraId="2E045A35" w14:textId="77777777" w:rsidR="00B74441" w:rsidRDefault="00B74441">
                      <w:pPr>
                        <w:spacing w:line="76" w:lineRule="exact"/>
                        <w:rPr>
                          <w:rFonts w:ascii="Arial MT"/>
                          <w:sz w:val="7"/>
                        </w:rPr>
                      </w:pPr>
                      <w:r>
                        <w:rPr>
                          <w:rFonts w:ascii="Arial MT"/>
                          <w:spacing w:val="-4"/>
                          <w:w w:val="110"/>
                          <w:sz w:val="7"/>
                        </w:rPr>
                        <w:t>2000</w:t>
                      </w:r>
                    </w:p>
                  </w:txbxContent>
                </v:textbox>
                <w10:wrap anchorx="page"/>
              </v:shape>
            </w:pict>
          </mc:Fallback>
        </mc:AlternateContent>
      </w:r>
      <w:r>
        <w:rPr>
          <w:rFonts w:ascii="Arial MT"/>
          <w:noProof/>
          <w:sz w:val="9"/>
        </w:rPr>
        <mc:AlternateContent>
          <mc:Choice Requires="wps">
            <w:drawing>
              <wp:anchor distT="0" distB="0" distL="0" distR="0" simplePos="0" relativeHeight="15884288" behindDoc="0" locked="0" layoutInCell="1" allowOverlap="1" wp14:anchorId="7A3A2476" wp14:editId="2395BAE8">
                <wp:simplePos x="0" y="0"/>
                <wp:positionH relativeFrom="page">
                  <wp:posOffset>6303104</wp:posOffset>
                </wp:positionH>
                <wp:positionV relativeFrom="paragraph">
                  <wp:posOffset>-173692</wp:posOffset>
                </wp:positionV>
                <wp:extent cx="107950" cy="48895"/>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1F97D4C" w14:textId="77777777" w:rsidR="00B74441" w:rsidRDefault="00B74441">
                            <w:pPr>
                              <w:spacing w:line="76" w:lineRule="exact"/>
                              <w:rPr>
                                <w:rFonts w:ascii="Arial MT"/>
                                <w:sz w:val="7"/>
                              </w:rPr>
                            </w:pPr>
                            <w:r>
                              <w:rPr>
                                <w:rFonts w:ascii="Arial MT"/>
                                <w:spacing w:val="-4"/>
                                <w:w w:val="110"/>
                                <w:sz w:val="7"/>
                              </w:rPr>
                              <w:t>2001</w:t>
                            </w:r>
                          </w:p>
                        </w:txbxContent>
                      </wps:txbx>
                      <wps:bodyPr wrap="square" lIns="0" tIns="0" rIns="0" bIns="0" rtlCol="0">
                        <a:noAutofit/>
                      </wps:bodyPr>
                    </wps:wsp>
                  </a:graphicData>
                </a:graphic>
              </wp:anchor>
            </w:drawing>
          </mc:Choice>
          <mc:Fallback>
            <w:pict>
              <v:shape w14:anchorId="7A3A2476" id="Textbox 673" o:spid="_x0000_s1282" type="#_x0000_t202" style="position:absolute;left:0;text-align:left;margin-left:496.3pt;margin-top:-13.7pt;width:8.5pt;height:3.85pt;rotation:-45;z-index:1588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" filled="f" stroked="f">
                <v:textbox inset="0,0,0,0">
                  <w:txbxContent>
                    <w:p w14:paraId="01F97D4C" w14:textId="77777777" w:rsidR="00B74441" w:rsidRDefault="00B74441">
                      <w:pPr>
                        <w:spacing w:line="76" w:lineRule="exact"/>
                        <w:rPr>
                          <w:rFonts w:ascii="Arial MT"/>
                          <w:sz w:val="7"/>
                        </w:rPr>
                      </w:pPr>
                      <w:r>
                        <w:rPr>
                          <w:rFonts w:ascii="Arial MT"/>
                          <w:spacing w:val="-4"/>
                          <w:w w:val="110"/>
                          <w:sz w:val="7"/>
                        </w:rPr>
                        <w:t>2001</w:t>
                      </w:r>
                    </w:p>
                  </w:txbxContent>
                </v:textbox>
                <w10:wrap anchorx="page"/>
              </v:shape>
            </w:pict>
          </mc:Fallback>
        </mc:AlternateContent>
      </w:r>
      <w:r>
        <w:rPr>
          <w:rFonts w:ascii="Arial MT"/>
          <w:noProof/>
          <w:sz w:val="9"/>
        </w:rPr>
        <mc:AlternateContent>
          <mc:Choice Requires="wps">
            <w:drawing>
              <wp:anchor distT="0" distB="0" distL="0" distR="0" simplePos="0" relativeHeight="15884800" behindDoc="0" locked="0" layoutInCell="1" allowOverlap="1" wp14:anchorId="42300975" wp14:editId="47E7A9AA">
                <wp:simplePos x="0" y="0"/>
                <wp:positionH relativeFrom="page">
                  <wp:posOffset>6533615</wp:posOffset>
                </wp:positionH>
                <wp:positionV relativeFrom="paragraph">
                  <wp:posOffset>-173692</wp:posOffset>
                </wp:positionV>
                <wp:extent cx="107950" cy="48895"/>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07950" cy="48895"/>
                        </a:xfrm>
                        <a:prstGeom prst="rect">
                          <a:avLst/>
                        </a:prstGeom>
                      </wps:spPr>
                      <wps:txbx>
                        <w:txbxContent>
                          <w:p w14:paraId="063BAB1F" w14:textId="77777777" w:rsidR="00B74441" w:rsidRDefault="00B74441">
                            <w:pPr>
                              <w:spacing w:line="76" w:lineRule="exact"/>
                              <w:rPr>
                                <w:rFonts w:ascii="Arial MT"/>
                                <w:sz w:val="7"/>
                              </w:rPr>
                            </w:pPr>
                            <w:r>
                              <w:rPr>
                                <w:rFonts w:ascii="Arial MT"/>
                                <w:spacing w:val="-4"/>
                                <w:w w:val="110"/>
                                <w:sz w:val="7"/>
                              </w:rPr>
                              <w:t>2002</w:t>
                            </w:r>
                          </w:p>
                        </w:txbxContent>
                      </wps:txbx>
                      <wps:bodyPr wrap="square" lIns="0" tIns="0" rIns="0" bIns="0" rtlCol="0">
                        <a:noAutofit/>
                      </wps:bodyPr>
                    </wps:wsp>
                  </a:graphicData>
                </a:graphic>
              </wp:anchor>
            </w:drawing>
          </mc:Choice>
          <mc:Fallback>
            <w:pict>
              <v:shape w14:anchorId="42300975" id="Textbox 674" o:spid="_x0000_s1283" type="#_x0000_t202" style="position:absolute;left:0;text-align:left;margin-left:514.45pt;margin-top:-13.7pt;width:8.5pt;height:3.85pt;rotation:-45;z-index:1588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" filled="f" stroked="f">
                <v:textbox inset="0,0,0,0">
                  <w:txbxContent>
                    <w:p w14:paraId="063BAB1F" w14:textId="77777777" w:rsidR="00B74441" w:rsidRDefault="00B74441">
                      <w:pPr>
                        <w:spacing w:line="76" w:lineRule="exact"/>
                        <w:rPr>
                          <w:rFonts w:ascii="Arial MT"/>
                          <w:sz w:val="7"/>
                        </w:rPr>
                      </w:pPr>
                      <w:r>
                        <w:rPr>
                          <w:rFonts w:ascii="Arial MT"/>
                          <w:spacing w:val="-4"/>
                          <w:w w:val="110"/>
                          <w:sz w:val="7"/>
                        </w:rPr>
                        <w:t>2002</w:t>
                      </w:r>
                    </w:p>
                  </w:txbxContent>
                </v:textbox>
                <w10:wrap anchorx="page"/>
              </v:shape>
            </w:pict>
          </mc:Fallback>
        </mc:AlternateContent>
      </w:r>
      <w:r>
        <w:rPr>
          <w:noProof/>
          <w:position w:val="3"/>
        </w:rPr>
        <w:drawing>
          <wp:inline distT="0" distB="0" distL="0" distR="0" wp14:anchorId="1D64C8A2" wp14:editId="3E71BB94">
            <wp:extent cx="87397" cy="3495"/>
            <wp:effectExtent l="0" t="0" r="0" b="0"/>
            <wp:docPr id="675" name="Imag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 name="Image 675"/>
                    <pic:cNvPicPr/>
                  </pic:nvPicPr>
                  <pic:blipFill>
                    <a:blip r:embed="rId80" cstate="print"/>
                    <a:stretch>
                      <a:fillRect/>
                    </a:stretch>
                  </pic:blipFill>
                  <pic:spPr>
                    <a:xfrm>
                      <a:off x="0" y="0"/>
                      <a:ext cx="87397" cy="3495"/>
                    </a:xfrm>
                    <a:prstGeom prst="rect">
                      <a:avLst/>
                    </a:prstGeom>
                  </pic:spPr>
                </pic:pic>
              </a:graphicData>
            </a:graphic>
          </wp:inline>
        </w:drawing>
      </w:r>
      <w:r>
        <w:rPr>
          <w:spacing w:val="-23"/>
          <w:sz w:val="20"/>
        </w:rPr>
        <w:t xml:space="preserve"> </w:t>
      </w:r>
      <w:r>
        <w:rPr>
          <w:rFonts w:ascii="Arial MT"/>
          <w:w w:val="105"/>
          <w:sz w:val="9"/>
        </w:rPr>
        <w:t>Unweighted</w:t>
      </w:r>
      <w:r>
        <w:rPr>
          <w:rFonts w:ascii="Arial MT"/>
          <w:spacing w:val="45"/>
          <w:w w:val="105"/>
          <w:sz w:val="9"/>
        </w:rPr>
        <w:t xml:space="preserve">  </w:t>
      </w:r>
      <w:r>
        <w:rPr>
          <w:rFonts w:ascii="Arial MT"/>
          <w:noProof/>
          <w:spacing w:val="-3"/>
          <w:position w:val="3"/>
          <w:sz w:val="9"/>
        </w:rPr>
        <w:drawing>
          <wp:inline distT="0" distB="0" distL="0" distR="0" wp14:anchorId="2C35F69B" wp14:editId="2D4269FB">
            <wp:extent cx="87397" cy="3495"/>
            <wp:effectExtent l="0" t="0" r="0" b="0"/>
            <wp:docPr id="676" name="Image 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6" name="Image 676"/>
                    <pic:cNvPicPr/>
                  </pic:nvPicPr>
                  <pic:blipFill>
                    <a:blip r:embed="rId81" cstate="print"/>
                    <a:stretch>
                      <a:fillRect/>
                    </a:stretch>
                  </pic:blipFill>
                  <pic:spPr>
                    <a:xfrm>
                      <a:off x="0" y="0"/>
                      <a:ext cx="87397" cy="3495"/>
                    </a:xfrm>
                    <a:prstGeom prst="rect">
                      <a:avLst/>
                    </a:prstGeom>
                  </pic:spPr>
                </pic:pic>
              </a:graphicData>
            </a:graphic>
          </wp:inline>
        </w:drawing>
      </w:r>
      <w:r>
        <w:rPr>
          <w:spacing w:val="7"/>
          <w:w w:val="105"/>
          <w:sz w:val="9"/>
        </w:rPr>
        <w:t xml:space="preserve"> </w:t>
      </w:r>
      <w:r>
        <w:rPr>
          <w:rFonts w:ascii="Arial MT"/>
          <w:w w:val="105"/>
          <w:sz w:val="9"/>
        </w:rPr>
        <w:t>Weighted</w:t>
      </w:r>
    </w:p>
    <w:p w14:paraId="1A5C9918" w14:textId="77777777" w:rsidR="006F1B3D" w:rsidRDefault="006F1B3D" w:rsidP="008C7539">
      <w:pPr>
        <w:pStyle w:val="BodyText"/>
        <w:suppressAutoHyphens/>
        <w:rPr>
          <w:rFonts w:ascii="Arial MT"/>
          <w:sz w:val="9"/>
        </w:rPr>
      </w:pPr>
    </w:p>
    <w:p w14:paraId="6D69F7BF" w14:textId="77777777" w:rsidR="006F1B3D" w:rsidRDefault="006F1B3D" w:rsidP="008C7539">
      <w:pPr>
        <w:pStyle w:val="BodyText"/>
        <w:suppressAutoHyphens/>
        <w:spacing w:before="61"/>
        <w:rPr>
          <w:rFonts w:ascii="Arial MT"/>
          <w:sz w:val="9"/>
        </w:rPr>
      </w:pPr>
    </w:p>
    <w:p w14:paraId="155245E9" w14:textId="77777777" w:rsidR="006F1B3D" w:rsidRPr="00BA667C" w:rsidRDefault="00BA667C" w:rsidP="00BA667C">
      <w:pPr>
        <w:pStyle w:val="ListParagraph"/>
        <w:tabs>
          <w:tab w:val="left" w:pos="883"/>
        </w:tabs>
        <w:suppressAutoHyphens/>
        <w:ind w:left="883" w:firstLine="0"/>
        <w:rPr>
          <w:b/>
          <w:sz w:val="20"/>
        </w:rPr>
      </w:pPr>
      <w:r w:rsidRPr="00BA667C">
        <w:rPr>
          <w:b/>
          <w:sz w:val="20"/>
        </w:rPr>
        <w:t xml:space="preserve">d. </w:t>
      </w:r>
      <w:r w:rsidR="00191F14" w:rsidRPr="00BA667C">
        <w:rPr>
          <w:b/>
          <w:sz w:val="20"/>
        </w:rPr>
        <w:t>Highly</w:t>
      </w:r>
      <w:r w:rsidR="00191F14" w:rsidRPr="00BA667C">
        <w:rPr>
          <w:b/>
          <w:spacing w:val="-8"/>
          <w:sz w:val="20"/>
        </w:rPr>
        <w:t xml:space="preserve"> </w:t>
      </w:r>
      <w:r w:rsidR="00191F14" w:rsidRPr="00BA667C">
        <w:rPr>
          <w:b/>
          <w:sz w:val="20"/>
        </w:rPr>
        <w:t>Marginalized</w:t>
      </w:r>
      <w:r w:rsidR="00191F14" w:rsidRPr="00BA667C">
        <w:rPr>
          <w:b/>
          <w:spacing w:val="-8"/>
          <w:sz w:val="20"/>
        </w:rPr>
        <w:t xml:space="preserve"> </w:t>
      </w:r>
      <w:r w:rsidR="00191F14" w:rsidRPr="00BA667C">
        <w:rPr>
          <w:b/>
          <w:sz w:val="20"/>
        </w:rPr>
        <w:t>-</w:t>
      </w:r>
      <w:r w:rsidR="00191F14" w:rsidRPr="00BA667C">
        <w:rPr>
          <w:b/>
          <w:spacing w:val="-8"/>
          <w:sz w:val="20"/>
        </w:rPr>
        <w:t xml:space="preserve"> </w:t>
      </w:r>
      <w:r w:rsidR="00191F14" w:rsidRPr="00BA667C">
        <w:rPr>
          <w:b/>
          <w:spacing w:val="-2"/>
          <w:sz w:val="20"/>
        </w:rPr>
        <w:t>Males</w:t>
      </w:r>
    </w:p>
    <w:p w14:paraId="1050C84D" w14:textId="77777777" w:rsidR="006F1B3D" w:rsidRDefault="006F1B3D" w:rsidP="008C7539">
      <w:pPr>
        <w:pStyle w:val="ListParagraph"/>
        <w:suppressAutoHyphens/>
        <w:rPr>
          <w:sz w:val="20"/>
        </w:rPr>
        <w:sectPr w:rsidR="006F1B3D">
          <w:type w:val="continuous"/>
          <w:pgSz w:w="12240" w:h="15840"/>
          <w:pgMar w:top="1820" w:right="720" w:bottom="280" w:left="1440" w:header="0" w:footer="1208" w:gutter="0"/>
          <w:cols w:num="4" w:space="720" w:equalWidth="0">
            <w:col w:w="452" w:space="19"/>
            <w:col w:w="4129" w:space="46"/>
            <w:col w:w="452" w:space="19"/>
            <w:col w:w="4963"/>
          </w:cols>
        </w:sectPr>
      </w:pPr>
    </w:p>
    <w:p w14:paraId="0620DE7C" w14:textId="77777777" w:rsidR="006F1B3D" w:rsidRDefault="006F1B3D" w:rsidP="008C7539">
      <w:pPr>
        <w:pStyle w:val="BodyText"/>
        <w:suppressAutoHyphens/>
        <w:spacing w:before="100"/>
        <w:rPr>
          <w:sz w:val="20"/>
        </w:rPr>
      </w:pPr>
    </w:p>
    <w:p w14:paraId="3603EA7A" w14:textId="77777777" w:rsidR="0071283D" w:rsidRDefault="0071283D" w:rsidP="0071283D">
      <w:pPr>
        <w:suppressAutoHyphens/>
        <w:ind w:right="720"/>
        <w:jc w:val="both"/>
        <w:rPr>
          <w:ins w:id="2979" w:author="Editor" w:date="2026-09-11T11:25:00Z"/>
          <w:sz w:val="20"/>
        </w:rPr>
      </w:pPr>
      <w:ins w:id="2980" w:author="Editor" w:date="2026-09-11T11:25:00Z">
        <w:r>
          <w:rPr>
            <w:sz w:val="20"/>
          </w:rPr>
          <w:t>Source: Prepared by the authors.</w:t>
        </w:r>
      </w:ins>
    </w:p>
    <w:p w14:paraId="4F472356" w14:textId="77777777" w:rsidR="006F1B3D" w:rsidRDefault="00191F14" w:rsidP="008C7539">
      <w:pPr>
        <w:suppressAutoHyphens/>
        <w:spacing w:before="1" w:line="249" w:lineRule="auto"/>
        <w:ind w:right="717"/>
        <w:jc w:val="both"/>
        <w:rPr>
          <w:sz w:val="20"/>
        </w:rPr>
      </w:pPr>
      <w:r>
        <w:rPr>
          <w:sz w:val="20"/>
        </w:rPr>
        <w:t>Note</w:t>
      </w:r>
      <w:del w:id="2981" w:author="Editor" w:date="2026-09-10T11:14:00Z">
        <w:r w:rsidDel="000615E0">
          <w:rPr>
            <w:sz w:val="20"/>
          </w:rPr>
          <w:delText>s</w:delText>
        </w:r>
      </w:del>
      <w:r>
        <w:rPr>
          <w:sz w:val="20"/>
        </w:rPr>
        <w:t>: Th</w:t>
      </w:r>
      <w:ins w:id="2982" w:author="Editor" w:date="2026-09-13T17:44:00Z">
        <w:r w:rsidR="00A724E6">
          <w:rPr>
            <w:sz w:val="20"/>
          </w:rPr>
          <w:t>e</w:t>
        </w:r>
      </w:ins>
      <w:del w:id="2983" w:author="Editor" w:date="2026-09-13T17:44:00Z">
        <w:r w:rsidDel="00A724E6">
          <w:rPr>
            <w:sz w:val="20"/>
          </w:rPr>
          <w:delText>is</w:delText>
        </w:r>
      </w:del>
      <w:r>
        <w:rPr>
          <w:spacing w:val="-7"/>
          <w:sz w:val="20"/>
        </w:rPr>
        <w:t xml:space="preserve"> </w:t>
      </w:r>
      <w:r>
        <w:rPr>
          <w:sz w:val="20"/>
        </w:rPr>
        <w:t>figure</w:t>
      </w:r>
      <w:r>
        <w:rPr>
          <w:spacing w:val="-7"/>
          <w:sz w:val="20"/>
        </w:rPr>
        <w:t xml:space="preserve"> </w:t>
      </w:r>
      <w:r>
        <w:rPr>
          <w:sz w:val="20"/>
        </w:rPr>
        <w:t>compares</w:t>
      </w:r>
      <w:r>
        <w:rPr>
          <w:spacing w:val="-7"/>
          <w:sz w:val="20"/>
        </w:rPr>
        <w:t xml:space="preserve"> </w:t>
      </w:r>
      <w:r>
        <w:rPr>
          <w:sz w:val="20"/>
        </w:rPr>
        <w:t>event</w:t>
      </w:r>
      <w:ins w:id="2984" w:author="Editor" w:date="2026-09-11T11:38:00Z">
        <w:r w:rsidR="00C04516">
          <w:rPr>
            <w:sz w:val="20"/>
          </w:rPr>
          <w:t>-</w:t>
        </w:r>
      </w:ins>
      <w:del w:id="2985" w:author="Editor" w:date="2026-09-11T11:38:00Z">
        <w:r w:rsidDel="00C04516">
          <w:rPr>
            <w:spacing w:val="-7"/>
            <w:sz w:val="20"/>
          </w:rPr>
          <w:delText xml:space="preserve"> </w:delText>
        </w:r>
      </w:del>
      <w:r>
        <w:rPr>
          <w:sz w:val="20"/>
        </w:rPr>
        <w:t>study</w:t>
      </w:r>
      <w:r>
        <w:rPr>
          <w:spacing w:val="-7"/>
          <w:sz w:val="20"/>
        </w:rPr>
        <w:t xml:space="preserve"> </w:t>
      </w:r>
      <w:r>
        <w:rPr>
          <w:sz w:val="20"/>
        </w:rPr>
        <w:t>estimates</w:t>
      </w:r>
      <w:r>
        <w:rPr>
          <w:spacing w:val="-7"/>
          <w:sz w:val="20"/>
        </w:rPr>
        <w:t xml:space="preserve"> </w:t>
      </w:r>
      <w:r>
        <w:rPr>
          <w:sz w:val="20"/>
        </w:rPr>
        <w:t>across</w:t>
      </w:r>
      <w:r>
        <w:rPr>
          <w:spacing w:val="-7"/>
          <w:sz w:val="20"/>
        </w:rPr>
        <w:t xml:space="preserve"> </w:t>
      </w:r>
      <w:r>
        <w:rPr>
          <w:sz w:val="20"/>
        </w:rPr>
        <w:t>the</w:t>
      </w:r>
      <w:r>
        <w:rPr>
          <w:spacing w:val="-6"/>
          <w:sz w:val="20"/>
        </w:rPr>
        <w:t xml:space="preserve"> </w:t>
      </w:r>
      <w:r>
        <w:rPr>
          <w:sz w:val="20"/>
        </w:rPr>
        <w:t>two</w:t>
      </w:r>
      <w:r>
        <w:rPr>
          <w:spacing w:val="-7"/>
          <w:sz w:val="20"/>
        </w:rPr>
        <w:t xml:space="preserve"> </w:t>
      </w:r>
      <w:r>
        <w:rPr>
          <w:sz w:val="20"/>
        </w:rPr>
        <w:t>sample</w:t>
      </w:r>
      <w:r>
        <w:rPr>
          <w:spacing w:val="-7"/>
          <w:sz w:val="20"/>
        </w:rPr>
        <w:t xml:space="preserve"> </w:t>
      </w:r>
      <w:r>
        <w:rPr>
          <w:sz w:val="20"/>
        </w:rPr>
        <w:t>definitions</w:t>
      </w:r>
      <w:r>
        <w:rPr>
          <w:spacing w:val="-7"/>
          <w:sz w:val="20"/>
        </w:rPr>
        <w:t xml:space="preserve"> </w:t>
      </w:r>
      <w:r>
        <w:rPr>
          <w:sz w:val="20"/>
        </w:rPr>
        <w:t>used</w:t>
      </w:r>
      <w:r>
        <w:rPr>
          <w:spacing w:val="-7"/>
          <w:sz w:val="20"/>
        </w:rPr>
        <w:t xml:space="preserve"> </w:t>
      </w:r>
      <w:r>
        <w:rPr>
          <w:sz w:val="20"/>
        </w:rPr>
        <w:t>in</w:t>
      </w:r>
      <w:r>
        <w:rPr>
          <w:spacing w:val="-7"/>
          <w:sz w:val="20"/>
        </w:rPr>
        <w:t xml:space="preserve"> </w:t>
      </w:r>
      <w:r>
        <w:rPr>
          <w:sz w:val="20"/>
        </w:rPr>
        <w:t>this</w:t>
      </w:r>
      <w:r>
        <w:rPr>
          <w:spacing w:val="-7"/>
          <w:sz w:val="20"/>
        </w:rPr>
        <w:t xml:space="preserve"> </w:t>
      </w:r>
      <w:r>
        <w:rPr>
          <w:sz w:val="20"/>
        </w:rPr>
        <w:t>paper</w:t>
      </w:r>
      <w:r>
        <w:rPr>
          <w:spacing w:val="-7"/>
          <w:sz w:val="20"/>
        </w:rPr>
        <w:t xml:space="preserve"> </w:t>
      </w:r>
      <w:r>
        <w:rPr>
          <w:sz w:val="20"/>
        </w:rPr>
        <w:t>and</w:t>
      </w:r>
      <w:r>
        <w:rPr>
          <w:spacing w:val="-7"/>
          <w:sz w:val="20"/>
        </w:rPr>
        <w:t xml:space="preserve"> </w:t>
      </w:r>
      <w:r>
        <w:rPr>
          <w:sz w:val="20"/>
        </w:rPr>
        <w:t>in</w:t>
      </w:r>
      <w:r>
        <w:rPr>
          <w:spacing w:val="-6"/>
          <w:sz w:val="20"/>
        </w:rPr>
        <w:t xml:space="preserve"> </w:t>
      </w:r>
      <w:r>
        <w:rPr>
          <w:sz w:val="20"/>
        </w:rPr>
        <w:t>Barham and Rowberry (2013).</w:t>
      </w:r>
      <w:r>
        <w:rPr>
          <w:spacing w:val="40"/>
          <w:sz w:val="20"/>
        </w:rPr>
        <w:t xml:space="preserve"> </w:t>
      </w:r>
      <w:r>
        <w:rPr>
          <w:sz w:val="20"/>
        </w:rPr>
        <w:t>Left panels (</w:t>
      </w:r>
      <w:ins w:id="2986" w:author="Editor" w:date="2026-09-10T11:15:00Z">
        <w:r w:rsidR="009F43C9">
          <w:rPr>
            <w:sz w:val="20"/>
          </w:rPr>
          <w:t>Barham and Rowberry</w:t>
        </w:r>
      </w:ins>
      <w:del w:id="2987" w:author="Editor" w:date="2026-09-10T11:15:00Z">
        <w:r w:rsidDel="009F43C9">
          <w:rPr>
            <w:sz w:val="20"/>
          </w:rPr>
          <w:delText>BR</w:delText>
        </w:r>
      </w:del>
      <w:r>
        <w:rPr>
          <w:sz w:val="20"/>
        </w:rPr>
        <w:t xml:space="preserve">) restrict to municipalities incorporated into </w:t>
      </w:r>
      <w:r w:rsidRPr="000724F4">
        <w:rPr>
          <w:sz w:val="20"/>
        </w:rPr>
        <w:t>Progresa</w:t>
      </w:r>
      <w:r>
        <w:rPr>
          <w:sz w:val="20"/>
        </w:rPr>
        <w:t xml:space="preserve"> in 1998 or 1999; right panels</w:t>
      </w:r>
      <w:r>
        <w:rPr>
          <w:spacing w:val="-13"/>
          <w:sz w:val="20"/>
        </w:rPr>
        <w:t xml:space="preserve"> </w:t>
      </w:r>
      <w:del w:id="2988" w:author="Editor" w:date="2026-09-11T11:39:00Z">
        <w:r w:rsidRPr="00C04516" w:rsidDel="00C04516">
          <w:rPr>
            <w:sz w:val="20"/>
          </w:rPr>
          <w:delText>(H</w:delText>
        </w:r>
      </w:del>
      <w:del w:id="2989" w:author="Editor" w:date="2026-09-11T11:38:00Z">
        <w:r w:rsidRPr="00C04516" w:rsidDel="00C04516">
          <w:rPr>
            <w:sz w:val="20"/>
          </w:rPr>
          <w:delText>M</w:delText>
        </w:r>
      </w:del>
      <w:del w:id="2990" w:author="Editor" w:date="2026-09-11T11:39:00Z">
        <w:r w:rsidRPr="00C04516" w:rsidDel="00C04516">
          <w:rPr>
            <w:sz w:val="20"/>
          </w:rPr>
          <w:delText>)</w:delText>
        </w:r>
      </w:del>
      <w:del w:id="2991" w:author="Editor" w:date="2026-09-13T17:44:00Z">
        <w:r w:rsidRPr="00C04516" w:rsidDel="00A724E6">
          <w:rPr>
            <w:spacing w:val="-12"/>
            <w:sz w:val="20"/>
          </w:rPr>
          <w:delText xml:space="preserve"> </w:delText>
        </w:r>
      </w:del>
      <w:r w:rsidRPr="00C04516">
        <w:rPr>
          <w:sz w:val="20"/>
        </w:rPr>
        <w:t>restrict</w:t>
      </w:r>
      <w:r>
        <w:rPr>
          <w:spacing w:val="-13"/>
          <w:sz w:val="20"/>
        </w:rPr>
        <w:t xml:space="preserve"> </w:t>
      </w:r>
      <w:r>
        <w:rPr>
          <w:sz w:val="20"/>
        </w:rPr>
        <w:t>to</w:t>
      </w:r>
      <w:r>
        <w:rPr>
          <w:spacing w:val="-12"/>
          <w:sz w:val="20"/>
        </w:rPr>
        <w:t xml:space="preserve"> </w:t>
      </w:r>
      <w:r>
        <w:rPr>
          <w:sz w:val="20"/>
        </w:rPr>
        <w:t>highly</w:t>
      </w:r>
      <w:r>
        <w:rPr>
          <w:spacing w:val="-13"/>
          <w:sz w:val="20"/>
        </w:rPr>
        <w:t xml:space="preserve"> </w:t>
      </w:r>
      <w:r>
        <w:rPr>
          <w:sz w:val="20"/>
        </w:rPr>
        <w:t>marginalized</w:t>
      </w:r>
      <w:r>
        <w:rPr>
          <w:spacing w:val="-12"/>
          <w:sz w:val="20"/>
        </w:rPr>
        <w:t xml:space="preserve"> </w:t>
      </w:r>
      <w:r>
        <w:rPr>
          <w:sz w:val="20"/>
        </w:rPr>
        <w:t>municipalities.</w:t>
      </w:r>
      <w:r>
        <w:rPr>
          <w:spacing w:val="1"/>
          <w:sz w:val="20"/>
        </w:rPr>
        <w:t xml:space="preserve"> </w:t>
      </w:r>
      <w:r>
        <w:rPr>
          <w:sz w:val="20"/>
        </w:rPr>
        <w:t>All</w:t>
      </w:r>
      <w:r>
        <w:rPr>
          <w:spacing w:val="-13"/>
          <w:sz w:val="20"/>
        </w:rPr>
        <w:t xml:space="preserve"> </w:t>
      </w:r>
      <w:r>
        <w:rPr>
          <w:sz w:val="20"/>
        </w:rPr>
        <w:t>regressions</w:t>
      </w:r>
      <w:r>
        <w:rPr>
          <w:spacing w:val="-12"/>
          <w:sz w:val="20"/>
        </w:rPr>
        <w:t xml:space="preserve"> </w:t>
      </w:r>
      <w:r>
        <w:rPr>
          <w:sz w:val="20"/>
        </w:rPr>
        <w:t>include</w:t>
      </w:r>
      <w:r>
        <w:rPr>
          <w:spacing w:val="-13"/>
          <w:sz w:val="20"/>
        </w:rPr>
        <w:t xml:space="preserve"> </w:t>
      </w:r>
      <w:r>
        <w:rPr>
          <w:sz w:val="20"/>
        </w:rPr>
        <w:t>municipality</w:t>
      </w:r>
      <w:r>
        <w:rPr>
          <w:spacing w:val="-12"/>
          <w:sz w:val="20"/>
        </w:rPr>
        <w:t xml:space="preserve"> </w:t>
      </w:r>
      <w:r>
        <w:rPr>
          <w:sz w:val="20"/>
        </w:rPr>
        <w:t>and</w:t>
      </w:r>
      <w:r>
        <w:rPr>
          <w:spacing w:val="-13"/>
          <w:sz w:val="20"/>
        </w:rPr>
        <w:t xml:space="preserve"> </w:t>
      </w:r>
      <w:r>
        <w:rPr>
          <w:sz w:val="20"/>
        </w:rPr>
        <w:t>year</w:t>
      </w:r>
      <w:r>
        <w:rPr>
          <w:spacing w:val="-12"/>
          <w:sz w:val="20"/>
        </w:rPr>
        <w:t xml:space="preserve"> </w:t>
      </w:r>
      <w:r>
        <w:rPr>
          <w:sz w:val="20"/>
        </w:rPr>
        <w:t>fixed</w:t>
      </w:r>
      <w:r>
        <w:rPr>
          <w:spacing w:val="-13"/>
          <w:sz w:val="20"/>
        </w:rPr>
        <w:t xml:space="preserve"> </w:t>
      </w:r>
      <w:del w:id="2992" w:author="Editor" w:date="2026-09-08T18:21:00Z">
        <w:r w:rsidDel="00B50A25">
          <w:rPr>
            <w:sz w:val="20"/>
          </w:rPr>
          <w:delText>e</w:delText>
        </w:r>
        <w:r w:rsidDel="00B50A25">
          <w:rPr>
            <w:rFonts w:ascii="Arial MT" w:hAnsi="Arial MT"/>
            <w:sz w:val="20"/>
          </w:rPr>
          <w:delText>ff</w:delText>
        </w:r>
        <w:r w:rsidDel="00B50A25">
          <w:rPr>
            <w:sz w:val="20"/>
          </w:rPr>
          <w:delText>ects</w:delText>
        </w:r>
      </w:del>
      <w:ins w:id="2993" w:author="Editor" w:date="2026-09-08T18:21:00Z">
        <w:r w:rsidR="00B50A25">
          <w:rPr>
            <w:sz w:val="20"/>
          </w:rPr>
          <w:t>effects</w:t>
        </w:r>
      </w:ins>
      <w:ins w:id="2994" w:author="Editor" w:date="2026-09-11T11:39:00Z">
        <w:r w:rsidR="00C04516">
          <w:rPr>
            <w:sz w:val="20"/>
          </w:rPr>
          <w:t>. T</w:t>
        </w:r>
      </w:ins>
      <w:del w:id="2995" w:author="Editor" w:date="2026-09-11T11:39:00Z">
        <w:r w:rsidDel="00C04516">
          <w:rPr>
            <w:sz w:val="20"/>
          </w:rPr>
          <w:delText>; t</w:delText>
        </w:r>
      </w:del>
      <w:r>
        <w:rPr>
          <w:sz w:val="20"/>
        </w:rPr>
        <w:t>he reference year is 1996</w:t>
      </w:r>
      <w:ins w:id="2996" w:author="Editor" w:date="2026-09-11T11:39:00Z">
        <w:r w:rsidR="00C04516">
          <w:rPr>
            <w:sz w:val="20"/>
          </w:rPr>
          <w:t xml:space="preserve"> and</w:t>
        </w:r>
      </w:ins>
      <w:del w:id="2997" w:author="Editor" w:date="2026-09-11T11:39:00Z">
        <w:r w:rsidDel="00C04516">
          <w:rPr>
            <w:sz w:val="20"/>
          </w:rPr>
          <w:delText>;</w:delText>
        </w:r>
      </w:del>
      <w:r>
        <w:rPr>
          <w:sz w:val="20"/>
        </w:rPr>
        <w:t xml:space="preserve"> the period is 1992–2002. 95</w:t>
      </w:r>
      <w:ins w:id="2998" w:author="Editor" w:date="2026-09-10T11:14:00Z">
        <w:r w:rsidR="000615E0">
          <w:rPr>
            <w:sz w:val="20"/>
          </w:rPr>
          <w:t xml:space="preserve"> </w:t>
        </w:r>
      </w:ins>
      <w:ins w:id="2999" w:author="Editor" w:date="2026-09-10T11:15:00Z">
        <w:r w:rsidR="000615E0">
          <w:rPr>
            <w:sz w:val="20"/>
          </w:rPr>
          <w:t>percent</w:t>
        </w:r>
      </w:ins>
      <w:del w:id="3000" w:author="Editor" w:date="2026-09-10T11:15:00Z">
        <w:r w:rsidDel="000615E0">
          <w:rPr>
            <w:sz w:val="20"/>
          </w:rPr>
          <w:delText>%</w:delText>
        </w:r>
      </w:del>
      <w:r>
        <w:rPr>
          <w:sz w:val="20"/>
        </w:rPr>
        <w:t xml:space="preserve"> confidence intervals shown.</w:t>
      </w:r>
    </w:p>
    <w:p w14:paraId="77236BFC" w14:textId="77777777" w:rsidR="006F1B3D" w:rsidRDefault="006F1B3D" w:rsidP="008C7539">
      <w:pPr>
        <w:suppressAutoHyphens/>
        <w:spacing w:line="249" w:lineRule="auto"/>
        <w:jc w:val="both"/>
        <w:rPr>
          <w:sz w:val="20"/>
        </w:rPr>
        <w:sectPr w:rsidR="006F1B3D">
          <w:type w:val="continuous"/>
          <w:pgSz w:w="12240" w:h="15840"/>
          <w:pgMar w:top="1820" w:right="720" w:bottom="280" w:left="1440" w:header="0" w:footer="1208" w:gutter="0"/>
          <w:cols w:space="720"/>
        </w:sectPr>
      </w:pPr>
    </w:p>
    <w:p w14:paraId="24F2A945" w14:textId="77777777" w:rsidR="006F1B3D" w:rsidRDefault="00191F14" w:rsidP="008C7539">
      <w:pPr>
        <w:pStyle w:val="BodyText"/>
        <w:suppressAutoHyphens/>
        <w:spacing w:before="77"/>
        <w:ind w:left="155"/>
      </w:pPr>
      <w:bookmarkStart w:id="3001" w:name="_bookmark81"/>
      <w:bookmarkEnd w:id="3001"/>
      <w:r>
        <w:rPr>
          <w:b/>
        </w:rPr>
        <w:lastRenderedPageBreak/>
        <w:t>Table</w:t>
      </w:r>
      <w:r>
        <w:rPr>
          <w:b/>
          <w:spacing w:val="-8"/>
        </w:rPr>
        <w:t xml:space="preserve"> </w:t>
      </w:r>
      <w:r>
        <w:rPr>
          <w:b/>
        </w:rPr>
        <w:t>A.1</w:t>
      </w:r>
      <w:r w:rsidR="00BA667C">
        <w:rPr>
          <w:b/>
        </w:rPr>
        <w:t>.</w:t>
      </w:r>
      <w:r>
        <w:rPr>
          <w:b/>
          <w:spacing w:val="6"/>
        </w:rPr>
        <w:t xml:space="preserve"> </w:t>
      </w:r>
      <w:ins w:id="3002" w:author="Editor" w:date="2026-09-08T18:22:00Z">
        <w:r w:rsidR="00B50A25" w:rsidRPr="00BA667C">
          <w:rPr>
            <w:b/>
          </w:rPr>
          <w:t xml:space="preserve">Effect </w:t>
        </w:r>
      </w:ins>
      <w:del w:id="3003" w:author="Editor" w:date="2026-09-08T18:22:00Z">
        <w:r w:rsidRPr="00BA667C" w:rsidDel="00B50A25">
          <w:rPr>
            <w:b/>
          </w:rPr>
          <w:delText>E</w:delText>
        </w:r>
        <w:r w:rsidRPr="00BA667C" w:rsidDel="00B50A25">
          <w:rPr>
            <w:rFonts w:ascii="Arial MT" w:hAnsi="Arial MT"/>
            <w:b/>
          </w:rPr>
          <w:delText>ff</w:delText>
        </w:r>
        <w:r w:rsidRPr="00BA667C" w:rsidDel="00B50A25">
          <w:rPr>
            <w:b/>
          </w:rPr>
          <w:delText>ect</w:delText>
        </w:r>
        <w:r w:rsidRPr="00BA667C" w:rsidDel="00B50A25">
          <w:rPr>
            <w:b/>
            <w:spacing w:val="-8"/>
          </w:rPr>
          <w:delText xml:space="preserve"> </w:delText>
        </w:r>
      </w:del>
      <w:r w:rsidRPr="00BA667C">
        <w:rPr>
          <w:b/>
        </w:rPr>
        <w:t>of</w:t>
      </w:r>
      <w:r w:rsidRPr="00BA667C">
        <w:rPr>
          <w:b/>
          <w:spacing w:val="-7"/>
        </w:rPr>
        <w:t xml:space="preserve"> </w:t>
      </w:r>
      <w:r w:rsidRPr="000724F4">
        <w:rPr>
          <w:b/>
        </w:rPr>
        <w:t>Pro</w:t>
      </w:r>
      <w:r w:rsidRPr="009D0EF3">
        <w:rPr>
          <w:b/>
        </w:rPr>
        <w:t>gresa</w:t>
      </w:r>
      <w:r w:rsidRPr="00BA667C">
        <w:rPr>
          <w:b/>
          <w:spacing w:val="-8"/>
        </w:rPr>
        <w:t xml:space="preserve"> </w:t>
      </w:r>
      <w:r w:rsidRPr="00BA667C">
        <w:rPr>
          <w:b/>
        </w:rPr>
        <w:t>Enrollment</w:t>
      </w:r>
      <w:r w:rsidRPr="00BA667C">
        <w:rPr>
          <w:b/>
          <w:spacing w:val="-8"/>
        </w:rPr>
        <w:t xml:space="preserve"> </w:t>
      </w:r>
      <w:r w:rsidRPr="00BA667C">
        <w:rPr>
          <w:b/>
        </w:rPr>
        <w:t>Intensity</w:t>
      </w:r>
      <w:r w:rsidRPr="00BA667C">
        <w:rPr>
          <w:b/>
          <w:spacing w:val="-7"/>
        </w:rPr>
        <w:t xml:space="preserve"> </w:t>
      </w:r>
      <w:r w:rsidRPr="00BA667C">
        <w:rPr>
          <w:b/>
        </w:rPr>
        <w:t>on</w:t>
      </w:r>
      <w:r w:rsidRPr="00BA667C">
        <w:rPr>
          <w:b/>
          <w:spacing w:val="-8"/>
        </w:rPr>
        <w:t xml:space="preserve"> </w:t>
      </w:r>
      <w:r w:rsidRPr="00BA667C">
        <w:rPr>
          <w:b/>
        </w:rPr>
        <w:t>Older</w:t>
      </w:r>
      <w:r w:rsidRPr="00BA667C">
        <w:rPr>
          <w:b/>
          <w:spacing w:val="-7"/>
        </w:rPr>
        <w:t xml:space="preserve"> </w:t>
      </w:r>
      <w:r w:rsidRPr="00BA667C">
        <w:rPr>
          <w:b/>
        </w:rPr>
        <w:t>Adults’</w:t>
      </w:r>
      <w:r w:rsidRPr="00BA667C">
        <w:rPr>
          <w:b/>
          <w:spacing w:val="-8"/>
        </w:rPr>
        <w:t xml:space="preserve"> </w:t>
      </w:r>
      <w:r w:rsidRPr="00BA667C">
        <w:rPr>
          <w:b/>
        </w:rPr>
        <w:t>Mortality</w:t>
      </w:r>
      <w:r w:rsidRPr="00BA667C">
        <w:rPr>
          <w:b/>
          <w:spacing w:val="-8"/>
        </w:rPr>
        <w:t xml:space="preserve"> </w:t>
      </w:r>
      <w:r w:rsidRPr="00BA667C">
        <w:rPr>
          <w:b/>
        </w:rPr>
        <w:t>by</w:t>
      </w:r>
      <w:r w:rsidRPr="00BA667C">
        <w:rPr>
          <w:b/>
          <w:spacing w:val="-7"/>
        </w:rPr>
        <w:t xml:space="preserve"> </w:t>
      </w:r>
      <w:r w:rsidRPr="00BA667C">
        <w:rPr>
          <w:b/>
        </w:rPr>
        <w:t>Age</w:t>
      </w:r>
      <w:r w:rsidRPr="00BA667C">
        <w:rPr>
          <w:b/>
          <w:spacing w:val="-8"/>
        </w:rPr>
        <w:t xml:space="preserve"> </w:t>
      </w:r>
      <w:r w:rsidRPr="00BA667C">
        <w:rPr>
          <w:b/>
          <w:spacing w:val="-2"/>
        </w:rPr>
        <w:t>Group</w:t>
      </w:r>
      <w:del w:id="3004" w:author="Editor" w:date="2026-09-10T15:13:00Z">
        <w:r w:rsidRPr="00BA667C" w:rsidDel="00B0743F">
          <w:rPr>
            <w:b/>
            <w:spacing w:val="-2"/>
          </w:rPr>
          <w:delText>s</w:delText>
        </w:r>
      </w:del>
    </w:p>
    <w:p w14:paraId="0C548653" w14:textId="77777777" w:rsidR="006F1B3D" w:rsidRDefault="006F1B3D" w:rsidP="008C7539">
      <w:pPr>
        <w:pStyle w:val="BodyText"/>
        <w:suppressAutoHyphens/>
        <w:spacing w:before="31"/>
        <w:rPr>
          <w:sz w:val="20"/>
        </w:rPr>
      </w:pPr>
    </w:p>
    <w:tbl>
      <w:tblPr>
        <w:tblW w:w="0" w:type="auto"/>
        <w:tblInd w:w="361" w:type="dxa"/>
        <w:tblLayout w:type="fixed"/>
        <w:tblCellMar>
          <w:left w:w="0" w:type="dxa"/>
          <w:right w:w="0" w:type="dxa"/>
        </w:tblCellMar>
        <w:tblLook w:val="01E0" w:firstRow="1" w:lastRow="1" w:firstColumn="1" w:lastColumn="1" w:noHBand="0" w:noVBand="0"/>
      </w:tblPr>
      <w:tblGrid>
        <w:gridCol w:w="3561"/>
        <w:gridCol w:w="1142"/>
        <w:gridCol w:w="231"/>
        <w:gridCol w:w="731"/>
        <w:gridCol w:w="205"/>
        <w:gridCol w:w="231"/>
        <w:gridCol w:w="256"/>
        <w:gridCol w:w="884"/>
        <w:gridCol w:w="231"/>
        <w:gridCol w:w="937"/>
        <w:gridCol w:w="115"/>
      </w:tblGrid>
      <w:tr w:rsidR="006F1B3D" w14:paraId="35A7ADDE" w14:textId="77777777">
        <w:trPr>
          <w:trHeight w:val="332"/>
        </w:trPr>
        <w:tc>
          <w:tcPr>
            <w:tcW w:w="3561" w:type="dxa"/>
            <w:vMerge w:val="restart"/>
            <w:tcBorders>
              <w:top w:val="double" w:sz="4" w:space="0" w:color="000000"/>
              <w:bottom w:val="single" w:sz="8" w:space="0" w:color="000000"/>
            </w:tcBorders>
          </w:tcPr>
          <w:p w14:paraId="21B1D1DB" w14:textId="77777777" w:rsidR="006F1B3D" w:rsidRDefault="006F1B3D" w:rsidP="008C7539">
            <w:pPr>
              <w:pStyle w:val="TableParagraph"/>
              <w:suppressAutoHyphens/>
              <w:rPr>
                <w:sz w:val="20"/>
              </w:rPr>
            </w:pPr>
          </w:p>
        </w:tc>
        <w:tc>
          <w:tcPr>
            <w:tcW w:w="1142" w:type="dxa"/>
            <w:tcBorders>
              <w:top w:val="double" w:sz="4" w:space="0" w:color="000000"/>
              <w:bottom w:val="single" w:sz="4" w:space="0" w:color="000000"/>
            </w:tcBorders>
          </w:tcPr>
          <w:p w14:paraId="3DCC7EC6" w14:textId="77777777" w:rsidR="006F1B3D" w:rsidRPr="00BA667C" w:rsidRDefault="00191F14" w:rsidP="008C7539">
            <w:pPr>
              <w:pStyle w:val="TableParagraph"/>
              <w:suppressAutoHyphens/>
              <w:spacing w:line="263" w:lineRule="exact"/>
              <w:jc w:val="center"/>
              <w:rPr>
                <w:b/>
                <w:sz w:val="23"/>
              </w:rPr>
            </w:pPr>
            <w:r w:rsidRPr="00BA667C">
              <w:rPr>
                <w:b/>
                <w:sz w:val="23"/>
              </w:rPr>
              <w:t>Ages</w:t>
            </w:r>
            <w:r w:rsidRPr="00BA667C">
              <w:rPr>
                <w:b/>
                <w:spacing w:val="17"/>
                <w:sz w:val="23"/>
              </w:rPr>
              <w:t xml:space="preserve"> </w:t>
            </w:r>
            <w:r w:rsidRPr="00BA667C">
              <w:rPr>
                <w:b/>
                <w:sz w:val="23"/>
              </w:rPr>
              <w:t>50–</w:t>
            </w:r>
            <w:r w:rsidRPr="00BA667C">
              <w:rPr>
                <w:b/>
                <w:spacing w:val="-5"/>
                <w:sz w:val="23"/>
              </w:rPr>
              <w:t>64</w:t>
            </w:r>
          </w:p>
        </w:tc>
        <w:tc>
          <w:tcPr>
            <w:tcW w:w="231" w:type="dxa"/>
            <w:tcBorders>
              <w:top w:val="double" w:sz="4" w:space="0" w:color="000000"/>
            </w:tcBorders>
          </w:tcPr>
          <w:p w14:paraId="69283EF4" w14:textId="77777777" w:rsidR="006F1B3D" w:rsidRPr="00BA667C" w:rsidRDefault="006F1B3D" w:rsidP="008C7539">
            <w:pPr>
              <w:pStyle w:val="TableParagraph"/>
              <w:suppressAutoHyphens/>
              <w:rPr>
                <w:b/>
                <w:sz w:val="20"/>
              </w:rPr>
            </w:pPr>
          </w:p>
        </w:tc>
        <w:tc>
          <w:tcPr>
            <w:tcW w:w="936" w:type="dxa"/>
            <w:gridSpan w:val="2"/>
            <w:tcBorders>
              <w:top w:val="double" w:sz="4" w:space="0" w:color="000000"/>
              <w:bottom w:val="single" w:sz="4" w:space="0" w:color="000000"/>
            </w:tcBorders>
          </w:tcPr>
          <w:p w14:paraId="48040C5A" w14:textId="77777777" w:rsidR="006F1B3D" w:rsidRPr="00BA667C" w:rsidRDefault="00191F14" w:rsidP="008C7539">
            <w:pPr>
              <w:pStyle w:val="TableParagraph"/>
              <w:suppressAutoHyphens/>
              <w:spacing w:line="263" w:lineRule="exact"/>
              <w:ind w:left="3" w:right="-15"/>
              <w:rPr>
                <w:rFonts w:ascii="Arial MT"/>
                <w:b/>
                <w:sz w:val="23"/>
              </w:rPr>
            </w:pPr>
            <w:r w:rsidRPr="00BA667C">
              <w:rPr>
                <w:b/>
                <w:sz w:val="23"/>
              </w:rPr>
              <w:t>Ages</w:t>
            </w:r>
            <w:r w:rsidRPr="00BA667C">
              <w:rPr>
                <w:b/>
                <w:spacing w:val="10"/>
                <w:sz w:val="23"/>
              </w:rPr>
              <w:t xml:space="preserve"> </w:t>
            </w:r>
            <w:r w:rsidRPr="00BA667C">
              <w:rPr>
                <w:b/>
                <w:spacing w:val="-5"/>
                <w:sz w:val="23"/>
              </w:rPr>
              <w:t>65</w:t>
            </w:r>
            <w:r w:rsidRPr="00BA667C">
              <w:rPr>
                <w:rFonts w:ascii="Arial MT"/>
                <w:b/>
                <w:spacing w:val="-5"/>
                <w:sz w:val="23"/>
              </w:rPr>
              <w:t>+</w:t>
            </w:r>
          </w:p>
        </w:tc>
        <w:tc>
          <w:tcPr>
            <w:tcW w:w="231" w:type="dxa"/>
            <w:tcBorders>
              <w:top w:val="double" w:sz="4" w:space="0" w:color="000000"/>
            </w:tcBorders>
          </w:tcPr>
          <w:p w14:paraId="5E5AC03F" w14:textId="77777777" w:rsidR="006F1B3D" w:rsidRPr="00BA667C" w:rsidRDefault="006F1B3D" w:rsidP="008C7539">
            <w:pPr>
              <w:pStyle w:val="TableParagraph"/>
              <w:suppressAutoHyphens/>
              <w:rPr>
                <w:b/>
                <w:sz w:val="20"/>
              </w:rPr>
            </w:pPr>
          </w:p>
        </w:tc>
        <w:tc>
          <w:tcPr>
            <w:tcW w:w="1140" w:type="dxa"/>
            <w:gridSpan w:val="2"/>
            <w:tcBorders>
              <w:top w:val="double" w:sz="4" w:space="0" w:color="000000"/>
              <w:bottom w:val="single" w:sz="4" w:space="0" w:color="000000"/>
            </w:tcBorders>
          </w:tcPr>
          <w:p w14:paraId="5A8E0BC6" w14:textId="77777777" w:rsidR="006F1B3D" w:rsidRPr="00BA667C" w:rsidRDefault="00191F14" w:rsidP="008C7539">
            <w:pPr>
              <w:pStyle w:val="TableParagraph"/>
              <w:suppressAutoHyphens/>
              <w:spacing w:line="263" w:lineRule="exact"/>
              <w:ind w:left="6" w:right="-15"/>
              <w:rPr>
                <w:b/>
                <w:sz w:val="23"/>
              </w:rPr>
            </w:pPr>
            <w:r w:rsidRPr="00BA667C">
              <w:rPr>
                <w:b/>
                <w:sz w:val="23"/>
              </w:rPr>
              <w:t>Ages</w:t>
            </w:r>
            <w:r w:rsidRPr="00BA667C">
              <w:rPr>
                <w:b/>
                <w:spacing w:val="17"/>
                <w:sz w:val="23"/>
              </w:rPr>
              <w:t xml:space="preserve"> </w:t>
            </w:r>
            <w:r w:rsidRPr="00BA667C">
              <w:rPr>
                <w:b/>
                <w:sz w:val="23"/>
              </w:rPr>
              <w:t>65–</w:t>
            </w:r>
            <w:r w:rsidRPr="00BA667C">
              <w:rPr>
                <w:b/>
                <w:spacing w:val="-5"/>
                <w:sz w:val="23"/>
              </w:rPr>
              <w:t>69</w:t>
            </w:r>
          </w:p>
        </w:tc>
        <w:tc>
          <w:tcPr>
            <w:tcW w:w="231" w:type="dxa"/>
            <w:tcBorders>
              <w:top w:val="double" w:sz="4" w:space="0" w:color="000000"/>
            </w:tcBorders>
          </w:tcPr>
          <w:p w14:paraId="1666916F" w14:textId="77777777" w:rsidR="006F1B3D" w:rsidRPr="00BA667C" w:rsidRDefault="006F1B3D" w:rsidP="008C7539">
            <w:pPr>
              <w:pStyle w:val="TableParagraph"/>
              <w:suppressAutoHyphens/>
              <w:rPr>
                <w:b/>
                <w:sz w:val="20"/>
              </w:rPr>
            </w:pPr>
          </w:p>
        </w:tc>
        <w:tc>
          <w:tcPr>
            <w:tcW w:w="937" w:type="dxa"/>
            <w:tcBorders>
              <w:top w:val="double" w:sz="4" w:space="0" w:color="000000"/>
              <w:bottom w:val="single" w:sz="4" w:space="0" w:color="000000"/>
            </w:tcBorders>
          </w:tcPr>
          <w:p w14:paraId="77E61561" w14:textId="77777777" w:rsidR="006F1B3D" w:rsidRPr="00BA667C" w:rsidRDefault="00191F14" w:rsidP="008C7539">
            <w:pPr>
              <w:pStyle w:val="TableParagraph"/>
              <w:suppressAutoHyphens/>
              <w:spacing w:line="263" w:lineRule="exact"/>
              <w:ind w:left="9" w:right="-15"/>
              <w:jc w:val="center"/>
              <w:rPr>
                <w:rFonts w:ascii="Arial MT"/>
                <w:b/>
                <w:sz w:val="23"/>
              </w:rPr>
            </w:pPr>
            <w:r w:rsidRPr="00BA667C">
              <w:rPr>
                <w:b/>
                <w:sz w:val="23"/>
              </w:rPr>
              <w:t>Ages</w:t>
            </w:r>
            <w:r w:rsidRPr="00BA667C">
              <w:rPr>
                <w:b/>
                <w:spacing w:val="10"/>
                <w:sz w:val="23"/>
              </w:rPr>
              <w:t xml:space="preserve"> </w:t>
            </w:r>
            <w:r w:rsidRPr="00BA667C">
              <w:rPr>
                <w:b/>
                <w:spacing w:val="-5"/>
                <w:sz w:val="23"/>
              </w:rPr>
              <w:t>70</w:t>
            </w:r>
            <w:r w:rsidRPr="00BA667C">
              <w:rPr>
                <w:rFonts w:ascii="Arial MT"/>
                <w:b/>
                <w:spacing w:val="-5"/>
                <w:sz w:val="23"/>
              </w:rPr>
              <w:t>+</w:t>
            </w:r>
          </w:p>
        </w:tc>
        <w:tc>
          <w:tcPr>
            <w:tcW w:w="115" w:type="dxa"/>
            <w:vMerge w:val="restart"/>
            <w:tcBorders>
              <w:top w:val="double" w:sz="4" w:space="0" w:color="000000"/>
              <w:bottom w:val="single" w:sz="8" w:space="0" w:color="000000"/>
            </w:tcBorders>
          </w:tcPr>
          <w:p w14:paraId="50CF2412" w14:textId="77777777" w:rsidR="006F1B3D" w:rsidRDefault="006F1B3D" w:rsidP="008C7539">
            <w:pPr>
              <w:pStyle w:val="TableParagraph"/>
              <w:suppressAutoHyphens/>
              <w:rPr>
                <w:sz w:val="20"/>
              </w:rPr>
            </w:pPr>
          </w:p>
        </w:tc>
      </w:tr>
      <w:tr w:rsidR="006F1B3D" w14:paraId="67627EA4" w14:textId="77777777">
        <w:trPr>
          <w:trHeight w:val="345"/>
        </w:trPr>
        <w:tc>
          <w:tcPr>
            <w:tcW w:w="3561" w:type="dxa"/>
            <w:vMerge/>
            <w:tcBorders>
              <w:top w:val="nil"/>
              <w:bottom w:val="single" w:sz="8" w:space="0" w:color="000000"/>
            </w:tcBorders>
          </w:tcPr>
          <w:p w14:paraId="7CC5E3A1" w14:textId="77777777" w:rsidR="006F1B3D" w:rsidRDefault="006F1B3D" w:rsidP="008C7539">
            <w:pPr>
              <w:suppressAutoHyphens/>
              <w:rPr>
                <w:sz w:val="2"/>
                <w:szCs w:val="2"/>
              </w:rPr>
            </w:pPr>
          </w:p>
        </w:tc>
        <w:tc>
          <w:tcPr>
            <w:tcW w:w="1142" w:type="dxa"/>
            <w:tcBorders>
              <w:top w:val="single" w:sz="4" w:space="0" w:color="000000"/>
              <w:bottom w:val="single" w:sz="8" w:space="0" w:color="000000"/>
            </w:tcBorders>
          </w:tcPr>
          <w:p w14:paraId="4EBA8A5A" w14:textId="77777777" w:rsidR="006F1B3D" w:rsidRPr="00BA667C" w:rsidRDefault="00191F14" w:rsidP="008C7539">
            <w:pPr>
              <w:pStyle w:val="TableParagraph"/>
              <w:suppressAutoHyphens/>
              <w:spacing w:before="45"/>
              <w:jc w:val="center"/>
              <w:rPr>
                <w:b/>
                <w:sz w:val="23"/>
              </w:rPr>
            </w:pPr>
            <w:r w:rsidRPr="00BA667C">
              <w:rPr>
                <w:b/>
                <w:spacing w:val="-5"/>
                <w:sz w:val="23"/>
              </w:rPr>
              <w:t>(1)</w:t>
            </w:r>
          </w:p>
        </w:tc>
        <w:tc>
          <w:tcPr>
            <w:tcW w:w="231" w:type="dxa"/>
            <w:tcBorders>
              <w:bottom w:val="single" w:sz="8" w:space="0" w:color="000000"/>
            </w:tcBorders>
          </w:tcPr>
          <w:p w14:paraId="655A8A11" w14:textId="77777777" w:rsidR="006F1B3D" w:rsidRPr="00BA667C" w:rsidRDefault="006F1B3D" w:rsidP="008C7539">
            <w:pPr>
              <w:pStyle w:val="TableParagraph"/>
              <w:suppressAutoHyphens/>
              <w:rPr>
                <w:b/>
                <w:sz w:val="20"/>
              </w:rPr>
            </w:pPr>
          </w:p>
        </w:tc>
        <w:tc>
          <w:tcPr>
            <w:tcW w:w="936" w:type="dxa"/>
            <w:gridSpan w:val="2"/>
            <w:tcBorders>
              <w:top w:val="single" w:sz="4" w:space="0" w:color="000000"/>
              <w:bottom w:val="single" w:sz="8" w:space="0" w:color="000000"/>
            </w:tcBorders>
          </w:tcPr>
          <w:p w14:paraId="5D6F932D" w14:textId="77777777" w:rsidR="006F1B3D" w:rsidRPr="00BA667C" w:rsidRDefault="00191F14" w:rsidP="008C7539">
            <w:pPr>
              <w:pStyle w:val="TableParagraph"/>
              <w:suppressAutoHyphens/>
              <w:spacing w:before="45"/>
              <w:ind w:left="4"/>
              <w:jc w:val="center"/>
              <w:rPr>
                <w:b/>
                <w:sz w:val="23"/>
              </w:rPr>
            </w:pPr>
            <w:r w:rsidRPr="00BA667C">
              <w:rPr>
                <w:b/>
                <w:spacing w:val="-5"/>
                <w:sz w:val="23"/>
              </w:rPr>
              <w:t>(2)</w:t>
            </w:r>
          </w:p>
        </w:tc>
        <w:tc>
          <w:tcPr>
            <w:tcW w:w="231" w:type="dxa"/>
            <w:tcBorders>
              <w:bottom w:val="single" w:sz="8" w:space="0" w:color="000000"/>
            </w:tcBorders>
          </w:tcPr>
          <w:p w14:paraId="1C6E1FDC" w14:textId="77777777" w:rsidR="006F1B3D" w:rsidRPr="00BA667C" w:rsidRDefault="006F1B3D" w:rsidP="008C7539">
            <w:pPr>
              <w:pStyle w:val="TableParagraph"/>
              <w:suppressAutoHyphens/>
              <w:rPr>
                <w:b/>
                <w:sz w:val="20"/>
              </w:rPr>
            </w:pPr>
          </w:p>
        </w:tc>
        <w:tc>
          <w:tcPr>
            <w:tcW w:w="1140" w:type="dxa"/>
            <w:gridSpan w:val="2"/>
            <w:tcBorders>
              <w:top w:val="single" w:sz="4" w:space="0" w:color="000000"/>
              <w:bottom w:val="single" w:sz="8" w:space="0" w:color="000000"/>
            </w:tcBorders>
          </w:tcPr>
          <w:p w14:paraId="47C8EDB9" w14:textId="77777777" w:rsidR="006F1B3D" w:rsidRPr="00BA667C" w:rsidRDefault="00191F14" w:rsidP="008C7539">
            <w:pPr>
              <w:pStyle w:val="TableParagraph"/>
              <w:suppressAutoHyphens/>
              <w:spacing w:before="45"/>
              <w:ind w:left="9"/>
              <w:jc w:val="center"/>
              <w:rPr>
                <w:b/>
                <w:sz w:val="23"/>
              </w:rPr>
            </w:pPr>
            <w:r w:rsidRPr="00BA667C">
              <w:rPr>
                <w:b/>
                <w:spacing w:val="-5"/>
                <w:sz w:val="23"/>
              </w:rPr>
              <w:t>(3)</w:t>
            </w:r>
          </w:p>
        </w:tc>
        <w:tc>
          <w:tcPr>
            <w:tcW w:w="231" w:type="dxa"/>
            <w:tcBorders>
              <w:bottom w:val="single" w:sz="8" w:space="0" w:color="000000"/>
            </w:tcBorders>
          </w:tcPr>
          <w:p w14:paraId="0254B1E5" w14:textId="77777777" w:rsidR="006F1B3D" w:rsidRPr="00BA667C" w:rsidRDefault="006F1B3D" w:rsidP="008C7539">
            <w:pPr>
              <w:pStyle w:val="TableParagraph"/>
              <w:suppressAutoHyphens/>
              <w:rPr>
                <w:b/>
                <w:sz w:val="20"/>
              </w:rPr>
            </w:pPr>
          </w:p>
        </w:tc>
        <w:tc>
          <w:tcPr>
            <w:tcW w:w="937" w:type="dxa"/>
            <w:tcBorders>
              <w:top w:val="single" w:sz="4" w:space="0" w:color="000000"/>
              <w:bottom w:val="single" w:sz="8" w:space="0" w:color="000000"/>
            </w:tcBorders>
          </w:tcPr>
          <w:p w14:paraId="06394FF3" w14:textId="77777777" w:rsidR="006F1B3D" w:rsidRPr="00BA667C" w:rsidRDefault="00191F14" w:rsidP="008C7539">
            <w:pPr>
              <w:pStyle w:val="TableParagraph"/>
              <w:suppressAutoHyphens/>
              <w:spacing w:before="45"/>
              <w:ind w:left="14"/>
              <w:jc w:val="center"/>
              <w:rPr>
                <w:b/>
                <w:sz w:val="23"/>
              </w:rPr>
            </w:pPr>
            <w:r w:rsidRPr="00BA667C">
              <w:rPr>
                <w:b/>
                <w:spacing w:val="-5"/>
                <w:sz w:val="23"/>
              </w:rPr>
              <w:t>(4)</w:t>
            </w:r>
          </w:p>
        </w:tc>
        <w:tc>
          <w:tcPr>
            <w:tcW w:w="115" w:type="dxa"/>
            <w:vMerge/>
            <w:tcBorders>
              <w:top w:val="nil"/>
              <w:bottom w:val="single" w:sz="8" w:space="0" w:color="000000"/>
            </w:tcBorders>
          </w:tcPr>
          <w:p w14:paraId="5FBCC1C5" w14:textId="77777777" w:rsidR="006F1B3D" w:rsidRDefault="006F1B3D" w:rsidP="008C7539">
            <w:pPr>
              <w:suppressAutoHyphens/>
              <w:rPr>
                <w:sz w:val="2"/>
                <w:szCs w:val="2"/>
              </w:rPr>
            </w:pPr>
          </w:p>
        </w:tc>
      </w:tr>
      <w:tr w:rsidR="006F1B3D" w14:paraId="1F3586EC" w14:textId="77777777">
        <w:trPr>
          <w:trHeight w:val="618"/>
        </w:trPr>
        <w:tc>
          <w:tcPr>
            <w:tcW w:w="3561" w:type="dxa"/>
            <w:tcBorders>
              <w:top w:val="single" w:sz="8" w:space="0" w:color="000000"/>
            </w:tcBorders>
          </w:tcPr>
          <w:p w14:paraId="48A15390" w14:textId="77777777" w:rsidR="006F1B3D" w:rsidRPr="00C40890" w:rsidRDefault="00191F14" w:rsidP="008C7539">
            <w:pPr>
              <w:pStyle w:val="TableParagraph"/>
              <w:suppressAutoHyphens/>
              <w:spacing w:before="51"/>
              <w:ind w:left="118"/>
              <w:rPr>
                <w:sz w:val="23"/>
              </w:rPr>
            </w:pPr>
            <w:r w:rsidRPr="00C40890">
              <w:rPr>
                <w:sz w:val="23"/>
                <w:u w:val="single"/>
              </w:rPr>
              <w:t>Panel</w:t>
            </w:r>
            <w:r w:rsidRPr="00C40890">
              <w:rPr>
                <w:spacing w:val="-1"/>
                <w:sz w:val="23"/>
                <w:u w:val="single"/>
              </w:rPr>
              <w:t xml:space="preserve"> </w:t>
            </w:r>
            <w:r w:rsidRPr="00C40890">
              <w:rPr>
                <w:sz w:val="23"/>
                <w:u w:val="single"/>
              </w:rPr>
              <w:t>A:</w:t>
            </w:r>
            <w:r w:rsidRPr="00C40890">
              <w:rPr>
                <w:spacing w:val="-1"/>
                <w:sz w:val="23"/>
                <w:u w:val="single"/>
              </w:rPr>
              <w:t xml:space="preserve"> </w:t>
            </w:r>
            <w:r w:rsidRPr="00C40890">
              <w:rPr>
                <w:spacing w:val="-2"/>
                <w:sz w:val="23"/>
                <w:u w:val="single"/>
              </w:rPr>
              <w:t>Pooled</w:t>
            </w:r>
          </w:p>
          <w:p w14:paraId="700F8A0F" w14:textId="77777777" w:rsidR="006F1B3D" w:rsidRDefault="00BA336D" w:rsidP="001706D7">
            <w:pPr>
              <w:pStyle w:val="TableParagraph"/>
              <w:suppressAutoHyphens/>
              <w:spacing w:before="21" w:line="262" w:lineRule="exact"/>
              <w:ind w:left="118"/>
              <w:rPr>
                <w:i/>
                <w:sz w:val="23"/>
              </w:rPr>
            </w:pPr>
            <w:ins w:id="3005" w:author="Editor" w:date="2026-09-12T15:38:00Z">
              <w:r w:rsidRPr="00DF5074">
                <w:rPr>
                  <w:i/>
                  <w:sz w:val="21"/>
                </w:rPr>
                <w:t>Intensity</w:t>
              </w:r>
              <w:r w:rsidRPr="0010201A">
                <w:rPr>
                  <w:sz w:val="21"/>
                  <w:vertAlign w:val="subscript"/>
                </w:rPr>
                <w:t>1999</w:t>
              </w:r>
            </w:ins>
            <w:del w:id="3006" w:author="Editor" w:date="2026-09-12T15:38:00Z">
              <w:r w:rsidR="00191F14" w:rsidRPr="0010201A" w:rsidDel="00BA336D">
                <w:rPr>
                  <w:i/>
                  <w:sz w:val="23"/>
                </w:rPr>
                <w:delText>Intensity</w:delText>
              </w:r>
              <w:r w:rsidR="00191F14" w:rsidRPr="0010201A" w:rsidDel="00BA336D">
                <w:rPr>
                  <w:i/>
                  <w:spacing w:val="12"/>
                  <w:sz w:val="23"/>
                </w:rPr>
                <w:delText xml:space="preserve"> </w:delText>
              </w:r>
              <w:r w:rsidR="00191F14" w:rsidRPr="0010201A" w:rsidDel="00BA336D">
                <w:rPr>
                  <w:i/>
                  <w:sz w:val="23"/>
                </w:rPr>
                <w:delText>1999</w:delText>
              </w:r>
              <w:r w:rsidR="00191F14" w:rsidRPr="0010201A" w:rsidDel="00BA336D">
                <w:rPr>
                  <w:i/>
                  <w:spacing w:val="13"/>
                  <w:sz w:val="23"/>
                </w:rPr>
                <w:delText xml:space="preserve"> </w:delText>
              </w:r>
            </w:del>
            <w:ins w:id="3007" w:author="Editor" w:date="2026-09-12T15:38:00Z">
              <w:r>
                <w:rPr>
                  <w:i/>
                  <w:spacing w:val="13"/>
                  <w:sz w:val="23"/>
                </w:rPr>
                <w:t xml:space="preserve"> </w:t>
              </w:r>
            </w:ins>
            <w:r w:rsidR="00191F14" w:rsidRPr="0010201A">
              <w:rPr>
                <w:i/>
                <w:sz w:val="23"/>
              </w:rPr>
              <w:t>x</w:t>
            </w:r>
            <w:r w:rsidR="00191F14" w:rsidRPr="0010201A">
              <w:rPr>
                <w:i/>
                <w:spacing w:val="13"/>
                <w:sz w:val="23"/>
              </w:rPr>
              <w:t xml:space="preserve"> </w:t>
            </w:r>
            <w:del w:id="3008" w:author="Editor" w:date="2026-09-12T15:30:00Z">
              <w:r w:rsidR="00191F14" w:rsidRPr="0010201A" w:rsidDel="001706D7">
                <w:rPr>
                  <w:i/>
                  <w:sz w:val="23"/>
                </w:rPr>
                <w:delText>post</w:delText>
              </w:r>
              <w:r w:rsidR="00191F14" w:rsidRPr="0010201A" w:rsidDel="001706D7">
                <w:rPr>
                  <w:i/>
                  <w:spacing w:val="13"/>
                  <w:sz w:val="23"/>
                </w:rPr>
                <w:delText xml:space="preserve"> </w:delText>
              </w:r>
            </w:del>
            <w:ins w:id="3009" w:author="Editor" w:date="2026-09-12T15:30:00Z">
              <w:r w:rsidR="001706D7" w:rsidRPr="0010201A">
                <w:rPr>
                  <w:i/>
                  <w:sz w:val="23"/>
                </w:rPr>
                <w:t>Post</w:t>
              </w:r>
              <w:r w:rsidR="001706D7" w:rsidRPr="00C40890">
                <w:rPr>
                  <w:spacing w:val="13"/>
                  <w:sz w:val="23"/>
                </w:rPr>
                <w:t xml:space="preserve"> </w:t>
              </w:r>
            </w:ins>
            <w:r w:rsidR="00191F14" w:rsidRPr="00C40890">
              <w:rPr>
                <w:sz w:val="23"/>
              </w:rPr>
              <w:t>(1997</w:t>
            </w:r>
            <w:ins w:id="3010" w:author="Editor" w:date="2026-09-10T11:15:00Z">
              <w:r w:rsidR="009F43C9" w:rsidRPr="00C40890">
                <w:rPr>
                  <w:sz w:val="23"/>
                </w:rPr>
                <w:t>–</w:t>
              </w:r>
            </w:ins>
            <w:del w:id="3011" w:author="Editor" w:date="2026-09-10T11:15:00Z">
              <w:r w:rsidR="00191F14" w:rsidRPr="00C40890" w:rsidDel="009F43C9">
                <w:rPr>
                  <w:sz w:val="23"/>
                </w:rPr>
                <w:delText>-</w:delText>
              </w:r>
            </w:del>
            <w:r w:rsidR="00191F14" w:rsidRPr="00C40890">
              <w:rPr>
                <w:spacing w:val="-2"/>
                <w:sz w:val="23"/>
              </w:rPr>
              <w:t>2006)</w:t>
            </w:r>
          </w:p>
        </w:tc>
        <w:tc>
          <w:tcPr>
            <w:tcW w:w="1142" w:type="dxa"/>
            <w:tcBorders>
              <w:top w:val="single" w:sz="8" w:space="0" w:color="000000"/>
            </w:tcBorders>
          </w:tcPr>
          <w:p w14:paraId="1F305DFB" w14:textId="77777777" w:rsidR="006F1B3D" w:rsidRDefault="006F1B3D" w:rsidP="008C7539">
            <w:pPr>
              <w:pStyle w:val="TableParagraph"/>
              <w:suppressAutoHyphens/>
              <w:spacing w:before="72"/>
              <w:rPr>
                <w:sz w:val="23"/>
              </w:rPr>
            </w:pPr>
          </w:p>
          <w:p w14:paraId="1D923BD4" w14:textId="77777777" w:rsidR="006F1B3D" w:rsidRDefault="00191F14" w:rsidP="008C7539">
            <w:pPr>
              <w:pStyle w:val="TableParagraph"/>
              <w:suppressAutoHyphens/>
              <w:spacing w:line="262" w:lineRule="exact"/>
              <w:jc w:val="center"/>
              <w:rPr>
                <w:sz w:val="23"/>
              </w:rPr>
            </w:pPr>
            <w:r>
              <w:rPr>
                <w:sz w:val="23"/>
              </w:rPr>
              <w:t>-</w:t>
            </w:r>
            <w:r>
              <w:rPr>
                <w:spacing w:val="-2"/>
                <w:sz w:val="23"/>
              </w:rPr>
              <w:t>0.452</w:t>
            </w:r>
          </w:p>
        </w:tc>
        <w:tc>
          <w:tcPr>
            <w:tcW w:w="231" w:type="dxa"/>
            <w:tcBorders>
              <w:top w:val="single" w:sz="8" w:space="0" w:color="000000"/>
            </w:tcBorders>
          </w:tcPr>
          <w:p w14:paraId="0E0DFF19" w14:textId="77777777" w:rsidR="006F1B3D" w:rsidRDefault="006F1B3D" w:rsidP="008C7539">
            <w:pPr>
              <w:pStyle w:val="TableParagraph"/>
              <w:suppressAutoHyphens/>
              <w:rPr>
                <w:sz w:val="20"/>
              </w:rPr>
            </w:pPr>
          </w:p>
        </w:tc>
        <w:tc>
          <w:tcPr>
            <w:tcW w:w="936" w:type="dxa"/>
            <w:gridSpan w:val="2"/>
            <w:tcBorders>
              <w:top w:val="single" w:sz="8" w:space="0" w:color="000000"/>
            </w:tcBorders>
          </w:tcPr>
          <w:p w14:paraId="4A0015B5" w14:textId="77777777" w:rsidR="006F1B3D" w:rsidRDefault="006F1B3D" w:rsidP="008C7539">
            <w:pPr>
              <w:pStyle w:val="TableParagraph"/>
              <w:suppressAutoHyphens/>
              <w:spacing w:before="72"/>
              <w:rPr>
                <w:sz w:val="23"/>
              </w:rPr>
            </w:pPr>
          </w:p>
          <w:p w14:paraId="004DA05E" w14:textId="77777777" w:rsidR="006F1B3D" w:rsidRDefault="00191F14" w:rsidP="008C7539">
            <w:pPr>
              <w:pStyle w:val="TableParagraph"/>
              <w:suppressAutoHyphens/>
              <w:spacing w:line="262" w:lineRule="exact"/>
              <w:ind w:left="164"/>
              <w:rPr>
                <w:sz w:val="23"/>
              </w:rPr>
            </w:pPr>
            <w:r>
              <w:rPr>
                <w:sz w:val="23"/>
              </w:rPr>
              <w:t>-</w:t>
            </w:r>
            <w:r>
              <w:rPr>
                <w:spacing w:val="-2"/>
                <w:sz w:val="23"/>
              </w:rPr>
              <w:t>0.719</w:t>
            </w:r>
          </w:p>
        </w:tc>
        <w:tc>
          <w:tcPr>
            <w:tcW w:w="231" w:type="dxa"/>
            <w:tcBorders>
              <w:top w:val="single" w:sz="8" w:space="0" w:color="000000"/>
            </w:tcBorders>
          </w:tcPr>
          <w:p w14:paraId="3D0DE0EF" w14:textId="77777777" w:rsidR="006F1B3D" w:rsidRDefault="006F1B3D" w:rsidP="008C7539">
            <w:pPr>
              <w:pStyle w:val="TableParagraph"/>
              <w:suppressAutoHyphens/>
              <w:rPr>
                <w:sz w:val="20"/>
              </w:rPr>
            </w:pPr>
          </w:p>
        </w:tc>
        <w:tc>
          <w:tcPr>
            <w:tcW w:w="1140" w:type="dxa"/>
            <w:gridSpan w:val="2"/>
            <w:tcBorders>
              <w:top w:val="single" w:sz="8" w:space="0" w:color="000000"/>
            </w:tcBorders>
          </w:tcPr>
          <w:p w14:paraId="587AFFCD" w14:textId="77777777" w:rsidR="006F1B3D" w:rsidRDefault="006F1B3D" w:rsidP="008C7539">
            <w:pPr>
              <w:pStyle w:val="TableParagraph"/>
              <w:suppressAutoHyphens/>
              <w:spacing w:before="72"/>
              <w:rPr>
                <w:sz w:val="23"/>
              </w:rPr>
            </w:pPr>
          </w:p>
          <w:p w14:paraId="01B42E92" w14:textId="77777777" w:rsidR="006F1B3D" w:rsidRDefault="00191F14" w:rsidP="008C7539">
            <w:pPr>
              <w:pStyle w:val="TableParagraph"/>
              <w:suppressAutoHyphens/>
              <w:spacing w:line="262" w:lineRule="exact"/>
              <w:ind w:left="308"/>
              <w:rPr>
                <w:sz w:val="23"/>
              </w:rPr>
            </w:pPr>
            <w:r>
              <w:rPr>
                <w:spacing w:val="-2"/>
                <w:sz w:val="23"/>
              </w:rPr>
              <w:t>0.142</w:t>
            </w:r>
          </w:p>
        </w:tc>
        <w:tc>
          <w:tcPr>
            <w:tcW w:w="231" w:type="dxa"/>
            <w:tcBorders>
              <w:top w:val="single" w:sz="8" w:space="0" w:color="000000"/>
            </w:tcBorders>
          </w:tcPr>
          <w:p w14:paraId="786B5B5F" w14:textId="77777777" w:rsidR="006F1B3D" w:rsidRDefault="006F1B3D" w:rsidP="008C7539">
            <w:pPr>
              <w:pStyle w:val="TableParagraph"/>
              <w:suppressAutoHyphens/>
              <w:rPr>
                <w:sz w:val="20"/>
              </w:rPr>
            </w:pPr>
          </w:p>
        </w:tc>
        <w:tc>
          <w:tcPr>
            <w:tcW w:w="937" w:type="dxa"/>
            <w:tcBorders>
              <w:top w:val="single" w:sz="8" w:space="0" w:color="000000"/>
            </w:tcBorders>
          </w:tcPr>
          <w:p w14:paraId="499D3E87" w14:textId="77777777" w:rsidR="006F1B3D" w:rsidRDefault="006F1B3D" w:rsidP="008C7539">
            <w:pPr>
              <w:pStyle w:val="TableParagraph"/>
              <w:suppressAutoHyphens/>
              <w:spacing w:before="72"/>
              <w:rPr>
                <w:sz w:val="23"/>
              </w:rPr>
            </w:pPr>
          </w:p>
          <w:p w14:paraId="3074AAEB" w14:textId="77777777" w:rsidR="006F1B3D" w:rsidRDefault="00191F14" w:rsidP="008C7539">
            <w:pPr>
              <w:pStyle w:val="TableParagraph"/>
              <w:suppressAutoHyphens/>
              <w:spacing w:line="262" w:lineRule="exact"/>
              <w:ind w:left="14"/>
              <w:jc w:val="center"/>
              <w:rPr>
                <w:sz w:val="23"/>
              </w:rPr>
            </w:pPr>
            <w:r>
              <w:rPr>
                <w:sz w:val="23"/>
              </w:rPr>
              <w:t>-</w:t>
            </w:r>
            <w:r>
              <w:rPr>
                <w:spacing w:val="-2"/>
                <w:sz w:val="23"/>
              </w:rPr>
              <w:t>0.137</w:t>
            </w:r>
          </w:p>
        </w:tc>
        <w:tc>
          <w:tcPr>
            <w:tcW w:w="115" w:type="dxa"/>
            <w:tcBorders>
              <w:top w:val="single" w:sz="8" w:space="0" w:color="000000"/>
            </w:tcBorders>
          </w:tcPr>
          <w:p w14:paraId="06CDC61A" w14:textId="77777777" w:rsidR="006F1B3D" w:rsidRDefault="006F1B3D" w:rsidP="008C7539">
            <w:pPr>
              <w:pStyle w:val="TableParagraph"/>
              <w:suppressAutoHyphens/>
              <w:rPr>
                <w:sz w:val="20"/>
              </w:rPr>
            </w:pPr>
          </w:p>
        </w:tc>
      </w:tr>
      <w:tr w:rsidR="006F1B3D" w14:paraId="48C9A5A2" w14:textId="77777777">
        <w:trPr>
          <w:trHeight w:val="429"/>
        </w:trPr>
        <w:tc>
          <w:tcPr>
            <w:tcW w:w="3561" w:type="dxa"/>
          </w:tcPr>
          <w:p w14:paraId="6385DD68" w14:textId="77777777" w:rsidR="006F1B3D" w:rsidRDefault="006F1B3D" w:rsidP="008C7539">
            <w:pPr>
              <w:pStyle w:val="TableParagraph"/>
              <w:suppressAutoHyphens/>
              <w:rPr>
                <w:sz w:val="20"/>
              </w:rPr>
            </w:pPr>
          </w:p>
        </w:tc>
        <w:tc>
          <w:tcPr>
            <w:tcW w:w="1142" w:type="dxa"/>
          </w:tcPr>
          <w:p w14:paraId="218BB82C" w14:textId="77777777" w:rsidR="006F1B3D" w:rsidRDefault="00191F14" w:rsidP="008C7539">
            <w:pPr>
              <w:pStyle w:val="TableParagraph"/>
              <w:suppressAutoHyphens/>
              <w:spacing w:before="4"/>
              <w:jc w:val="center"/>
              <w:rPr>
                <w:sz w:val="23"/>
              </w:rPr>
            </w:pPr>
            <w:r>
              <w:rPr>
                <w:sz w:val="23"/>
              </w:rPr>
              <w:t>(</w:t>
            </w:r>
            <w:r>
              <w:rPr>
                <w:spacing w:val="2"/>
                <w:sz w:val="23"/>
              </w:rPr>
              <w:t xml:space="preserve"> </w:t>
            </w:r>
            <w:r>
              <w:rPr>
                <w:spacing w:val="-2"/>
                <w:sz w:val="23"/>
              </w:rPr>
              <w:t>0.530)</w:t>
            </w:r>
          </w:p>
        </w:tc>
        <w:tc>
          <w:tcPr>
            <w:tcW w:w="231" w:type="dxa"/>
          </w:tcPr>
          <w:p w14:paraId="08253E37" w14:textId="77777777" w:rsidR="006F1B3D" w:rsidRDefault="006F1B3D" w:rsidP="008C7539">
            <w:pPr>
              <w:pStyle w:val="TableParagraph"/>
              <w:suppressAutoHyphens/>
              <w:rPr>
                <w:sz w:val="20"/>
              </w:rPr>
            </w:pPr>
          </w:p>
        </w:tc>
        <w:tc>
          <w:tcPr>
            <w:tcW w:w="936" w:type="dxa"/>
            <w:gridSpan w:val="2"/>
          </w:tcPr>
          <w:p w14:paraId="17D0695F" w14:textId="77777777" w:rsidR="006F1B3D" w:rsidRDefault="00191F14" w:rsidP="008C7539">
            <w:pPr>
              <w:pStyle w:val="TableParagraph"/>
              <w:suppressAutoHyphens/>
              <w:spacing w:before="4"/>
              <w:ind w:left="95"/>
              <w:rPr>
                <w:sz w:val="23"/>
              </w:rPr>
            </w:pPr>
            <w:r>
              <w:rPr>
                <w:sz w:val="23"/>
              </w:rPr>
              <w:t>(</w:t>
            </w:r>
            <w:r>
              <w:rPr>
                <w:spacing w:val="2"/>
                <w:sz w:val="23"/>
              </w:rPr>
              <w:t xml:space="preserve"> </w:t>
            </w:r>
            <w:r>
              <w:rPr>
                <w:spacing w:val="-2"/>
                <w:sz w:val="23"/>
              </w:rPr>
              <w:t>1.464)</w:t>
            </w:r>
          </w:p>
        </w:tc>
        <w:tc>
          <w:tcPr>
            <w:tcW w:w="231" w:type="dxa"/>
          </w:tcPr>
          <w:p w14:paraId="31672D7D" w14:textId="77777777" w:rsidR="006F1B3D" w:rsidRDefault="006F1B3D" w:rsidP="008C7539">
            <w:pPr>
              <w:pStyle w:val="TableParagraph"/>
              <w:suppressAutoHyphens/>
              <w:rPr>
                <w:sz w:val="20"/>
              </w:rPr>
            </w:pPr>
          </w:p>
        </w:tc>
        <w:tc>
          <w:tcPr>
            <w:tcW w:w="1140" w:type="dxa"/>
            <w:gridSpan w:val="2"/>
          </w:tcPr>
          <w:p w14:paraId="5E48F54A" w14:textId="77777777" w:rsidR="006F1B3D" w:rsidRDefault="00191F14" w:rsidP="008C7539">
            <w:pPr>
              <w:pStyle w:val="TableParagraph"/>
              <w:suppressAutoHyphens/>
              <w:spacing w:before="4"/>
              <w:ind w:left="200"/>
              <w:rPr>
                <w:sz w:val="23"/>
              </w:rPr>
            </w:pPr>
            <w:r>
              <w:rPr>
                <w:sz w:val="23"/>
              </w:rPr>
              <w:t>(</w:t>
            </w:r>
            <w:r>
              <w:rPr>
                <w:spacing w:val="2"/>
                <w:sz w:val="23"/>
              </w:rPr>
              <w:t xml:space="preserve"> </w:t>
            </w:r>
            <w:r>
              <w:rPr>
                <w:spacing w:val="-2"/>
                <w:sz w:val="23"/>
              </w:rPr>
              <w:t>1.284)</w:t>
            </w:r>
          </w:p>
        </w:tc>
        <w:tc>
          <w:tcPr>
            <w:tcW w:w="231" w:type="dxa"/>
          </w:tcPr>
          <w:p w14:paraId="2FF712C4" w14:textId="77777777" w:rsidR="006F1B3D" w:rsidRDefault="006F1B3D" w:rsidP="008C7539">
            <w:pPr>
              <w:pStyle w:val="TableParagraph"/>
              <w:suppressAutoHyphens/>
              <w:rPr>
                <w:sz w:val="20"/>
              </w:rPr>
            </w:pPr>
          </w:p>
        </w:tc>
        <w:tc>
          <w:tcPr>
            <w:tcW w:w="937" w:type="dxa"/>
          </w:tcPr>
          <w:p w14:paraId="3497BED9" w14:textId="77777777" w:rsidR="006F1B3D" w:rsidRDefault="00191F14" w:rsidP="008C7539">
            <w:pPr>
              <w:pStyle w:val="TableParagraph"/>
              <w:suppressAutoHyphens/>
              <w:spacing w:before="4"/>
              <w:ind w:left="14"/>
              <w:jc w:val="center"/>
              <w:rPr>
                <w:sz w:val="23"/>
              </w:rPr>
            </w:pPr>
            <w:r>
              <w:rPr>
                <w:sz w:val="23"/>
              </w:rPr>
              <w:t>(</w:t>
            </w:r>
            <w:r>
              <w:rPr>
                <w:spacing w:val="2"/>
                <w:sz w:val="23"/>
              </w:rPr>
              <w:t xml:space="preserve"> </w:t>
            </w:r>
            <w:r>
              <w:rPr>
                <w:spacing w:val="-2"/>
                <w:sz w:val="23"/>
              </w:rPr>
              <w:t>2.032)</w:t>
            </w:r>
          </w:p>
        </w:tc>
        <w:tc>
          <w:tcPr>
            <w:tcW w:w="115" w:type="dxa"/>
          </w:tcPr>
          <w:p w14:paraId="3C8155E9" w14:textId="77777777" w:rsidR="006F1B3D" w:rsidRDefault="006F1B3D" w:rsidP="008C7539">
            <w:pPr>
              <w:pStyle w:val="TableParagraph"/>
              <w:suppressAutoHyphens/>
              <w:rPr>
                <w:sz w:val="20"/>
              </w:rPr>
            </w:pPr>
          </w:p>
        </w:tc>
      </w:tr>
      <w:tr w:rsidR="006F1B3D" w14:paraId="1E833DA2" w14:textId="77777777">
        <w:trPr>
          <w:trHeight w:val="429"/>
        </w:trPr>
        <w:tc>
          <w:tcPr>
            <w:tcW w:w="3561" w:type="dxa"/>
          </w:tcPr>
          <w:p w14:paraId="7AE41775" w14:textId="77777777" w:rsidR="006F1B3D" w:rsidRDefault="00191F14" w:rsidP="008C7539">
            <w:pPr>
              <w:pStyle w:val="TableParagraph"/>
              <w:suppressAutoHyphens/>
              <w:spacing w:before="147" w:line="262" w:lineRule="exact"/>
              <w:ind w:left="118"/>
              <w:rPr>
                <w:sz w:val="23"/>
              </w:rPr>
            </w:pPr>
            <w:r>
              <w:rPr>
                <w:sz w:val="23"/>
              </w:rPr>
              <w:t>Mean</w:t>
            </w:r>
            <w:r>
              <w:rPr>
                <w:spacing w:val="23"/>
                <w:sz w:val="23"/>
              </w:rPr>
              <w:t xml:space="preserve"> </w:t>
            </w:r>
            <w:r>
              <w:rPr>
                <w:sz w:val="23"/>
              </w:rPr>
              <w:t>(1991</w:t>
            </w:r>
            <w:ins w:id="3012" w:author="Editor" w:date="2026-09-10T11:16:00Z">
              <w:r w:rsidR="009F43C9">
                <w:rPr>
                  <w:i/>
                  <w:sz w:val="23"/>
                </w:rPr>
                <w:t>–</w:t>
              </w:r>
            </w:ins>
            <w:del w:id="3013" w:author="Editor" w:date="2026-09-10T11:16:00Z">
              <w:r w:rsidDel="009F43C9">
                <w:rPr>
                  <w:sz w:val="23"/>
                </w:rPr>
                <w:delText>-</w:delText>
              </w:r>
            </w:del>
            <w:r>
              <w:rPr>
                <w:spacing w:val="-2"/>
                <w:sz w:val="23"/>
              </w:rPr>
              <w:t>1996)</w:t>
            </w:r>
          </w:p>
        </w:tc>
        <w:tc>
          <w:tcPr>
            <w:tcW w:w="1142" w:type="dxa"/>
          </w:tcPr>
          <w:p w14:paraId="1B64DB04" w14:textId="77777777" w:rsidR="006F1B3D" w:rsidRDefault="00191F14" w:rsidP="008C7539">
            <w:pPr>
              <w:pStyle w:val="TableParagraph"/>
              <w:suppressAutoHyphens/>
              <w:spacing w:before="147" w:line="262" w:lineRule="exact"/>
              <w:jc w:val="center"/>
              <w:rPr>
                <w:sz w:val="23"/>
              </w:rPr>
            </w:pPr>
            <w:r>
              <w:rPr>
                <w:spacing w:val="-2"/>
                <w:sz w:val="23"/>
              </w:rPr>
              <w:t>10.22</w:t>
            </w:r>
          </w:p>
        </w:tc>
        <w:tc>
          <w:tcPr>
            <w:tcW w:w="231" w:type="dxa"/>
          </w:tcPr>
          <w:p w14:paraId="0732F782" w14:textId="77777777" w:rsidR="006F1B3D" w:rsidRDefault="006F1B3D" w:rsidP="008C7539">
            <w:pPr>
              <w:pStyle w:val="TableParagraph"/>
              <w:suppressAutoHyphens/>
              <w:rPr>
                <w:sz w:val="20"/>
              </w:rPr>
            </w:pPr>
          </w:p>
        </w:tc>
        <w:tc>
          <w:tcPr>
            <w:tcW w:w="936" w:type="dxa"/>
            <w:gridSpan w:val="2"/>
          </w:tcPr>
          <w:p w14:paraId="494DDB8A" w14:textId="77777777" w:rsidR="006F1B3D" w:rsidRDefault="00191F14" w:rsidP="008C7539">
            <w:pPr>
              <w:pStyle w:val="TableParagraph"/>
              <w:suppressAutoHyphens/>
              <w:spacing w:before="147" w:line="262" w:lineRule="exact"/>
              <w:ind w:left="203"/>
              <w:rPr>
                <w:sz w:val="23"/>
              </w:rPr>
            </w:pPr>
            <w:r>
              <w:rPr>
                <w:spacing w:val="-2"/>
                <w:sz w:val="23"/>
              </w:rPr>
              <w:t>46.47</w:t>
            </w:r>
          </w:p>
        </w:tc>
        <w:tc>
          <w:tcPr>
            <w:tcW w:w="231" w:type="dxa"/>
          </w:tcPr>
          <w:p w14:paraId="4AEC2881" w14:textId="77777777" w:rsidR="006F1B3D" w:rsidRDefault="006F1B3D" w:rsidP="008C7539">
            <w:pPr>
              <w:pStyle w:val="TableParagraph"/>
              <w:suppressAutoHyphens/>
              <w:rPr>
                <w:sz w:val="20"/>
              </w:rPr>
            </w:pPr>
          </w:p>
        </w:tc>
        <w:tc>
          <w:tcPr>
            <w:tcW w:w="1140" w:type="dxa"/>
            <w:gridSpan w:val="2"/>
          </w:tcPr>
          <w:p w14:paraId="60DAC1DD" w14:textId="77777777" w:rsidR="006F1B3D" w:rsidRDefault="00191F14" w:rsidP="008C7539">
            <w:pPr>
              <w:pStyle w:val="TableParagraph"/>
              <w:suppressAutoHyphens/>
              <w:spacing w:before="147" w:line="262" w:lineRule="exact"/>
              <w:ind w:left="308"/>
              <w:rPr>
                <w:sz w:val="23"/>
              </w:rPr>
            </w:pPr>
            <w:r>
              <w:rPr>
                <w:spacing w:val="-2"/>
                <w:sz w:val="23"/>
              </w:rPr>
              <w:t>21.09</w:t>
            </w:r>
          </w:p>
        </w:tc>
        <w:tc>
          <w:tcPr>
            <w:tcW w:w="231" w:type="dxa"/>
          </w:tcPr>
          <w:p w14:paraId="434C35CB" w14:textId="77777777" w:rsidR="006F1B3D" w:rsidRDefault="006F1B3D" w:rsidP="008C7539">
            <w:pPr>
              <w:pStyle w:val="TableParagraph"/>
              <w:suppressAutoHyphens/>
              <w:rPr>
                <w:sz w:val="20"/>
              </w:rPr>
            </w:pPr>
          </w:p>
        </w:tc>
        <w:tc>
          <w:tcPr>
            <w:tcW w:w="937" w:type="dxa"/>
          </w:tcPr>
          <w:p w14:paraId="5DB885E9" w14:textId="77777777" w:rsidR="006F1B3D" w:rsidRDefault="00191F14" w:rsidP="008C7539">
            <w:pPr>
              <w:pStyle w:val="TableParagraph"/>
              <w:suppressAutoHyphens/>
              <w:spacing w:before="147" w:line="262" w:lineRule="exact"/>
              <w:ind w:left="14"/>
              <w:jc w:val="center"/>
              <w:rPr>
                <w:sz w:val="23"/>
              </w:rPr>
            </w:pPr>
            <w:r>
              <w:rPr>
                <w:spacing w:val="-2"/>
                <w:sz w:val="23"/>
              </w:rPr>
              <w:t>60.08</w:t>
            </w:r>
          </w:p>
        </w:tc>
        <w:tc>
          <w:tcPr>
            <w:tcW w:w="115" w:type="dxa"/>
          </w:tcPr>
          <w:p w14:paraId="0AF61B55" w14:textId="77777777" w:rsidR="006F1B3D" w:rsidRDefault="006F1B3D" w:rsidP="008C7539">
            <w:pPr>
              <w:pStyle w:val="TableParagraph"/>
              <w:suppressAutoHyphens/>
              <w:rPr>
                <w:sz w:val="20"/>
              </w:rPr>
            </w:pPr>
          </w:p>
        </w:tc>
      </w:tr>
      <w:tr w:rsidR="006F1B3D" w14:paraId="1B06A906" w14:textId="77777777">
        <w:trPr>
          <w:trHeight w:val="429"/>
        </w:trPr>
        <w:tc>
          <w:tcPr>
            <w:tcW w:w="3561" w:type="dxa"/>
          </w:tcPr>
          <w:p w14:paraId="2BE03AB5" w14:textId="77777777" w:rsidR="006F1B3D" w:rsidRDefault="00191F14" w:rsidP="008C7539">
            <w:pPr>
              <w:pStyle w:val="TableParagraph"/>
              <w:suppressAutoHyphens/>
              <w:spacing w:before="4"/>
              <w:ind w:left="118"/>
              <w:rPr>
                <w:sz w:val="23"/>
              </w:rPr>
            </w:pPr>
            <w:r>
              <w:rPr>
                <w:spacing w:val="-5"/>
                <w:sz w:val="23"/>
              </w:rPr>
              <w:t>Obs</w:t>
            </w:r>
            <w:ins w:id="3014" w:author="Editor" w:date="2026-09-10T11:16:00Z">
              <w:r w:rsidR="009F43C9">
                <w:rPr>
                  <w:spacing w:val="-5"/>
                  <w:sz w:val="23"/>
                </w:rPr>
                <w:t>ervations</w:t>
              </w:r>
            </w:ins>
          </w:p>
        </w:tc>
        <w:tc>
          <w:tcPr>
            <w:tcW w:w="1142" w:type="dxa"/>
          </w:tcPr>
          <w:p w14:paraId="5438F6D6" w14:textId="77777777" w:rsidR="006F1B3D" w:rsidRDefault="00191F14" w:rsidP="008C7539">
            <w:pPr>
              <w:pStyle w:val="TableParagraph"/>
              <w:suppressAutoHyphens/>
              <w:spacing w:before="4"/>
              <w:jc w:val="center"/>
              <w:rPr>
                <w:sz w:val="23"/>
              </w:rPr>
            </w:pPr>
            <w:r>
              <w:rPr>
                <w:spacing w:val="-2"/>
                <w:sz w:val="23"/>
              </w:rPr>
              <w:t>17,904</w:t>
            </w:r>
          </w:p>
        </w:tc>
        <w:tc>
          <w:tcPr>
            <w:tcW w:w="231" w:type="dxa"/>
          </w:tcPr>
          <w:p w14:paraId="28625BB7" w14:textId="77777777" w:rsidR="006F1B3D" w:rsidRDefault="006F1B3D" w:rsidP="008C7539">
            <w:pPr>
              <w:pStyle w:val="TableParagraph"/>
              <w:suppressAutoHyphens/>
              <w:rPr>
                <w:sz w:val="20"/>
              </w:rPr>
            </w:pPr>
          </w:p>
        </w:tc>
        <w:tc>
          <w:tcPr>
            <w:tcW w:w="936" w:type="dxa"/>
            <w:gridSpan w:val="2"/>
          </w:tcPr>
          <w:p w14:paraId="60654B81" w14:textId="77777777" w:rsidR="006F1B3D" w:rsidRDefault="00191F14" w:rsidP="008C7539">
            <w:pPr>
              <w:pStyle w:val="TableParagraph"/>
              <w:suppressAutoHyphens/>
              <w:spacing w:before="4"/>
              <w:ind w:left="144"/>
              <w:rPr>
                <w:sz w:val="23"/>
              </w:rPr>
            </w:pPr>
            <w:r>
              <w:rPr>
                <w:spacing w:val="-2"/>
                <w:sz w:val="23"/>
              </w:rPr>
              <w:t>17,904</w:t>
            </w:r>
          </w:p>
        </w:tc>
        <w:tc>
          <w:tcPr>
            <w:tcW w:w="231" w:type="dxa"/>
          </w:tcPr>
          <w:p w14:paraId="290E6D68" w14:textId="77777777" w:rsidR="006F1B3D" w:rsidRDefault="006F1B3D" w:rsidP="008C7539">
            <w:pPr>
              <w:pStyle w:val="TableParagraph"/>
              <w:suppressAutoHyphens/>
              <w:rPr>
                <w:sz w:val="20"/>
              </w:rPr>
            </w:pPr>
          </w:p>
        </w:tc>
        <w:tc>
          <w:tcPr>
            <w:tcW w:w="1140" w:type="dxa"/>
            <w:gridSpan w:val="2"/>
          </w:tcPr>
          <w:p w14:paraId="2987E495" w14:textId="77777777" w:rsidR="006F1B3D" w:rsidRDefault="00191F14" w:rsidP="008C7539">
            <w:pPr>
              <w:pStyle w:val="TableParagraph"/>
              <w:suppressAutoHyphens/>
              <w:spacing w:before="4"/>
              <w:ind w:left="249"/>
              <w:rPr>
                <w:sz w:val="23"/>
              </w:rPr>
            </w:pPr>
            <w:r>
              <w:rPr>
                <w:spacing w:val="-2"/>
                <w:sz w:val="23"/>
              </w:rPr>
              <w:t>17,904</w:t>
            </w:r>
          </w:p>
        </w:tc>
        <w:tc>
          <w:tcPr>
            <w:tcW w:w="231" w:type="dxa"/>
          </w:tcPr>
          <w:p w14:paraId="5D58EBA3" w14:textId="77777777" w:rsidR="006F1B3D" w:rsidRDefault="006F1B3D" w:rsidP="008C7539">
            <w:pPr>
              <w:pStyle w:val="TableParagraph"/>
              <w:suppressAutoHyphens/>
              <w:rPr>
                <w:sz w:val="20"/>
              </w:rPr>
            </w:pPr>
          </w:p>
        </w:tc>
        <w:tc>
          <w:tcPr>
            <w:tcW w:w="937" w:type="dxa"/>
          </w:tcPr>
          <w:p w14:paraId="3754BF4E" w14:textId="77777777" w:rsidR="006F1B3D" w:rsidRDefault="00191F14" w:rsidP="008C7539">
            <w:pPr>
              <w:pStyle w:val="TableParagraph"/>
              <w:suppressAutoHyphens/>
              <w:spacing w:before="4"/>
              <w:ind w:left="14"/>
              <w:jc w:val="center"/>
              <w:rPr>
                <w:sz w:val="23"/>
              </w:rPr>
            </w:pPr>
            <w:r>
              <w:rPr>
                <w:spacing w:val="-2"/>
                <w:sz w:val="23"/>
              </w:rPr>
              <w:t>17,904</w:t>
            </w:r>
          </w:p>
        </w:tc>
        <w:tc>
          <w:tcPr>
            <w:tcW w:w="115" w:type="dxa"/>
          </w:tcPr>
          <w:p w14:paraId="493BED2D" w14:textId="77777777" w:rsidR="006F1B3D" w:rsidRDefault="006F1B3D" w:rsidP="008C7539">
            <w:pPr>
              <w:pStyle w:val="TableParagraph"/>
              <w:suppressAutoHyphens/>
              <w:rPr>
                <w:sz w:val="20"/>
              </w:rPr>
            </w:pPr>
          </w:p>
        </w:tc>
      </w:tr>
      <w:tr w:rsidR="006F1B3D" w14:paraId="4FBA6F2E" w14:textId="77777777">
        <w:trPr>
          <w:trHeight w:val="715"/>
        </w:trPr>
        <w:tc>
          <w:tcPr>
            <w:tcW w:w="3561" w:type="dxa"/>
          </w:tcPr>
          <w:p w14:paraId="698EFE34" w14:textId="77777777" w:rsidR="006F1B3D" w:rsidRPr="00C40890" w:rsidRDefault="00191F14" w:rsidP="008C7539">
            <w:pPr>
              <w:pStyle w:val="TableParagraph"/>
              <w:suppressAutoHyphens/>
              <w:spacing w:before="147"/>
              <w:ind w:left="118"/>
              <w:rPr>
                <w:sz w:val="23"/>
              </w:rPr>
            </w:pPr>
            <w:r w:rsidRPr="00C40890">
              <w:rPr>
                <w:sz w:val="23"/>
                <w:u w:val="single"/>
              </w:rPr>
              <w:t>Panel</w:t>
            </w:r>
            <w:r w:rsidRPr="00C40890">
              <w:rPr>
                <w:spacing w:val="-1"/>
                <w:sz w:val="23"/>
                <w:u w:val="single"/>
              </w:rPr>
              <w:t xml:space="preserve"> </w:t>
            </w:r>
            <w:r w:rsidRPr="00C40890">
              <w:rPr>
                <w:sz w:val="23"/>
                <w:u w:val="single"/>
              </w:rPr>
              <w:t>B:</w:t>
            </w:r>
            <w:r w:rsidRPr="00C40890">
              <w:rPr>
                <w:spacing w:val="-1"/>
                <w:sz w:val="23"/>
                <w:u w:val="single"/>
              </w:rPr>
              <w:t xml:space="preserve"> </w:t>
            </w:r>
            <w:r w:rsidRPr="00C40890">
              <w:rPr>
                <w:spacing w:val="-2"/>
                <w:sz w:val="23"/>
                <w:u w:val="single"/>
              </w:rPr>
              <w:t>Females</w:t>
            </w:r>
          </w:p>
          <w:p w14:paraId="2DBB057B" w14:textId="77777777" w:rsidR="006F1B3D" w:rsidRDefault="00BA336D" w:rsidP="001706D7">
            <w:pPr>
              <w:pStyle w:val="TableParagraph"/>
              <w:suppressAutoHyphens/>
              <w:spacing w:before="22" w:line="262" w:lineRule="exact"/>
              <w:ind w:left="118"/>
              <w:rPr>
                <w:i/>
                <w:sz w:val="23"/>
              </w:rPr>
            </w:pPr>
            <w:ins w:id="3015" w:author="Editor" w:date="2026-09-12T15:39:00Z">
              <w:r w:rsidRPr="00DF5074">
                <w:rPr>
                  <w:i/>
                  <w:sz w:val="21"/>
                </w:rPr>
                <w:t>Intensity</w:t>
              </w:r>
              <w:r w:rsidRPr="0010201A">
                <w:rPr>
                  <w:sz w:val="21"/>
                  <w:vertAlign w:val="subscript"/>
                </w:rPr>
                <w:t>1999</w:t>
              </w:r>
              <w:r>
                <w:rPr>
                  <w:i/>
                  <w:spacing w:val="13"/>
                  <w:sz w:val="23"/>
                </w:rPr>
                <w:t xml:space="preserve"> </w:t>
              </w:r>
            </w:ins>
            <w:del w:id="3016" w:author="Editor" w:date="2026-09-12T15:39:00Z">
              <w:r w:rsidR="00191F14" w:rsidRPr="0010201A" w:rsidDel="00BA336D">
                <w:rPr>
                  <w:i/>
                  <w:sz w:val="23"/>
                </w:rPr>
                <w:delText>Intensity</w:delText>
              </w:r>
              <w:r w:rsidR="00191F14" w:rsidRPr="0010201A" w:rsidDel="00BA336D">
                <w:rPr>
                  <w:i/>
                  <w:spacing w:val="12"/>
                  <w:sz w:val="23"/>
                </w:rPr>
                <w:delText xml:space="preserve"> </w:delText>
              </w:r>
              <w:r w:rsidR="00191F14" w:rsidRPr="0010201A" w:rsidDel="00BA336D">
                <w:rPr>
                  <w:i/>
                  <w:sz w:val="23"/>
                </w:rPr>
                <w:delText>1999</w:delText>
              </w:r>
              <w:r w:rsidR="00191F14" w:rsidRPr="0010201A" w:rsidDel="00BA336D">
                <w:rPr>
                  <w:i/>
                  <w:spacing w:val="13"/>
                  <w:sz w:val="23"/>
                </w:rPr>
                <w:delText xml:space="preserve"> </w:delText>
              </w:r>
            </w:del>
            <w:r w:rsidR="00191F14" w:rsidRPr="0010201A">
              <w:rPr>
                <w:i/>
                <w:sz w:val="23"/>
              </w:rPr>
              <w:t>x</w:t>
            </w:r>
            <w:r w:rsidR="00191F14" w:rsidRPr="0010201A">
              <w:rPr>
                <w:i/>
                <w:spacing w:val="13"/>
                <w:sz w:val="23"/>
              </w:rPr>
              <w:t xml:space="preserve"> </w:t>
            </w:r>
            <w:del w:id="3017" w:author="Editor" w:date="2026-09-12T15:30:00Z">
              <w:r w:rsidR="00191F14" w:rsidRPr="0010201A" w:rsidDel="001706D7">
                <w:rPr>
                  <w:i/>
                  <w:sz w:val="23"/>
                </w:rPr>
                <w:delText>post</w:delText>
              </w:r>
              <w:r w:rsidR="00191F14" w:rsidRPr="0010201A" w:rsidDel="001706D7">
                <w:rPr>
                  <w:i/>
                  <w:spacing w:val="13"/>
                  <w:sz w:val="23"/>
                </w:rPr>
                <w:delText xml:space="preserve"> </w:delText>
              </w:r>
            </w:del>
            <w:ins w:id="3018" w:author="Editor" w:date="2026-09-12T15:30:00Z">
              <w:r w:rsidR="001706D7" w:rsidRPr="0010201A">
                <w:rPr>
                  <w:i/>
                  <w:sz w:val="23"/>
                </w:rPr>
                <w:t>Post</w:t>
              </w:r>
              <w:r w:rsidR="001706D7" w:rsidRPr="00C40890">
                <w:rPr>
                  <w:spacing w:val="13"/>
                  <w:sz w:val="23"/>
                </w:rPr>
                <w:t xml:space="preserve"> </w:t>
              </w:r>
            </w:ins>
            <w:r w:rsidR="00191F14" w:rsidRPr="00C40890">
              <w:rPr>
                <w:sz w:val="23"/>
              </w:rPr>
              <w:t>(1997</w:t>
            </w:r>
            <w:ins w:id="3019" w:author="Editor" w:date="2026-09-10T11:16:00Z">
              <w:r w:rsidR="009F43C9" w:rsidRPr="00C40890">
                <w:rPr>
                  <w:sz w:val="23"/>
                </w:rPr>
                <w:t>–</w:t>
              </w:r>
            </w:ins>
            <w:del w:id="3020" w:author="Editor" w:date="2026-09-10T11:16:00Z">
              <w:r w:rsidR="00191F14" w:rsidRPr="00C40890" w:rsidDel="009F43C9">
                <w:rPr>
                  <w:sz w:val="23"/>
                </w:rPr>
                <w:delText>-</w:delText>
              </w:r>
            </w:del>
            <w:r w:rsidR="00191F14" w:rsidRPr="00C40890">
              <w:rPr>
                <w:spacing w:val="-2"/>
                <w:sz w:val="23"/>
              </w:rPr>
              <w:t>2006)</w:t>
            </w:r>
          </w:p>
        </w:tc>
        <w:tc>
          <w:tcPr>
            <w:tcW w:w="1142" w:type="dxa"/>
          </w:tcPr>
          <w:p w14:paraId="7ACE0B6F" w14:textId="77777777" w:rsidR="006F1B3D" w:rsidRDefault="006F1B3D" w:rsidP="008C7539">
            <w:pPr>
              <w:pStyle w:val="TableParagraph"/>
              <w:suppressAutoHyphens/>
              <w:spacing w:before="168"/>
              <w:rPr>
                <w:sz w:val="23"/>
              </w:rPr>
            </w:pPr>
          </w:p>
          <w:p w14:paraId="4D9993AA" w14:textId="77777777" w:rsidR="006F1B3D" w:rsidRDefault="00191F14" w:rsidP="008C7539">
            <w:pPr>
              <w:pStyle w:val="TableParagraph"/>
              <w:suppressAutoHyphens/>
              <w:spacing w:before="1" w:line="262" w:lineRule="exact"/>
              <w:jc w:val="center"/>
              <w:rPr>
                <w:sz w:val="23"/>
              </w:rPr>
            </w:pPr>
            <w:r>
              <w:rPr>
                <w:sz w:val="23"/>
              </w:rPr>
              <w:t>-</w:t>
            </w:r>
            <w:r>
              <w:rPr>
                <w:spacing w:val="-2"/>
                <w:sz w:val="23"/>
              </w:rPr>
              <w:t>1.069*</w:t>
            </w:r>
          </w:p>
        </w:tc>
        <w:tc>
          <w:tcPr>
            <w:tcW w:w="231" w:type="dxa"/>
          </w:tcPr>
          <w:p w14:paraId="17C2C1CB" w14:textId="77777777" w:rsidR="006F1B3D" w:rsidRDefault="006F1B3D" w:rsidP="008C7539">
            <w:pPr>
              <w:pStyle w:val="TableParagraph"/>
              <w:suppressAutoHyphens/>
              <w:rPr>
                <w:sz w:val="20"/>
              </w:rPr>
            </w:pPr>
          </w:p>
        </w:tc>
        <w:tc>
          <w:tcPr>
            <w:tcW w:w="936" w:type="dxa"/>
            <w:gridSpan w:val="2"/>
          </w:tcPr>
          <w:p w14:paraId="259144D7" w14:textId="77777777" w:rsidR="006F1B3D" w:rsidRDefault="006F1B3D" w:rsidP="008C7539">
            <w:pPr>
              <w:pStyle w:val="TableParagraph"/>
              <w:suppressAutoHyphens/>
              <w:spacing w:before="168"/>
              <w:rPr>
                <w:sz w:val="23"/>
              </w:rPr>
            </w:pPr>
          </w:p>
          <w:p w14:paraId="510AB981" w14:textId="77777777" w:rsidR="006F1B3D" w:rsidRDefault="00191F14" w:rsidP="008C7539">
            <w:pPr>
              <w:pStyle w:val="TableParagraph"/>
              <w:suppressAutoHyphens/>
              <w:spacing w:before="1" w:line="262" w:lineRule="exact"/>
              <w:ind w:left="203"/>
              <w:rPr>
                <w:sz w:val="23"/>
              </w:rPr>
            </w:pPr>
            <w:r>
              <w:rPr>
                <w:spacing w:val="-2"/>
                <w:sz w:val="23"/>
              </w:rPr>
              <w:t>0.620</w:t>
            </w:r>
          </w:p>
        </w:tc>
        <w:tc>
          <w:tcPr>
            <w:tcW w:w="231" w:type="dxa"/>
          </w:tcPr>
          <w:p w14:paraId="237B7C0E" w14:textId="77777777" w:rsidR="006F1B3D" w:rsidRDefault="006F1B3D" w:rsidP="008C7539">
            <w:pPr>
              <w:pStyle w:val="TableParagraph"/>
              <w:suppressAutoHyphens/>
              <w:rPr>
                <w:sz w:val="20"/>
              </w:rPr>
            </w:pPr>
          </w:p>
        </w:tc>
        <w:tc>
          <w:tcPr>
            <w:tcW w:w="1140" w:type="dxa"/>
            <w:gridSpan w:val="2"/>
          </w:tcPr>
          <w:p w14:paraId="5352F808" w14:textId="77777777" w:rsidR="006F1B3D" w:rsidRDefault="006F1B3D" w:rsidP="008C7539">
            <w:pPr>
              <w:pStyle w:val="TableParagraph"/>
              <w:suppressAutoHyphens/>
              <w:spacing w:before="168"/>
              <w:rPr>
                <w:sz w:val="23"/>
              </w:rPr>
            </w:pPr>
          </w:p>
          <w:p w14:paraId="310227AB" w14:textId="77777777" w:rsidR="006F1B3D" w:rsidRDefault="00191F14" w:rsidP="008C7539">
            <w:pPr>
              <w:pStyle w:val="TableParagraph"/>
              <w:suppressAutoHyphens/>
              <w:spacing w:before="1" w:line="262" w:lineRule="exact"/>
              <w:ind w:left="308"/>
              <w:rPr>
                <w:sz w:val="23"/>
              </w:rPr>
            </w:pPr>
            <w:r>
              <w:rPr>
                <w:spacing w:val="-2"/>
                <w:sz w:val="23"/>
              </w:rPr>
              <w:t>0.323</w:t>
            </w:r>
          </w:p>
        </w:tc>
        <w:tc>
          <w:tcPr>
            <w:tcW w:w="231" w:type="dxa"/>
          </w:tcPr>
          <w:p w14:paraId="3AB8A004" w14:textId="77777777" w:rsidR="006F1B3D" w:rsidRDefault="006F1B3D" w:rsidP="008C7539">
            <w:pPr>
              <w:pStyle w:val="TableParagraph"/>
              <w:suppressAutoHyphens/>
              <w:rPr>
                <w:sz w:val="20"/>
              </w:rPr>
            </w:pPr>
          </w:p>
        </w:tc>
        <w:tc>
          <w:tcPr>
            <w:tcW w:w="937" w:type="dxa"/>
          </w:tcPr>
          <w:p w14:paraId="57DF8B93" w14:textId="77777777" w:rsidR="006F1B3D" w:rsidRDefault="006F1B3D" w:rsidP="008C7539">
            <w:pPr>
              <w:pStyle w:val="TableParagraph"/>
              <w:suppressAutoHyphens/>
              <w:spacing w:before="168"/>
              <w:rPr>
                <w:sz w:val="23"/>
              </w:rPr>
            </w:pPr>
          </w:p>
          <w:p w14:paraId="35FA633D" w14:textId="77777777" w:rsidR="006F1B3D" w:rsidRDefault="00191F14" w:rsidP="008C7539">
            <w:pPr>
              <w:pStyle w:val="TableParagraph"/>
              <w:suppressAutoHyphens/>
              <w:spacing w:before="1" w:line="262" w:lineRule="exact"/>
              <w:ind w:left="14"/>
              <w:jc w:val="center"/>
              <w:rPr>
                <w:sz w:val="23"/>
              </w:rPr>
            </w:pPr>
            <w:r>
              <w:rPr>
                <w:spacing w:val="-2"/>
                <w:sz w:val="23"/>
              </w:rPr>
              <w:t>1.417</w:t>
            </w:r>
          </w:p>
        </w:tc>
        <w:tc>
          <w:tcPr>
            <w:tcW w:w="115" w:type="dxa"/>
          </w:tcPr>
          <w:p w14:paraId="61BDF705" w14:textId="77777777" w:rsidR="006F1B3D" w:rsidRDefault="006F1B3D" w:rsidP="008C7539">
            <w:pPr>
              <w:pStyle w:val="TableParagraph"/>
              <w:suppressAutoHyphens/>
              <w:rPr>
                <w:sz w:val="20"/>
              </w:rPr>
            </w:pPr>
          </w:p>
        </w:tc>
      </w:tr>
      <w:tr w:rsidR="006F1B3D" w14:paraId="69DFFE37" w14:textId="77777777">
        <w:trPr>
          <w:trHeight w:val="429"/>
        </w:trPr>
        <w:tc>
          <w:tcPr>
            <w:tcW w:w="3561" w:type="dxa"/>
          </w:tcPr>
          <w:p w14:paraId="3E4814EC" w14:textId="77777777" w:rsidR="006F1B3D" w:rsidRDefault="006F1B3D" w:rsidP="008C7539">
            <w:pPr>
              <w:pStyle w:val="TableParagraph"/>
              <w:suppressAutoHyphens/>
              <w:rPr>
                <w:sz w:val="20"/>
              </w:rPr>
            </w:pPr>
          </w:p>
        </w:tc>
        <w:tc>
          <w:tcPr>
            <w:tcW w:w="1142" w:type="dxa"/>
          </w:tcPr>
          <w:p w14:paraId="6E577A13" w14:textId="77777777" w:rsidR="006F1B3D" w:rsidRDefault="00191F14" w:rsidP="008C7539">
            <w:pPr>
              <w:pStyle w:val="TableParagraph"/>
              <w:suppressAutoHyphens/>
              <w:spacing w:before="4"/>
              <w:jc w:val="center"/>
              <w:rPr>
                <w:sz w:val="23"/>
              </w:rPr>
            </w:pPr>
            <w:r>
              <w:rPr>
                <w:sz w:val="23"/>
              </w:rPr>
              <w:t>(</w:t>
            </w:r>
            <w:r>
              <w:rPr>
                <w:spacing w:val="2"/>
                <w:sz w:val="23"/>
              </w:rPr>
              <w:t xml:space="preserve"> </w:t>
            </w:r>
            <w:r>
              <w:rPr>
                <w:spacing w:val="-2"/>
                <w:sz w:val="23"/>
              </w:rPr>
              <w:t>0.573)</w:t>
            </w:r>
          </w:p>
        </w:tc>
        <w:tc>
          <w:tcPr>
            <w:tcW w:w="231" w:type="dxa"/>
          </w:tcPr>
          <w:p w14:paraId="2CF30AAA" w14:textId="77777777" w:rsidR="006F1B3D" w:rsidRDefault="006F1B3D" w:rsidP="008C7539">
            <w:pPr>
              <w:pStyle w:val="TableParagraph"/>
              <w:suppressAutoHyphens/>
              <w:rPr>
                <w:sz w:val="20"/>
              </w:rPr>
            </w:pPr>
          </w:p>
        </w:tc>
        <w:tc>
          <w:tcPr>
            <w:tcW w:w="936" w:type="dxa"/>
            <w:gridSpan w:val="2"/>
          </w:tcPr>
          <w:p w14:paraId="02ECD4A2" w14:textId="77777777" w:rsidR="006F1B3D" w:rsidRDefault="00191F14" w:rsidP="008C7539">
            <w:pPr>
              <w:pStyle w:val="TableParagraph"/>
              <w:suppressAutoHyphens/>
              <w:spacing w:before="4"/>
              <w:ind w:left="95"/>
              <w:rPr>
                <w:sz w:val="23"/>
              </w:rPr>
            </w:pPr>
            <w:r>
              <w:rPr>
                <w:sz w:val="23"/>
              </w:rPr>
              <w:t>(</w:t>
            </w:r>
            <w:r>
              <w:rPr>
                <w:spacing w:val="2"/>
                <w:sz w:val="23"/>
              </w:rPr>
              <w:t xml:space="preserve"> </w:t>
            </w:r>
            <w:r>
              <w:rPr>
                <w:spacing w:val="-2"/>
                <w:sz w:val="23"/>
              </w:rPr>
              <w:t>1.824)</w:t>
            </w:r>
          </w:p>
        </w:tc>
        <w:tc>
          <w:tcPr>
            <w:tcW w:w="231" w:type="dxa"/>
          </w:tcPr>
          <w:p w14:paraId="52A5F928" w14:textId="77777777" w:rsidR="006F1B3D" w:rsidRDefault="006F1B3D" w:rsidP="008C7539">
            <w:pPr>
              <w:pStyle w:val="TableParagraph"/>
              <w:suppressAutoHyphens/>
              <w:rPr>
                <w:sz w:val="20"/>
              </w:rPr>
            </w:pPr>
          </w:p>
        </w:tc>
        <w:tc>
          <w:tcPr>
            <w:tcW w:w="1140" w:type="dxa"/>
            <w:gridSpan w:val="2"/>
          </w:tcPr>
          <w:p w14:paraId="4454571D" w14:textId="77777777" w:rsidR="006F1B3D" w:rsidRDefault="00191F14" w:rsidP="008C7539">
            <w:pPr>
              <w:pStyle w:val="TableParagraph"/>
              <w:suppressAutoHyphens/>
              <w:spacing w:before="4"/>
              <w:ind w:left="200"/>
              <w:rPr>
                <w:sz w:val="23"/>
              </w:rPr>
            </w:pPr>
            <w:r>
              <w:rPr>
                <w:sz w:val="23"/>
              </w:rPr>
              <w:t>(</w:t>
            </w:r>
            <w:r>
              <w:rPr>
                <w:spacing w:val="2"/>
                <w:sz w:val="23"/>
              </w:rPr>
              <w:t xml:space="preserve"> </w:t>
            </w:r>
            <w:r>
              <w:rPr>
                <w:spacing w:val="-2"/>
                <w:sz w:val="23"/>
              </w:rPr>
              <w:t>1.566)</w:t>
            </w:r>
          </w:p>
        </w:tc>
        <w:tc>
          <w:tcPr>
            <w:tcW w:w="231" w:type="dxa"/>
          </w:tcPr>
          <w:p w14:paraId="729ECD5F" w14:textId="77777777" w:rsidR="006F1B3D" w:rsidRDefault="006F1B3D" w:rsidP="008C7539">
            <w:pPr>
              <w:pStyle w:val="TableParagraph"/>
              <w:suppressAutoHyphens/>
              <w:rPr>
                <w:sz w:val="20"/>
              </w:rPr>
            </w:pPr>
          </w:p>
        </w:tc>
        <w:tc>
          <w:tcPr>
            <w:tcW w:w="937" w:type="dxa"/>
          </w:tcPr>
          <w:p w14:paraId="5139AD8C" w14:textId="77777777" w:rsidR="006F1B3D" w:rsidRDefault="00191F14" w:rsidP="008C7539">
            <w:pPr>
              <w:pStyle w:val="TableParagraph"/>
              <w:suppressAutoHyphens/>
              <w:spacing w:before="4"/>
              <w:ind w:left="14"/>
              <w:jc w:val="center"/>
              <w:rPr>
                <w:sz w:val="23"/>
              </w:rPr>
            </w:pPr>
            <w:r>
              <w:rPr>
                <w:sz w:val="23"/>
              </w:rPr>
              <w:t>(</w:t>
            </w:r>
            <w:r>
              <w:rPr>
                <w:spacing w:val="2"/>
                <w:sz w:val="23"/>
              </w:rPr>
              <w:t xml:space="preserve"> </w:t>
            </w:r>
            <w:r>
              <w:rPr>
                <w:spacing w:val="-2"/>
                <w:sz w:val="23"/>
              </w:rPr>
              <w:t>2.516)</w:t>
            </w:r>
          </w:p>
        </w:tc>
        <w:tc>
          <w:tcPr>
            <w:tcW w:w="115" w:type="dxa"/>
          </w:tcPr>
          <w:p w14:paraId="2CC3AD66" w14:textId="77777777" w:rsidR="006F1B3D" w:rsidRDefault="006F1B3D" w:rsidP="008C7539">
            <w:pPr>
              <w:pStyle w:val="TableParagraph"/>
              <w:suppressAutoHyphens/>
              <w:rPr>
                <w:sz w:val="20"/>
              </w:rPr>
            </w:pPr>
          </w:p>
        </w:tc>
      </w:tr>
      <w:tr w:rsidR="006F1B3D" w14:paraId="67CBC1F3" w14:textId="77777777">
        <w:trPr>
          <w:trHeight w:val="429"/>
        </w:trPr>
        <w:tc>
          <w:tcPr>
            <w:tcW w:w="3561" w:type="dxa"/>
          </w:tcPr>
          <w:p w14:paraId="51286DDA" w14:textId="77777777" w:rsidR="006F1B3D" w:rsidRDefault="00191F14" w:rsidP="008C7539">
            <w:pPr>
              <w:pStyle w:val="TableParagraph"/>
              <w:suppressAutoHyphens/>
              <w:spacing w:before="147" w:line="262" w:lineRule="exact"/>
              <w:ind w:left="118"/>
              <w:rPr>
                <w:sz w:val="23"/>
              </w:rPr>
            </w:pPr>
            <w:r>
              <w:rPr>
                <w:sz w:val="23"/>
              </w:rPr>
              <w:t>Mean</w:t>
            </w:r>
            <w:r>
              <w:rPr>
                <w:spacing w:val="23"/>
                <w:sz w:val="23"/>
              </w:rPr>
              <w:t xml:space="preserve"> </w:t>
            </w:r>
            <w:r>
              <w:rPr>
                <w:sz w:val="23"/>
              </w:rPr>
              <w:t>(1991</w:t>
            </w:r>
            <w:ins w:id="3021" w:author="Editor" w:date="2026-09-10T11:16:00Z">
              <w:r w:rsidR="009F43C9">
                <w:rPr>
                  <w:i/>
                  <w:sz w:val="23"/>
                </w:rPr>
                <w:t>–</w:t>
              </w:r>
            </w:ins>
            <w:del w:id="3022" w:author="Editor" w:date="2026-09-10T11:16:00Z">
              <w:r w:rsidDel="009F43C9">
                <w:rPr>
                  <w:sz w:val="23"/>
                </w:rPr>
                <w:delText>-</w:delText>
              </w:r>
            </w:del>
            <w:r>
              <w:rPr>
                <w:spacing w:val="-2"/>
                <w:sz w:val="23"/>
              </w:rPr>
              <w:t>1996)</w:t>
            </w:r>
          </w:p>
        </w:tc>
        <w:tc>
          <w:tcPr>
            <w:tcW w:w="1142" w:type="dxa"/>
          </w:tcPr>
          <w:p w14:paraId="170B374A" w14:textId="77777777" w:rsidR="006F1B3D" w:rsidRDefault="00191F14" w:rsidP="008C7539">
            <w:pPr>
              <w:pStyle w:val="TableParagraph"/>
              <w:suppressAutoHyphens/>
              <w:spacing w:before="147" w:line="262" w:lineRule="exact"/>
              <w:jc w:val="center"/>
              <w:rPr>
                <w:sz w:val="23"/>
              </w:rPr>
            </w:pPr>
            <w:r>
              <w:rPr>
                <w:spacing w:val="-4"/>
                <w:sz w:val="23"/>
              </w:rPr>
              <w:t>8.39</w:t>
            </w:r>
          </w:p>
        </w:tc>
        <w:tc>
          <w:tcPr>
            <w:tcW w:w="231" w:type="dxa"/>
          </w:tcPr>
          <w:p w14:paraId="2454C55C" w14:textId="77777777" w:rsidR="006F1B3D" w:rsidRDefault="006F1B3D" w:rsidP="008C7539">
            <w:pPr>
              <w:pStyle w:val="TableParagraph"/>
              <w:suppressAutoHyphens/>
              <w:rPr>
                <w:sz w:val="20"/>
              </w:rPr>
            </w:pPr>
          </w:p>
        </w:tc>
        <w:tc>
          <w:tcPr>
            <w:tcW w:w="936" w:type="dxa"/>
            <w:gridSpan w:val="2"/>
          </w:tcPr>
          <w:p w14:paraId="63242C18" w14:textId="77777777" w:rsidR="006F1B3D" w:rsidRDefault="00191F14" w:rsidP="008C7539">
            <w:pPr>
              <w:pStyle w:val="TableParagraph"/>
              <w:suppressAutoHyphens/>
              <w:spacing w:before="147" w:line="262" w:lineRule="exact"/>
              <w:ind w:left="203"/>
              <w:rPr>
                <w:sz w:val="23"/>
              </w:rPr>
            </w:pPr>
            <w:r>
              <w:rPr>
                <w:spacing w:val="-2"/>
                <w:sz w:val="23"/>
              </w:rPr>
              <w:t>46.11</w:t>
            </w:r>
          </w:p>
        </w:tc>
        <w:tc>
          <w:tcPr>
            <w:tcW w:w="231" w:type="dxa"/>
          </w:tcPr>
          <w:p w14:paraId="7DBC6E1B" w14:textId="77777777" w:rsidR="006F1B3D" w:rsidRDefault="006F1B3D" w:rsidP="008C7539">
            <w:pPr>
              <w:pStyle w:val="TableParagraph"/>
              <w:suppressAutoHyphens/>
              <w:rPr>
                <w:sz w:val="20"/>
              </w:rPr>
            </w:pPr>
          </w:p>
        </w:tc>
        <w:tc>
          <w:tcPr>
            <w:tcW w:w="1140" w:type="dxa"/>
            <w:gridSpan w:val="2"/>
          </w:tcPr>
          <w:p w14:paraId="40D8F666" w14:textId="77777777" w:rsidR="006F1B3D" w:rsidRDefault="00191F14" w:rsidP="008C7539">
            <w:pPr>
              <w:pStyle w:val="TableParagraph"/>
              <w:suppressAutoHyphens/>
              <w:spacing w:before="147" w:line="262" w:lineRule="exact"/>
              <w:ind w:left="308"/>
              <w:rPr>
                <w:sz w:val="23"/>
              </w:rPr>
            </w:pPr>
            <w:r>
              <w:rPr>
                <w:spacing w:val="-2"/>
                <w:sz w:val="23"/>
              </w:rPr>
              <w:t>19.56</w:t>
            </w:r>
          </w:p>
        </w:tc>
        <w:tc>
          <w:tcPr>
            <w:tcW w:w="231" w:type="dxa"/>
          </w:tcPr>
          <w:p w14:paraId="5E7172CE" w14:textId="77777777" w:rsidR="006F1B3D" w:rsidRDefault="006F1B3D" w:rsidP="008C7539">
            <w:pPr>
              <w:pStyle w:val="TableParagraph"/>
              <w:suppressAutoHyphens/>
              <w:rPr>
                <w:sz w:val="20"/>
              </w:rPr>
            </w:pPr>
          </w:p>
        </w:tc>
        <w:tc>
          <w:tcPr>
            <w:tcW w:w="937" w:type="dxa"/>
          </w:tcPr>
          <w:p w14:paraId="414E3B2D" w14:textId="77777777" w:rsidR="006F1B3D" w:rsidRDefault="00191F14" w:rsidP="008C7539">
            <w:pPr>
              <w:pStyle w:val="TableParagraph"/>
              <w:suppressAutoHyphens/>
              <w:spacing w:before="147" w:line="262" w:lineRule="exact"/>
              <w:ind w:left="14"/>
              <w:jc w:val="center"/>
              <w:rPr>
                <w:sz w:val="23"/>
              </w:rPr>
            </w:pPr>
            <w:r>
              <w:rPr>
                <w:spacing w:val="-2"/>
                <w:sz w:val="23"/>
              </w:rPr>
              <w:t>61.10</w:t>
            </w:r>
          </w:p>
        </w:tc>
        <w:tc>
          <w:tcPr>
            <w:tcW w:w="115" w:type="dxa"/>
          </w:tcPr>
          <w:p w14:paraId="71410E3A" w14:textId="77777777" w:rsidR="006F1B3D" w:rsidRDefault="006F1B3D" w:rsidP="008C7539">
            <w:pPr>
              <w:pStyle w:val="TableParagraph"/>
              <w:suppressAutoHyphens/>
              <w:rPr>
                <w:sz w:val="20"/>
              </w:rPr>
            </w:pPr>
          </w:p>
        </w:tc>
      </w:tr>
      <w:tr w:rsidR="006F1B3D" w14:paraId="59B1C91C" w14:textId="77777777">
        <w:trPr>
          <w:trHeight w:val="429"/>
        </w:trPr>
        <w:tc>
          <w:tcPr>
            <w:tcW w:w="3561" w:type="dxa"/>
          </w:tcPr>
          <w:p w14:paraId="0EDC8349" w14:textId="77777777" w:rsidR="006F1B3D" w:rsidRPr="00C04516" w:rsidRDefault="009F43C9" w:rsidP="008C7539">
            <w:pPr>
              <w:pStyle w:val="TableParagraph"/>
              <w:suppressAutoHyphens/>
              <w:spacing w:before="4"/>
              <w:ind w:left="118"/>
              <w:rPr>
                <w:sz w:val="23"/>
              </w:rPr>
            </w:pPr>
            <w:ins w:id="3023" w:author="Editor" w:date="2026-09-10T11:16:00Z">
              <w:r w:rsidRPr="00C40890">
                <w:rPr>
                  <w:sz w:val="23"/>
                </w:rPr>
                <w:t>Observations</w:t>
              </w:r>
            </w:ins>
            <w:del w:id="3024" w:author="Editor" w:date="2026-09-10T11:16:00Z">
              <w:r w:rsidR="00191F14" w:rsidRPr="00C40890" w:rsidDel="009F43C9">
                <w:rPr>
                  <w:sz w:val="23"/>
                </w:rPr>
                <w:delText>Obs</w:delText>
              </w:r>
            </w:del>
          </w:p>
        </w:tc>
        <w:tc>
          <w:tcPr>
            <w:tcW w:w="1142" w:type="dxa"/>
          </w:tcPr>
          <w:p w14:paraId="3CA55299" w14:textId="77777777" w:rsidR="006F1B3D" w:rsidRDefault="00191F14" w:rsidP="008C7539">
            <w:pPr>
              <w:pStyle w:val="TableParagraph"/>
              <w:suppressAutoHyphens/>
              <w:spacing w:before="4"/>
              <w:jc w:val="center"/>
              <w:rPr>
                <w:sz w:val="23"/>
              </w:rPr>
            </w:pPr>
            <w:r>
              <w:rPr>
                <w:spacing w:val="-2"/>
                <w:sz w:val="23"/>
              </w:rPr>
              <w:t>17,904</w:t>
            </w:r>
          </w:p>
        </w:tc>
        <w:tc>
          <w:tcPr>
            <w:tcW w:w="231" w:type="dxa"/>
          </w:tcPr>
          <w:p w14:paraId="2D5E9193" w14:textId="77777777" w:rsidR="006F1B3D" w:rsidRDefault="006F1B3D" w:rsidP="008C7539">
            <w:pPr>
              <w:pStyle w:val="TableParagraph"/>
              <w:suppressAutoHyphens/>
              <w:rPr>
                <w:sz w:val="20"/>
              </w:rPr>
            </w:pPr>
          </w:p>
        </w:tc>
        <w:tc>
          <w:tcPr>
            <w:tcW w:w="936" w:type="dxa"/>
            <w:gridSpan w:val="2"/>
          </w:tcPr>
          <w:p w14:paraId="20036DA6" w14:textId="77777777" w:rsidR="006F1B3D" w:rsidRDefault="00191F14" w:rsidP="008C7539">
            <w:pPr>
              <w:pStyle w:val="TableParagraph"/>
              <w:suppressAutoHyphens/>
              <w:spacing w:before="4"/>
              <w:ind w:left="144"/>
              <w:rPr>
                <w:sz w:val="23"/>
              </w:rPr>
            </w:pPr>
            <w:r>
              <w:rPr>
                <w:spacing w:val="-2"/>
                <w:sz w:val="23"/>
              </w:rPr>
              <w:t>17,904</w:t>
            </w:r>
          </w:p>
        </w:tc>
        <w:tc>
          <w:tcPr>
            <w:tcW w:w="231" w:type="dxa"/>
          </w:tcPr>
          <w:p w14:paraId="3E924A74" w14:textId="77777777" w:rsidR="006F1B3D" w:rsidRDefault="006F1B3D" w:rsidP="008C7539">
            <w:pPr>
              <w:pStyle w:val="TableParagraph"/>
              <w:suppressAutoHyphens/>
              <w:rPr>
                <w:sz w:val="20"/>
              </w:rPr>
            </w:pPr>
          </w:p>
        </w:tc>
        <w:tc>
          <w:tcPr>
            <w:tcW w:w="1140" w:type="dxa"/>
            <w:gridSpan w:val="2"/>
          </w:tcPr>
          <w:p w14:paraId="0D3F131E" w14:textId="77777777" w:rsidR="006F1B3D" w:rsidRDefault="00191F14" w:rsidP="008C7539">
            <w:pPr>
              <w:pStyle w:val="TableParagraph"/>
              <w:suppressAutoHyphens/>
              <w:spacing w:before="4"/>
              <w:ind w:left="249"/>
              <w:rPr>
                <w:sz w:val="23"/>
              </w:rPr>
            </w:pPr>
            <w:r>
              <w:rPr>
                <w:spacing w:val="-2"/>
                <w:sz w:val="23"/>
              </w:rPr>
              <w:t>17,821</w:t>
            </w:r>
          </w:p>
        </w:tc>
        <w:tc>
          <w:tcPr>
            <w:tcW w:w="231" w:type="dxa"/>
          </w:tcPr>
          <w:p w14:paraId="47CD2A9C" w14:textId="77777777" w:rsidR="006F1B3D" w:rsidRDefault="006F1B3D" w:rsidP="008C7539">
            <w:pPr>
              <w:pStyle w:val="TableParagraph"/>
              <w:suppressAutoHyphens/>
              <w:rPr>
                <w:sz w:val="20"/>
              </w:rPr>
            </w:pPr>
          </w:p>
        </w:tc>
        <w:tc>
          <w:tcPr>
            <w:tcW w:w="937" w:type="dxa"/>
          </w:tcPr>
          <w:p w14:paraId="24E86BCE" w14:textId="77777777" w:rsidR="006F1B3D" w:rsidRDefault="00191F14" w:rsidP="008C7539">
            <w:pPr>
              <w:pStyle w:val="TableParagraph"/>
              <w:suppressAutoHyphens/>
              <w:spacing w:before="4"/>
              <w:ind w:left="14"/>
              <w:jc w:val="center"/>
              <w:rPr>
                <w:sz w:val="23"/>
              </w:rPr>
            </w:pPr>
            <w:r>
              <w:rPr>
                <w:spacing w:val="-2"/>
                <w:sz w:val="23"/>
              </w:rPr>
              <w:t>17,821</w:t>
            </w:r>
          </w:p>
        </w:tc>
        <w:tc>
          <w:tcPr>
            <w:tcW w:w="115" w:type="dxa"/>
          </w:tcPr>
          <w:p w14:paraId="037C7C1B" w14:textId="77777777" w:rsidR="006F1B3D" w:rsidRDefault="006F1B3D" w:rsidP="008C7539">
            <w:pPr>
              <w:pStyle w:val="TableParagraph"/>
              <w:suppressAutoHyphens/>
              <w:rPr>
                <w:sz w:val="20"/>
              </w:rPr>
            </w:pPr>
          </w:p>
        </w:tc>
      </w:tr>
      <w:tr w:rsidR="006F1B3D" w14:paraId="436D7F51" w14:textId="77777777">
        <w:trPr>
          <w:trHeight w:val="715"/>
        </w:trPr>
        <w:tc>
          <w:tcPr>
            <w:tcW w:w="3561" w:type="dxa"/>
          </w:tcPr>
          <w:p w14:paraId="147D24F2" w14:textId="77777777" w:rsidR="006F1B3D" w:rsidRPr="00C40890" w:rsidRDefault="00191F14" w:rsidP="008C7539">
            <w:pPr>
              <w:pStyle w:val="TableParagraph"/>
              <w:suppressAutoHyphens/>
              <w:spacing w:before="147"/>
              <w:ind w:left="118"/>
              <w:rPr>
                <w:sz w:val="23"/>
                <w:u w:val="single"/>
              </w:rPr>
            </w:pPr>
            <w:r w:rsidRPr="00C40890">
              <w:rPr>
                <w:sz w:val="23"/>
                <w:u w:val="single"/>
              </w:rPr>
              <w:t>Panel</w:t>
            </w:r>
            <w:r w:rsidRPr="00C40890">
              <w:rPr>
                <w:spacing w:val="-1"/>
                <w:sz w:val="23"/>
                <w:u w:val="single"/>
              </w:rPr>
              <w:t xml:space="preserve"> </w:t>
            </w:r>
            <w:r w:rsidRPr="00C40890">
              <w:rPr>
                <w:sz w:val="23"/>
                <w:u w:val="single"/>
              </w:rPr>
              <w:t>C:</w:t>
            </w:r>
            <w:r w:rsidRPr="00C40890">
              <w:rPr>
                <w:spacing w:val="-1"/>
                <w:sz w:val="23"/>
                <w:u w:val="single"/>
              </w:rPr>
              <w:t xml:space="preserve"> </w:t>
            </w:r>
            <w:r w:rsidRPr="00C40890">
              <w:rPr>
                <w:spacing w:val="-2"/>
                <w:sz w:val="23"/>
                <w:u w:val="single"/>
              </w:rPr>
              <w:t>Males</w:t>
            </w:r>
          </w:p>
          <w:p w14:paraId="1FFF0F5D" w14:textId="77777777" w:rsidR="006F1B3D" w:rsidRDefault="00BA336D" w:rsidP="001706D7">
            <w:pPr>
              <w:pStyle w:val="TableParagraph"/>
              <w:suppressAutoHyphens/>
              <w:spacing w:before="22" w:line="262" w:lineRule="exact"/>
              <w:ind w:left="118"/>
              <w:rPr>
                <w:i/>
                <w:sz w:val="23"/>
              </w:rPr>
            </w:pPr>
            <w:ins w:id="3025" w:author="Editor" w:date="2026-09-12T15:39:00Z">
              <w:r w:rsidRPr="00DF5074">
                <w:rPr>
                  <w:i/>
                  <w:sz w:val="21"/>
                </w:rPr>
                <w:t>Intensity</w:t>
              </w:r>
              <w:r w:rsidRPr="0010201A">
                <w:rPr>
                  <w:sz w:val="21"/>
                  <w:vertAlign w:val="subscript"/>
                </w:rPr>
                <w:t>1999</w:t>
              </w:r>
              <w:r>
                <w:rPr>
                  <w:i/>
                  <w:spacing w:val="13"/>
                  <w:sz w:val="23"/>
                </w:rPr>
                <w:t xml:space="preserve"> </w:t>
              </w:r>
            </w:ins>
            <w:del w:id="3026" w:author="Editor" w:date="2026-09-12T15:39:00Z">
              <w:r w:rsidR="00191F14" w:rsidRPr="0010201A" w:rsidDel="00BA336D">
                <w:rPr>
                  <w:i/>
                  <w:sz w:val="23"/>
                </w:rPr>
                <w:delText>Intensity</w:delText>
              </w:r>
              <w:r w:rsidR="00191F14" w:rsidRPr="0010201A" w:rsidDel="00BA336D">
                <w:rPr>
                  <w:i/>
                  <w:spacing w:val="12"/>
                  <w:sz w:val="23"/>
                </w:rPr>
                <w:delText xml:space="preserve"> </w:delText>
              </w:r>
              <w:r w:rsidR="00191F14" w:rsidRPr="0010201A" w:rsidDel="00BA336D">
                <w:rPr>
                  <w:i/>
                  <w:sz w:val="23"/>
                </w:rPr>
                <w:delText>1999</w:delText>
              </w:r>
              <w:r w:rsidR="00191F14" w:rsidRPr="0010201A" w:rsidDel="00BA336D">
                <w:rPr>
                  <w:i/>
                  <w:spacing w:val="13"/>
                  <w:sz w:val="23"/>
                </w:rPr>
                <w:delText xml:space="preserve"> </w:delText>
              </w:r>
            </w:del>
            <w:r w:rsidR="00191F14" w:rsidRPr="0010201A">
              <w:rPr>
                <w:i/>
                <w:sz w:val="23"/>
              </w:rPr>
              <w:t>x</w:t>
            </w:r>
            <w:r w:rsidR="00191F14" w:rsidRPr="0010201A">
              <w:rPr>
                <w:i/>
                <w:spacing w:val="13"/>
                <w:sz w:val="23"/>
              </w:rPr>
              <w:t xml:space="preserve"> </w:t>
            </w:r>
            <w:del w:id="3027" w:author="Editor" w:date="2026-09-12T15:30:00Z">
              <w:r w:rsidR="00191F14" w:rsidRPr="0010201A" w:rsidDel="001706D7">
                <w:rPr>
                  <w:i/>
                  <w:sz w:val="23"/>
                </w:rPr>
                <w:delText>post</w:delText>
              </w:r>
              <w:r w:rsidR="00191F14" w:rsidRPr="0010201A" w:rsidDel="001706D7">
                <w:rPr>
                  <w:i/>
                  <w:spacing w:val="13"/>
                  <w:sz w:val="23"/>
                </w:rPr>
                <w:delText xml:space="preserve"> </w:delText>
              </w:r>
            </w:del>
            <w:ins w:id="3028" w:author="Editor" w:date="2026-09-12T15:30:00Z">
              <w:r w:rsidR="001706D7" w:rsidRPr="0010201A">
                <w:rPr>
                  <w:i/>
                  <w:sz w:val="23"/>
                </w:rPr>
                <w:t>Post</w:t>
              </w:r>
              <w:r w:rsidR="001706D7" w:rsidRPr="00C40890">
                <w:rPr>
                  <w:spacing w:val="13"/>
                  <w:sz w:val="23"/>
                </w:rPr>
                <w:t xml:space="preserve"> </w:t>
              </w:r>
            </w:ins>
            <w:r w:rsidR="00191F14" w:rsidRPr="00C40890">
              <w:rPr>
                <w:sz w:val="23"/>
              </w:rPr>
              <w:t>(1997</w:t>
            </w:r>
            <w:ins w:id="3029" w:author="Editor" w:date="2026-09-10T11:16:00Z">
              <w:r w:rsidR="009F43C9" w:rsidRPr="00C40890">
                <w:rPr>
                  <w:sz w:val="23"/>
                </w:rPr>
                <w:t>–</w:t>
              </w:r>
            </w:ins>
            <w:del w:id="3030" w:author="Editor" w:date="2026-09-10T11:16:00Z">
              <w:r w:rsidR="00191F14" w:rsidRPr="00C40890" w:rsidDel="009F43C9">
                <w:rPr>
                  <w:sz w:val="23"/>
                </w:rPr>
                <w:delText>-</w:delText>
              </w:r>
            </w:del>
            <w:r w:rsidR="00191F14" w:rsidRPr="00C40890">
              <w:rPr>
                <w:spacing w:val="-2"/>
                <w:sz w:val="23"/>
              </w:rPr>
              <w:t>2006)</w:t>
            </w:r>
          </w:p>
        </w:tc>
        <w:tc>
          <w:tcPr>
            <w:tcW w:w="1142" w:type="dxa"/>
          </w:tcPr>
          <w:p w14:paraId="16FD2626" w14:textId="77777777" w:rsidR="006F1B3D" w:rsidRDefault="006F1B3D" w:rsidP="008C7539">
            <w:pPr>
              <w:pStyle w:val="TableParagraph"/>
              <w:suppressAutoHyphens/>
              <w:spacing w:before="168"/>
              <w:rPr>
                <w:sz w:val="23"/>
              </w:rPr>
            </w:pPr>
          </w:p>
          <w:p w14:paraId="08AD3E99" w14:textId="77777777" w:rsidR="006F1B3D" w:rsidRDefault="00191F14" w:rsidP="008C7539">
            <w:pPr>
              <w:pStyle w:val="TableParagraph"/>
              <w:suppressAutoHyphens/>
              <w:spacing w:before="1" w:line="262" w:lineRule="exact"/>
              <w:jc w:val="center"/>
              <w:rPr>
                <w:sz w:val="23"/>
              </w:rPr>
            </w:pPr>
            <w:r>
              <w:rPr>
                <w:spacing w:val="-2"/>
                <w:sz w:val="23"/>
              </w:rPr>
              <w:t>0.218</w:t>
            </w:r>
          </w:p>
        </w:tc>
        <w:tc>
          <w:tcPr>
            <w:tcW w:w="231" w:type="dxa"/>
          </w:tcPr>
          <w:p w14:paraId="79472F4C" w14:textId="77777777" w:rsidR="006F1B3D" w:rsidRDefault="006F1B3D" w:rsidP="008C7539">
            <w:pPr>
              <w:pStyle w:val="TableParagraph"/>
              <w:suppressAutoHyphens/>
              <w:rPr>
                <w:sz w:val="20"/>
              </w:rPr>
            </w:pPr>
          </w:p>
        </w:tc>
        <w:tc>
          <w:tcPr>
            <w:tcW w:w="936" w:type="dxa"/>
            <w:gridSpan w:val="2"/>
          </w:tcPr>
          <w:p w14:paraId="3AEE6DE5" w14:textId="77777777" w:rsidR="006F1B3D" w:rsidRDefault="006F1B3D" w:rsidP="008C7539">
            <w:pPr>
              <w:pStyle w:val="TableParagraph"/>
              <w:suppressAutoHyphens/>
              <w:spacing w:before="168"/>
              <w:rPr>
                <w:sz w:val="23"/>
              </w:rPr>
            </w:pPr>
          </w:p>
          <w:p w14:paraId="67FACA9F" w14:textId="77777777" w:rsidR="006F1B3D" w:rsidRDefault="00191F14" w:rsidP="008C7539">
            <w:pPr>
              <w:pStyle w:val="TableParagraph"/>
              <w:suppressAutoHyphens/>
              <w:spacing w:before="1" w:line="262" w:lineRule="exact"/>
              <w:ind w:left="164"/>
              <w:rPr>
                <w:sz w:val="23"/>
              </w:rPr>
            </w:pPr>
            <w:r>
              <w:rPr>
                <w:sz w:val="23"/>
              </w:rPr>
              <w:t>-</w:t>
            </w:r>
            <w:r>
              <w:rPr>
                <w:spacing w:val="-2"/>
                <w:sz w:val="23"/>
              </w:rPr>
              <w:t>2.206</w:t>
            </w:r>
          </w:p>
        </w:tc>
        <w:tc>
          <w:tcPr>
            <w:tcW w:w="231" w:type="dxa"/>
          </w:tcPr>
          <w:p w14:paraId="1B3C2D33" w14:textId="77777777" w:rsidR="006F1B3D" w:rsidRDefault="006F1B3D" w:rsidP="008C7539">
            <w:pPr>
              <w:pStyle w:val="TableParagraph"/>
              <w:suppressAutoHyphens/>
              <w:rPr>
                <w:sz w:val="20"/>
              </w:rPr>
            </w:pPr>
          </w:p>
        </w:tc>
        <w:tc>
          <w:tcPr>
            <w:tcW w:w="1140" w:type="dxa"/>
            <w:gridSpan w:val="2"/>
          </w:tcPr>
          <w:p w14:paraId="6E9EC588" w14:textId="77777777" w:rsidR="006F1B3D" w:rsidRDefault="006F1B3D" w:rsidP="008C7539">
            <w:pPr>
              <w:pStyle w:val="TableParagraph"/>
              <w:suppressAutoHyphens/>
              <w:spacing w:before="168"/>
              <w:rPr>
                <w:sz w:val="23"/>
              </w:rPr>
            </w:pPr>
          </w:p>
          <w:p w14:paraId="5C0CE199" w14:textId="77777777" w:rsidR="006F1B3D" w:rsidRDefault="00191F14" w:rsidP="008C7539">
            <w:pPr>
              <w:pStyle w:val="TableParagraph"/>
              <w:suppressAutoHyphens/>
              <w:spacing w:before="1" w:line="262" w:lineRule="exact"/>
              <w:ind w:left="269"/>
              <w:rPr>
                <w:sz w:val="23"/>
              </w:rPr>
            </w:pPr>
            <w:r>
              <w:rPr>
                <w:sz w:val="23"/>
              </w:rPr>
              <w:t>-</w:t>
            </w:r>
            <w:r>
              <w:rPr>
                <w:spacing w:val="-2"/>
                <w:sz w:val="23"/>
              </w:rPr>
              <w:t>0.161</w:t>
            </w:r>
          </w:p>
        </w:tc>
        <w:tc>
          <w:tcPr>
            <w:tcW w:w="231" w:type="dxa"/>
          </w:tcPr>
          <w:p w14:paraId="753799B3" w14:textId="77777777" w:rsidR="006F1B3D" w:rsidRDefault="006F1B3D" w:rsidP="008C7539">
            <w:pPr>
              <w:pStyle w:val="TableParagraph"/>
              <w:suppressAutoHyphens/>
              <w:rPr>
                <w:sz w:val="20"/>
              </w:rPr>
            </w:pPr>
          </w:p>
        </w:tc>
        <w:tc>
          <w:tcPr>
            <w:tcW w:w="937" w:type="dxa"/>
          </w:tcPr>
          <w:p w14:paraId="7110502D" w14:textId="77777777" w:rsidR="006F1B3D" w:rsidRDefault="006F1B3D" w:rsidP="008C7539">
            <w:pPr>
              <w:pStyle w:val="TableParagraph"/>
              <w:suppressAutoHyphens/>
              <w:spacing w:before="168"/>
              <w:rPr>
                <w:sz w:val="23"/>
              </w:rPr>
            </w:pPr>
          </w:p>
          <w:p w14:paraId="19E0BAC6" w14:textId="77777777" w:rsidR="006F1B3D" w:rsidRDefault="00191F14" w:rsidP="008C7539">
            <w:pPr>
              <w:pStyle w:val="TableParagraph"/>
              <w:suppressAutoHyphens/>
              <w:spacing w:before="1" w:line="262" w:lineRule="exact"/>
              <w:ind w:left="14"/>
              <w:jc w:val="center"/>
              <w:rPr>
                <w:sz w:val="23"/>
              </w:rPr>
            </w:pPr>
            <w:r>
              <w:rPr>
                <w:sz w:val="23"/>
              </w:rPr>
              <w:t>-</w:t>
            </w:r>
            <w:r>
              <w:rPr>
                <w:spacing w:val="-2"/>
                <w:sz w:val="23"/>
              </w:rPr>
              <w:t>1.774</w:t>
            </w:r>
          </w:p>
        </w:tc>
        <w:tc>
          <w:tcPr>
            <w:tcW w:w="115" w:type="dxa"/>
          </w:tcPr>
          <w:p w14:paraId="5D69EB1C" w14:textId="77777777" w:rsidR="006F1B3D" w:rsidRDefault="006F1B3D" w:rsidP="008C7539">
            <w:pPr>
              <w:pStyle w:val="TableParagraph"/>
              <w:suppressAutoHyphens/>
              <w:rPr>
                <w:sz w:val="20"/>
              </w:rPr>
            </w:pPr>
          </w:p>
        </w:tc>
      </w:tr>
      <w:tr w:rsidR="006F1B3D" w14:paraId="0E51104F" w14:textId="77777777">
        <w:trPr>
          <w:trHeight w:val="429"/>
        </w:trPr>
        <w:tc>
          <w:tcPr>
            <w:tcW w:w="3561" w:type="dxa"/>
          </w:tcPr>
          <w:p w14:paraId="5ABA20B7" w14:textId="77777777" w:rsidR="006F1B3D" w:rsidRDefault="006F1B3D" w:rsidP="008C7539">
            <w:pPr>
              <w:pStyle w:val="TableParagraph"/>
              <w:suppressAutoHyphens/>
              <w:rPr>
                <w:sz w:val="20"/>
              </w:rPr>
            </w:pPr>
          </w:p>
        </w:tc>
        <w:tc>
          <w:tcPr>
            <w:tcW w:w="1142" w:type="dxa"/>
          </w:tcPr>
          <w:p w14:paraId="3185E19A" w14:textId="77777777" w:rsidR="006F1B3D" w:rsidRDefault="00191F14" w:rsidP="008C7539">
            <w:pPr>
              <w:pStyle w:val="TableParagraph"/>
              <w:suppressAutoHyphens/>
              <w:spacing w:before="4"/>
              <w:jc w:val="center"/>
              <w:rPr>
                <w:sz w:val="23"/>
              </w:rPr>
            </w:pPr>
            <w:r>
              <w:rPr>
                <w:sz w:val="23"/>
              </w:rPr>
              <w:t>(</w:t>
            </w:r>
            <w:r>
              <w:rPr>
                <w:spacing w:val="2"/>
                <w:sz w:val="23"/>
              </w:rPr>
              <w:t xml:space="preserve"> </w:t>
            </w:r>
            <w:r>
              <w:rPr>
                <w:spacing w:val="-2"/>
                <w:sz w:val="23"/>
              </w:rPr>
              <w:t>0.758)</w:t>
            </w:r>
          </w:p>
        </w:tc>
        <w:tc>
          <w:tcPr>
            <w:tcW w:w="231" w:type="dxa"/>
          </w:tcPr>
          <w:p w14:paraId="782C919B" w14:textId="77777777" w:rsidR="006F1B3D" w:rsidRDefault="006F1B3D" w:rsidP="008C7539">
            <w:pPr>
              <w:pStyle w:val="TableParagraph"/>
              <w:suppressAutoHyphens/>
              <w:rPr>
                <w:sz w:val="20"/>
              </w:rPr>
            </w:pPr>
          </w:p>
        </w:tc>
        <w:tc>
          <w:tcPr>
            <w:tcW w:w="936" w:type="dxa"/>
            <w:gridSpan w:val="2"/>
          </w:tcPr>
          <w:p w14:paraId="60DADE25" w14:textId="77777777" w:rsidR="006F1B3D" w:rsidRDefault="00191F14" w:rsidP="008C7539">
            <w:pPr>
              <w:pStyle w:val="TableParagraph"/>
              <w:suppressAutoHyphens/>
              <w:spacing w:before="4"/>
              <w:ind w:left="95"/>
              <w:rPr>
                <w:sz w:val="23"/>
              </w:rPr>
            </w:pPr>
            <w:r>
              <w:rPr>
                <w:sz w:val="23"/>
              </w:rPr>
              <w:t>(</w:t>
            </w:r>
            <w:r>
              <w:rPr>
                <w:spacing w:val="2"/>
                <w:sz w:val="23"/>
              </w:rPr>
              <w:t xml:space="preserve"> </w:t>
            </w:r>
            <w:r>
              <w:rPr>
                <w:spacing w:val="-2"/>
                <w:sz w:val="23"/>
              </w:rPr>
              <w:t>1.735)</w:t>
            </w:r>
          </w:p>
        </w:tc>
        <w:tc>
          <w:tcPr>
            <w:tcW w:w="231" w:type="dxa"/>
          </w:tcPr>
          <w:p w14:paraId="47890E94" w14:textId="77777777" w:rsidR="006F1B3D" w:rsidRDefault="006F1B3D" w:rsidP="008C7539">
            <w:pPr>
              <w:pStyle w:val="TableParagraph"/>
              <w:suppressAutoHyphens/>
              <w:rPr>
                <w:sz w:val="20"/>
              </w:rPr>
            </w:pPr>
          </w:p>
        </w:tc>
        <w:tc>
          <w:tcPr>
            <w:tcW w:w="1140" w:type="dxa"/>
            <w:gridSpan w:val="2"/>
          </w:tcPr>
          <w:p w14:paraId="70011523" w14:textId="77777777" w:rsidR="006F1B3D" w:rsidRDefault="00191F14" w:rsidP="008C7539">
            <w:pPr>
              <w:pStyle w:val="TableParagraph"/>
              <w:suppressAutoHyphens/>
              <w:spacing w:before="4"/>
              <w:ind w:left="200"/>
              <w:rPr>
                <w:sz w:val="23"/>
              </w:rPr>
            </w:pPr>
            <w:r>
              <w:rPr>
                <w:sz w:val="23"/>
              </w:rPr>
              <w:t>(</w:t>
            </w:r>
            <w:r>
              <w:rPr>
                <w:spacing w:val="2"/>
                <w:sz w:val="23"/>
              </w:rPr>
              <w:t xml:space="preserve"> </w:t>
            </w:r>
            <w:r>
              <w:rPr>
                <w:spacing w:val="-2"/>
                <w:sz w:val="23"/>
              </w:rPr>
              <w:t>1.855)</w:t>
            </w:r>
          </w:p>
        </w:tc>
        <w:tc>
          <w:tcPr>
            <w:tcW w:w="231" w:type="dxa"/>
          </w:tcPr>
          <w:p w14:paraId="7494C397" w14:textId="77777777" w:rsidR="006F1B3D" w:rsidRDefault="006F1B3D" w:rsidP="008C7539">
            <w:pPr>
              <w:pStyle w:val="TableParagraph"/>
              <w:suppressAutoHyphens/>
              <w:rPr>
                <w:sz w:val="20"/>
              </w:rPr>
            </w:pPr>
          </w:p>
        </w:tc>
        <w:tc>
          <w:tcPr>
            <w:tcW w:w="937" w:type="dxa"/>
          </w:tcPr>
          <w:p w14:paraId="0A207D02" w14:textId="77777777" w:rsidR="006F1B3D" w:rsidRDefault="00191F14" w:rsidP="008C7539">
            <w:pPr>
              <w:pStyle w:val="TableParagraph"/>
              <w:suppressAutoHyphens/>
              <w:spacing w:before="4"/>
              <w:ind w:left="14"/>
              <w:jc w:val="center"/>
              <w:rPr>
                <w:sz w:val="23"/>
              </w:rPr>
            </w:pPr>
            <w:r>
              <w:rPr>
                <w:sz w:val="23"/>
              </w:rPr>
              <w:t>(</w:t>
            </w:r>
            <w:r>
              <w:rPr>
                <w:spacing w:val="2"/>
                <w:sz w:val="23"/>
              </w:rPr>
              <w:t xml:space="preserve"> </w:t>
            </w:r>
            <w:r>
              <w:rPr>
                <w:spacing w:val="-2"/>
                <w:sz w:val="23"/>
              </w:rPr>
              <w:t>2.402)</w:t>
            </w:r>
          </w:p>
        </w:tc>
        <w:tc>
          <w:tcPr>
            <w:tcW w:w="115" w:type="dxa"/>
          </w:tcPr>
          <w:p w14:paraId="1B6860AA" w14:textId="77777777" w:rsidR="006F1B3D" w:rsidRDefault="006F1B3D" w:rsidP="008C7539">
            <w:pPr>
              <w:pStyle w:val="TableParagraph"/>
              <w:suppressAutoHyphens/>
              <w:rPr>
                <w:sz w:val="20"/>
              </w:rPr>
            </w:pPr>
          </w:p>
        </w:tc>
      </w:tr>
      <w:tr w:rsidR="006F1B3D" w14:paraId="38E38E1B" w14:textId="77777777">
        <w:trPr>
          <w:trHeight w:val="429"/>
        </w:trPr>
        <w:tc>
          <w:tcPr>
            <w:tcW w:w="3561" w:type="dxa"/>
          </w:tcPr>
          <w:p w14:paraId="56EB632A" w14:textId="77777777" w:rsidR="006F1B3D" w:rsidRDefault="00191F14" w:rsidP="008C7539">
            <w:pPr>
              <w:pStyle w:val="TableParagraph"/>
              <w:suppressAutoHyphens/>
              <w:spacing w:before="147" w:line="262" w:lineRule="exact"/>
              <w:ind w:left="118"/>
              <w:rPr>
                <w:sz w:val="23"/>
              </w:rPr>
            </w:pPr>
            <w:r>
              <w:rPr>
                <w:sz w:val="23"/>
              </w:rPr>
              <w:t>Mean</w:t>
            </w:r>
            <w:r>
              <w:rPr>
                <w:spacing w:val="23"/>
                <w:sz w:val="23"/>
              </w:rPr>
              <w:t xml:space="preserve"> </w:t>
            </w:r>
            <w:r>
              <w:rPr>
                <w:sz w:val="23"/>
              </w:rPr>
              <w:t>(1991</w:t>
            </w:r>
            <w:ins w:id="3031" w:author="Editor" w:date="2026-09-10T11:16:00Z">
              <w:r w:rsidR="009F43C9">
                <w:rPr>
                  <w:i/>
                  <w:sz w:val="23"/>
                </w:rPr>
                <w:t>–</w:t>
              </w:r>
            </w:ins>
            <w:del w:id="3032" w:author="Editor" w:date="2026-09-10T11:16:00Z">
              <w:r w:rsidDel="009F43C9">
                <w:rPr>
                  <w:sz w:val="23"/>
                </w:rPr>
                <w:delText>-</w:delText>
              </w:r>
            </w:del>
            <w:r>
              <w:rPr>
                <w:spacing w:val="-2"/>
                <w:sz w:val="23"/>
              </w:rPr>
              <w:t>1996)</w:t>
            </w:r>
          </w:p>
        </w:tc>
        <w:tc>
          <w:tcPr>
            <w:tcW w:w="1142" w:type="dxa"/>
          </w:tcPr>
          <w:p w14:paraId="1F483281" w14:textId="77777777" w:rsidR="006F1B3D" w:rsidRDefault="00191F14" w:rsidP="008C7539">
            <w:pPr>
              <w:pStyle w:val="TableParagraph"/>
              <w:suppressAutoHyphens/>
              <w:spacing w:before="147" w:line="262" w:lineRule="exact"/>
              <w:jc w:val="center"/>
              <w:rPr>
                <w:sz w:val="23"/>
              </w:rPr>
            </w:pPr>
            <w:r>
              <w:rPr>
                <w:spacing w:val="-2"/>
                <w:sz w:val="23"/>
              </w:rPr>
              <w:t>12.32</w:t>
            </w:r>
          </w:p>
        </w:tc>
        <w:tc>
          <w:tcPr>
            <w:tcW w:w="231" w:type="dxa"/>
          </w:tcPr>
          <w:p w14:paraId="2FC63616" w14:textId="77777777" w:rsidR="006F1B3D" w:rsidRDefault="006F1B3D" w:rsidP="008C7539">
            <w:pPr>
              <w:pStyle w:val="TableParagraph"/>
              <w:suppressAutoHyphens/>
              <w:rPr>
                <w:sz w:val="20"/>
              </w:rPr>
            </w:pPr>
          </w:p>
        </w:tc>
        <w:tc>
          <w:tcPr>
            <w:tcW w:w="936" w:type="dxa"/>
            <w:gridSpan w:val="2"/>
          </w:tcPr>
          <w:p w14:paraId="6215BECF" w14:textId="77777777" w:rsidR="006F1B3D" w:rsidRDefault="00191F14" w:rsidP="008C7539">
            <w:pPr>
              <w:pStyle w:val="TableParagraph"/>
              <w:suppressAutoHyphens/>
              <w:spacing w:before="147" w:line="262" w:lineRule="exact"/>
              <w:ind w:left="203"/>
              <w:rPr>
                <w:sz w:val="23"/>
              </w:rPr>
            </w:pPr>
            <w:r>
              <w:rPr>
                <w:spacing w:val="-2"/>
                <w:sz w:val="23"/>
              </w:rPr>
              <w:t>47.26</w:t>
            </w:r>
          </w:p>
        </w:tc>
        <w:tc>
          <w:tcPr>
            <w:tcW w:w="231" w:type="dxa"/>
          </w:tcPr>
          <w:p w14:paraId="7745FCB6" w14:textId="77777777" w:rsidR="006F1B3D" w:rsidRDefault="006F1B3D" w:rsidP="008C7539">
            <w:pPr>
              <w:pStyle w:val="TableParagraph"/>
              <w:suppressAutoHyphens/>
              <w:rPr>
                <w:sz w:val="20"/>
              </w:rPr>
            </w:pPr>
          </w:p>
        </w:tc>
        <w:tc>
          <w:tcPr>
            <w:tcW w:w="1140" w:type="dxa"/>
            <w:gridSpan w:val="2"/>
          </w:tcPr>
          <w:p w14:paraId="52FCD970" w14:textId="77777777" w:rsidR="006F1B3D" w:rsidRDefault="00191F14" w:rsidP="008C7539">
            <w:pPr>
              <w:pStyle w:val="TableParagraph"/>
              <w:suppressAutoHyphens/>
              <w:spacing w:before="147" w:line="262" w:lineRule="exact"/>
              <w:ind w:left="308"/>
              <w:rPr>
                <w:sz w:val="23"/>
              </w:rPr>
            </w:pPr>
            <w:r>
              <w:rPr>
                <w:spacing w:val="-2"/>
                <w:sz w:val="23"/>
              </w:rPr>
              <w:t>23.58</w:t>
            </w:r>
          </w:p>
        </w:tc>
        <w:tc>
          <w:tcPr>
            <w:tcW w:w="231" w:type="dxa"/>
          </w:tcPr>
          <w:p w14:paraId="492E7953" w14:textId="77777777" w:rsidR="006F1B3D" w:rsidRDefault="006F1B3D" w:rsidP="008C7539">
            <w:pPr>
              <w:pStyle w:val="TableParagraph"/>
              <w:suppressAutoHyphens/>
              <w:rPr>
                <w:sz w:val="20"/>
              </w:rPr>
            </w:pPr>
          </w:p>
        </w:tc>
        <w:tc>
          <w:tcPr>
            <w:tcW w:w="937" w:type="dxa"/>
          </w:tcPr>
          <w:p w14:paraId="16F1449D" w14:textId="77777777" w:rsidR="006F1B3D" w:rsidRDefault="00191F14" w:rsidP="008C7539">
            <w:pPr>
              <w:pStyle w:val="TableParagraph"/>
              <w:suppressAutoHyphens/>
              <w:spacing w:before="147" w:line="262" w:lineRule="exact"/>
              <w:ind w:left="14"/>
              <w:jc w:val="center"/>
              <w:rPr>
                <w:sz w:val="23"/>
              </w:rPr>
            </w:pPr>
            <w:r>
              <w:rPr>
                <w:spacing w:val="-2"/>
                <w:sz w:val="23"/>
              </w:rPr>
              <w:t>60.85</w:t>
            </w:r>
          </w:p>
        </w:tc>
        <w:tc>
          <w:tcPr>
            <w:tcW w:w="115" w:type="dxa"/>
          </w:tcPr>
          <w:p w14:paraId="40E1FE3F" w14:textId="77777777" w:rsidR="006F1B3D" w:rsidRDefault="006F1B3D" w:rsidP="008C7539">
            <w:pPr>
              <w:pStyle w:val="TableParagraph"/>
              <w:suppressAutoHyphens/>
              <w:rPr>
                <w:sz w:val="20"/>
              </w:rPr>
            </w:pPr>
          </w:p>
        </w:tc>
      </w:tr>
      <w:tr w:rsidR="006F1B3D" w14:paraId="3CC509E9" w14:textId="77777777">
        <w:trPr>
          <w:trHeight w:val="285"/>
        </w:trPr>
        <w:tc>
          <w:tcPr>
            <w:tcW w:w="3561" w:type="dxa"/>
          </w:tcPr>
          <w:p w14:paraId="0CCF65C6" w14:textId="77777777" w:rsidR="006F1B3D" w:rsidRDefault="00C04516" w:rsidP="008C7539">
            <w:pPr>
              <w:pStyle w:val="TableParagraph"/>
              <w:suppressAutoHyphens/>
              <w:spacing w:before="4" w:line="261" w:lineRule="exact"/>
              <w:ind w:left="118"/>
              <w:rPr>
                <w:sz w:val="23"/>
              </w:rPr>
            </w:pPr>
            <w:ins w:id="3033" w:author="Editor" w:date="2026-09-11T11:40:00Z">
              <w:r w:rsidRPr="005E1025">
                <w:rPr>
                  <w:sz w:val="23"/>
                </w:rPr>
                <w:t>Observations</w:t>
              </w:r>
            </w:ins>
            <w:del w:id="3034" w:author="Editor" w:date="2026-09-10T11:16:00Z">
              <w:r w:rsidR="00191F14" w:rsidDel="009F43C9">
                <w:rPr>
                  <w:spacing w:val="-5"/>
                  <w:sz w:val="23"/>
                </w:rPr>
                <w:delText>Obs</w:delText>
              </w:r>
            </w:del>
          </w:p>
        </w:tc>
        <w:tc>
          <w:tcPr>
            <w:tcW w:w="1142" w:type="dxa"/>
          </w:tcPr>
          <w:p w14:paraId="0B8006BE" w14:textId="77777777" w:rsidR="006F1B3D" w:rsidRDefault="00191F14" w:rsidP="008C7539">
            <w:pPr>
              <w:pStyle w:val="TableParagraph"/>
              <w:suppressAutoHyphens/>
              <w:spacing w:before="4" w:line="261" w:lineRule="exact"/>
              <w:jc w:val="center"/>
              <w:rPr>
                <w:sz w:val="23"/>
              </w:rPr>
            </w:pPr>
            <w:r>
              <w:rPr>
                <w:spacing w:val="-2"/>
                <w:sz w:val="23"/>
              </w:rPr>
              <w:t>17,904</w:t>
            </w:r>
          </w:p>
        </w:tc>
        <w:tc>
          <w:tcPr>
            <w:tcW w:w="231" w:type="dxa"/>
          </w:tcPr>
          <w:p w14:paraId="498F6823" w14:textId="77777777" w:rsidR="006F1B3D" w:rsidRDefault="006F1B3D" w:rsidP="008C7539">
            <w:pPr>
              <w:pStyle w:val="TableParagraph"/>
              <w:suppressAutoHyphens/>
              <w:rPr>
                <w:sz w:val="20"/>
              </w:rPr>
            </w:pPr>
          </w:p>
        </w:tc>
        <w:tc>
          <w:tcPr>
            <w:tcW w:w="936" w:type="dxa"/>
            <w:gridSpan w:val="2"/>
          </w:tcPr>
          <w:p w14:paraId="1D9ADAA3" w14:textId="77777777" w:rsidR="006F1B3D" w:rsidRDefault="00191F14" w:rsidP="008C7539">
            <w:pPr>
              <w:pStyle w:val="TableParagraph"/>
              <w:suppressAutoHyphens/>
              <w:spacing w:before="4" w:line="261" w:lineRule="exact"/>
              <w:ind w:left="144"/>
              <w:rPr>
                <w:sz w:val="23"/>
              </w:rPr>
            </w:pPr>
            <w:r>
              <w:rPr>
                <w:spacing w:val="-2"/>
                <w:sz w:val="23"/>
              </w:rPr>
              <w:t>17,904</w:t>
            </w:r>
          </w:p>
        </w:tc>
        <w:tc>
          <w:tcPr>
            <w:tcW w:w="231" w:type="dxa"/>
          </w:tcPr>
          <w:p w14:paraId="58C26379" w14:textId="77777777" w:rsidR="006F1B3D" w:rsidRDefault="006F1B3D" w:rsidP="008C7539">
            <w:pPr>
              <w:pStyle w:val="TableParagraph"/>
              <w:suppressAutoHyphens/>
              <w:rPr>
                <w:sz w:val="20"/>
              </w:rPr>
            </w:pPr>
          </w:p>
        </w:tc>
        <w:tc>
          <w:tcPr>
            <w:tcW w:w="1140" w:type="dxa"/>
            <w:gridSpan w:val="2"/>
          </w:tcPr>
          <w:p w14:paraId="346F0501" w14:textId="77777777" w:rsidR="006F1B3D" w:rsidRDefault="00191F14" w:rsidP="008C7539">
            <w:pPr>
              <w:pStyle w:val="TableParagraph"/>
              <w:suppressAutoHyphens/>
              <w:spacing w:before="4" w:line="261" w:lineRule="exact"/>
              <w:ind w:left="249"/>
              <w:rPr>
                <w:sz w:val="23"/>
              </w:rPr>
            </w:pPr>
            <w:r>
              <w:rPr>
                <w:spacing w:val="-2"/>
                <w:sz w:val="23"/>
              </w:rPr>
              <w:t>17,818</w:t>
            </w:r>
          </w:p>
        </w:tc>
        <w:tc>
          <w:tcPr>
            <w:tcW w:w="231" w:type="dxa"/>
          </w:tcPr>
          <w:p w14:paraId="221FCE5B" w14:textId="77777777" w:rsidR="006F1B3D" w:rsidRDefault="006F1B3D" w:rsidP="008C7539">
            <w:pPr>
              <w:pStyle w:val="TableParagraph"/>
              <w:suppressAutoHyphens/>
              <w:rPr>
                <w:sz w:val="20"/>
              </w:rPr>
            </w:pPr>
          </w:p>
        </w:tc>
        <w:tc>
          <w:tcPr>
            <w:tcW w:w="937" w:type="dxa"/>
          </w:tcPr>
          <w:p w14:paraId="393C4E7A" w14:textId="77777777" w:rsidR="006F1B3D" w:rsidRDefault="00191F14" w:rsidP="008C7539">
            <w:pPr>
              <w:pStyle w:val="TableParagraph"/>
              <w:suppressAutoHyphens/>
              <w:spacing w:before="4" w:line="261" w:lineRule="exact"/>
              <w:ind w:left="14"/>
              <w:jc w:val="center"/>
              <w:rPr>
                <w:sz w:val="23"/>
              </w:rPr>
            </w:pPr>
            <w:r>
              <w:rPr>
                <w:spacing w:val="-2"/>
                <w:sz w:val="23"/>
              </w:rPr>
              <w:t>17,821</w:t>
            </w:r>
          </w:p>
        </w:tc>
        <w:tc>
          <w:tcPr>
            <w:tcW w:w="115" w:type="dxa"/>
          </w:tcPr>
          <w:p w14:paraId="599B7ADB" w14:textId="77777777" w:rsidR="006F1B3D" w:rsidRDefault="006F1B3D" w:rsidP="008C7539">
            <w:pPr>
              <w:pStyle w:val="TableParagraph"/>
              <w:suppressAutoHyphens/>
              <w:rPr>
                <w:sz w:val="20"/>
              </w:rPr>
            </w:pPr>
          </w:p>
        </w:tc>
      </w:tr>
      <w:tr w:rsidR="006F1B3D" w14:paraId="6756C01E" w14:textId="77777777">
        <w:trPr>
          <w:trHeight w:val="917"/>
        </w:trPr>
        <w:tc>
          <w:tcPr>
            <w:tcW w:w="3561" w:type="dxa"/>
            <w:tcBorders>
              <w:bottom w:val="single" w:sz="8" w:space="0" w:color="000000"/>
            </w:tcBorders>
          </w:tcPr>
          <w:p w14:paraId="6E1A0E20" w14:textId="77777777" w:rsidR="006F1B3D" w:rsidRDefault="006F1B3D" w:rsidP="008C7539">
            <w:pPr>
              <w:pStyle w:val="TableParagraph"/>
              <w:suppressAutoHyphens/>
              <w:spacing w:before="26"/>
              <w:rPr>
                <w:sz w:val="23"/>
              </w:rPr>
            </w:pPr>
          </w:p>
          <w:p w14:paraId="789CE3B3" w14:textId="77777777" w:rsidR="006F1B3D" w:rsidRDefault="00191F14" w:rsidP="008C7539">
            <w:pPr>
              <w:pStyle w:val="TableParagraph"/>
              <w:suppressAutoHyphens/>
              <w:ind w:left="118"/>
              <w:rPr>
                <w:sz w:val="23"/>
              </w:rPr>
            </w:pPr>
            <w:r>
              <w:rPr>
                <w:sz w:val="23"/>
              </w:rPr>
              <w:t>N</w:t>
            </w:r>
            <w:ins w:id="3035" w:author="Editor" w:date="2026-09-10T11:16:00Z">
              <w:r w:rsidR="009F43C9">
                <w:rPr>
                  <w:sz w:val="23"/>
                </w:rPr>
                <w:t>umber of municipalities</w:t>
              </w:r>
            </w:ins>
            <w:del w:id="3036" w:author="Editor" w:date="2026-09-10T11:16:00Z">
              <w:r w:rsidDel="009F43C9">
                <w:rPr>
                  <w:sz w:val="23"/>
                </w:rPr>
                <w:delText>o.</w:delText>
              </w:r>
              <w:r w:rsidDel="009F43C9">
                <w:rPr>
                  <w:spacing w:val="7"/>
                  <w:sz w:val="23"/>
                </w:rPr>
                <w:delText xml:space="preserve"> </w:delText>
              </w:r>
              <w:r w:rsidDel="009F43C9">
                <w:rPr>
                  <w:spacing w:val="-5"/>
                  <w:sz w:val="23"/>
                </w:rPr>
                <w:delText>Mun</w:delText>
              </w:r>
            </w:del>
          </w:p>
          <w:p w14:paraId="35D83075" w14:textId="77777777" w:rsidR="006F1B3D" w:rsidRDefault="00191F14" w:rsidP="00C04516">
            <w:pPr>
              <w:pStyle w:val="TableParagraph"/>
              <w:suppressAutoHyphens/>
              <w:spacing w:before="22"/>
              <w:ind w:left="118"/>
              <w:rPr>
                <w:sz w:val="23"/>
              </w:rPr>
            </w:pPr>
            <w:r>
              <w:rPr>
                <w:sz w:val="23"/>
              </w:rPr>
              <w:t>Mean</w:t>
            </w:r>
            <w:r>
              <w:rPr>
                <w:spacing w:val="12"/>
                <w:sz w:val="23"/>
              </w:rPr>
              <w:t xml:space="preserve"> </w:t>
            </w:r>
            <w:del w:id="3037" w:author="Editor" w:date="2026-09-11T11:41:00Z">
              <w:r w:rsidDel="00C04516">
                <w:rPr>
                  <w:sz w:val="23"/>
                </w:rPr>
                <w:delText>Intensity</w:delText>
              </w:r>
              <w:r w:rsidDel="00C04516">
                <w:rPr>
                  <w:spacing w:val="13"/>
                  <w:sz w:val="23"/>
                </w:rPr>
                <w:delText xml:space="preserve"> </w:delText>
              </w:r>
            </w:del>
            <w:ins w:id="3038" w:author="Editor" w:date="2026-09-11T11:41:00Z">
              <w:r w:rsidR="00C04516">
                <w:rPr>
                  <w:sz w:val="23"/>
                </w:rPr>
                <w:t>intensity</w:t>
              </w:r>
              <w:r w:rsidR="00C04516">
                <w:rPr>
                  <w:spacing w:val="13"/>
                  <w:sz w:val="23"/>
                </w:rPr>
                <w:t xml:space="preserve"> </w:t>
              </w:r>
            </w:ins>
            <w:r>
              <w:rPr>
                <w:sz w:val="23"/>
              </w:rPr>
              <w:t>1999</w:t>
            </w:r>
            <w:r>
              <w:rPr>
                <w:spacing w:val="13"/>
                <w:sz w:val="23"/>
              </w:rPr>
              <w:t xml:space="preserve"> </w:t>
            </w:r>
            <w:r>
              <w:rPr>
                <w:spacing w:val="-5"/>
                <w:sz w:val="23"/>
              </w:rPr>
              <w:t>(</w:t>
            </w:r>
            <w:ins w:id="3039" w:author="Editor" w:date="2026-09-10T11:16:00Z">
              <w:r w:rsidR="009F43C9">
                <w:rPr>
                  <w:spacing w:val="-5"/>
                  <w:sz w:val="23"/>
                </w:rPr>
                <w:t>percent</w:t>
              </w:r>
            </w:ins>
            <w:del w:id="3040" w:author="Editor" w:date="2026-09-10T11:16:00Z">
              <w:r w:rsidDel="009F43C9">
                <w:rPr>
                  <w:spacing w:val="-5"/>
                  <w:sz w:val="23"/>
                </w:rPr>
                <w:delText>%</w:delText>
              </w:r>
            </w:del>
            <w:r>
              <w:rPr>
                <w:spacing w:val="-5"/>
                <w:sz w:val="23"/>
              </w:rPr>
              <w:t>)</w:t>
            </w:r>
          </w:p>
        </w:tc>
        <w:tc>
          <w:tcPr>
            <w:tcW w:w="1142" w:type="dxa"/>
            <w:tcBorders>
              <w:bottom w:val="single" w:sz="8" w:space="0" w:color="000000"/>
            </w:tcBorders>
          </w:tcPr>
          <w:p w14:paraId="41C7B7AB" w14:textId="77777777" w:rsidR="006F1B3D" w:rsidRDefault="006F1B3D" w:rsidP="008C7539">
            <w:pPr>
              <w:pStyle w:val="TableParagraph"/>
              <w:suppressAutoHyphens/>
              <w:rPr>
                <w:sz w:val="23"/>
              </w:rPr>
            </w:pPr>
          </w:p>
          <w:p w14:paraId="25DDF9AF" w14:textId="77777777" w:rsidR="006F1B3D" w:rsidRDefault="006F1B3D" w:rsidP="008C7539">
            <w:pPr>
              <w:pStyle w:val="TableParagraph"/>
              <w:suppressAutoHyphens/>
              <w:spacing w:before="47"/>
              <w:rPr>
                <w:sz w:val="23"/>
              </w:rPr>
            </w:pPr>
          </w:p>
          <w:p w14:paraId="4FC06AE4" w14:textId="77777777" w:rsidR="006F1B3D" w:rsidRDefault="00191F14" w:rsidP="008C7539">
            <w:pPr>
              <w:pStyle w:val="TableParagraph"/>
              <w:suppressAutoHyphens/>
              <w:spacing w:before="1"/>
              <w:jc w:val="center"/>
              <w:rPr>
                <w:sz w:val="23"/>
              </w:rPr>
            </w:pPr>
            <w:r>
              <w:rPr>
                <w:spacing w:val="-4"/>
                <w:sz w:val="23"/>
              </w:rPr>
              <w:t>44.4</w:t>
            </w:r>
          </w:p>
        </w:tc>
        <w:tc>
          <w:tcPr>
            <w:tcW w:w="962" w:type="dxa"/>
            <w:gridSpan w:val="2"/>
            <w:tcBorders>
              <w:bottom w:val="single" w:sz="8" w:space="0" w:color="000000"/>
            </w:tcBorders>
          </w:tcPr>
          <w:p w14:paraId="23D18F23" w14:textId="77777777" w:rsidR="006F1B3D" w:rsidRDefault="006F1B3D" w:rsidP="008C7539">
            <w:pPr>
              <w:pStyle w:val="TableParagraph"/>
              <w:suppressAutoHyphens/>
              <w:rPr>
                <w:sz w:val="23"/>
              </w:rPr>
            </w:pPr>
          </w:p>
          <w:p w14:paraId="396CF12E" w14:textId="77777777" w:rsidR="006F1B3D" w:rsidRDefault="006F1B3D" w:rsidP="008C7539">
            <w:pPr>
              <w:pStyle w:val="TableParagraph"/>
              <w:suppressAutoHyphens/>
              <w:spacing w:before="47"/>
              <w:rPr>
                <w:sz w:val="23"/>
              </w:rPr>
            </w:pPr>
          </w:p>
          <w:p w14:paraId="236D45C8" w14:textId="77777777" w:rsidR="006F1B3D" w:rsidRDefault="00191F14" w:rsidP="008C7539">
            <w:pPr>
              <w:pStyle w:val="TableParagraph"/>
              <w:suppressAutoHyphens/>
              <w:spacing w:before="1"/>
              <w:ind w:left="493"/>
              <w:rPr>
                <w:sz w:val="23"/>
              </w:rPr>
            </w:pPr>
            <w:r>
              <w:rPr>
                <w:spacing w:val="-4"/>
                <w:sz w:val="23"/>
              </w:rPr>
              <w:t>44.4</w:t>
            </w:r>
          </w:p>
        </w:tc>
        <w:tc>
          <w:tcPr>
            <w:tcW w:w="692" w:type="dxa"/>
            <w:gridSpan w:val="3"/>
            <w:tcBorders>
              <w:bottom w:val="single" w:sz="8" w:space="0" w:color="000000"/>
            </w:tcBorders>
          </w:tcPr>
          <w:p w14:paraId="321ADBDB" w14:textId="77777777" w:rsidR="006F1B3D" w:rsidRDefault="006F1B3D" w:rsidP="008C7539">
            <w:pPr>
              <w:pStyle w:val="TableParagraph"/>
              <w:suppressAutoHyphens/>
              <w:spacing w:before="26"/>
              <w:rPr>
                <w:sz w:val="23"/>
              </w:rPr>
            </w:pPr>
          </w:p>
          <w:p w14:paraId="4B711E00" w14:textId="77777777" w:rsidR="006F1B3D" w:rsidRDefault="00191F14" w:rsidP="008C7539">
            <w:pPr>
              <w:pStyle w:val="TableParagraph"/>
              <w:suppressAutoHyphens/>
              <w:ind w:left="57"/>
              <w:rPr>
                <w:sz w:val="23"/>
              </w:rPr>
            </w:pPr>
            <w:r>
              <w:rPr>
                <w:spacing w:val="-2"/>
                <w:sz w:val="23"/>
              </w:rPr>
              <w:t>1,119</w:t>
            </w:r>
          </w:p>
        </w:tc>
        <w:tc>
          <w:tcPr>
            <w:tcW w:w="884" w:type="dxa"/>
            <w:tcBorders>
              <w:bottom w:val="single" w:sz="8" w:space="0" w:color="000000"/>
            </w:tcBorders>
          </w:tcPr>
          <w:p w14:paraId="4D98BDBE" w14:textId="77777777" w:rsidR="006F1B3D" w:rsidRDefault="006F1B3D" w:rsidP="008C7539">
            <w:pPr>
              <w:pStyle w:val="TableParagraph"/>
              <w:suppressAutoHyphens/>
              <w:rPr>
                <w:sz w:val="23"/>
              </w:rPr>
            </w:pPr>
          </w:p>
          <w:p w14:paraId="77B3F065" w14:textId="77777777" w:rsidR="006F1B3D" w:rsidRDefault="006F1B3D" w:rsidP="008C7539">
            <w:pPr>
              <w:pStyle w:val="TableParagraph"/>
              <w:suppressAutoHyphens/>
              <w:spacing w:before="47"/>
              <w:rPr>
                <w:sz w:val="23"/>
              </w:rPr>
            </w:pPr>
          </w:p>
          <w:p w14:paraId="4D1A52BE" w14:textId="77777777" w:rsidR="006F1B3D" w:rsidRDefault="00191F14" w:rsidP="008C7539">
            <w:pPr>
              <w:pStyle w:val="TableParagraph"/>
              <w:suppressAutoHyphens/>
              <w:spacing w:before="1"/>
              <w:ind w:left="111"/>
              <w:rPr>
                <w:sz w:val="23"/>
              </w:rPr>
            </w:pPr>
            <w:r>
              <w:rPr>
                <w:spacing w:val="-4"/>
                <w:sz w:val="23"/>
              </w:rPr>
              <w:t>44.4</w:t>
            </w:r>
          </w:p>
        </w:tc>
        <w:tc>
          <w:tcPr>
            <w:tcW w:w="1283" w:type="dxa"/>
            <w:gridSpan w:val="3"/>
            <w:tcBorders>
              <w:bottom w:val="single" w:sz="8" w:space="0" w:color="000000"/>
            </w:tcBorders>
          </w:tcPr>
          <w:p w14:paraId="05E52D33" w14:textId="77777777" w:rsidR="006F1B3D" w:rsidRDefault="006F1B3D" w:rsidP="008C7539">
            <w:pPr>
              <w:pStyle w:val="TableParagraph"/>
              <w:suppressAutoHyphens/>
              <w:rPr>
                <w:sz w:val="23"/>
              </w:rPr>
            </w:pPr>
          </w:p>
          <w:p w14:paraId="4403BFC4" w14:textId="77777777" w:rsidR="006F1B3D" w:rsidRDefault="006F1B3D" w:rsidP="008C7539">
            <w:pPr>
              <w:pStyle w:val="TableParagraph"/>
              <w:suppressAutoHyphens/>
              <w:spacing w:before="47"/>
              <w:rPr>
                <w:sz w:val="23"/>
              </w:rPr>
            </w:pPr>
          </w:p>
          <w:p w14:paraId="5EE08B8E" w14:textId="77777777" w:rsidR="006F1B3D" w:rsidRDefault="00191F14" w:rsidP="008C7539">
            <w:pPr>
              <w:pStyle w:val="TableParagraph"/>
              <w:suppressAutoHyphens/>
              <w:spacing w:before="1"/>
              <w:ind w:left="499"/>
              <w:rPr>
                <w:sz w:val="23"/>
              </w:rPr>
            </w:pPr>
            <w:r>
              <w:rPr>
                <w:spacing w:val="-4"/>
                <w:sz w:val="23"/>
              </w:rPr>
              <w:t>44.4</w:t>
            </w:r>
          </w:p>
        </w:tc>
      </w:tr>
    </w:tbl>
    <w:p w14:paraId="06153092" w14:textId="77777777" w:rsidR="0071283D" w:rsidRDefault="0071283D" w:rsidP="00C40890">
      <w:pPr>
        <w:suppressAutoHyphens/>
        <w:ind w:right="720" w:firstLine="295"/>
        <w:jc w:val="both"/>
        <w:rPr>
          <w:ins w:id="3041" w:author="Editor" w:date="2026-09-11T11:25:00Z"/>
          <w:sz w:val="20"/>
        </w:rPr>
      </w:pPr>
      <w:ins w:id="3042" w:author="Editor" w:date="2026-09-11T11:25:00Z">
        <w:r>
          <w:rPr>
            <w:sz w:val="20"/>
          </w:rPr>
          <w:t>Source: Prepared by the authors.</w:t>
        </w:r>
      </w:ins>
    </w:p>
    <w:p w14:paraId="75F4F334" w14:textId="77777777" w:rsidR="006F1B3D" w:rsidDel="00B0743F" w:rsidRDefault="00191F14" w:rsidP="008C7539">
      <w:pPr>
        <w:suppressAutoHyphens/>
        <w:spacing w:before="60" w:line="223" w:lineRule="auto"/>
        <w:ind w:left="295" w:right="1013"/>
        <w:jc w:val="both"/>
        <w:rPr>
          <w:del w:id="3043" w:author="Editor" w:date="2026-09-10T15:13:00Z"/>
          <w:sz w:val="20"/>
        </w:rPr>
      </w:pPr>
      <w:r>
        <w:rPr>
          <w:sz w:val="20"/>
        </w:rPr>
        <w:t>Note</w:t>
      </w:r>
      <w:del w:id="3044" w:author="Editor" w:date="2026-09-10T11:16:00Z">
        <w:r w:rsidDel="009F43C9">
          <w:rPr>
            <w:sz w:val="20"/>
          </w:rPr>
          <w:delText>s</w:delText>
        </w:r>
      </w:del>
      <w:r>
        <w:rPr>
          <w:sz w:val="20"/>
        </w:rPr>
        <w:t>:</w:t>
      </w:r>
      <w:r>
        <w:rPr>
          <w:spacing w:val="27"/>
          <w:sz w:val="20"/>
        </w:rPr>
        <w:t xml:space="preserve"> </w:t>
      </w:r>
      <w:r>
        <w:rPr>
          <w:sz w:val="20"/>
        </w:rPr>
        <w:t>Th</w:t>
      </w:r>
      <w:ins w:id="3045" w:author="Editor" w:date="2026-09-11T11:40:00Z">
        <w:r w:rsidR="00C04516">
          <w:rPr>
            <w:sz w:val="20"/>
          </w:rPr>
          <w:t>e</w:t>
        </w:r>
      </w:ins>
      <w:del w:id="3046" w:author="Editor" w:date="2026-09-11T11:40:00Z">
        <w:r w:rsidDel="00C04516">
          <w:rPr>
            <w:sz w:val="20"/>
          </w:rPr>
          <w:delText>is</w:delText>
        </w:r>
      </w:del>
      <w:r>
        <w:rPr>
          <w:sz w:val="20"/>
        </w:rPr>
        <w:t xml:space="preserve"> table reports </w:t>
      </w:r>
      <w:del w:id="3047" w:author="Editor" w:date="2026-09-08T18:22:00Z">
        <w:r w:rsidDel="00B50A25">
          <w:rPr>
            <w:sz w:val="20"/>
          </w:rPr>
          <w:delText>di</w:delText>
        </w:r>
        <w:r w:rsidDel="00B50A25">
          <w:rPr>
            <w:rFonts w:ascii="Arial MT" w:hAnsi="Arial MT"/>
            <w:sz w:val="20"/>
          </w:rPr>
          <w:delText>ff</w:delText>
        </w:r>
        <w:r w:rsidDel="00B50A25">
          <w:rPr>
            <w:sz w:val="20"/>
          </w:rPr>
          <w:delText>erence</w:delText>
        </w:r>
      </w:del>
      <w:ins w:id="3048" w:author="Editor" w:date="2026-09-08T18:22:00Z">
        <w:r w:rsidR="00B50A25">
          <w:rPr>
            <w:sz w:val="20"/>
          </w:rPr>
          <w:t>difference</w:t>
        </w:r>
      </w:ins>
      <w:r>
        <w:rPr>
          <w:sz w:val="20"/>
        </w:rPr>
        <w:t>-in-</w:t>
      </w:r>
      <w:del w:id="3049" w:author="Editor" w:date="2026-09-08T18:22:00Z">
        <w:r w:rsidDel="00B50A25">
          <w:rPr>
            <w:sz w:val="20"/>
          </w:rPr>
          <w:delText>di</w:delText>
        </w:r>
        <w:r w:rsidDel="00B50A25">
          <w:rPr>
            <w:rFonts w:ascii="Arial MT" w:hAnsi="Arial MT"/>
            <w:sz w:val="20"/>
          </w:rPr>
          <w:delText>ff</w:delText>
        </w:r>
        <w:r w:rsidDel="00B50A25">
          <w:rPr>
            <w:sz w:val="20"/>
          </w:rPr>
          <w:delText xml:space="preserve">erences </w:delText>
        </w:r>
      </w:del>
      <w:ins w:id="3050" w:author="Editor" w:date="2026-09-08T18:22:00Z">
        <w:r w:rsidR="00B50A25">
          <w:rPr>
            <w:sz w:val="20"/>
          </w:rPr>
          <w:t xml:space="preserve">differences </w:t>
        </w:r>
      </w:ins>
      <w:r>
        <w:rPr>
          <w:sz w:val="20"/>
        </w:rPr>
        <w:t xml:space="preserve">estimates of the </w:t>
      </w:r>
      <w:del w:id="3051" w:author="Editor" w:date="2026-09-08T18:22:00Z">
        <w:r w:rsidDel="00B50A25">
          <w:rPr>
            <w:sz w:val="20"/>
          </w:rPr>
          <w:delText>e</w:delText>
        </w:r>
        <w:r w:rsidDel="00B50A25">
          <w:rPr>
            <w:rFonts w:ascii="Arial MT" w:hAnsi="Arial MT"/>
            <w:sz w:val="20"/>
          </w:rPr>
          <w:delText>ff</w:delText>
        </w:r>
        <w:r w:rsidDel="00B50A25">
          <w:rPr>
            <w:sz w:val="20"/>
          </w:rPr>
          <w:delText xml:space="preserve">ect </w:delText>
        </w:r>
      </w:del>
      <w:ins w:id="3052" w:author="Editor" w:date="2026-09-08T18:22:00Z">
        <w:r w:rsidR="00B50A25">
          <w:rPr>
            <w:sz w:val="20"/>
          </w:rPr>
          <w:t xml:space="preserve">effect </w:t>
        </w:r>
      </w:ins>
      <w:r>
        <w:rPr>
          <w:sz w:val="20"/>
        </w:rPr>
        <w:t xml:space="preserve">of </w:t>
      </w:r>
      <w:r w:rsidRPr="000724F4">
        <w:rPr>
          <w:sz w:val="20"/>
        </w:rPr>
        <w:t>Progresa</w:t>
      </w:r>
      <w:r>
        <w:rPr>
          <w:sz w:val="20"/>
        </w:rPr>
        <w:t xml:space="preserve"> enrollment intensity on the </w:t>
      </w:r>
      <w:del w:id="3053" w:author="Editor" w:date="2026-09-11T11:25:00Z">
        <w:r w:rsidDel="0071283D">
          <w:rPr>
            <w:sz w:val="20"/>
          </w:rPr>
          <w:delText xml:space="preserve">Mortality </w:delText>
        </w:r>
      </w:del>
      <w:ins w:id="3054" w:author="Editor" w:date="2026-09-11T11:25:00Z">
        <w:r w:rsidR="0071283D">
          <w:rPr>
            <w:sz w:val="20"/>
          </w:rPr>
          <w:t xml:space="preserve">mortality </w:t>
        </w:r>
      </w:ins>
      <w:del w:id="3055" w:author="Editor" w:date="2026-09-11T11:25:00Z">
        <w:r w:rsidDel="0071283D">
          <w:rPr>
            <w:sz w:val="20"/>
          </w:rPr>
          <w:delText xml:space="preserve">Rate </w:delText>
        </w:r>
      </w:del>
      <w:ins w:id="3056" w:author="Editor" w:date="2026-09-11T11:25:00Z">
        <w:r w:rsidR="0071283D">
          <w:rPr>
            <w:sz w:val="20"/>
          </w:rPr>
          <w:t xml:space="preserve">rate </w:t>
        </w:r>
      </w:ins>
      <w:r>
        <w:rPr>
          <w:sz w:val="20"/>
        </w:rPr>
        <w:t xml:space="preserve">for adults aged 65 and older per 1,000 </w:t>
      </w:r>
      <w:del w:id="3057" w:author="Editor" w:date="2026-09-11T11:40:00Z">
        <w:r w:rsidDel="00C04516">
          <w:rPr>
            <w:sz w:val="20"/>
          </w:rPr>
          <w:delText>inhabitants</w:delText>
        </w:r>
      </w:del>
      <w:ins w:id="3058" w:author="Editor" w:date="2026-09-11T11:40:00Z">
        <w:r w:rsidR="00C04516">
          <w:rPr>
            <w:sz w:val="20"/>
          </w:rPr>
          <w:t>persons</w:t>
        </w:r>
      </w:ins>
      <w:r>
        <w:rPr>
          <w:sz w:val="20"/>
        </w:rPr>
        <w:t>.</w:t>
      </w:r>
      <w:r>
        <w:rPr>
          <w:spacing w:val="40"/>
          <w:sz w:val="20"/>
        </w:rPr>
        <w:t xml:space="preserve"> </w:t>
      </w:r>
      <w:r>
        <w:rPr>
          <w:sz w:val="20"/>
        </w:rPr>
        <w:t>Columns (1)–(4) report estimates for ages 50–64, 65 and older, 65–69, and 70 and older, respectively.</w:t>
      </w:r>
      <w:r>
        <w:rPr>
          <w:spacing w:val="40"/>
          <w:sz w:val="20"/>
        </w:rPr>
        <w:t xml:space="preserve"> </w:t>
      </w:r>
      <w:r>
        <w:rPr>
          <w:i/>
          <w:sz w:val="20"/>
        </w:rPr>
        <w:t>Intensity</w:t>
      </w:r>
      <w:r>
        <w:rPr>
          <w:position w:val="-4"/>
          <w:sz w:val="14"/>
        </w:rPr>
        <w:t>1999</w:t>
      </w:r>
      <w:r>
        <w:rPr>
          <w:spacing w:val="25"/>
          <w:position w:val="-4"/>
          <w:sz w:val="14"/>
        </w:rPr>
        <w:t xml:space="preserve"> </w:t>
      </w:r>
      <w:r>
        <w:rPr>
          <w:rFonts w:ascii="Lucida Sans Unicode" w:hAnsi="Lucida Sans Unicode"/>
          <w:sz w:val="20"/>
        </w:rPr>
        <w:t>×</w:t>
      </w:r>
      <w:r>
        <w:rPr>
          <w:rFonts w:ascii="Lucida Sans Unicode" w:hAnsi="Lucida Sans Unicode"/>
          <w:spacing w:val="-13"/>
          <w:sz w:val="20"/>
        </w:rPr>
        <w:t xml:space="preserve"> </w:t>
      </w:r>
      <w:r>
        <w:rPr>
          <w:i/>
          <w:sz w:val="20"/>
        </w:rPr>
        <w:t xml:space="preserve">Post </w:t>
      </w:r>
      <w:r>
        <w:rPr>
          <w:sz w:val="20"/>
        </w:rPr>
        <w:t xml:space="preserve">captures the </w:t>
      </w:r>
      <w:del w:id="3059" w:author="Editor" w:date="2026-09-08T18:22:00Z">
        <w:r w:rsidDel="00B50A25">
          <w:rPr>
            <w:sz w:val="20"/>
          </w:rPr>
          <w:delText>e</w:delText>
        </w:r>
        <w:r w:rsidDel="00B50A25">
          <w:rPr>
            <w:rFonts w:ascii="Arial MT" w:hAnsi="Arial MT"/>
            <w:sz w:val="20"/>
          </w:rPr>
          <w:delText>ff</w:delText>
        </w:r>
        <w:r w:rsidDel="00B50A25">
          <w:rPr>
            <w:sz w:val="20"/>
          </w:rPr>
          <w:delText xml:space="preserve">ect </w:delText>
        </w:r>
      </w:del>
      <w:ins w:id="3060" w:author="Editor" w:date="2026-09-08T18:22:00Z">
        <w:r w:rsidR="00B50A25">
          <w:rPr>
            <w:sz w:val="20"/>
          </w:rPr>
          <w:t xml:space="preserve">effect </w:t>
        </w:r>
      </w:ins>
      <w:r>
        <w:rPr>
          <w:sz w:val="20"/>
        </w:rPr>
        <w:t>of early-phase</w:t>
      </w:r>
      <w:r>
        <w:rPr>
          <w:spacing w:val="3"/>
          <w:sz w:val="20"/>
        </w:rPr>
        <w:t xml:space="preserve"> </w:t>
      </w:r>
      <w:r>
        <w:rPr>
          <w:sz w:val="20"/>
        </w:rPr>
        <w:t>(1997–1999)</w:t>
      </w:r>
      <w:r>
        <w:rPr>
          <w:spacing w:val="3"/>
          <w:sz w:val="20"/>
        </w:rPr>
        <w:t xml:space="preserve"> </w:t>
      </w:r>
      <w:r w:rsidRPr="000724F4">
        <w:rPr>
          <w:sz w:val="20"/>
        </w:rPr>
        <w:t>Progresa</w:t>
      </w:r>
      <w:r>
        <w:rPr>
          <w:spacing w:val="3"/>
          <w:sz w:val="20"/>
        </w:rPr>
        <w:t xml:space="preserve"> </w:t>
      </w:r>
      <w:r>
        <w:rPr>
          <w:sz w:val="20"/>
        </w:rPr>
        <w:t>enrollment:</w:t>
      </w:r>
      <w:r>
        <w:rPr>
          <w:spacing w:val="23"/>
          <w:sz w:val="20"/>
        </w:rPr>
        <w:t xml:space="preserve"> </w:t>
      </w:r>
      <w:r>
        <w:rPr>
          <w:sz w:val="20"/>
        </w:rPr>
        <w:t>a</w:t>
      </w:r>
      <w:r>
        <w:rPr>
          <w:spacing w:val="3"/>
          <w:sz w:val="20"/>
        </w:rPr>
        <w:t xml:space="preserve"> </w:t>
      </w:r>
      <w:del w:id="3061" w:author="Editor" w:date="2026-09-08T18:22:00Z">
        <w:r w:rsidDel="00B50A25">
          <w:rPr>
            <w:sz w:val="20"/>
          </w:rPr>
          <w:delText>coe</w:delText>
        </w:r>
        <w:r w:rsidDel="00B50A25">
          <w:rPr>
            <w:rFonts w:ascii="Arial MT" w:hAnsi="Arial MT"/>
            <w:sz w:val="20"/>
          </w:rPr>
          <w:delText>ffi</w:delText>
        </w:r>
        <w:r w:rsidDel="00B50A25">
          <w:rPr>
            <w:sz w:val="20"/>
          </w:rPr>
          <w:delText>cient</w:delText>
        </w:r>
        <w:r w:rsidDel="00B50A25">
          <w:rPr>
            <w:spacing w:val="3"/>
            <w:sz w:val="20"/>
          </w:rPr>
          <w:delText xml:space="preserve"> </w:delText>
        </w:r>
      </w:del>
      <w:ins w:id="3062" w:author="Editor" w:date="2026-09-08T18:22:00Z">
        <w:r w:rsidR="00B50A25">
          <w:rPr>
            <w:sz w:val="20"/>
          </w:rPr>
          <w:t>coeff</w:t>
        </w:r>
        <w:r w:rsidR="00B50A25">
          <w:rPr>
            <w:rFonts w:ascii="Arial MT" w:hAnsi="Arial MT"/>
            <w:sz w:val="20"/>
          </w:rPr>
          <w:t>i</w:t>
        </w:r>
        <w:r w:rsidR="00B50A25">
          <w:rPr>
            <w:sz w:val="20"/>
          </w:rPr>
          <w:t>cient</w:t>
        </w:r>
        <w:r w:rsidR="00B50A25">
          <w:rPr>
            <w:spacing w:val="3"/>
            <w:sz w:val="20"/>
          </w:rPr>
          <w:t xml:space="preserve"> </w:t>
        </w:r>
      </w:ins>
      <w:r>
        <w:rPr>
          <w:sz w:val="20"/>
        </w:rPr>
        <w:t>of</w:t>
      </w:r>
      <w:r>
        <w:rPr>
          <w:spacing w:val="3"/>
          <w:sz w:val="20"/>
        </w:rPr>
        <w:t xml:space="preserve"> </w:t>
      </w:r>
      <w:r>
        <w:rPr>
          <w:sz w:val="20"/>
        </w:rPr>
        <w:t>one</w:t>
      </w:r>
      <w:r>
        <w:rPr>
          <w:spacing w:val="4"/>
          <w:sz w:val="20"/>
        </w:rPr>
        <w:t xml:space="preserve"> </w:t>
      </w:r>
      <w:r>
        <w:rPr>
          <w:sz w:val="20"/>
        </w:rPr>
        <w:t>corresponds</w:t>
      </w:r>
      <w:r>
        <w:rPr>
          <w:spacing w:val="3"/>
          <w:sz w:val="20"/>
        </w:rPr>
        <w:t xml:space="preserve"> </w:t>
      </w:r>
      <w:r>
        <w:rPr>
          <w:sz w:val="20"/>
        </w:rPr>
        <w:t>to</w:t>
      </w:r>
      <w:r>
        <w:rPr>
          <w:spacing w:val="3"/>
          <w:sz w:val="20"/>
        </w:rPr>
        <w:t xml:space="preserve"> </w:t>
      </w:r>
      <w:r>
        <w:rPr>
          <w:sz w:val="20"/>
        </w:rPr>
        <w:t>moving</w:t>
      </w:r>
      <w:r>
        <w:rPr>
          <w:spacing w:val="3"/>
          <w:sz w:val="20"/>
        </w:rPr>
        <w:t xml:space="preserve"> </w:t>
      </w:r>
      <w:r>
        <w:rPr>
          <w:sz w:val="20"/>
        </w:rPr>
        <w:t>from</w:t>
      </w:r>
      <w:r>
        <w:rPr>
          <w:spacing w:val="4"/>
          <w:sz w:val="20"/>
        </w:rPr>
        <w:t xml:space="preserve"> </w:t>
      </w:r>
      <w:r>
        <w:rPr>
          <w:sz w:val="20"/>
        </w:rPr>
        <w:t>0</w:t>
      </w:r>
      <w:del w:id="3063" w:author="Editor" w:date="2026-09-10T11:16:00Z">
        <w:r w:rsidDel="009F43C9">
          <w:rPr>
            <w:sz w:val="20"/>
          </w:rPr>
          <w:delText>%</w:delText>
        </w:r>
      </w:del>
      <w:r>
        <w:rPr>
          <w:spacing w:val="3"/>
          <w:sz w:val="20"/>
        </w:rPr>
        <w:t xml:space="preserve"> </w:t>
      </w:r>
      <w:r>
        <w:rPr>
          <w:sz w:val="20"/>
        </w:rPr>
        <w:t>to</w:t>
      </w:r>
      <w:r>
        <w:rPr>
          <w:spacing w:val="3"/>
          <w:sz w:val="20"/>
        </w:rPr>
        <w:t xml:space="preserve"> </w:t>
      </w:r>
      <w:r>
        <w:rPr>
          <w:spacing w:val="-4"/>
          <w:sz w:val="20"/>
        </w:rPr>
        <w:t>100</w:t>
      </w:r>
      <w:ins w:id="3064" w:author="Editor" w:date="2026-09-10T11:16:00Z">
        <w:r w:rsidR="009F43C9">
          <w:rPr>
            <w:spacing w:val="-4"/>
            <w:sz w:val="20"/>
          </w:rPr>
          <w:t xml:space="preserve"> p</w:t>
        </w:r>
      </w:ins>
      <w:ins w:id="3065" w:author="Editor" w:date="2026-09-10T11:17:00Z">
        <w:r w:rsidR="009F43C9">
          <w:rPr>
            <w:spacing w:val="-4"/>
            <w:sz w:val="20"/>
          </w:rPr>
          <w:t>ercen</w:t>
        </w:r>
      </w:ins>
      <w:ins w:id="3066" w:author="Editor" w:date="2026-09-10T15:13:00Z">
        <w:r w:rsidR="00B0743F">
          <w:rPr>
            <w:spacing w:val="-4"/>
            <w:sz w:val="20"/>
          </w:rPr>
          <w:t>t</w:t>
        </w:r>
      </w:ins>
      <w:del w:id="3067" w:author="Editor" w:date="2026-09-10T15:13:00Z">
        <w:r w:rsidDel="00B0743F">
          <w:rPr>
            <w:spacing w:val="-4"/>
            <w:sz w:val="20"/>
          </w:rPr>
          <w:delText>%</w:delText>
        </w:r>
      </w:del>
      <w:ins w:id="3068" w:author="Editor" w:date="2026-09-10T15:13:00Z">
        <w:r w:rsidR="00B0743F">
          <w:rPr>
            <w:spacing w:val="-4"/>
            <w:sz w:val="20"/>
          </w:rPr>
          <w:t xml:space="preserve"> </w:t>
        </w:r>
      </w:ins>
    </w:p>
    <w:p w14:paraId="51230B80" w14:textId="77777777" w:rsidR="006F1B3D" w:rsidDel="0068580C" w:rsidRDefault="00191F14" w:rsidP="00C40890">
      <w:pPr>
        <w:suppressAutoHyphens/>
        <w:spacing w:before="60" w:line="223" w:lineRule="auto"/>
        <w:ind w:left="295" w:right="1013"/>
        <w:jc w:val="both"/>
        <w:rPr>
          <w:del w:id="3069" w:author="Editor" w:date="2026-09-10T15:26:00Z"/>
          <w:sz w:val="20"/>
        </w:rPr>
      </w:pPr>
      <w:r>
        <w:rPr>
          <w:sz w:val="20"/>
        </w:rPr>
        <w:t>beneficiary household coverage after 1997.</w:t>
      </w:r>
      <w:r>
        <w:rPr>
          <w:spacing w:val="40"/>
          <w:sz w:val="20"/>
        </w:rPr>
        <w:t xml:space="preserve"> </w:t>
      </w:r>
      <w:r>
        <w:rPr>
          <w:sz w:val="20"/>
        </w:rPr>
        <w:t>The post-dummy equals 1 for years 1997–2006.</w:t>
      </w:r>
      <w:r>
        <w:rPr>
          <w:spacing w:val="40"/>
          <w:sz w:val="20"/>
        </w:rPr>
        <w:t xml:space="preserve"> </w:t>
      </w:r>
      <w:r>
        <w:rPr>
          <w:sz w:val="20"/>
        </w:rPr>
        <w:t>The sample is restricted</w:t>
      </w:r>
      <w:r>
        <w:rPr>
          <w:spacing w:val="-5"/>
          <w:sz w:val="20"/>
        </w:rPr>
        <w:t xml:space="preserve"> </w:t>
      </w:r>
      <w:r>
        <w:rPr>
          <w:sz w:val="20"/>
        </w:rPr>
        <w:t>to highly marginalized municipalities.</w:t>
      </w:r>
      <w:r>
        <w:rPr>
          <w:spacing w:val="28"/>
          <w:sz w:val="20"/>
        </w:rPr>
        <w:t xml:space="preserve"> </w:t>
      </w:r>
      <w:r>
        <w:rPr>
          <w:sz w:val="20"/>
        </w:rPr>
        <w:t xml:space="preserve">All regressions include </w:t>
      </w:r>
      <w:r>
        <w:rPr>
          <w:i/>
          <w:sz w:val="20"/>
        </w:rPr>
        <w:t>Intensity</w:t>
      </w:r>
      <w:r>
        <w:rPr>
          <w:position w:val="-4"/>
          <w:sz w:val="14"/>
        </w:rPr>
        <w:t>2005</w:t>
      </w:r>
      <w:r>
        <w:rPr>
          <w:spacing w:val="17"/>
          <w:position w:val="-4"/>
          <w:sz w:val="14"/>
        </w:rPr>
        <w:t xml:space="preserve"> </w:t>
      </w:r>
      <w:r>
        <w:rPr>
          <w:rFonts w:ascii="Lucida Sans Unicode" w:hAnsi="Lucida Sans Unicode"/>
          <w:sz w:val="20"/>
        </w:rPr>
        <w:t>×</w:t>
      </w:r>
      <w:r>
        <w:rPr>
          <w:rFonts w:ascii="Lucida Sans Unicode" w:hAnsi="Lucida Sans Unicode"/>
          <w:spacing w:val="-16"/>
          <w:sz w:val="20"/>
        </w:rPr>
        <w:t xml:space="preserve"> </w:t>
      </w:r>
      <w:r>
        <w:rPr>
          <w:i/>
          <w:sz w:val="20"/>
        </w:rPr>
        <w:t>Post</w:t>
      </w:r>
      <w:r>
        <w:rPr>
          <w:sz w:val="20"/>
        </w:rPr>
        <w:t xml:space="preserve">, </w:t>
      </w:r>
      <w:r w:rsidRPr="00C40890">
        <w:rPr>
          <w:i/>
          <w:sz w:val="20"/>
        </w:rPr>
        <w:t>Seguro Popular</w:t>
      </w:r>
      <w:r>
        <w:rPr>
          <w:sz w:val="20"/>
        </w:rPr>
        <w:t xml:space="preserve"> intensity,</w:t>
      </w:r>
      <w:r>
        <w:rPr>
          <w:spacing w:val="-7"/>
          <w:sz w:val="20"/>
        </w:rPr>
        <w:t xml:space="preserve"> </w:t>
      </w:r>
      <w:ins w:id="3070" w:author="Editor" w:date="2026-09-11T11:40:00Z">
        <w:r w:rsidR="00C04516">
          <w:rPr>
            <w:spacing w:val="-7"/>
            <w:sz w:val="20"/>
          </w:rPr>
          <w:t xml:space="preserve">and </w:t>
        </w:r>
      </w:ins>
      <w:r>
        <w:rPr>
          <w:sz w:val="20"/>
        </w:rPr>
        <w:t>municipality</w:t>
      </w:r>
      <w:r>
        <w:rPr>
          <w:spacing w:val="-8"/>
          <w:sz w:val="20"/>
        </w:rPr>
        <w:t xml:space="preserve"> </w:t>
      </w:r>
      <w:r>
        <w:rPr>
          <w:sz w:val="20"/>
        </w:rPr>
        <w:t>and</w:t>
      </w:r>
      <w:r>
        <w:rPr>
          <w:spacing w:val="-8"/>
          <w:sz w:val="20"/>
        </w:rPr>
        <w:t xml:space="preserve"> </w:t>
      </w:r>
      <w:r>
        <w:rPr>
          <w:sz w:val="20"/>
        </w:rPr>
        <w:t>year</w:t>
      </w:r>
      <w:r>
        <w:rPr>
          <w:spacing w:val="-8"/>
          <w:sz w:val="20"/>
        </w:rPr>
        <w:t xml:space="preserve"> </w:t>
      </w:r>
      <w:r>
        <w:rPr>
          <w:sz w:val="20"/>
        </w:rPr>
        <w:t>fixed</w:t>
      </w:r>
      <w:r>
        <w:rPr>
          <w:spacing w:val="-8"/>
          <w:sz w:val="20"/>
        </w:rPr>
        <w:t xml:space="preserve"> </w:t>
      </w:r>
      <w:del w:id="3071" w:author="Editor" w:date="2026-09-08T18:22:00Z">
        <w:r w:rsidDel="00B50A25">
          <w:rPr>
            <w:sz w:val="20"/>
          </w:rPr>
          <w:delText>e</w:delText>
        </w:r>
        <w:r w:rsidDel="00B50A25">
          <w:rPr>
            <w:rFonts w:ascii="Arial MT" w:hAnsi="Arial MT"/>
            <w:sz w:val="20"/>
          </w:rPr>
          <w:delText>ff</w:delText>
        </w:r>
        <w:r w:rsidDel="00B50A25">
          <w:rPr>
            <w:sz w:val="20"/>
          </w:rPr>
          <w:delText>ects</w:delText>
        </w:r>
      </w:del>
      <w:ins w:id="3072" w:author="Editor" w:date="2026-09-08T18:22:00Z">
        <w:r w:rsidR="00B50A25">
          <w:rPr>
            <w:sz w:val="20"/>
          </w:rPr>
          <w:t>effects</w:t>
        </w:r>
      </w:ins>
      <w:r>
        <w:rPr>
          <w:sz w:val="20"/>
        </w:rPr>
        <w:t>,</w:t>
      </w:r>
      <w:r>
        <w:rPr>
          <w:spacing w:val="-7"/>
          <w:sz w:val="20"/>
        </w:rPr>
        <w:t xml:space="preserve"> </w:t>
      </w:r>
      <w:r>
        <w:rPr>
          <w:sz w:val="20"/>
        </w:rPr>
        <w:t>and</w:t>
      </w:r>
      <w:r>
        <w:rPr>
          <w:spacing w:val="-8"/>
          <w:sz w:val="20"/>
        </w:rPr>
        <w:t xml:space="preserve"> </w:t>
      </w:r>
      <w:r>
        <w:rPr>
          <w:sz w:val="20"/>
        </w:rPr>
        <w:t>are</w:t>
      </w:r>
      <w:r>
        <w:rPr>
          <w:spacing w:val="-8"/>
          <w:sz w:val="20"/>
        </w:rPr>
        <w:t xml:space="preserve"> </w:t>
      </w:r>
      <w:r>
        <w:rPr>
          <w:sz w:val="20"/>
        </w:rPr>
        <w:t>weighted</w:t>
      </w:r>
      <w:r>
        <w:rPr>
          <w:spacing w:val="-8"/>
          <w:sz w:val="20"/>
        </w:rPr>
        <w:t xml:space="preserve"> </w:t>
      </w:r>
      <w:r>
        <w:rPr>
          <w:sz w:val="20"/>
        </w:rPr>
        <w:t>by</w:t>
      </w:r>
      <w:r>
        <w:rPr>
          <w:spacing w:val="-7"/>
          <w:sz w:val="20"/>
        </w:rPr>
        <w:t xml:space="preserve"> </w:t>
      </w:r>
      <w:r>
        <w:rPr>
          <w:sz w:val="20"/>
        </w:rPr>
        <w:t>the</w:t>
      </w:r>
      <w:r>
        <w:rPr>
          <w:spacing w:val="-8"/>
          <w:sz w:val="20"/>
        </w:rPr>
        <w:t xml:space="preserve"> </w:t>
      </w:r>
      <w:r>
        <w:rPr>
          <w:sz w:val="20"/>
        </w:rPr>
        <w:t>population</w:t>
      </w:r>
      <w:r>
        <w:rPr>
          <w:spacing w:val="-8"/>
          <w:sz w:val="20"/>
        </w:rPr>
        <w:t xml:space="preserve"> </w:t>
      </w:r>
      <w:r>
        <w:rPr>
          <w:sz w:val="20"/>
        </w:rPr>
        <w:t>of</w:t>
      </w:r>
      <w:r>
        <w:rPr>
          <w:spacing w:val="-8"/>
          <w:sz w:val="20"/>
        </w:rPr>
        <w:t xml:space="preserve"> </w:t>
      </w:r>
      <w:r>
        <w:rPr>
          <w:sz w:val="20"/>
        </w:rPr>
        <w:t>each</w:t>
      </w:r>
      <w:r>
        <w:rPr>
          <w:spacing w:val="-8"/>
          <w:sz w:val="20"/>
        </w:rPr>
        <w:t xml:space="preserve"> </w:t>
      </w:r>
      <w:r>
        <w:rPr>
          <w:sz w:val="20"/>
        </w:rPr>
        <w:t>age</w:t>
      </w:r>
      <w:r>
        <w:rPr>
          <w:spacing w:val="-8"/>
          <w:sz w:val="20"/>
        </w:rPr>
        <w:t xml:space="preserve"> </w:t>
      </w:r>
      <w:r>
        <w:rPr>
          <w:sz w:val="20"/>
        </w:rPr>
        <w:t>group</w:t>
      </w:r>
      <w:r>
        <w:rPr>
          <w:spacing w:val="-8"/>
          <w:sz w:val="20"/>
        </w:rPr>
        <w:t xml:space="preserve"> </w:t>
      </w:r>
      <w:r>
        <w:rPr>
          <w:sz w:val="20"/>
        </w:rPr>
        <w:t>of</w:t>
      </w:r>
      <w:r>
        <w:rPr>
          <w:spacing w:val="-8"/>
          <w:sz w:val="20"/>
        </w:rPr>
        <w:t xml:space="preserve"> </w:t>
      </w:r>
      <w:r>
        <w:rPr>
          <w:sz w:val="20"/>
        </w:rPr>
        <w:t>interest. Standard</w:t>
      </w:r>
      <w:r>
        <w:rPr>
          <w:spacing w:val="15"/>
          <w:sz w:val="20"/>
        </w:rPr>
        <w:t xml:space="preserve"> </w:t>
      </w:r>
      <w:r>
        <w:rPr>
          <w:sz w:val="20"/>
        </w:rPr>
        <w:t>errors</w:t>
      </w:r>
      <w:r>
        <w:rPr>
          <w:spacing w:val="16"/>
          <w:sz w:val="20"/>
        </w:rPr>
        <w:t xml:space="preserve"> </w:t>
      </w:r>
      <w:r>
        <w:rPr>
          <w:sz w:val="20"/>
        </w:rPr>
        <w:t>are</w:t>
      </w:r>
      <w:r>
        <w:rPr>
          <w:spacing w:val="16"/>
          <w:sz w:val="20"/>
        </w:rPr>
        <w:t xml:space="preserve"> </w:t>
      </w:r>
      <w:r>
        <w:rPr>
          <w:sz w:val="20"/>
        </w:rPr>
        <w:t>clustered</w:t>
      </w:r>
      <w:r>
        <w:rPr>
          <w:spacing w:val="16"/>
          <w:sz w:val="20"/>
        </w:rPr>
        <w:t xml:space="preserve"> </w:t>
      </w:r>
      <w:r>
        <w:rPr>
          <w:sz w:val="20"/>
        </w:rPr>
        <w:t>at</w:t>
      </w:r>
      <w:r>
        <w:rPr>
          <w:spacing w:val="16"/>
          <w:sz w:val="20"/>
        </w:rPr>
        <w:t xml:space="preserve"> </w:t>
      </w:r>
      <w:r>
        <w:rPr>
          <w:sz w:val="20"/>
        </w:rPr>
        <w:t>the</w:t>
      </w:r>
      <w:r>
        <w:rPr>
          <w:spacing w:val="16"/>
          <w:sz w:val="20"/>
        </w:rPr>
        <w:t xml:space="preserve"> </w:t>
      </w:r>
      <w:r>
        <w:rPr>
          <w:sz w:val="20"/>
        </w:rPr>
        <w:t>municipality</w:t>
      </w:r>
      <w:r>
        <w:rPr>
          <w:spacing w:val="16"/>
          <w:sz w:val="20"/>
        </w:rPr>
        <w:t xml:space="preserve"> </w:t>
      </w:r>
      <w:r>
        <w:rPr>
          <w:sz w:val="20"/>
        </w:rPr>
        <w:t>level</w:t>
      </w:r>
      <w:r>
        <w:rPr>
          <w:spacing w:val="16"/>
          <w:sz w:val="20"/>
        </w:rPr>
        <w:t xml:space="preserve"> </w:t>
      </w:r>
      <w:r>
        <w:rPr>
          <w:sz w:val="20"/>
        </w:rPr>
        <w:t>and</w:t>
      </w:r>
      <w:r>
        <w:rPr>
          <w:spacing w:val="16"/>
          <w:sz w:val="20"/>
        </w:rPr>
        <w:t xml:space="preserve"> </w:t>
      </w:r>
      <w:r>
        <w:rPr>
          <w:sz w:val="20"/>
        </w:rPr>
        <w:t>shown</w:t>
      </w:r>
      <w:r>
        <w:rPr>
          <w:spacing w:val="16"/>
          <w:sz w:val="20"/>
        </w:rPr>
        <w:t xml:space="preserve"> </w:t>
      </w:r>
      <w:r>
        <w:rPr>
          <w:sz w:val="20"/>
        </w:rPr>
        <w:t>in</w:t>
      </w:r>
      <w:r>
        <w:rPr>
          <w:spacing w:val="16"/>
          <w:sz w:val="20"/>
        </w:rPr>
        <w:t xml:space="preserve"> </w:t>
      </w:r>
      <w:r>
        <w:rPr>
          <w:sz w:val="20"/>
        </w:rPr>
        <w:t>parentheses.</w:t>
      </w:r>
      <w:r>
        <w:rPr>
          <w:spacing w:val="66"/>
          <w:sz w:val="20"/>
        </w:rPr>
        <w:t xml:space="preserve"> </w:t>
      </w:r>
      <w:r>
        <w:rPr>
          <w:sz w:val="20"/>
        </w:rPr>
        <w:t>***p</w:t>
      </w:r>
      <w:r>
        <w:rPr>
          <w:rFonts w:ascii="Sitka Heading" w:hAnsi="Sitka Heading"/>
          <w:i/>
          <w:sz w:val="20"/>
        </w:rPr>
        <w:t>&lt;</w:t>
      </w:r>
      <w:r>
        <w:rPr>
          <w:rFonts w:ascii="Sitka Heading" w:hAnsi="Sitka Heading"/>
          <w:i/>
          <w:spacing w:val="37"/>
          <w:sz w:val="20"/>
        </w:rPr>
        <w:t xml:space="preserve"> </w:t>
      </w:r>
      <w:r>
        <w:rPr>
          <w:sz w:val="20"/>
        </w:rPr>
        <w:t>0</w:t>
      </w:r>
      <w:r>
        <w:rPr>
          <w:rFonts w:ascii="Sitka Heading" w:hAnsi="Sitka Heading"/>
          <w:i/>
          <w:sz w:val="20"/>
        </w:rPr>
        <w:t>.</w:t>
      </w:r>
      <w:r>
        <w:rPr>
          <w:sz w:val="20"/>
        </w:rPr>
        <w:t>01,</w:t>
      </w:r>
      <w:r>
        <w:rPr>
          <w:spacing w:val="20"/>
          <w:sz w:val="20"/>
        </w:rPr>
        <w:t xml:space="preserve"> </w:t>
      </w:r>
      <w:r>
        <w:rPr>
          <w:sz w:val="20"/>
        </w:rPr>
        <w:t>**p</w:t>
      </w:r>
      <w:r>
        <w:rPr>
          <w:rFonts w:ascii="Sitka Heading" w:hAnsi="Sitka Heading"/>
          <w:i/>
          <w:sz w:val="20"/>
        </w:rPr>
        <w:t>&lt;</w:t>
      </w:r>
      <w:r>
        <w:rPr>
          <w:rFonts w:ascii="Sitka Heading" w:hAnsi="Sitka Heading"/>
          <w:i/>
          <w:spacing w:val="37"/>
          <w:sz w:val="20"/>
        </w:rPr>
        <w:t xml:space="preserve"> </w:t>
      </w:r>
      <w:r>
        <w:rPr>
          <w:spacing w:val="-2"/>
          <w:sz w:val="20"/>
        </w:rPr>
        <w:t>0</w:t>
      </w:r>
      <w:r>
        <w:rPr>
          <w:rFonts w:ascii="Sitka Heading" w:hAnsi="Sitka Heading"/>
          <w:i/>
          <w:spacing w:val="-2"/>
          <w:sz w:val="20"/>
        </w:rPr>
        <w:t>.</w:t>
      </w:r>
      <w:r>
        <w:rPr>
          <w:spacing w:val="-2"/>
          <w:sz w:val="20"/>
        </w:rPr>
        <w:t>05,</w:t>
      </w:r>
      <w:ins w:id="3073" w:author="Editor" w:date="2026-09-10T15:26:00Z">
        <w:r w:rsidR="0068580C">
          <w:rPr>
            <w:spacing w:val="-2"/>
            <w:sz w:val="20"/>
          </w:rPr>
          <w:t xml:space="preserve"> </w:t>
        </w:r>
      </w:ins>
    </w:p>
    <w:p w14:paraId="487CFFD9" w14:textId="77777777" w:rsidR="006F1B3D" w:rsidRDefault="00191F14" w:rsidP="00C40890">
      <w:pPr>
        <w:suppressAutoHyphens/>
        <w:spacing w:before="60" w:line="223" w:lineRule="auto"/>
        <w:ind w:left="295" w:right="1013"/>
        <w:jc w:val="both"/>
        <w:rPr>
          <w:sz w:val="20"/>
        </w:rPr>
      </w:pPr>
      <w:r>
        <w:rPr>
          <w:sz w:val="20"/>
        </w:rPr>
        <w:t>*p</w:t>
      </w:r>
      <w:r>
        <w:rPr>
          <w:rFonts w:ascii="Sitka Heading"/>
          <w:i/>
          <w:sz w:val="20"/>
        </w:rPr>
        <w:t>&lt;</w:t>
      </w:r>
      <w:r>
        <w:rPr>
          <w:rFonts w:ascii="Sitka Heading"/>
          <w:i/>
          <w:spacing w:val="3"/>
          <w:sz w:val="20"/>
        </w:rPr>
        <w:t xml:space="preserve"> </w:t>
      </w:r>
      <w:r>
        <w:rPr>
          <w:spacing w:val="-4"/>
          <w:sz w:val="20"/>
        </w:rPr>
        <w:t>0</w:t>
      </w:r>
      <w:r>
        <w:rPr>
          <w:rFonts w:ascii="Sitka Heading"/>
          <w:i/>
          <w:spacing w:val="-4"/>
          <w:sz w:val="20"/>
        </w:rPr>
        <w:t>.</w:t>
      </w:r>
      <w:r>
        <w:rPr>
          <w:spacing w:val="-4"/>
          <w:sz w:val="20"/>
        </w:rPr>
        <w:t>1.</w:t>
      </w:r>
    </w:p>
    <w:p w14:paraId="7E6FF335" w14:textId="77777777" w:rsidR="006F1B3D" w:rsidRDefault="006F1B3D" w:rsidP="008C7539">
      <w:pPr>
        <w:suppressAutoHyphens/>
        <w:spacing w:line="240" w:lineRule="exact"/>
        <w:jc w:val="both"/>
        <w:rPr>
          <w:sz w:val="20"/>
        </w:rPr>
        <w:sectPr w:rsidR="006F1B3D">
          <w:pgSz w:w="12240" w:h="15840"/>
          <w:pgMar w:top="1700" w:right="720" w:bottom="1420" w:left="1440" w:header="0" w:footer="1208" w:gutter="0"/>
          <w:cols w:space="720"/>
        </w:sectPr>
      </w:pPr>
    </w:p>
    <w:p w14:paraId="27D22E1E" w14:textId="77777777" w:rsidR="006F1B3D" w:rsidRPr="00BA667C" w:rsidRDefault="00191F14" w:rsidP="008C7539">
      <w:pPr>
        <w:pStyle w:val="BodyText"/>
        <w:suppressAutoHyphens/>
        <w:spacing w:before="77" w:line="252" w:lineRule="auto"/>
        <w:ind w:right="718"/>
        <w:rPr>
          <w:b/>
        </w:rPr>
      </w:pPr>
      <w:bookmarkStart w:id="3074" w:name="_bookmark82"/>
      <w:bookmarkEnd w:id="3074"/>
      <w:r>
        <w:rPr>
          <w:b/>
        </w:rPr>
        <w:lastRenderedPageBreak/>
        <w:t>Table</w:t>
      </w:r>
      <w:r>
        <w:rPr>
          <w:b/>
          <w:spacing w:val="-3"/>
        </w:rPr>
        <w:t xml:space="preserve"> </w:t>
      </w:r>
      <w:r>
        <w:rPr>
          <w:b/>
        </w:rPr>
        <w:t>A.2</w:t>
      </w:r>
      <w:r w:rsidR="00BA667C">
        <w:rPr>
          <w:b/>
        </w:rPr>
        <w:t>.</w:t>
      </w:r>
      <w:r>
        <w:rPr>
          <w:b/>
        </w:rPr>
        <w:t xml:space="preserve"> </w:t>
      </w:r>
      <w:ins w:id="3075" w:author="Editor" w:date="2026-09-08T18:22:00Z">
        <w:r w:rsidR="00B50A25" w:rsidRPr="00BA667C">
          <w:rPr>
            <w:b/>
          </w:rPr>
          <w:t xml:space="preserve">Effect </w:t>
        </w:r>
      </w:ins>
      <w:del w:id="3076" w:author="Editor" w:date="2026-09-08T18:22:00Z">
        <w:r w:rsidRPr="00BA667C" w:rsidDel="00B50A25">
          <w:rPr>
            <w:b/>
          </w:rPr>
          <w:delText>E</w:delText>
        </w:r>
        <w:r w:rsidRPr="00BA667C" w:rsidDel="00B50A25">
          <w:rPr>
            <w:rFonts w:ascii="Arial MT" w:hAnsi="Arial MT"/>
            <w:b/>
          </w:rPr>
          <w:delText>ff</w:delText>
        </w:r>
        <w:r w:rsidRPr="00BA667C" w:rsidDel="00B50A25">
          <w:rPr>
            <w:b/>
          </w:rPr>
          <w:delText>ect</w:delText>
        </w:r>
        <w:r w:rsidRPr="00BA667C" w:rsidDel="00B50A25">
          <w:rPr>
            <w:b/>
            <w:spacing w:val="-3"/>
          </w:rPr>
          <w:delText xml:space="preserve"> </w:delText>
        </w:r>
      </w:del>
      <w:r w:rsidRPr="00BA667C">
        <w:rPr>
          <w:b/>
        </w:rPr>
        <w:t>of</w:t>
      </w:r>
      <w:r w:rsidRPr="00BA667C">
        <w:rPr>
          <w:b/>
          <w:spacing w:val="-3"/>
        </w:rPr>
        <w:t xml:space="preserve"> </w:t>
      </w:r>
      <w:r w:rsidRPr="000724F4">
        <w:rPr>
          <w:b/>
        </w:rPr>
        <w:t>Progresa</w:t>
      </w:r>
      <w:r w:rsidRPr="00BA667C">
        <w:rPr>
          <w:b/>
          <w:spacing w:val="-3"/>
        </w:rPr>
        <w:t xml:space="preserve"> </w:t>
      </w:r>
      <w:r w:rsidRPr="00BA667C">
        <w:rPr>
          <w:b/>
        </w:rPr>
        <w:t>Enrollment</w:t>
      </w:r>
      <w:r w:rsidRPr="00BA667C">
        <w:rPr>
          <w:b/>
          <w:spacing w:val="-3"/>
        </w:rPr>
        <w:t xml:space="preserve"> </w:t>
      </w:r>
      <w:r w:rsidRPr="00BA667C">
        <w:rPr>
          <w:b/>
        </w:rPr>
        <w:t>Intensity</w:t>
      </w:r>
      <w:r w:rsidRPr="00BA667C">
        <w:rPr>
          <w:b/>
          <w:spacing w:val="-3"/>
        </w:rPr>
        <w:t xml:space="preserve"> </w:t>
      </w:r>
      <w:r w:rsidRPr="00BA667C">
        <w:rPr>
          <w:b/>
        </w:rPr>
        <w:t>on</w:t>
      </w:r>
      <w:r w:rsidRPr="00BA667C">
        <w:rPr>
          <w:b/>
          <w:spacing w:val="-3"/>
        </w:rPr>
        <w:t xml:space="preserve"> </w:t>
      </w:r>
      <w:r w:rsidRPr="00BA667C">
        <w:rPr>
          <w:b/>
        </w:rPr>
        <w:t>Older</w:t>
      </w:r>
      <w:r w:rsidRPr="00BA667C">
        <w:rPr>
          <w:b/>
          <w:spacing w:val="-3"/>
        </w:rPr>
        <w:t xml:space="preserve"> </w:t>
      </w:r>
      <w:r w:rsidRPr="00BA667C">
        <w:rPr>
          <w:b/>
        </w:rPr>
        <w:t>Adults’</w:t>
      </w:r>
      <w:r w:rsidRPr="00BA667C">
        <w:rPr>
          <w:b/>
          <w:spacing w:val="-3"/>
        </w:rPr>
        <w:t xml:space="preserve"> </w:t>
      </w:r>
      <w:r w:rsidRPr="00BA667C">
        <w:rPr>
          <w:b/>
        </w:rPr>
        <w:t>Mortality</w:t>
      </w:r>
      <w:r w:rsidRPr="00BA667C">
        <w:rPr>
          <w:b/>
          <w:spacing w:val="-3"/>
        </w:rPr>
        <w:t xml:space="preserve"> </w:t>
      </w:r>
      <w:r w:rsidRPr="00BA667C">
        <w:rPr>
          <w:b/>
        </w:rPr>
        <w:t>by</w:t>
      </w:r>
      <w:r w:rsidRPr="00BA667C">
        <w:rPr>
          <w:b/>
          <w:spacing w:val="-3"/>
        </w:rPr>
        <w:t xml:space="preserve"> </w:t>
      </w:r>
      <w:r w:rsidRPr="00BA667C">
        <w:rPr>
          <w:b/>
        </w:rPr>
        <w:t>Sex,</w:t>
      </w:r>
      <w:r w:rsidRPr="00BA667C">
        <w:rPr>
          <w:b/>
          <w:spacing w:val="-3"/>
        </w:rPr>
        <w:t xml:space="preserve"> </w:t>
      </w:r>
      <w:del w:id="3077" w:author="Editor" w:date="2026-09-11T11:41:00Z">
        <w:r w:rsidRPr="00BA667C" w:rsidDel="00C04516">
          <w:rPr>
            <w:b/>
          </w:rPr>
          <w:delText>Without</w:delText>
        </w:r>
        <w:r w:rsidRPr="00BA667C" w:rsidDel="00C04516">
          <w:rPr>
            <w:b/>
            <w:spacing w:val="-3"/>
          </w:rPr>
          <w:delText xml:space="preserve"> </w:delText>
        </w:r>
      </w:del>
      <w:ins w:id="3078" w:author="Editor" w:date="2026-09-11T11:41:00Z">
        <w:r w:rsidR="00C04516">
          <w:rPr>
            <w:b/>
          </w:rPr>
          <w:t>w</w:t>
        </w:r>
        <w:r w:rsidR="00C04516" w:rsidRPr="00BA667C">
          <w:rPr>
            <w:b/>
          </w:rPr>
          <w:t>ithout</w:t>
        </w:r>
        <w:r w:rsidR="00C04516" w:rsidRPr="00BA667C">
          <w:rPr>
            <w:b/>
            <w:spacing w:val="-3"/>
          </w:rPr>
          <w:t xml:space="preserve"> </w:t>
        </w:r>
      </w:ins>
      <w:r w:rsidRPr="00BA667C">
        <w:rPr>
          <w:b/>
        </w:rPr>
        <w:t>a Later-Phase Control</w:t>
      </w:r>
    </w:p>
    <w:p w14:paraId="45400419" w14:textId="77777777" w:rsidR="006F1B3D" w:rsidRDefault="006F1B3D" w:rsidP="008C7539">
      <w:pPr>
        <w:pStyle w:val="BodyText"/>
        <w:suppressAutoHyphens/>
        <w:spacing w:before="17"/>
        <w:rPr>
          <w:sz w:val="20"/>
        </w:rPr>
      </w:pPr>
    </w:p>
    <w:tbl>
      <w:tblPr>
        <w:tblW w:w="0" w:type="auto"/>
        <w:tblInd w:w="1426" w:type="dxa"/>
        <w:tblLayout w:type="fixed"/>
        <w:tblCellMar>
          <w:left w:w="0" w:type="dxa"/>
          <w:right w:w="0" w:type="dxa"/>
        </w:tblCellMar>
        <w:tblLook w:val="01E0" w:firstRow="1" w:lastRow="1" w:firstColumn="1" w:lastColumn="1" w:noHBand="0" w:noVBand="0"/>
      </w:tblPr>
      <w:tblGrid>
        <w:gridCol w:w="3561"/>
        <w:gridCol w:w="754"/>
        <w:gridCol w:w="231"/>
        <w:gridCol w:w="754"/>
        <w:gridCol w:w="231"/>
        <w:gridCol w:w="754"/>
        <w:gridCol w:w="116"/>
      </w:tblGrid>
      <w:tr w:rsidR="006F1B3D" w14:paraId="06F10A26" w14:textId="77777777">
        <w:trPr>
          <w:trHeight w:val="332"/>
        </w:trPr>
        <w:tc>
          <w:tcPr>
            <w:tcW w:w="3561" w:type="dxa"/>
            <w:vMerge w:val="restart"/>
            <w:tcBorders>
              <w:top w:val="double" w:sz="4" w:space="0" w:color="000000"/>
              <w:bottom w:val="single" w:sz="8" w:space="0" w:color="000000"/>
            </w:tcBorders>
          </w:tcPr>
          <w:p w14:paraId="43EA0CB2" w14:textId="77777777" w:rsidR="006F1B3D" w:rsidRDefault="006F1B3D" w:rsidP="008C7539">
            <w:pPr>
              <w:pStyle w:val="TableParagraph"/>
              <w:suppressAutoHyphens/>
              <w:rPr>
                <w:sz w:val="20"/>
              </w:rPr>
            </w:pPr>
          </w:p>
        </w:tc>
        <w:tc>
          <w:tcPr>
            <w:tcW w:w="754" w:type="dxa"/>
            <w:tcBorders>
              <w:top w:val="double" w:sz="4" w:space="0" w:color="000000"/>
              <w:bottom w:val="single" w:sz="4" w:space="0" w:color="000000"/>
            </w:tcBorders>
          </w:tcPr>
          <w:p w14:paraId="04F5EBCC" w14:textId="77777777" w:rsidR="006F1B3D" w:rsidRPr="00BA667C" w:rsidRDefault="00191F14" w:rsidP="008C7539">
            <w:pPr>
              <w:pStyle w:val="TableParagraph"/>
              <w:suppressAutoHyphens/>
              <w:spacing w:line="263" w:lineRule="exact"/>
              <w:jc w:val="center"/>
              <w:rPr>
                <w:b/>
                <w:sz w:val="23"/>
              </w:rPr>
            </w:pPr>
            <w:r w:rsidRPr="00BA667C">
              <w:rPr>
                <w:b/>
                <w:spacing w:val="-2"/>
                <w:sz w:val="23"/>
              </w:rPr>
              <w:t>Pooled</w:t>
            </w:r>
          </w:p>
        </w:tc>
        <w:tc>
          <w:tcPr>
            <w:tcW w:w="231" w:type="dxa"/>
            <w:tcBorders>
              <w:top w:val="double" w:sz="4" w:space="0" w:color="000000"/>
            </w:tcBorders>
          </w:tcPr>
          <w:p w14:paraId="6963B07F" w14:textId="77777777" w:rsidR="006F1B3D" w:rsidRPr="00BA667C" w:rsidRDefault="006F1B3D" w:rsidP="008C7539">
            <w:pPr>
              <w:pStyle w:val="TableParagraph"/>
              <w:suppressAutoHyphens/>
              <w:rPr>
                <w:b/>
                <w:sz w:val="20"/>
              </w:rPr>
            </w:pPr>
          </w:p>
        </w:tc>
        <w:tc>
          <w:tcPr>
            <w:tcW w:w="754" w:type="dxa"/>
            <w:tcBorders>
              <w:top w:val="double" w:sz="4" w:space="0" w:color="000000"/>
              <w:bottom w:val="single" w:sz="4" w:space="0" w:color="000000"/>
            </w:tcBorders>
          </w:tcPr>
          <w:p w14:paraId="3076EB9A" w14:textId="77777777" w:rsidR="006F1B3D" w:rsidRPr="00BA667C" w:rsidRDefault="00191F14" w:rsidP="008C7539">
            <w:pPr>
              <w:pStyle w:val="TableParagraph"/>
              <w:suppressAutoHyphens/>
              <w:spacing w:line="263" w:lineRule="exact"/>
              <w:ind w:left="2"/>
              <w:jc w:val="center"/>
              <w:rPr>
                <w:b/>
                <w:sz w:val="23"/>
              </w:rPr>
            </w:pPr>
            <w:r w:rsidRPr="00BA667C">
              <w:rPr>
                <w:b/>
                <w:spacing w:val="-2"/>
                <w:sz w:val="23"/>
              </w:rPr>
              <w:t>Female</w:t>
            </w:r>
          </w:p>
        </w:tc>
        <w:tc>
          <w:tcPr>
            <w:tcW w:w="231" w:type="dxa"/>
            <w:tcBorders>
              <w:top w:val="double" w:sz="4" w:space="0" w:color="000000"/>
            </w:tcBorders>
          </w:tcPr>
          <w:p w14:paraId="5D394943" w14:textId="77777777" w:rsidR="006F1B3D" w:rsidRPr="00BA667C" w:rsidRDefault="006F1B3D" w:rsidP="008C7539">
            <w:pPr>
              <w:pStyle w:val="TableParagraph"/>
              <w:suppressAutoHyphens/>
              <w:rPr>
                <w:b/>
                <w:sz w:val="20"/>
              </w:rPr>
            </w:pPr>
          </w:p>
        </w:tc>
        <w:tc>
          <w:tcPr>
            <w:tcW w:w="754" w:type="dxa"/>
            <w:tcBorders>
              <w:top w:val="double" w:sz="4" w:space="0" w:color="000000"/>
              <w:bottom w:val="single" w:sz="4" w:space="0" w:color="000000"/>
            </w:tcBorders>
          </w:tcPr>
          <w:p w14:paraId="79BC72C4" w14:textId="77777777" w:rsidR="006F1B3D" w:rsidRPr="00BA667C" w:rsidRDefault="00191F14" w:rsidP="008C7539">
            <w:pPr>
              <w:pStyle w:val="TableParagraph"/>
              <w:suppressAutoHyphens/>
              <w:spacing w:line="263" w:lineRule="exact"/>
              <w:ind w:left="4"/>
              <w:jc w:val="center"/>
              <w:rPr>
                <w:b/>
                <w:sz w:val="23"/>
              </w:rPr>
            </w:pPr>
            <w:r w:rsidRPr="00BA667C">
              <w:rPr>
                <w:b/>
                <w:spacing w:val="-4"/>
                <w:sz w:val="23"/>
              </w:rPr>
              <w:t>Male</w:t>
            </w:r>
          </w:p>
        </w:tc>
        <w:tc>
          <w:tcPr>
            <w:tcW w:w="116" w:type="dxa"/>
            <w:vMerge w:val="restart"/>
            <w:tcBorders>
              <w:top w:val="double" w:sz="4" w:space="0" w:color="000000"/>
              <w:bottom w:val="single" w:sz="8" w:space="0" w:color="000000"/>
            </w:tcBorders>
          </w:tcPr>
          <w:p w14:paraId="4D8BCAD4" w14:textId="77777777" w:rsidR="006F1B3D" w:rsidRDefault="006F1B3D" w:rsidP="008C7539">
            <w:pPr>
              <w:pStyle w:val="TableParagraph"/>
              <w:suppressAutoHyphens/>
              <w:rPr>
                <w:sz w:val="20"/>
              </w:rPr>
            </w:pPr>
          </w:p>
        </w:tc>
      </w:tr>
      <w:tr w:rsidR="006F1B3D" w14:paraId="42776516" w14:textId="77777777">
        <w:trPr>
          <w:trHeight w:val="345"/>
        </w:trPr>
        <w:tc>
          <w:tcPr>
            <w:tcW w:w="3561" w:type="dxa"/>
            <w:vMerge/>
            <w:tcBorders>
              <w:top w:val="nil"/>
              <w:bottom w:val="single" w:sz="8" w:space="0" w:color="000000"/>
            </w:tcBorders>
          </w:tcPr>
          <w:p w14:paraId="681F1331" w14:textId="77777777" w:rsidR="006F1B3D" w:rsidRDefault="006F1B3D" w:rsidP="008C7539">
            <w:pPr>
              <w:suppressAutoHyphens/>
              <w:rPr>
                <w:sz w:val="2"/>
                <w:szCs w:val="2"/>
              </w:rPr>
            </w:pPr>
          </w:p>
        </w:tc>
        <w:tc>
          <w:tcPr>
            <w:tcW w:w="754" w:type="dxa"/>
            <w:tcBorders>
              <w:top w:val="single" w:sz="4" w:space="0" w:color="000000"/>
              <w:bottom w:val="single" w:sz="8" w:space="0" w:color="000000"/>
            </w:tcBorders>
          </w:tcPr>
          <w:p w14:paraId="0B303245" w14:textId="77777777" w:rsidR="006F1B3D" w:rsidRPr="00BA667C" w:rsidRDefault="00191F14" w:rsidP="008C7539">
            <w:pPr>
              <w:pStyle w:val="TableParagraph"/>
              <w:suppressAutoHyphens/>
              <w:spacing w:before="45"/>
              <w:jc w:val="center"/>
              <w:rPr>
                <w:b/>
                <w:sz w:val="23"/>
              </w:rPr>
            </w:pPr>
            <w:r w:rsidRPr="00BA667C">
              <w:rPr>
                <w:b/>
                <w:spacing w:val="-5"/>
                <w:sz w:val="23"/>
              </w:rPr>
              <w:t>(1)</w:t>
            </w:r>
          </w:p>
        </w:tc>
        <w:tc>
          <w:tcPr>
            <w:tcW w:w="231" w:type="dxa"/>
            <w:tcBorders>
              <w:bottom w:val="single" w:sz="8" w:space="0" w:color="000000"/>
            </w:tcBorders>
          </w:tcPr>
          <w:p w14:paraId="53053105" w14:textId="77777777" w:rsidR="006F1B3D" w:rsidRPr="00BA667C" w:rsidRDefault="006F1B3D" w:rsidP="008C7539">
            <w:pPr>
              <w:pStyle w:val="TableParagraph"/>
              <w:suppressAutoHyphens/>
              <w:rPr>
                <w:b/>
                <w:sz w:val="20"/>
              </w:rPr>
            </w:pPr>
          </w:p>
        </w:tc>
        <w:tc>
          <w:tcPr>
            <w:tcW w:w="754" w:type="dxa"/>
            <w:tcBorders>
              <w:top w:val="single" w:sz="4" w:space="0" w:color="000000"/>
              <w:bottom w:val="single" w:sz="8" w:space="0" w:color="000000"/>
            </w:tcBorders>
          </w:tcPr>
          <w:p w14:paraId="09367040" w14:textId="77777777" w:rsidR="006F1B3D" w:rsidRPr="00BA667C" w:rsidRDefault="00191F14" w:rsidP="008C7539">
            <w:pPr>
              <w:pStyle w:val="TableParagraph"/>
              <w:suppressAutoHyphens/>
              <w:spacing w:before="45"/>
              <w:ind w:left="2"/>
              <w:jc w:val="center"/>
              <w:rPr>
                <w:b/>
                <w:sz w:val="23"/>
              </w:rPr>
            </w:pPr>
            <w:r w:rsidRPr="00BA667C">
              <w:rPr>
                <w:b/>
                <w:spacing w:val="-5"/>
                <w:sz w:val="23"/>
              </w:rPr>
              <w:t>(2)</w:t>
            </w:r>
          </w:p>
        </w:tc>
        <w:tc>
          <w:tcPr>
            <w:tcW w:w="231" w:type="dxa"/>
            <w:tcBorders>
              <w:bottom w:val="single" w:sz="8" w:space="0" w:color="000000"/>
            </w:tcBorders>
          </w:tcPr>
          <w:p w14:paraId="087CFC27" w14:textId="77777777" w:rsidR="006F1B3D" w:rsidRPr="00BA667C" w:rsidRDefault="006F1B3D" w:rsidP="008C7539">
            <w:pPr>
              <w:pStyle w:val="TableParagraph"/>
              <w:suppressAutoHyphens/>
              <w:rPr>
                <w:b/>
                <w:sz w:val="20"/>
              </w:rPr>
            </w:pPr>
          </w:p>
        </w:tc>
        <w:tc>
          <w:tcPr>
            <w:tcW w:w="754" w:type="dxa"/>
            <w:tcBorders>
              <w:top w:val="single" w:sz="4" w:space="0" w:color="000000"/>
              <w:bottom w:val="single" w:sz="8" w:space="0" w:color="000000"/>
            </w:tcBorders>
          </w:tcPr>
          <w:p w14:paraId="3DE220C9" w14:textId="77777777" w:rsidR="006F1B3D" w:rsidRPr="00BA667C" w:rsidRDefault="00191F14" w:rsidP="008C7539">
            <w:pPr>
              <w:pStyle w:val="TableParagraph"/>
              <w:suppressAutoHyphens/>
              <w:spacing w:before="45"/>
              <w:ind w:left="4"/>
              <w:jc w:val="center"/>
              <w:rPr>
                <w:b/>
                <w:sz w:val="23"/>
              </w:rPr>
            </w:pPr>
            <w:r w:rsidRPr="00BA667C">
              <w:rPr>
                <w:b/>
                <w:spacing w:val="-5"/>
                <w:sz w:val="23"/>
              </w:rPr>
              <w:t>(3)</w:t>
            </w:r>
          </w:p>
        </w:tc>
        <w:tc>
          <w:tcPr>
            <w:tcW w:w="116" w:type="dxa"/>
            <w:vMerge/>
            <w:tcBorders>
              <w:top w:val="nil"/>
              <w:bottom w:val="single" w:sz="8" w:space="0" w:color="000000"/>
            </w:tcBorders>
          </w:tcPr>
          <w:p w14:paraId="271096D6" w14:textId="77777777" w:rsidR="006F1B3D" w:rsidRDefault="006F1B3D" w:rsidP="008C7539">
            <w:pPr>
              <w:suppressAutoHyphens/>
              <w:rPr>
                <w:sz w:val="2"/>
                <w:szCs w:val="2"/>
              </w:rPr>
            </w:pPr>
          </w:p>
        </w:tc>
      </w:tr>
      <w:tr w:rsidR="006F1B3D" w14:paraId="4EA74A3E" w14:textId="77777777">
        <w:trPr>
          <w:trHeight w:val="332"/>
        </w:trPr>
        <w:tc>
          <w:tcPr>
            <w:tcW w:w="3561" w:type="dxa"/>
            <w:tcBorders>
              <w:top w:val="single" w:sz="8" w:space="0" w:color="000000"/>
            </w:tcBorders>
          </w:tcPr>
          <w:p w14:paraId="796DD28F" w14:textId="77777777" w:rsidR="006F1B3D" w:rsidRPr="00C40890" w:rsidRDefault="00BA336D" w:rsidP="001706D7">
            <w:pPr>
              <w:pStyle w:val="TableParagraph"/>
              <w:suppressAutoHyphens/>
              <w:spacing w:before="51" w:line="262" w:lineRule="exact"/>
              <w:ind w:left="118"/>
              <w:rPr>
                <w:sz w:val="23"/>
              </w:rPr>
            </w:pPr>
            <w:ins w:id="3079" w:author="Editor" w:date="2026-09-12T15:39:00Z">
              <w:r w:rsidRPr="00DF5074">
                <w:rPr>
                  <w:i/>
                  <w:sz w:val="21"/>
                </w:rPr>
                <w:t>Intensity</w:t>
              </w:r>
              <w:r w:rsidRPr="0010201A">
                <w:rPr>
                  <w:sz w:val="21"/>
                  <w:vertAlign w:val="subscript"/>
                </w:rPr>
                <w:t>1999</w:t>
              </w:r>
              <w:r>
                <w:rPr>
                  <w:i/>
                  <w:spacing w:val="13"/>
                  <w:sz w:val="23"/>
                </w:rPr>
                <w:t xml:space="preserve"> </w:t>
              </w:r>
            </w:ins>
            <w:del w:id="3080" w:author="Editor" w:date="2026-09-12T15:39:00Z">
              <w:r w:rsidR="00191F14" w:rsidRPr="0010201A" w:rsidDel="00BA336D">
                <w:rPr>
                  <w:i/>
                  <w:sz w:val="23"/>
                </w:rPr>
                <w:delText>Intensity</w:delText>
              </w:r>
              <w:r w:rsidR="00191F14" w:rsidRPr="0010201A" w:rsidDel="00BA336D">
                <w:rPr>
                  <w:i/>
                  <w:spacing w:val="12"/>
                  <w:sz w:val="23"/>
                </w:rPr>
                <w:delText xml:space="preserve"> </w:delText>
              </w:r>
              <w:r w:rsidR="00191F14" w:rsidRPr="0010201A" w:rsidDel="00BA336D">
                <w:rPr>
                  <w:i/>
                  <w:sz w:val="23"/>
                </w:rPr>
                <w:delText>1999</w:delText>
              </w:r>
              <w:r w:rsidR="00191F14" w:rsidRPr="0010201A" w:rsidDel="00BA336D">
                <w:rPr>
                  <w:i/>
                  <w:spacing w:val="13"/>
                  <w:sz w:val="23"/>
                </w:rPr>
                <w:delText xml:space="preserve"> </w:delText>
              </w:r>
            </w:del>
            <w:r w:rsidR="00191F14" w:rsidRPr="0010201A">
              <w:rPr>
                <w:i/>
                <w:sz w:val="23"/>
              </w:rPr>
              <w:t>x</w:t>
            </w:r>
            <w:r w:rsidR="00191F14" w:rsidRPr="0010201A">
              <w:rPr>
                <w:i/>
                <w:spacing w:val="13"/>
                <w:sz w:val="23"/>
              </w:rPr>
              <w:t xml:space="preserve"> </w:t>
            </w:r>
            <w:del w:id="3081" w:author="Editor" w:date="2026-09-12T15:30:00Z">
              <w:r w:rsidR="00191F14" w:rsidRPr="0010201A" w:rsidDel="001706D7">
                <w:rPr>
                  <w:i/>
                  <w:sz w:val="23"/>
                </w:rPr>
                <w:delText>post</w:delText>
              </w:r>
              <w:r w:rsidR="00191F14" w:rsidRPr="0010201A" w:rsidDel="001706D7">
                <w:rPr>
                  <w:i/>
                  <w:spacing w:val="13"/>
                  <w:sz w:val="23"/>
                </w:rPr>
                <w:delText xml:space="preserve"> </w:delText>
              </w:r>
            </w:del>
            <w:ins w:id="3082" w:author="Editor" w:date="2026-09-12T15:30:00Z">
              <w:r w:rsidR="001706D7" w:rsidRPr="0010201A">
                <w:rPr>
                  <w:i/>
                  <w:sz w:val="23"/>
                </w:rPr>
                <w:t>Post</w:t>
              </w:r>
              <w:r w:rsidR="001706D7" w:rsidRPr="0010201A">
                <w:rPr>
                  <w:i/>
                  <w:spacing w:val="13"/>
                  <w:sz w:val="23"/>
                </w:rPr>
                <w:t xml:space="preserve"> </w:t>
              </w:r>
            </w:ins>
            <w:r w:rsidR="00191F14" w:rsidRPr="00C40890">
              <w:rPr>
                <w:sz w:val="23"/>
              </w:rPr>
              <w:t>(1997</w:t>
            </w:r>
            <w:ins w:id="3083" w:author="Editor" w:date="2026-09-10T11:17:00Z">
              <w:r w:rsidR="009F43C9" w:rsidRPr="00C40890">
                <w:rPr>
                  <w:sz w:val="23"/>
                </w:rPr>
                <w:t>–</w:t>
              </w:r>
            </w:ins>
            <w:del w:id="3084" w:author="Editor" w:date="2026-09-10T11:17:00Z">
              <w:r w:rsidR="00191F14" w:rsidRPr="00C40890" w:rsidDel="009F43C9">
                <w:rPr>
                  <w:sz w:val="23"/>
                </w:rPr>
                <w:delText>-</w:delText>
              </w:r>
            </w:del>
            <w:r w:rsidR="00191F14" w:rsidRPr="00C40890">
              <w:rPr>
                <w:spacing w:val="-2"/>
                <w:sz w:val="23"/>
              </w:rPr>
              <w:t>2006)</w:t>
            </w:r>
          </w:p>
        </w:tc>
        <w:tc>
          <w:tcPr>
            <w:tcW w:w="754" w:type="dxa"/>
            <w:tcBorders>
              <w:top w:val="single" w:sz="8" w:space="0" w:color="000000"/>
            </w:tcBorders>
          </w:tcPr>
          <w:p w14:paraId="0533A26D" w14:textId="77777777" w:rsidR="006F1B3D" w:rsidRDefault="00191F14" w:rsidP="008C7539">
            <w:pPr>
              <w:pStyle w:val="TableParagraph"/>
              <w:suppressAutoHyphens/>
              <w:spacing w:before="51" w:line="262" w:lineRule="exact"/>
              <w:jc w:val="center"/>
              <w:rPr>
                <w:sz w:val="23"/>
              </w:rPr>
            </w:pPr>
            <w:r>
              <w:rPr>
                <w:sz w:val="23"/>
              </w:rPr>
              <w:t>-</w:t>
            </w:r>
            <w:r>
              <w:rPr>
                <w:spacing w:val="-2"/>
                <w:sz w:val="23"/>
              </w:rPr>
              <w:t>2.255</w:t>
            </w:r>
            <w:r w:rsidRPr="00A724E6">
              <w:rPr>
                <w:spacing w:val="-2"/>
                <w:sz w:val="23"/>
              </w:rPr>
              <w:t>*</w:t>
            </w:r>
          </w:p>
        </w:tc>
        <w:tc>
          <w:tcPr>
            <w:tcW w:w="231" w:type="dxa"/>
            <w:tcBorders>
              <w:top w:val="single" w:sz="8" w:space="0" w:color="000000"/>
            </w:tcBorders>
          </w:tcPr>
          <w:p w14:paraId="28EAE76C" w14:textId="77777777" w:rsidR="006F1B3D" w:rsidRDefault="006F1B3D" w:rsidP="008C7539">
            <w:pPr>
              <w:pStyle w:val="TableParagraph"/>
              <w:suppressAutoHyphens/>
              <w:rPr>
                <w:sz w:val="20"/>
              </w:rPr>
            </w:pPr>
          </w:p>
        </w:tc>
        <w:tc>
          <w:tcPr>
            <w:tcW w:w="754" w:type="dxa"/>
            <w:tcBorders>
              <w:top w:val="single" w:sz="8" w:space="0" w:color="000000"/>
            </w:tcBorders>
          </w:tcPr>
          <w:p w14:paraId="56BCDA12" w14:textId="77777777" w:rsidR="006F1B3D" w:rsidRDefault="00191F14" w:rsidP="008C7539">
            <w:pPr>
              <w:pStyle w:val="TableParagraph"/>
              <w:suppressAutoHyphens/>
              <w:spacing w:before="51" w:line="262" w:lineRule="exact"/>
              <w:ind w:left="2"/>
              <w:jc w:val="center"/>
              <w:rPr>
                <w:sz w:val="23"/>
              </w:rPr>
            </w:pPr>
            <w:r>
              <w:rPr>
                <w:sz w:val="23"/>
              </w:rPr>
              <w:t>-</w:t>
            </w:r>
            <w:r>
              <w:rPr>
                <w:spacing w:val="-2"/>
                <w:sz w:val="23"/>
              </w:rPr>
              <w:t>2.466</w:t>
            </w:r>
          </w:p>
        </w:tc>
        <w:tc>
          <w:tcPr>
            <w:tcW w:w="231" w:type="dxa"/>
            <w:tcBorders>
              <w:top w:val="single" w:sz="8" w:space="0" w:color="000000"/>
            </w:tcBorders>
          </w:tcPr>
          <w:p w14:paraId="2606DB74" w14:textId="77777777" w:rsidR="006F1B3D" w:rsidRDefault="006F1B3D" w:rsidP="008C7539">
            <w:pPr>
              <w:pStyle w:val="TableParagraph"/>
              <w:suppressAutoHyphens/>
              <w:rPr>
                <w:sz w:val="20"/>
              </w:rPr>
            </w:pPr>
          </w:p>
        </w:tc>
        <w:tc>
          <w:tcPr>
            <w:tcW w:w="754" w:type="dxa"/>
            <w:tcBorders>
              <w:top w:val="single" w:sz="8" w:space="0" w:color="000000"/>
            </w:tcBorders>
          </w:tcPr>
          <w:p w14:paraId="701DAEBB" w14:textId="77777777" w:rsidR="006F1B3D" w:rsidRDefault="00191F14" w:rsidP="008C7539">
            <w:pPr>
              <w:pStyle w:val="TableParagraph"/>
              <w:suppressAutoHyphens/>
              <w:spacing w:before="51" w:line="262" w:lineRule="exact"/>
              <w:ind w:left="4"/>
              <w:jc w:val="center"/>
              <w:rPr>
                <w:sz w:val="23"/>
              </w:rPr>
            </w:pPr>
            <w:r>
              <w:rPr>
                <w:sz w:val="23"/>
              </w:rPr>
              <w:t>-</w:t>
            </w:r>
            <w:r>
              <w:rPr>
                <w:spacing w:val="-2"/>
                <w:sz w:val="23"/>
              </w:rPr>
              <w:t>2.095</w:t>
            </w:r>
          </w:p>
        </w:tc>
        <w:tc>
          <w:tcPr>
            <w:tcW w:w="116" w:type="dxa"/>
            <w:tcBorders>
              <w:top w:val="single" w:sz="8" w:space="0" w:color="000000"/>
            </w:tcBorders>
          </w:tcPr>
          <w:p w14:paraId="3DC5219D" w14:textId="77777777" w:rsidR="006F1B3D" w:rsidRDefault="006F1B3D" w:rsidP="008C7539">
            <w:pPr>
              <w:pStyle w:val="TableParagraph"/>
              <w:suppressAutoHyphens/>
              <w:rPr>
                <w:sz w:val="20"/>
              </w:rPr>
            </w:pPr>
          </w:p>
        </w:tc>
      </w:tr>
      <w:tr w:rsidR="006F1B3D" w14:paraId="6330E58C" w14:textId="77777777">
        <w:trPr>
          <w:trHeight w:val="429"/>
        </w:trPr>
        <w:tc>
          <w:tcPr>
            <w:tcW w:w="3561" w:type="dxa"/>
          </w:tcPr>
          <w:p w14:paraId="02D80DEF" w14:textId="77777777" w:rsidR="006F1B3D" w:rsidRDefault="006F1B3D" w:rsidP="008C7539">
            <w:pPr>
              <w:pStyle w:val="TableParagraph"/>
              <w:suppressAutoHyphens/>
              <w:rPr>
                <w:sz w:val="20"/>
              </w:rPr>
            </w:pPr>
          </w:p>
        </w:tc>
        <w:tc>
          <w:tcPr>
            <w:tcW w:w="754" w:type="dxa"/>
          </w:tcPr>
          <w:p w14:paraId="359B4265" w14:textId="77777777" w:rsidR="006F1B3D" w:rsidRDefault="00191F14" w:rsidP="00C40890">
            <w:pPr>
              <w:pStyle w:val="TableParagraph"/>
              <w:suppressAutoHyphens/>
              <w:spacing w:before="60"/>
              <w:jc w:val="center"/>
              <w:rPr>
                <w:sz w:val="23"/>
              </w:rPr>
            </w:pPr>
            <w:r>
              <w:rPr>
                <w:sz w:val="23"/>
              </w:rPr>
              <w:t>(</w:t>
            </w:r>
            <w:r>
              <w:rPr>
                <w:spacing w:val="2"/>
                <w:sz w:val="23"/>
              </w:rPr>
              <w:t xml:space="preserve"> </w:t>
            </w:r>
            <w:r>
              <w:rPr>
                <w:spacing w:val="-2"/>
                <w:sz w:val="23"/>
              </w:rPr>
              <w:t>1.276)</w:t>
            </w:r>
          </w:p>
        </w:tc>
        <w:tc>
          <w:tcPr>
            <w:tcW w:w="231" w:type="dxa"/>
          </w:tcPr>
          <w:p w14:paraId="204EFBDB" w14:textId="77777777" w:rsidR="006F1B3D" w:rsidRDefault="006F1B3D" w:rsidP="00C40890">
            <w:pPr>
              <w:pStyle w:val="TableParagraph"/>
              <w:suppressAutoHyphens/>
              <w:spacing w:before="60"/>
              <w:rPr>
                <w:sz w:val="20"/>
              </w:rPr>
            </w:pPr>
          </w:p>
        </w:tc>
        <w:tc>
          <w:tcPr>
            <w:tcW w:w="754" w:type="dxa"/>
          </w:tcPr>
          <w:p w14:paraId="1120BEE7" w14:textId="77777777" w:rsidR="006F1B3D" w:rsidRDefault="00191F14" w:rsidP="00C40890">
            <w:pPr>
              <w:pStyle w:val="TableParagraph"/>
              <w:suppressAutoHyphens/>
              <w:spacing w:before="60"/>
              <w:ind w:left="2"/>
              <w:jc w:val="center"/>
              <w:rPr>
                <w:sz w:val="23"/>
              </w:rPr>
            </w:pPr>
            <w:r>
              <w:rPr>
                <w:sz w:val="23"/>
              </w:rPr>
              <w:t>(</w:t>
            </w:r>
            <w:r>
              <w:rPr>
                <w:spacing w:val="2"/>
                <w:sz w:val="23"/>
              </w:rPr>
              <w:t xml:space="preserve"> </w:t>
            </w:r>
            <w:r>
              <w:rPr>
                <w:spacing w:val="-2"/>
                <w:sz w:val="23"/>
              </w:rPr>
              <w:t>1.534)</w:t>
            </w:r>
          </w:p>
        </w:tc>
        <w:tc>
          <w:tcPr>
            <w:tcW w:w="231" w:type="dxa"/>
          </w:tcPr>
          <w:p w14:paraId="30485C31" w14:textId="77777777" w:rsidR="006F1B3D" w:rsidRDefault="006F1B3D" w:rsidP="00C40890">
            <w:pPr>
              <w:pStyle w:val="TableParagraph"/>
              <w:suppressAutoHyphens/>
              <w:spacing w:before="60"/>
              <w:rPr>
                <w:sz w:val="20"/>
              </w:rPr>
            </w:pPr>
          </w:p>
        </w:tc>
        <w:tc>
          <w:tcPr>
            <w:tcW w:w="754" w:type="dxa"/>
          </w:tcPr>
          <w:p w14:paraId="63058716" w14:textId="77777777" w:rsidR="006F1B3D" w:rsidRDefault="00191F14" w:rsidP="00C40890">
            <w:pPr>
              <w:pStyle w:val="TableParagraph"/>
              <w:suppressAutoHyphens/>
              <w:spacing w:before="60"/>
              <w:ind w:left="4" w:right="-15"/>
              <w:jc w:val="center"/>
              <w:rPr>
                <w:sz w:val="23"/>
              </w:rPr>
            </w:pPr>
            <w:r>
              <w:rPr>
                <w:sz w:val="23"/>
              </w:rPr>
              <w:t>(</w:t>
            </w:r>
            <w:r>
              <w:rPr>
                <w:spacing w:val="2"/>
                <w:sz w:val="23"/>
              </w:rPr>
              <w:t xml:space="preserve"> </w:t>
            </w:r>
            <w:r>
              <w:rPr>
                <w:spacing w:val="-2"/>
                <w:sz w:val="23"/>
              </w:rPr>
              <w:t>1.469)</w:t>
            </w:r>
          </w:p>
        </w:tc>
        <w:tc>
          <w:tcPr>
            <w:tcW w:w="116" w:type="dxa"/>
          </w:tcPr>
          <w:p w14:paraId="661C352D" w14:textId="77777777" w:rsidR="006F1B3D" w:rsidRDefault="006F1B3D" w:rsidP="00C40890">
            <w:pPr>
              <w:pStyle w:val="TableParagraph"/>
              <w:suppressAutoHyphens/>
              <w:spacing w:before="60"/>
              <w:rPr>
                <w:sz w:val="20"/>
              </w:rPr>
            </w:pPr>
          </w:p>
        </w:tc>
      </w:tr>
      <w:tr w:rsidR="006F1B3D" w14:paraId="0C93F855" w14:textId="77777777">
        <w:trPr>
          <w:trHeight w:val="429"/>
        </w:trPr>
        <w:tc>
          <w:tcPr>
            <w:tcW w:w="3561" w:type="dxa"/>
          </w:tcPr>
          <w:p w14:paraId="65E322C5" w14:textId="77777777" w:rsidR="006F1B3D" w:rsidRDefault="00191F14" w:rsidP="008C7539">
            <w:pPr>
              <w:pStyle w:val="TableParagraph"/>
              <w:suppressAutoHyphens/>
              <w:spacing w:before="147" w:line="262" w:lineRule="exact"/>
              <w:ind w:left="118"/>
              <w:rPr>
                <w:sz w:val="23"/>
              </w:rPr>
            </w:pPr>
            <w:r>
              <w:rPr>
                <w:sz w:val="23"/>
              </w:rPr>
              <w:t>Mean</w:t>
            </w:r>
            <w:r>
              <w:rPr>
                <w:spacing w:val="23"/>
                <w:sz w:val="23"/>
              </w:rPr>
              <w:t xml:space="preserve"> </w:t>
            </w:r>
            <w:r>
              <w:rPr>
                <w:sz w:val="23"/>
              </w:rPr>
              <w:t>(1991</w:t>
            </w:r>
            <w:ins w:id="3085" w:author="Editor" w:date="2026-09-10T11:17:00Z">
              <w:r w:rsidR="009F43C9">
                <w:rPr>
                  <w:i/>
                  <w:sz w:val="23"/>
                </w:rPr>
                <w:t>–</w:t>
              </w:r>
            </w:ins>
            <w:del w:id="3086" w:author="Editor" w:date="2026-09-10T11:17:00Z">
              <w:r w:rsidDel="009F43C9">
                <w:rPr>
                  <w:sz w:val="23"/>
                </w:rPr>
                <w:delText>-</w:delText>
              </w:r>
            </w:del>
            <w:r>
              <w:rPr>
                <w:spacing w:val="-2"/>
                <w:sz w:val="23"/>
              </w:rPr>
              <w:t>1996)</w:t>
            </w:r>
          </w:p>
        </w:tc>
        <w:tc>
          <w:tcPr>
            <w:tcW w:w="754" w:type="dxa"/>
          </w:tcPr>
          <w:p w14:paraId="55B9C385" w14:textId="77777777" w:rsidR="006F1B3D" w:rsidRDefault="00191F14" w:rsidP="008C7539">
            <w:pPr>
              <w:pStyle w:val="TableParagraph"/>
              <w:suppressAutoHyphens/>
              <w:spacing w:before="147" w:line="262" w:lineRule="exact"/>
              <w:jc w:val="center"/>
              <w:rPr>
                <w:sz w:val="23"/>
              </w:rPr>
            </w:pPr>
            <w:r>
              <w:rPr>
                <w:spacing w:val="-2"/>
                <w:sz w:val="23"/>
              </w:rPr>
              <w:t>46.47</w:t>
            </w:r>
          </w:p>
        </w:tc>
        <w:tc>
          <w:tcPr>
            <w:tcW w:w="231" w:type="dxa"/>
          </w:tcPr>
          <w:p w14:paraId="528EAAFE" w14:textId="77777777" w:rsidR="006F1B3D" w:rsidRDefault="006F1B3D" w:rsidP="008C7539">
            <w:pPr>
              <w:pStyle w:val="TableParagraph"/>
              <w:suppressAutoHyphens/>
              <w:rPr>
                <w:sz w:val="20"/>
              </w:rPr>
            </w:pPr>
          </w:p>
        </w:tc>
        <w:tc>
          <w:tcPr>
            <w:tcW w:w="754" w:type="dxa"/>
          </w:tcPr>
          <w:p w14:paraId="4642BEC5" w14:textId="77777777" w:rsidR="006F1B3D" w:rsidRDefault="00191F14" w:rsidP="008C7539">
            <w:pPr>
              <w:pStyle w:val="TableParagraph"/>
              <w:suppressAutoHyphens/>
              <w:spacing w:before="147" w:line="262" w:lineRule="exact"/>
              <w:ind w:left="2"/>
              <w:jc w:val="center"/>
              <w:rPr>
                <w:sz w:val="23"/>
              </w:rPr>
            </w:pPr>
            <w:r>
              <w:rPr>
                <w:spacing w:val="-2"/>
                <w:sz w:val="23"/>
              </w:rPr>
              <w:t>46.11</w:t>
            </w:r>
          </w:p>
        </w:tc>
        <w:tc>
          <w:tcPr>
            <w:tcW w:w="231" w:type="dxa"/>
          </w:tcPr>
          <w:p w14:paraId="099D6602" w14:textId="77777777" w:rsidR="006F1B3D" w:rsidRDefault="006F1B3D" w:rsidP="008C7539">
            <w:pPr>
              <w:pStyle w:val="TableParagraph"/>
              <w:suppressAutoHyphens/>
              <w:rPr>
                <w:sz w:val="20"/>
              </w:rPr>
            </w:pPr>
          </w:p>
        </w:tc>
        <w:tc>
          <w:tcPr>
            <w:tcW w:w="754" w:type="dxa"/>
          </w:tcPr>
          <w:p w14:paraId="765F176A" w14:textId="77777777" w:rsidR="006F1B3D" w:rsidRDefault="00191F14" w:rsidP="008C7539">
            <w:pPr>
              <w:pStyle w:val="TableParagraph"/>
              <w:suppressAutoHyphens/>
              <w:spacing w:before="147" w:line="262" w:lineRule="exact"/>
              <w:ind w:left="4"/>
              <w:jc w:val="center"/>
              <w:rPr>
                <w:sz w:val="23"/>
              </w:rPr>
            </w:pPr>
            <w:r>
              <w:rPr>
                <w:spacing w:val="-2"/>
                <w:sz w:val="23"/>
              </w:rPr>
              <w:t>47.26</w:t>
            </w:r>
          </w:p>
        </w:tc>
        <w:tc>
          <w:tcPr>
            <w:tcW w:w="116" w:type="dxa"/>
          </w:tcPr>
          <w:p w14:paraId="391242A8" w14:textId="77777777" w:rsidR="006F1B3D" w:rsidRDefault="006F1B3D" w:rsidP="008C7539">
            <w:pPr>
              <w:pStyle w:val="TableParagraph"/>
              <w:suppressAutoHyphens/>
              <w:rPr>
                <w:sz w:val="20"/>
              </w:rPr>
            </w:pPr>
          </w:p>
        </w:tc>
      </w:tr>
      <w:tr w:rsidR="006F1B3D" w14:paraId="2D0423DF" w14:textId="77777777">
        <w:trPr>
          <w:trHeight w:val="429"/>
        </w:trPr>
        <w:tc>
          <w:tcPr>
            <w:tcW w:w="3561" w:type="dxa"/>
          </w:tcPr>
          <w:p w14:paraId="23AA8B6E" w14:textId="77777777" w:rsidR="006F1B3D" w:rsidRDefault="00C04516" w:rsidP="008C7539">
            <w:pPr>
              <w:pStyle w:val="TableParagraph"/>
              <w:suppressAutoHyphens/>
              <w:spacing w:before="4"/>
              <w:ind w:left="118"/>
              <w:rPr>
                <w:sz w:val="23"/>
              </w:rPr>
            </w:pPr>
            <w:ins w:id="3087" w:author="Editor" w:date="2026-09-11T11:42:00Z">
              <w:r w:rsidRPr="005E1025">
                <w:rPr>
                  <w:sz w:val="23"/>
                </w:rPr>
                <w:t>Observations</w:t>
              </w:r>
            </w:ins>
            <w:del w:id="3088" w:author="Editor" w:date="2026-09-11T11:42:00Z">
              <w:r w:rsidR="00191F14" w:rsidDel="00C04516">
                <w:rPr>
                  <w:spacing w:val="-5"/>
                  <w:sz w:val="23"/>
                </w:rPr>
                <w:delText>Obs</w:delText>
              </w:r>
            </w:del>
          </w:p>
        </w:tc>
        <w:tc>
          <w:tcPr>
            <w:tcW w:w="754" w:type="dxa"/>
          </w:tcPr>
          <w:p w14:paraId="60B3B76D" w14:textId="77777777" w:rsidR="006F1B3D" w:rsidRDefault="00191F14" w:rsidP="008C7539">
            <w:pPr>
              <w:pStyle w:val="TableParagraph"/>
              <w:suppressAutoHyphens/>
              <w:spacing w:before="4"/>
              <w:jc w:val="center"/>
              <w:rPr>
                <w:sz w:val="23"/>
              </w:rPr>
            </w:pPr>
            <w:r>
              <w:rPr>
                <w:spacing w:val="-2"/>
                <w:sz w:val="23"/>
              </w:rPr>
              <w:t>17,904</w:t>
            </w:r>
          </w:p>
        </w:tc>
        <w:tc>
          <w:tcPr>
            <w:tcW w:w="231" w:type="dxa"/>
          </w:tcPr>
          <w:p w14:paraId="6990C0D7" w14:textId="77777777" w:rsidR="006F1B3D" w:rsidRDefault="006F1B3D" w:rsidP="008C7539">
            <w:pPr>
              <w:pStyle w:val="TableParagraph"/>
              <w:suppressAutoHyphens/>
              <w:rPr>
                <w:sz w:val="20"/>
              </w:rPr>
            </w:pPr>
          </w:p>
        </w:tc>
        <w:tc>
          <w:tcPr>
            <w:tcW w:w="754" w:type="dxa"/>
          </w:tcPr>
          <w:p w14:paraId="7142D5B0" w14:textId="77777777" w:rsidR="006F1B3D" w:rsidRDefault="00191F14" w:rsidP="008C7539">
            <w:pPr>
              <w:pStyle w:val="TableParagraph"/>
              <w:suppressAutoHyphens/>
              <w:spacing w:before="4"/>
              <w:ind w:left="2"/>
              <w:jc w:val="center"/>
              <w:rPr>
                <w:sz w:val="23"/>
              </w:rPr>
            </w:pPr>
            <w:r>
              <w:rPr>
                <w:spacing w:val="-2"/>
                <w:sz w:val="23"/>
              </w:rPr>
              <w:t>17,904</w:t>
            </w:r>
          </w:p>
        </w:tc>
        <w:tc>
          <w:tcPr>
            <w:tcW w:w="231" w:type="dxa"/>
          </w:tcPr>
          <w:p w14:paraId="2C0CBC1F" w14:textId="77777777" w:rsidR="006F1B3D" w:rsidRDefault="006F1B3D" w:rsidP="008C7539">
            <w:pPr>
              <w:pStyle w:val="TableParagraph"/>
              <w:suppressAutoHyphens/>
              <w:rPr>
                <w:sz w:val="20"/>
              </w:rPr>
            </w:pPr>
          </w:p>
        </w:tc>
        <w:tc>
          <w:tcPr>
            <w:tcW w:w="754" w:type="dxa"/>
          </w:tcPr>
          <w:p w14:paraId="7F99BC69" w14:textId="77777777" w:rsidR="006F1B3D" w:rsidRDefault="00191F14" w:rsidP="008C7539">
            <w:pPr>
              <w:pStyle w:val="TableParagraph"/>
              <w:suppressAutoHyphens/>
              <w:spacing w:before="4"/>
              <w:ind w:left="4"/>
              <w:jc w:val="center"/>
              <w:rPr>
                <w:sz w:val="23"/>
              </w:rPr>
            </w:pPr>
            <w:r>
              <w:rPr>
                <w:spacing w:val="-2"/>
                <w:sz w:val="23"/>
              </w:rPr>
              <w:t>17,904</w:t>
            </w:r>
          </w:p>
        </w:tc>
        <w:tc>
          <w:tcPr>
            <w:tcW w:w="116" w:type="dxa"/>
          </w:tcPr>
          <w:p w14:paraId="47DE0F77" w14:textId="77777777" w:rsidR="006F1B3D" w:rsidRDefault="006F1B3D" w:rsidP="008C7539">
            <w:pPr>
              <w:pStyle w:val="TableParagraph"/>
              <w:suppressAutoHyphens/>
              <w:rPr>
                <w:sz w:val="20"/>
              </w:rPr>
            </w:pPr>
          </w:p>
        </w:tc>
      </w:tr>
      <w:tr w:rsidR="006F1B3D" w14:paraId="095AECE6" w14:textId="77777777">
        <w:trPr>
          <w:trHeight w:val="572"/>
        </w:trPr>
        <w:tc>
          <w:tcPr>
            <w:tcW w:w="3561" w:type="dxa"/>
          </w:tcPr>
          <w:p w14:paraId="12E0DB1C" w14:textId="77777777" w:rsidR="006F1B3D" w:rsidRDefault="00191F14" w:rsidP="009F43C9">
            <w:pPr>
              <w:pStyle w:val="TableParagraph"/>
              <w:suppressAutoHyphens/>
              <w:spacing w:before="147"/>
              <w:ind w:left="118"/>
              <w:rPr>
                <w:sz w:val="23"/>
              </w:rPr>
            </w:pPr>
            <w:r>
              <w:rPr>
                <w:sz w:val="23"/>
              </w:rPr>
              <w:t>N</w:t>
            </w:r>
            <w:ins w:id="3089" w:author="Editor" w:date="2026-09-10T11:17:00Z">
              <w:r w:rsidR="009F43C9">
                <w:rPr>
                  <w:sz w:val="23"/>
                </w:rPr>
                <w:t>umber of mun</w:t>
              </w:r>
            </w:ins>
            <w:ins w:id="3090" w:author="Editor" w:date="2026-09-11T11:42:00Z">
              <w:r w:rsidR="00C04516">
                <w:rPr>
                  <w:sz w:val="23"/>
                </w:rPr>
                <w:t>i</w:t>
              </w:r>
            </w:ins>
            <w:ins w:id="3091" w:author="Editor" w:date="2026-09-10T11:17:00Z">
              <w:r w:rsidR="009F43C9">
                <w:rPr>
                  <w:sz w:val="23"/>
                </w:rPr>
                <w:t>cipalities</w:t>
              </w:r>
            </w:ins>
            <w:del w:id="3092" w:author="Editor" w:date="2026-09-10T11:17:00Z">
              <w:r w:rsidDel="009F43C9">
                <w:rPr>
                  <w:sz w:val="23"/>
                </w:rPr>
                <w:delText>o.</w:delText>
              </w:r>
              <w:r w:rsidDel="009F43C9">
                <w:rPr>
                  <w:spacing w:val="7"/>
                  <w:sz w:val="23"/>
                </w:rPr>
                <w:delText xml:space="preserve"> </w:delText>
              </w:r>
              <w:r w:rsidDel="009F43C9">
                <w:rPr>
                  <w:spacing w:val="-5"/>
                  <w:sz w:val="23"/>
                </w:rPr>
                <w:delText>Mun</w:delText>
              </w:r>
            </w:del>
          </w:p>
        </w:tc>
        <w:tc>
          <w:tcPr>
            <w:tcW w:w="754" w:type="dxa"/>
          </w:tcPr>
          <w:p w14:paraId="57428462" w14:textId="77777777" w:rsidR="006F1B3D" w:rsidRDefault="00191F14" w:rsidP="008C7539">
            <w:pPr>
              <w:pStyle w:val="TableParagraph"/>
              <w:suppressAutoHyphens/>
              <w:spacing w:before="147"/>
              <w:jc w:val="center"/>
              <w:rPr>
                <w:sz w:val="23"/>
              </w:rPr>
            </w:pPr>
            <w:r>
              <w:rPr>
                <w:spacing w:val="-2"/>
                <w:sz w:val="23"/>
              </w:rPr>
              <w:t>1,119</w:t>
            </w:r>
          </w:p>
        </w:tc>
        <w:tc>
          <w:tcPr>
            <w:tcW w:w="231" w:type="dxa"/>
          </w:tcPr>
          <w:p w14:paraId="2DDD7AD2" w14:textId="77777777" w:rsidR="006F1B3D" w:rsidRDefault="006F1B3D" w:rsidP="008C7539">
            <w:pPr>
              <w:pStyle w:val="TableParagraph"/>
              <w:suppressAutoHyphens/>
              <w:rPr>
                <w:sz w:val="20"/>
              </w:rPr>
            </w:pPr>
          </w:p>
        </w:tc>
        <w:tc>
          <w:tcPr>
            <w:tcW w:w="754" w:type="dxa"/>
          </w:tcPr>
          <w:p w14:paraId="24BD8E40" w14:textId="77777777" w:rsidR="006F1B3D" w:rsidRDefault="00191F14" w:rsidP="008C7539">
            <w:pPr>
              <w:pStyle w:val="TableParagraph"/>
              <w:suppressAutoHyphens/>
              <w:spacing w:before="147"/>
              <w:ind w:left="2"/>
              <w:jc w:val="center"/>
              <w:rPr>
                <w:sz w:val="23"/>
              </w:rPr>
            </w:pPr>
            <w:r>
              <w:rPr>
                <w:spacing w:val="-2"/>
                <w:sz w:val="23"/>
              </w:rPr>
              <w:t>1,119</w:t>
            </w:r>
          </w:p>
        </w:tc>
        <w:tc>
          <w:tcPr>
            <w:tcW w:w="231" w:type="dxa"/>
          </w:tcPr>
          <w:p w14:paraId="1706FD6D" w14:textId="77777777" w:rsidR="006F1B3D" w:rsidRDefault="006F1B3D" w:rsidP="008C7539">
            <w:pPr>
              <w:pStyle w:val="TableParagraph"/>
              <w:suppressAutoHyphens/>
              <w:rPr>
                <w:sz w:val="20"/>
              </w:rPr>
            </w:pPr>
          </w:p>
        </w:tc>
        <w:tc>
          <w:tcPr>
            <w:tcW w:w="754" w:type="dxa"/>
          </w:tcPr>
          <w:p w14:paraId="0234FFB7" w14:textId="77777777" w:rsidR="006F1B3D" w:rsidRDefault="00191F14" w:rsidP="008C7539">
            <w:pPr>
              <w:pStyle w:val="TableParagraph"/>
              <w:suppressAutoHyphens/>
              <w:spacing w:before="147"/>
              <w:ind w:left="4"/>
              <w:jc w:val="center"/>
              <w:rPr>
                <w:sz w:val="23"/>
              </w:rPr>
            </w:pPr>
            <w:r>
              <w:rPr>
                <w:spacing w:val="-2"/>
                <w:sz w:val="23"/>
              </w:rPr>
              <w:t>1,119</w:t>
            </w:r>
          </w:p>
        </w:tc>
        <w:tc>
          <w:tcPr>
            <w:tcW w:w="116" w:type="dxa"/>
          </w:tcPr>
          <w:p w14:paraId="4642BD09" w14:textId="77777777" w:rsidR="006F1B3D" w:rsidRDefault="006F1B3D" w:rsidP="008C7539">
            <w:pPr>
              <w:pStyle w:val="TableParagraph"/>
              <w:suppressAutoHyphens/>
              <w:rPr>
                <w:sz w:val="20"/>
              </w:rPr>
            </w:pPr>
          </w:p>
        </w:tc>
      </w:tr>
      <w:tr w:rsidR="006F1B3D" w14:paraId="5F4911FD" w14:textId="77777777">
        <w:trPr>
          <w:trHeight w:val="487"/>
        </w:trPr>
        <w:tc>
          <w:tcPr>
            <w:tcW w:w="3561" w:type="dxa"/>
            <w:tcBorders>
              <w:bottom w:val="single" w:sz="8" w:space="0" w:color="000000"/>
            </w:tcBorders>
          </w:tcPr>
          <w:p w14:paraId="003EE9E2" w14:textId="77777777" w:rsidR="006F1B3D" w:rsidRDefault="00191F14" w:rsidP="00C04516">
            <w:pPr>
              <w:pStyle w:val="TableParagraph"/>
              <w:suppressAutoHyphens/>
              <w:spacing w:before="147"/>
              <w:ind w:left="118"/>
              <w:rPr>
                <w:sz w:val="23"/>
              </w:rPr>
            </w:pPr>
            <w:r>
              <w:rPr>
                <w:sz w:val="23"/>
              </w:rPr>
              <w:t>Mean</w:t>
            </w:r>
            <w:r>
              <w:rPr>
                <w:spacing w:val="12"/>
                <w:sz w:val="23"/>
              </w:rPr>
              <w:t xml:space="preserve"> </w:t>
            </w:r>
            <w:del w:id="3093" w:author="Editor" w:date="2026-09-11T11:42:00Z">
              <w:r w:rsidDel="00C04516">
                <w:rPr>
                  <w:sz w:val="23"/>
                </w:rPr>
                <w:delText>Intensity</w:delText>
              </w:r>
              <w:r w:rsidDel="00C04516">
                <w:rPr>
                  <w:spacing w:val="13"/>
                  <w:sz w:val="23"/>
                </w:rPr>
                <w:delText xml:space="preserve"> </w:delText>
              </w:r>
            </w:del>
            <w:ins w:id="3094" w:author="Editor" w:date="2026-09-11T11:42:00Z">
              <w:r w:rsidR="00C04516">
                <w:rPr>
                  <w:sz w:val="23"/>
                </w:rPr>
                <w:t>intensity</w:t>
              </w:r>
              <w:r w:rsidR="00C04516">
                <w:rPr>
                  <w:spacing w:val="13"/>
                  <w:sz w:val="23"/>
                </w:rPr>
                <w:t xml:space="preserve"> </w:t>
              </w:r>
            </w:ins>
            <w:r>
              <w:rPr>
                <w:sz w:val="23"/>
              </w:rPr>
              <w:t>1999</w:t>
            </w:r>
            <w:r>
              <w:rPr>
                <w:spacing w:val="13"/>
                <w:sz w:val="23"/>
              </w:rPr>
              <w:t xml:space="preserve"> </w:t>
            </w:r>
            <w:del w:id="3095" w:author="Editor" w:date="2026-09-10T11:17:00Z">
              <w:r w:rsidDel="009F43C9">
                <w:rPr>
                  <w:spacing w:val="-5"/>
                  <w:sz w:val="23"/>
                </w:rPr>
                <w:delText>(%)</w:delText>
              </w:r>
            </w:del>
            <w:ins w:id="3096" w:author="Editor" w:date="2026-09-10T11:17:00Z">
              <w:r w:rsidR="009F43C9">
                <w:rPr>
                  <w:spacing w:val="-5"/>
                  <w:sz w:val="23"/>
                </w:rPr>
                <w:t>(percent)</w:t>
              </w:r>
            </w:ins>
          </w:p>
        </w:tc>
        <w:tc>
          <w:tcPr>
            <w:tcW w:w="754" w:type="dxa"/>
            <w:tcBorders>
              <w:bottom w:val="single" w:sz="8" w:space="0" w:color="000000"/>
            </w:tcBorders>
          </w:tcPr>
          <w:p w14:paraId="089F2AAB" w14:textId="77777777" w:rsidR="006F1B3D" w:rsidRDefault="00191F14" w:rsidP="008C7539">
            <w:pPr>
              <w:pStyle w:val="TableParagraph"/>
              <w:suppressAutoHyphens/>
              <w:spacing w:before="147"/>
              <w:jc w:val="center"/>
              <w:rPr>
                <w:sz w:val="23"/>
              </w:rPr>
            </w:pPr>
            <w:r>
              <w:rPr>
                <w:spacing w:val="-4"/>
                <w:sz w:val="23"/>
              </w:rPr>
              <w:t>44.4</w:t>
            </w:r>
          </w:p>
        </w:tc>
        <w:tc>
          <w:tcPr>
            <w:tcW w:w="231" w:type="dxa"/>
            <w:tcBorders>
              <w:bottom w:val="single" w:sz="8" w:space="0" w:color="000000"/>
            </w:tcBorders>
          </w:tcPr>
          <w:p w14:paraId="5D349200" w14:textId="77777777" w:rsidR="006F1B3D" w:rsidRDefault="006F1B3D" w:rsidP="008C7539">
            <w:pPr>
              <w:pStyle w:val="TableParagraph"/>
              <w:suppressAutoHyphens/>
              <w:rPr>
                <w:sz w:val="20"/>
              </w:rPr>
            </w:pPr>
          </w:p>
        </w:tc>
        <w:tc>
          <w:tcPr>
            <w:tcW w:w="754" w:type="dxa"/>
            <w:tcBorders>
              <w:bottom w:val="single" w:sz="8" w:space="0" w:color="000000"/>
            </w:tcBorders>
          </w:tcPr>
          <w:p w14:paraId="44D1F4D7" w14:textId="77777777" w:rsidR="006F1B3D" w:rsidRDefault="00191F14" w:rsidP="008C7539">
            <w:pPr>
              <w:pStyle w:val="TableParagraph"/>
              <w:suppressAutoHyphens/>
              <w:spacing w:before="147"/>
              <w:ind w:left="2"/>
              <w:jc w:val="center"/>
              <w:rPr>
                <w:sz w:val="23"/>
              </w:rPr>
            </w:pPr>
            <w:r>
              <w:rPr>
                <w:spacing w:val="-4"/>
                <w:sz w:val="23"/>
              </w:rPr>
              <w:t>44.4</w:t>
            </w:r>
          </w:p>
        </w:tc>
        <w:tc>
          <w:tcPr>
            <w:tcW w:w="231" w:type="dxa"/>
            <w:tcBorders>
              <w:bottom w:val="single" w:sz="8" w:space="0" w:color="000000"/>
            </w:tcBorders>
          </w:tcPr>
          <w:p w14:paraId="45AAA769" w14:textId="77777777" w:rsidR="006F1B3D" w:rsidRDefault="006F1B3D" w:rsidP="008C7539">
            <w:pPr>
              <w:pStyle w:val="TableParagraph"/>
              <w:suppressAutoHyphens/>
              <w:rPr>
                <w:sz w:val="20"/>
              </w:rPr>
            </w:pPr>
          </w:p>
        </w:tc>
        <w:tc>
          <w:tcPr>
            <w:tcW w:w="754" w:type="dxa"/>
            <w:tcBorders>
              <w:bottom w:val="single" w:sz="8" w:space="0" w:color="000000"/>
            </w:tcBorders>
          </w:tcPr>
          <w:p w14:paraId="3EE52FAD" w14:textId="77777777" w:rsidR="006F1B3D" w:rsidRDefault="00191F14" w:rsidP="008C7539">
            <w:pPr>
              <w:pStyle w:val="TableParagraph"/>
              <w:suppressAutoHyphens/>
              <w:spacing w:before="147"/>
              <w:ind w:left="4"/>
              <w:jc w:val="center"/>
              <w:rPr>
                <w:sz w:val="23"/>
              </w:rPr>
            </w:pPr>
            <w:r>
              <w:rPr>
                <w:spacing w:val="-4"/>
                <w:sz w:val="23"/>
              </w:rPr>
              <w:t>44.4</w:t>
            </w:r>
          </w:p>
        </w:tc>
        <w:tc>
          <w:tcPr>
            <w:tcW w:w="116" w:type="dxa"/>
            <w:tcBorders>
              <w:bottom w:val="single" w:sz="8" w:space="0" w:color="000000"/>
            </w:tcBorders>
          </w:tcPr>
          <w:p w14:paraId="7962D317" w14:textId="77777777" w:rsidR="006F1B3D" w:rsidRDefault="006F1B3D" w:rsidP="008C7539">
            <w:pPr>
              <w:pStyle w:val="TableParagraph"/>
              <w:suppressAutoHyphens/>
              <w:rPr>
                <w:sz w:val="20"/>
              </w:rPr>
            </w:pPr>
          </w:p>
        </w:tc>
      </w:tr>
    </w:tbl>
    <w:p w14:paraId="114401D6" w14:textId="77777777" w:rsidR="0071283D" w:rsidRDefault="0071283D" w:rsidP="00C40890">
      <w:pPr>
        <w:suppressAutoHyphens/>
        <w:ind w:left="609" w:right="720" w:firstLine="720"/>
        <w:jc w:val="both"/>
        <w:rPr>
          <w:ins w:id="3097" w:author="Editor" w:date="2026-09-11T11:25:00Z"/>
          <w:sz w:val="20"/>
        </w:rPr>
      </w:pPr>
      <w:ins w:id="3098" w:author="Editor" w:date="2026-09-11T11:25:00Z">
        <w:r>
          <w:rPr>
            <w:sz w:val="20"/>
          </w:rPr>
          <w:t>Source: Prepared by the authors.</w:t>
        </w:r>
      </w:ins>
    </w:p>
    <w:p w14:paraId="790729EF" w14:textId="77777777" w:rsidR="006F1B3D" w:rsidRDefault="00191F14" w:rsidP="008C7539">
      <w:pPr>
        <w:suppressAutoHyphens/>
        <w:spacing w:before="54" w:line="196" w:lineRule="auto"/>
        <w:ind w:left="1329" w:right="2047"/>
        <w:jc w:val="both"/>
        <w:rPr>
          <w:sz w:val="20"/>
        </w:rPr>
      </w:pPr>
      <w:r>
        <w:rPr>
          <w:sz w:val="20"/>
        </w:rPr>
        <w:t>Note</w:t>
      </w:r>
      <w:del w:id="3099" w:author="Editor" w:date="2026-09-10T11:17:00Z">
        <w:r w:rsidDel="009F43C9">
          <w:rPr>
            <w:sz w:val="20"/>
          </w:rPr>
          <w:delText>s</w:delText>
        </w:r>
      </w:del>
      <w:r>
        <w:rPr>
          <w:sz w:val="20"/>
        </w:rPr>
        <w:t>:</w:t>
      </w:r>
      <w:r>
        <w:rPr>
          <w:spacing w:val="26"/>
          <w:sz w:val="20"/>
        </w:rPr>
        <w:t xml:space="preserve"> </w:t>
      </w:r>
      <w:r>
        <w:rPr>
          <w:sz w:val="20"/>
        </w:rPr>
        <w:t xml:space="preserve">This table reports </w:t>
      </w:r>
      <w:del w:id="3100" w:author="Editor" w:date="2026-09-08T18:22:00Z">
        <w:r w:rsidDel="00CE47F7">
          <w:rPr>
            <w:sz w:val="20"/>
          </w:rPr>
          <w:delText>di</w:delText>
        </w:r>
        <w:r w:rsidDel="00CE47F7">
          <w:rPr>
            <w:rFonts w:ascii="Arial MT" w:hAnsi="Arial MT"/>
            <w:sz w:val="20"/>
          </w:rPr>
          <w:delText>ff</w:delText>
        </w:r>
        <w:r w:rsidDel="00CE47F7">
          <w:rPr>
            <w:sz w:val="20"/>
          </w:rPr>
          <w:delText>erence</w:delText>
        </w:r>
      </w:del>
      <w:ins w:id="3101" w:author="Editor" w:date="2026-09-08T18:22:00Z">
        <w:r w:rsidR="00CE47F7">
          <w:rPr>
            <w:sz w:val="20"/>
          </w:rPr>
          <w:t>d</w:t>
        </w:r>
        <w:r w:rsidR="00CE47F7" w:rsidRPr="00C40890">
          <w:rPr>
            <w:sz w:val="20"/>
          </w:rPr>
          <w:t>iff</w:t>
        </w:r>
        <w:r w:rsidR="00CE47F7" w:rsidRPr="00462327">
          <w:rPr>
            <w:sz w:val="20"/>
          </w:rPr>
          <w:t>er</w:t>
        </w:r>
        <w:r w:rsidR="00CE47F7">
          <w:rPr>
            <w:sz w:val="20"/>
          </w:rPr>
          <w:t>ence</w:t>
        </w:r>
      </w:ins>
      <w:r>
        <w:rPr>
          <w:sz w:val="20"/>
        </w:rPr>
        <w:t>-in-</w:t>
      </w:r>
      <w:del w:id="3102" w:author="Editor" w:date="2026-09-08T18:22:00Z">
        <w:r w:rsidDel="00CE47F7">
          <w:rPr>
            <w:sz w:val="20"/>
          </w:rPr>
          <w:delText>di</w:delText>
        </w:r>
        <w:r w:rsidDel="00CE47F7">
          <w:rPr>
            <w:rFonts w:ascii="Arial MT" w:hAnsi="Arial MT"/>
            <w:sz w:val="20"/>
          </w:rPr>
          <w:delText>ff</w:delText>
        </w:r>
        <w:r w:rsidDel="00CE47F7">
          <w:rPr>
            <w:sz w:val="20"/>
          </w:rPr>
          <w:delText xml:space="preserve">erences </w:delText>
        </w:r>
      </w:del>
      <w:ins w:id="3103" w:author="Editor" w:date="2026-09-08T18:22:00Z">
        <w:r w:rsidR="00CE47F7">
          <w:rPr>
            <w:sz w:val="20"/>
          </w:rPr>
          <w:t xml:space="preserve">differences </w:t>
        </w:r>
      </w:ins>
      <w:r>
        <w:rPr>
          <w:sz w:val="20"/>
        </w:rPr>
        <w:t xml:space="preserve">estimates of </w:t>
      </w:r>
      <w:r>
        <w:rPr>
          <w:i/>
          <w:sz w:val="20"/>
        </w:rPr>
        <w:t>Intensity</w:t>
      </w:r>
      <w:r>
        <w:rPr>
          <w:position w:val="-4"/>
          <w:sz w:val="14"/>
        </w:rPr>
        <w:t>1999</w:t>
      </w:r>
      <w:r>
        <w:rPr>
          <w:spacing w:val="19"/>
          <w:position w:val="-4"/>
          <w:sz w:val="14"/>
        </w:rPr>
        <w:t xml:space="preserve"> </w:t>
      </w:r>
      <w:r>
        <w:rPr>
          <w:rFonts w:ascii="Lucida Sans Unicode" w:hAnsi="Lucida Sans Unicode"/>
          <w:sz w:val="20"/>
        </w:rPr>
        <w:t>×</w:t>
      </w:r>
      <w:r>
        <w:rPr>
          <w:rFonts w:ascii="Lucida Sans Unicode" w:hAnsi="Lucida Sans Unicode"/>
          <w:spacing w:val="-16"/>
          <w:sz w:val="20"/>
        </w:rPr>
        <w:t xml:space="preserve"> </w:t>
      </w:r>
      <w:r>
        <w:rPr>
          <w:i/>
          <w:sz w:val="20"/>
        </w:rPr>
        <w:t xml:space="preserve">Post </w:t>
      </w:r>
      <w:r>
        <w:rPr>
          <w:sz w:val="20"/>
        </w:rPr>
        <w:t>on</w:t>
      </w:r>
      <w:r>
        <w:rPr>
          <w:spacing w:val="-6"/>
          <w:sz w:val="20"/>
        </w:rPr>
        <w:t xml:space="preserve"> </w:t>
      </w:r>
      <w:r>
        <w:rPr>
          <w:sz w:val="20"/>
        </w:rPr>
        <w:t>the</w:t>
      </w:r>
      <w:r>
        <w:rPr>
          <w:spacing w:val="-6"/>
          <w:sz w:val="20"/>
        </w:rPr>
        <w:t xml:space="preserve"> </w:t>
      </w:r>
      <w:r>
        <w:rPr>
          <w:sz w:val="20"/>
        </w:rPr>
        <w:t>older-adult</w:t>
      </w:r>
      <w:r>
        <w:rPr>
          <w:spacing w:val="-7"/>
          <w:sz w:val="20"/>
        </w:rPr>
        <w:t xml:space="preserve"> </w:t>
      </w:r>
      <w:r>
        <w:rPr>
          <w:sz w:val="20"/>
        </w:rPr>
        <w:t>(65</w:t>
      </w:r>
      <w:r>
        <w:rPr>
          <w:rFonts w:ascii="Arial MT" w:hAnsi="Arial MT"/>
          <w:sz w:val="20"/>
        </w:rPr>
        <w:t>+</w:t>
      </w:r>
      <w:r>
        <w:rPr>
          <w:sz w:val="20"/>
        </w:rPr>
        <w:t>)</w:t>
      </w:r>
      <w:r>
        <w:rPr>
          <w:spacing w:val="-6"/>
          <w:sz w:val="20"/>
        </w:rPr>
        <w:t xml:space="preserve"> </w:t>
      </w:r>
      <w:r>
        <w:rPr>
          <w:sz w:val="20"/>
        </w:rPr>
        <w:t>mortality</w:t>
      </w:r>
      <w:r>
        <w:rPr>
          <w:spacing w:val="-6"/>
          <w:sz w:val="20"/>
        </w:rPr>
        <w:t xml:space="preserve"> </w:t>
      </w:r>
      <w:r>
        <w:rPr>
          <w:sz w:val="20"/>
        </w:rPr>
        <w:t>rate</w:t>
      </w:r>
      <w:r>
        <w:rPr>
          <w:spacing w:val="-7"/>
          <w:sz w:val="20"/>
        </w:rPr>
        <w:t xml:space="preserve"> </w:t>
      </w:r>
      <w:r>
        <w:rPr>
          <w:sz w:val="20"/>
        </w:rPr>
        <w:t>per</w:t>
      </w:r>
      <w:r>
        <w:rPr>
          <w:spacing w:val="-6"/>
          <w:sz w:val="20"/>
        </w:rPr>
        <w:t xml:space="preserve"> </w:t>
      </w:r>
      <w:r>
        <w:rPr>
          <w:sz w:val="20"/>
        </w:rPr>
        <w:t>1,000</w:t>
      </w:r>
      <w:r>
        <w:rPr>
          <w:spacing w:val="-6"/>
          <w:sz w:val="20"/>
        </w:rPr>
        <w:t xml:space="preserve"> </w:t>
      </w:r>
      <w:del w:id="3104" w:author="Editor" w:date="2026-09-11T11:25:00Z">
        <w:r w:rsidDel="0071283D">
          <w:rPr>
            <w:sz w:val="20"/>
          </w:rPr>
          <w:delText>inhabitants</w:delText>
        </w:r>
      </w:del>
      <w:ins w:id="3105" w:author="Editor" w:date="2026-09-11T11:25:00Z">
        <w:r w:rsidR="0071283D">
          <w:rPr>
            <w:sz w:val="20"/>
          </w:rPr>
          <w:t>persons</w:t>
        </w:r>
      </w:ins>
      <w:r>
        <w:rPr>
          <w:sz w:val="20"/>
        </w:rPr>
        <w:t>,</w:t>
      </w:r>
      <w:r>
        <w:rPr>
          <w:spacing w:val="-6"/>
          <w:sz w:val="20"/>
        </w:rPr>
        <w:t xml:space="preserve"> </w:t>
      </w:r>
      <w:r>
        <w:rPr>
          <w:sz w:val="20"/>
        </w:rPr>
        <w:t>with</w:t>
      </w:r>
      <w:r>
        <w:rPr>
          <w:spacing w:val="-6"/>
          <w:sz w:val="20"/>
        </w:rPr>
        <w:t xml:space="preserve"> </w:t>
      </w:r>
      <w:r w:rsidRPr="00C40890">
        <w:rPr>
          <w:sz w:val="20"/>
        </w:rPr>
        <w:t>no</w:t>
      </w:r>
      <w:r>
        <w:rPr>
          <w:b/>
          <w:spacing w:val="-6"/>
          <w:sz w:val="20"/>
        </w:rPr>
        <w:t xml:space="preserve"> </w:t>
      </w:r>
      <w:r>
        <w:rPr>
          <w:i/>
          <w:sz w:val="20"/>
        </w:rPr>
        <w:t>Intensity</w:t>
      </w:r>
      <w:r>
        <w:rPr>
          <w:position w:val="-4"/>
          <w:sz w:val="14"/>
        </w:rPr>
        <w:t>2005</w:t>
      </w:r>
      <w:r>
        <w:rPr>
          <w:spacing w:val="12"/>
          <w:position w:val="-4"/>
          <w:sz w:val="14"/>
        </w:rPr>
        <w:t xml:space="preserve"> </w:t>
      </w:r>
      <w:r>
        <w:rPr>
          <w:rFonts w:ascii="Lucida Sans Unicode" w:hAnsi="Lucida Sans Unicode"/>
          <w:sz w:val="20"/>
        </w:rPr>
        <w:t xml:space="preserve">× </w:t>
      </w:r>
      <w:r>
        <w:rPr>
          <w:i/>
          <w:sz w:val="20"/>
        </w:rPr>
        <w:t>Post</w:t>
      </w:r>
      <w:r>
        <w:rPr>
          <w:i/>
          <w:spacing w:val="20"/>
          <w:sz w:val="20"/>
        </w:rPr>
        <w:t xml:space="preserve"> </w:t>
      </w:r>
      <w:r>
        <w:rPr>
          <w:sz w:val="20"/>
        </w:rPr>
        <w:t>(or</w:t>
      </w:r>
      <w:r>
        <w:rPr>
          <w:spacing w:val="20"/>
          <w:sz w:val="20"/>
        </w:rPr>
        <w:t xml:space="preserve"> </w:t>
      </w:r>
      <w:r>
        <w:rPr>
          <w:sz w:val="20"/>
        </w:rPr>
        <w:t>any</w:t>
      </w:r>
      <w:r>
        <w:rPr>
          <w:spacing w:val="20"/>
          <w:sz w:val="20"/>
        </w:rPr>
        <w:t xml:space="preserve"> </w:t>
      </w:r>
      <w:r>
        <w:rPr>
          <w:sz w:val="20"/>
        </w:rPr>
        <w:t>other</w:t>
      </w:r>
      <w:r>
        <w:rPr>
          <w:spacing w:val="20"/>
          <w:sz w:val="20"/>
        </w:rPr>
        <w:t xml:space="preserve"> </w:t>
      </w:r>
      <w:r>
        <w:rPr>
          <w:sz w:val="20"/>
        </w:rPr>
        <w:t>later-phase)</w:t>
      </w:r>
      <w:r>
        <w:rPr>
          <w:spacing w:val="20"/>
          <w:sz w:val="20"/>
        </w:rPr>
        <w:t xml:space="preserve"> </w:t>
      </w:r>
      <w:r>
        <w:rPr>
          <w:sz w:val="20"/>
        </w:rPr>
        <w:t>control</w:t>
      </w:r>
      <w:r>
        <w:rPr>
          <w:spacing w:val="20"/>
          <w:sz w:val="20"/>
        </w:rPr>
        <w:t xml:space="preserve"> </w:t>
      </w:r>
      <w:r>
        <w:rPr>
          <w:sz w:val="20"/>
        </w:rPr>
        <w:t>included.</w:t>
      </w:r>
      <w:r>
        <w:rPr>
          <w:spacing w:val="57"/>
          <w:w w:val="150"/>
          <w:sz w:val="20"/>
        </w:rPr>
        <w:t xml:space="preserve"> </w:t>
      </w:r>
      <w:r>
        <w:rPr>
          <w:sz w:val="20"/>
        </w:rPr>
        <w:t>Columns</w:t>
      </w:r>
      <w:r>
        <w:rPr>
          <w:spacing w:val="20"/>
          <w:sz w:val="20"/>
        </w:rPr>
        <w:t xml:space="preserve"> </w:t>
      </w:r>
      <w:r>
        <w:rPr>
          <w:sz w:val="20"/>
        </w:rPr>
        <w:t>(1)–(3)</w:t>
      </w:r>
      <w:r>
        <w:rPr>
          <w:spacing w:val="20"/>
          <w:sz w:val="20"/>
        </w:rPr>
        <w:t xml:space="preserve"> </w:t>
      </w:r>
      <w:r>
        <w:rPr>
          <w:sz w:val="20"/>
        </w:rPr>
        <w:t>report</w:t>
      </w:r>
      <w:r>
        <w:rPr>
          <w:spacing w:val="20"/>
          <w:sz w:val="20"/>
        </w:rPr>
        <w:t xml:space="preserve"> </w:t>
      </w:r>
      <w:r>
        <w:rPr>
          <w:spacing w:val="-2"/>
          <w:sz w:val="20"/>
        </w:rPr>
        <w:t>pooled,</w:t>
      </w:r>
    </w:p>
    <w:p w14:paraId="22E0A2B2" w14:textId="77777777" w:rsidR="006F1B3D" w:rsidRDefault="00191F14" w:rsidP="008C7539">
      <w:pPr>
        <w:suppressAutoHyphens/>
        <w:spacing w:before="18" w:line="244" w:lineRule="auto"/>
        <w:ind w:left="1329" w:right="2047"/>
        <w:jc w:val="both"/>
        <w:rPr>
          <w:sz w:val="20"/>
        </w:rPr>
      </w:pPr>
      <w:r>
        <w:rPr>
          <w:sz w:val="20"/>
        </w:rPr>
        <w:t>female, and male estimates, respectively.</w:t>
      </w:r>
      <w:r>
        <w:rPr>
          <w:spacing w:val="40"/>
          <w:sz w:val="20"/>
        </w:rPr>
        <w:t xml:space="preserve"> </w:t>
      </w:r>
      <w:r>
        <w:rPr>
          <w:sz w:val="20"/>
        </w:rPr>
        <w:t xml:space="preserve">All regressions include municipality and year fixed </w:t>
      </w:r>
      <w:del w:id="3106" w:author="Editor" w:date="2026-09-08T18:22:00Z">
        <w:r w:rsidDel="00CE47F7">
          <w:rPr>
            <w:sz w:val="20"/>
          </w:rPr>
          <w:delText>e</w:delText>
        </w:r>
        <w:r w:rsidDel="00CE47F7">
          <w:rPr>
            <w:rFonts w:ascii="Arial MT"/>
            <w:sz w:val="20"/>
          </w:rPr>
          <w:delText>ff</w:delText>
        </w:r>
        <w:r w:rsidDel="00CE47F7">
          <w:rPr>
            <w:sz w:val="20"/>
          </w:rPr>
          <w:delText xml:space="preserve">ects </w:delText>
        </w:r>
      </w:del>
      <w:ins w:id="3107" w:author="Editor" w:date="2026-09-10T08:58:00Z">
        <w:r w:rsidR="00D261A8">
          <w:rPr>
            <w:sz w:val="20"/>
          </w:rPr>
          <w:t>effects</w:t>
        </w:r>
      </w:ins>
      <w:ins w:id="3108" w:author="Editor" w:date="2026-09-08T18:22:00Z">
        <w:r w:rsidR="00CE47F7">
          <w:rPr>
            <w:sz w:val="20"/>
          </w:rPr>
          <w:t xml:space="preserve"> </w:t>
        </w:r>
      </w:ins>
      <w:r>
        <w:rPr>
          <w:sz w:val="20"/>
        </w:rPr>
        <w:t xml:space="preserve">and </w:t>
      </w:r>
      <w:r w:rsidRPr="00C40890">
        <w:rPr>
          <w:i/>
          <w:sz w:val="20"/>
        </w:rPr>
        <w:t>Seguro Popular</w:t>
      </w:r>
      <w:r>
        <w:rPr>
          <w:sz w:val="20"/>
        </w:rPr>
        <w:t xml:space="preserve"> intensity, and are weighted by the population of</w:t>
      </w:r>
      <w:r>
        <w:rPr>
          <w:spacing w:val="-12"/>
          <w:sz w:val="20"/>
        </w:rPr>
        <w:t xml:space="preserve"> </w:t>
      </w:r>
      <w:r>
        <w:rPr>
          <w:sz w:val="20"/>
        </w:rPr>
        <w:t>the</w:t>
      </w:r>
      <w:r>
        <w:rPr>
          <w:spacing w:val="-12"/>
          <w:sz w:val="20"/>
        </w:rPr>
        <w:t xml:space="preserve"> </w:t>
      </w:r>
      <w:r>
        <w:rPr>
          <w:sz w:val="20"/>
        </w:rPr>
        <w:t>relevant</w:t>
      </w:r>
      <w:r>
        <w:rPr>
          <w:spacing w:val="-12"/>
          <w:sz w:val="20"/>
        </w:rPr>
        <w:t xml:space="preserve"> </w:t>
      </w:r>
      <w:r>
        <w:rPr>
          <w:sz w:val="20"/>
        </w:rPr>
        <w:t>sex</w:t>
      </w:r>
      <w:r>
        <w:rPr>
          <w:spacing w:val="-12"/>
          <w:sz w:val="20"/>
        </w:rPr>
        <w:t xml:space="preserve"> </w:t>
      </w:r>
      <w:r>
        <w:rPr>
          <w:sz w:val="20"/>
        </w:rPr>
        <w:t>aged</w:t>
      </w:r>
      <w:r>
        <w:rPr>
          <w:spacing w:val="-12"/>
          <w:sz w:val="20"/>
        </w:rPr>
        <w:t xml:space="preserve"> </w:t>
      </w:r>
      <w:r>
        <w:rPr>
          <w:sz w:val="20"/>
        </w:rPr>
        <w:t>65</w:t>
      </w:r>
      <w:r>
        <w:rPr>
          <w:spacing w:val="-12"/>
          <w:sz w:val="20"/>
        </w:rPr>
        <w:t xml:space="preserve"> </w:t>
      </w:r>
      <w:r>
        <w:rPr>
          <w:sz w:val="20"/>
        </w:rPr>
        <w:t>and</w:t>
      </w:r>
      <w:r>
        <w:rPr>
          <w:spacing w:val="-12"/>
          <w:sz w:val="20"/>
        </w:rPr>
        <w:t xml:space="preserve"> </w:t>
      </w:r>
      <w:r>
        <w:rPr>
          <w:sz w:val="20"/>
        </w:rPr>
        <w:t>older. The</w:t>
      </w:r>
      <w:r>
        <w:rPr>
          <w:spacing w:val="-12"/>
          <w:sz w:val="20"/>
        </w:rPr>
        <w:t xml:space="preserve"> </w:t>
      </w:r>
      <w:r>
        <w:rPr>
          <w:sz w:val="20"/>
        </w:rPr>
        <w:t>sample</w:t>
      </w:r>
      <w:r>
        <w:rPr>
          <w:spacing w:val="-12"/>
          <w:sz w:val="20"/>
        </w:rPr>
        <w:t xml:space="preserve"> </w:t>
      </w:r>
      <w:r>
        <w:rPr>
          <w:sz w:val="20"/>
        </w:rPr>
        <w:t>is</w:t>
      </w:r>
      <w:r>
        <w:rPr>
          <w:spacing w:val="-12"/>
          <w:sz w:val="20"/>
        </w:rPr>
        <w:t xml:space="preserve"> </w:t>
      </w:r>
      <w:r>
        <w:rPr>
          <w:sz w:val="20"/>
        </w:rPr>
        <w:t>restricted</w:t>
      </w:r>
      <w:r>
        <w:rPr>
          <w:spacing w:val="-12"/>
          <w:sz w:val="20"/>
        </w:rPr>
        <w:t xml:space="preserve"> </w:t>
      </w:r>
      <w:r>
        <w:rPr>
          <w:sz w:val="20"/>
        </w:rPr>
        <w:t>to</w:t>
      </w:r>
      <w:r>
        <w:rPr>
          <w:spacing w:val="-12"/>
          <w:sz w:val="20"/>
        </w:rPr>
        <w:t xml:space="preserve"> </w:t>
      </w:r>
      <w:r>
        <w:rPr>
          <w:sz w:val="20"/>
        </w:rPr>
        <w:t>highly</w:t>
      </w:r>
      <w:r>
        <w:rPr>
          <w:spacing w:val="-12"/>
          <w:sz w:val="20"/>
        </w:rPr>
        <w:t xml:space="preserve"> </w:t>
      </w:r>
      <w:r>
        <w:rPr>
          <w:sz w:val="20"/>
        </w:rPr>
        <w:t>marginalized municipalities.</w:t>
      </w:r>
      <w:r>
        <w:rPr>
          <w:spacing w:val="24"/>
          <w:sz w:val="20"/>
        </w:rPr>
        <w:t xml:space="preserve"> </w:t>
      </w:r>
      <w:r>
        <w:rPr>
          <w:sz w:val="20"/>
        </w:rPr>
        <w:t>Standard errors are clustered at the municipality level and shown in parentheses. ***p</w:t>
      </w:r>
      <w:ins w:id="3109" w:author="Editor" w:date="2026-09-13T17:47:00Z">
        <w:r w:rsidR="00A724E6">
          <w:rPr>
            <w:sz w:val="20"/>
          </w:rPr>
          <w:t xml:space="preserve"> </w:t>
        </w:r>
      </w:ins>
      <w:r>
        <w:rPr>
          <w:rFonts w:ascii="Sitka Heading"/>
          <w:i/>
          <w:sz w:val="20"/>
        </w:rPr>
        <w:t xml:space="preserve">&lt; </w:t>
      </w:r>
      <w:r>
        <w:rPr>
          <w:sz w:val="20"/>
        </w:rPr>
        <w:t>0</w:t>
      </w:r>
      <w:r>
        <w:rPr>
          <w:rFonts w:ascii="Sitka Heading"/>
          <w:i/>
          <w:sz w:val="20"/>
        </w:rPr>
        <w:t>.</w:t>
      </w:r>
      <w:r>
        <w:rPr>
          <w:sz w:val="20"/>
        </w:rPr>
        <w:t>01, **p</w:t>
      </w:r>
      <w:ins w:id="3110" w:author="Editor" w:date="2026-09-13T17:47:00Z">
        <w:r w:rsidR="00A724E6">
          <w:rPr>
            <w:sz w:val="20"/>
          </w:rPr>
          <w:t xml:space="preserve"> </w:t>
        </w:r>
      </w:ins>
      <w:r>
        <w:rPr>
          <w:rFonts w:ascii="Sitka Heading"/>
          <w:i/>
          <w:sz w:val="20"/>
        </w:rPr>
        <w:t xml:space="preserve">&lt; </w:t>
      </w:r>
      <w:r>
        <w:rPr>
          <w:sz w:val="20"/>
        </w:rPr>
        <w:t>0</w:t>
      </w:r>
      <w:r>
        <w:rPr>
          <w:rFonts w:ascii="Sitka Heading"/>
          <w:i/>
          <w:sz w:val="20"/>
        </w:rPr>
        <w:t>.</w:t>
      </w:r>
      <w:r>
        <w:rPr>
          <w:sz w:val="20"/>
        </w:rPr>
        <w:t>05, *p</w:t>
      </w:r>
      <w:ins w:id="3111" w:author="Editor" w:date="2026-09-13T17:47:00Z">
        <w:r w:rsidR="00A724E6">
          <w:rPr>
            <w:sz w:val="20"/>
          </w:rPr>
          <w:t xml:space="preserve"> </w:t>
        </w:r>
      </w:ins>
      <w:r>
        <w:rPr>
          <w:rFonts w:ascii="Sitka Heading"/>
          <w:i/>
          <w:sz w:val="20"/>
        </w:rPr>
        <w:t xml:space="preserve">&lt; </w:t>
      </w:r>
      <w:r>
        <w:rPr>
          <w:sz w:val="20"/>
        </w:rPr>
        <w:t>0</w:t>
      </w:r>
      <w:r>
        <w:rPr>
          <w:rFonts w:ascii="Sitka Heading"/>
          <w:i/>
          <w:sz w:val="20"/>
        </w:rPr>
        <w:t>.</w:t>
      </w:r>
      <w:r>
        <w:rPr>
          <w:sz w:val="20"/>
        </w:rPr>
        <w:t>1.</w:t>
      </w:r>
    </w:p>
    <w:p w14:paraId="1ECE5DA8" w14:textId="77777777" w:rsidR="006F1B3D" w:rsidRDefault="006F1B3D" w:rsidP="008C7539">
      <w:pPr>
        <w:suppressAutoHyphens/>
        <w:spacing w:line="244" w:lineRule="auto"/>
        <w:jc w:val="both"/>
        <w:rPr>
          <w:sz w:val="20"/>
        </w:rPr>
        <w:sectPr w:rsidR="006F1B3D">
          <w:pgSz w:w="12240" w:h="15840"/>
          <w:pgMar w:top="1700" w:right="720" w:bottom="1420" w:left="1440" w:header="0" w:footer="1208" w:gutter="0"/>
          <w:cols w:space="720"/>
        </w:sectPr>
      </w:pPr>
    </w:p>
    <w:p w14:paraId="6DEBCB72" w14:textId="77777777" w:rsidR="006F1B3D" w:rsidRPr="00BA667C" w:rsidRDefault="00191F14" w:rsidP="008C7539">
      <w:pPr>
        <w:pStyle w:val="BodyText"/>
        <w:suppressAutoHyphens/>
        <w:spacing w:before="77" w:line="252" w:lineRule="auto"/>
        <w:ind w:right="718"/>
        <w:rPr>
          <w:b/>
        </w:rPr>
      </w:pPr>
      <w:bookmarkStart w:id="3112" w:name="_bookmark83"/>
      <w:bookmarkEnd w:id="3112"/>
      <w:r>
        <w:rPr>
          <w:b/>
        </w:rPr>
        <w:lastRenderedPageBreak/>
        <w:t>Table</w:t>
      </w:r>
      <w:r>
        <w:rPr>
          <w:b/>
          <w:spacing w:val="-1"/>
        </w:rPr>
        <w:t xml:space="preserve"> </w:t>
      </w:r>
      <w:r>
        <w:rPr>
          <w:b/>
        </w:rPr>
        <w:t>A.3</w:t>
      </w:r>
      <w:r w:rsidR="00BA667C" w:rsidRPr="00BA667C">
        <w:t>.</w:t>
      </w:r>
      <w:r w:rsidRPr="00BA667C">
        <w:t xml:space="preserve"> </w:t>
      </w:r>
      <w:ins w:id="3113" w:author="Editor" w:date="2026-09-08T18:22:00Z">
        <w:r w:rsidR="00CE47F7" w:rsidRPr="00BA667C">
          <w:rPr>
            <w:b/>
          </w:rPr>
          <w:t xml:space="preserve">Effect </w:t>
        </w:r>
      </w:ins>
      <w:del w:id="3114" w:author="Editor" w:date="2026-09-08T18:22:00Z">
        <w:r w:rsidRPr="00BA667C" w:rsidDel="00CE47F7">
          <w:rPr>
            <w:b/>
          </w:rPr>
          <w:delText>E</w:delText>
        </w:r>
        <w:r w:rsidRPr="00BA667C" w:rsidDel="00CE47F7">
          <w:rPr>
            <w:rFonts w:ascii="Arial MT" w:hAnsi="Arial MT"/>
            <w:b/>
          </w:rPr>
          <w:delText>ff</w:delText>
        </w:r>
        <w:r w:rsidRPr="00BA667C" w:rsidDel="00CE47F7">
          <w:rPr>
            <w:b/>
          </w:rPr>
          <w:delText>ect</w:delText>
        </w:r>
        <w:r w:rsidRPr="00BA667C" w:rsidDel="00CE47F7">
          <w:rPr>
            <w:b/>
            <w:spacing w:val="-1"/>
          </w:rPr>
          <w:delText xml:space="preserve"> </w:delText>
        </w:r>
      </w:del>
      <w:r w:rsidRPr="00BA667C">
        <w:rPr>
          <w:b/>
        </w:rPr>
        <w:t>of</w:t>
      </w:r>
      <w:r w:rsidRPr="00BA667C">
        <w:rPr>
          <w:b/>
          <w:spacing w:val="-1"/>
        </w:rPr>
        <w:t xml:space="preserve"> </w:t>
      </w:r>
      <w:r w:rsidRPr="000724F4">
        <w:rPr>
          <w:b/>
        </w:rPr>
        <w:t>Progresa</w:t>
      </w:r>
      <w:r w:rsidRPr="00BA667C">
        <w:rPr>
          <w:b/>
          <w:spacing w:val="-1"/>
        </w:rPr>
        <w:t xml:space="preserve"> </w:t>
      </w:r>
      <w:r w:rsidRPr="00BA667C">
        <w:rPr>
          <w:b/>
        </w:rPr>
        <w:t>Enrollment</w:t>
      </w:r>
      <w:r w:rsidRPr="00BA667C">
        <w:rPr>
          <w:b/>
          <w:spacing w:val="-1"/>
        </w:rPr>
        <w:t xml:space="preserve"> </w:t>
      </w:r>
      <w:r w:rsidRPr="00BA667C">
        <w:rPr>
          <w:b/>
        </w:rPr>
        <w:t>Intensity</w:t>
      </w:r>
      <w:r w:rsidRPr="00BA667C">
        <w:rPr>
          <w:b/>
          <w:spacing w:val="-1"/>
        </w:rPr>
        <w:t xml:space="preserve"> </w:t>
      </w:r>
      <w:r w:rsidRPr="00BA667C">
        <w:rPr>
          <w:b/>
        </w:rPr>
        <w:t>on</w:t>
      </w:r>
      <w:r w:rsidRPr="00BA667C">
        <w:rPr>
          <w:b/>
          <w:spacing w:val="-1"/>
        </w:rPr>
        <w:t xml:space="preserve"> </w:t>
      </w:r>
      <w:r w:rsidRPr="00BA667C">
        <w:rPr>
          <w:b/>
        </w:rPr>
        <w:t>Older</w:t>
      </w:r>
      <w:r w:rsidRPr="00BA667C">
        <w:rPr>
          <w:b/>
          <w:spacing w:val="-1"/>
        </w:rPr>
        <w:t xml:space="preserve"> </w:t>
      </w:r>
      <w:r w:rsidRPr="00BA667C">
        <w:rPr>
          <w:b/>
        </w:rPr>
        <w:t>Adults’</w:t>
      </w:r>
      <w:r w:rsidRPr="00BA667C">
        <w:rPr>
          <w:b/>
          <w:spacing w:val="-1"/>
        </w:rPr>
        <w:t xml:space="preserve"> </w:t>
      </w:r>
      <w:r w:rsidRPr="00BA667C">
        <w:rPr>
          <w:b/>
        </w:rPr>
        <w:t>Mortality: Functional</w:t>
      </w:r>
      <w:r w:rsidRPr="00BA667C">
        <w:rPr>
          <w:b/>
          <w:spacing w:val="-1"/>
        </w:rPr>
        <w:t xml:space="preserve"> </w:t>
      </w:r>
      <w:r w:rsidRPr="00BA667C">
        <w:rPr>
          <w:b/>
        </w:rPr>
        <w:t>Form and Outcome Robustness</w:t>
      </w:r>
    </w:p>
    <w:p w14:paraId="09E8D751" w14:textId="77777777" w:rsidR="006F1B3D" w:rsidRDefault="006F1B3D" w:rsidP="008C7539">
      <w:pPr>
        <w:pStyle w:val="BodyText"/>
        <w:suppressAutoHyphens/>
        <w:spacing w:before="17"/>
        <w:rPr>
          <w:sz w:val="20"/>
        </w:rPr>
      </w:pPr>
    </w:p>
    <w:tbl>
      <w:tblPr>
        <w:tblW w:w="0" w:type="auto"/>
        <w:tblInd w:w="254" w:type="dxa"/>
        <w:tblLayout w:type="fixed"/>
        <w:tblCellMar>
          <w:left w:w="0" w:type="dxa"/>
          <w:right w:w="0" w:type="dxa"/>
        </w:tblCellMar>
        <w:tblLook w:val="01E0" w:firstRow="1" w:lastRow="1" w:firstColumn="1" w:lastColumn="1" w:noHBand="0" w:noVBand="0"/>
      </w:tblPr>
      <w:tblGrid>
        <w:gridCol w:w="3561"/>
        <w:gridCol w:w="754"/>
        <w:gridCol w:w="111"/>
        <w:gridCol w:w="1440"/>
        <w:gridCol w:w="148"/>
        <w:gridCol w:w="655"/>
        <w:gridCol w:w="231"/>
        <w:gridCol w:w="741"/>
        <w:gridCol w:w="231"/>
        <w:gridCol w:w="754"/>
        <w:gridCol w:w="116"/>
      </w:tblGrid>
      <w:tr w:rsidR="006F1B3D" w14:paraId="6270DC09" w14:textId="77777777" w:rsidTr="00BC410E">
        <w:trPr>
          <w:trHeight w:val="332"/>
        </w:trPr>
        <w:tc>
          <w:tcPr>
            <w:tcW w:w="3561" w:type="dxa"/>
            <w:vMerge w:val="restart"/>
            <w:tcBorders>
              <w:top w:val="double" w:sz="4" w:space="0" w:color="000000"/>
              <w:bottom w:val="single" w:sz="8" w:space="0" w:color="000000"/>
            </w:tcBorders>
          </w:tcPr>
          <w:p w14:paraId="4498FE7D" w14:textId="77777777" w:rsidR="006F1B3D" w:rsidRDefault="006F1B3D" w:rsidP="008C7539">
            <w:pPr>
              <w:pStyle w:val="TableParagraph"/>
              <w:suppressAutoHyphens/>
              <w:rPr>
                <w:sz w:val="20"/>
              </w:rPr>
            </w:pPr>
          </w:p>
        </w:tc>
        <w:tc>
          <w:tcPr>
            <w:tcW w:w="754" w:type="dxa"/>
            <w:tcBorders>
              <w:top w:val="double" w:sz="4" w:space="0" w:color="000000"/>
              <w:bottom w:val="single" w:sz="4" w:space="0" w:color="000000"/>
            </w:tcBorders>
          </w:tcPr>
          <w:p w14:paraId="3C67E6DD" w14:textId="77777777" w:rsidR="006F1B3D" w:rsidRPr="00BA667C" w:rsidRDefault="00191F14" w:rsidP="008C7539">
            <w:pPr>
              <w:pStyle w:val="TableParagraph"/>
              <w:suppressAutoHyphens/>
              <w:spacing w:line="263" w:lineRule="exact"/>
              <w:jc w:val="center"/>
              <w:rPr>
                <w:b/>
                <w:sz w:val="23"/>
              </w:rPr>
            </w:pPr>
            <w:r w:rsidRPr="00BA667C">
              <w:rPr>
                <w:b/>
                <w:spacing w:val="-2"/>
                <w:sz w:val="23"/>
              </w:rPr>
              <w:t>Levels</w:t>
            </w:r>
          </w:p>
        </w:tc>
        <w:tc>
          <w:tcPr>
            <w:tcW w:w="111" w:type="dxa"/>
            <w:tcBorders>
              <w:top w:val="double" w:sz="4" w:space="0" w:color="000000"/>
            </w:tcBorders>
          </w:tcPr>
          <w:p w14:paraId="791083E0" w14:textId="77777777" w:rsidR="006F1B3D" w:rsidRPr="00BA667C" w:rsidRDefault="006F1B3D" w:rsidP="008C7539">
            <w:pPr>
              <w:pStyle w:val="TableParagraph"/>
              <w:suppressAutoHyphens/>
              <w:rPr>
                <w:b/>
                <w:sz w:val="20"/>
              </w:rPr>
            </w:pPr>
          </w:p>
        </w:tc>
        <w:tc>
          <w:tcPr>
            <w:tcW w:w="1440" w:type="dxa"/>
            <w:tcBorders>
              <w:top w:val="double" w:sz="4" w:space="0" w:color="000000"/>
              <w:bottom w:val="single" w:sz="4" w:space="0" w:color="000000"/>
            </w:tcBorders>
          </w:tcPr>
          <w:p w14:paraId="09A00F2E" w14:textId="77777777" w:rsidR="006F1B3D" w:rsidRPr="00BA667C" w:rsidRDefault="00191F14" w:rsidP="00BC410E">
            <w:pPr>
              <w:pStyle w:val="TableParagraph"/>
              <w:suppressAutoHyphens/>
              <w:spacing w:line="263" w:lineRule="exact"/>
              <w:ind w:left="3"/>
              <w:jc w:val="center"/>
              <w:rPr>
                <w:b/>
                <w:sz w:val="23"/>
              </w:rPr>
            </w:pPr>
            <w:r w:rsidRPr="00BA667C">
              <w:rPr>
                <w:b/>
                <w:sz w:val="23"/>
              </w:rPr>
              <w:t>Levels</w:t>
            </w:r>
            <w:r w:rsidRPr="00BA667C">
              <w:rPr>
                <w:b/>
                <w:spacing w:val="3"/>
                <w:sz w:val="23"/>
              </w:rPr>
              <w:t xml:space="preserve"> </w:t>
            </w:r>
            <w:r w:rsidRPr="00BA667C">
              <w:rPr>
                <w:b/>
                <w:spacing w:val="-4"/>
                <w:sz w:val="23"/>
              </w:rPr>
              <w:t>(</w:t>
            </w:r>
            <w:ins w:id="3115" w:author="Editor" w:date="2026-09-13T17:53:00Z">
              <w:r w:rsidR="00BC410E">
                <w:rPr>
                  <w:b/>
                  <w:spacing w:val="-4"/>
                  <w:sz w:val="23"/>
                </w:rPr>
                <w:t>Unweighted</w:t>
              </w:r>
            </w:ins>
            <w:del w:id="3116" w:author="Editor" w:date="2026-09-13T17:53:00Z">
              <w:r w:rsidRPr="00BA667C" w:rsidDel="00BC410E">
                <w:rPr>
                  <w:b/>
                  <w:spacing w:val="-4"/>
                  <w:sz w:val="23"/>
                </w:rPr>
                <w:delText>UW)</w:delText>
              </w:r>
            </w:del>
            <w:ins w:id="3117" w:author="Editor" w:date="2026-09-13T17:53:00Z">
              <w:r w:rsidR="00BC410E">
                <w:rPr>
                  <w:b/>
                  <w:spacing w:val="-4"/>
                  <w:sz w:val="23"/>
                </w:rPr>
                <w:t>)</w:t>
              </w:r>
            </w:ins>
          </w:p>
        </w:tc>
        <w:tc>
          <w:tcPr>
            <w:tcW w:w="148" w:type="dxa"/>
            <w:tcBorders>
              <w:top w:val="double" w:sz="4" w:space="0" w:color="000000"/>
            </w:tcBorders>
          </w:tcPr>
          <w:p w14:paraId="5C731347" w14:textId="77777777" w:rsidR="006F1B3D" w:rsidRPr="00BA667C" w:rsidRDefault="006F1B3D" w:rsidP="008C7539">
            <w:pPr>
              <w:pStyle w:val="TableParagraph"/>
              <w:suppressAutoHyphens/>
              <w:rPr>
                <w:b/>
                <w:sz w:val="20"/>
              </w:rPr>
            </w:pPr>
          </w:p>
        </w:tc>
        <w:tc>
          <w:tcPr>
            <w:tcW w:w="655" w:type="dxa"/>
            <w:tcBorders>
              <w:top w:val="double" w:sz="4" w:space="0" w:color="000000"/>
              <w:bottom w:val="single" w:sz="4" w:space="0" w:color="000000"/>
            </w:tcBorders>
          </w:tcPr>
          <w:p w14:paraId="45B77424" w14:textId="77777777" w:rsidR="006F1B3D" w:rsidRPr="00BA667C" w:rsidRDefault="00191F14" w:rsidP="008C7539">
            <w:pPr>
              <w:pStyle w:val="TableParagraph"/>
              <w:suppressAutoHyphens/>
              <w:spacing w:line="263" w:lineRule="exact"/>
              <w:ind w:left="6"/>
              <w:jc w:val="center"/>
              <w:rPr>
                <w:b/>
                <w:sz w:val="23"/>
              </w:rPr>
            </w:pPr>
            <w:r w:rsidRPr="00BA667C">
              <w:rPr>
                <w:b/>
                <w:spacing w:val="-5"/>
                <w:sz w:val="23"/>
              </w:rPr>
              <w:t>Log</w:t>
            </w:r>
          </w:p>
        </w:tc>
        <w:tc>
          <w:tcPr>
            <w:tcW w:w="231" w:type="dxa"/>
            <w:tcBorders>
              <w:top w:val="double" w:sz="4" w:space="0" w:color="000000"/>
            </w:tcBorders>
          </w:tcPr>
          <w:p w14:paraId="29EF71C1" w14:textId="77777777" w:rsidR="006F1B3D" w:rsidRPr="00BA667C" w:rsidRDefault="006F1B3D" w:rsidP="008C7539">
            <w:pPr>
              <w:pStyle w:val="TableParagraph"/>
              <w:suppressAutoHyphens/>
              <w:rPr>
                <w:b/>
                <w:sz w:val="20"/>
              </w:rPr>
            </w:pPr>
          </w:p>
        </w:tc>
        <w:tc>
          <w:tcPr>
            <w:tcW w:w="741" w:type="dxa"/>
            <w:tcBorders>
              <w:top w:val="double" w:sz="4" w:space="0" w:color="000000"/>
              <w:bottom w:val="single" w:sz="4" w:space="0" w:color="000000"/>
            </w:tcBorders>
          </w:tcPr>
          <w:p w14:paraId="61EBC96F" w14:textId="77777777" w:rsidR="006F1B3D" w:rsidRPr="00BA667C" w:rsidRDefault="00191F14" w:rsidP="008C7539">
            <w:pPr>
              <w:pStyle w:val="TableParagraph"/>
              <w:suppressAutoHyphens/>
              <w:spacing w:line="263" w:lineRule="exact"/>
              <w:ind w:left="6" w:right="-15"/>
              <w:jc w:val="center"/>
              <w:rPr>
                <w:b/>
                <w:sz w:val="23"/>
              </w:rPr>
            </w:pPr>
            <w:r w:rsidRPr="00BA667C">
              <w:rPr>
                <w:b/>
                <w:spacing w:val="-2"/>
                <w:sz w:val="23"/>
              </w:rPr>
              <w:t>Poisson</w:t>
            </w:r>
          </w:p>
        </w:tc>
        <w:tc>
          <w:tcPr>
            <w:tcW w:w="231" w:type="dxa"/>
            <w:tcBorders>
              <w:top w:val="double" w:sz="4" w:space="0" w:color="000000"/>
            </w:tcBorders>
          </w:tcPr>
          <w:p w14:paraId="2D9B9CBD" w14:textId="77777777" w:rsidR="006F1B3D" w:rsidRPr="00BA667C" w:rsidRDefault="006F1B3D" w:rsidP="008C7539">
            <w:pPr>
              <w:pStyle w:val="TableParagraph"/>
              <w:suppressAutoHyphens/>
              <w:rPr>
                <w:b/>
                <w:sz w:val="20"/>
              </w:rPr>
            </w:pPr>
          </w:p>
        </w:tc>
        <w:tc>
          <w:tcPr>
            <w:tcW w:w="754" w:type="dxa"/>
            <w:tcBorders>
              <w:top w:val="double" w:sz="4" w:space="0" w:color="000000"/>
              <w:bottom w:val="single" w:sz="4" w:space="0" w:color="000000"/>
            </w:tcBorders>
          </w:tcPr>
          <w:p w14:paraId="45D8CA56" w14:textId="77777777" w:rsidR="006F1B3D" w:rsidRPr="00BA667C" w:rsidRDefault="00191F14" w:rsidP="008C7539">
            <w:pPr>
              <w:pStyle w:val="TableParagraph"/>
              <w:suppressAutoHyphens/>
              <w:spacing w:line="263" w:lineRule="exact"/>
              <w:ind w:left="11"/>
              <w:jc w:val="center"/>
              <w:rPr>
                <w:b/>
                <w:sz w:val="23"/>
              </w:rPr>
            </w:pPr>
            <w:r w:rsidRPr="00BA667C">
              <w:rPr>
                <w:b/>
                <w:spacing w:val="-4"/>
                <w:sz w:val="23"/>
              </w:rPr>
              <w:t>AAMR</w:t>
            </w:r>
          </w:p>
        </w:tc>
        <w:tc>
          <w:tcPr>
            <w:tcW w:w="116" w:type="dxa"/>
            <w:vMerge w:val="restart"/>
            <w:tcBorders>
              <w:top w:val="double" w:sz="4" w:space="0" w:color="000000"/>
              <w:bottom w:val="single" w:sz="8" w:space="0" w:color="000000"/>
            </w:tcBorders>
          </w:tcPr>
          <w:p w14:paraId="28D7309E" w14:textId="77777777" w:rsidR="006F1B3D" w:rsidRDefault="006F1B3D" w:rsidP="008C7539">
            <w:pPr>
              <w:pStyle w:val="TableParagraph"/>
              <w:suppressAutoHyphens/>
              <w:rPr>
                <w:sz w:val="20"/>
              </w:rPr>
            </w:pPr>
          </w:p>
        </w:tc>
      </w:tr>
      <w:tr w:rsidR="006F1B3D" w14:paraId="73448E9D" w14:textId="77777777" w:rsidTr="00BC410E">
        <w:trPr>
          <w:trHeight w:val="345"/>
        </w:trPr>
        <w:tc>
          <w:tcPr>
            <w:tcW w:w="3561" w:type="dxa"/>
            <w:vMerge/>
            <w:tcBorders>
              <w:top w:val="nil"/>
              <w:bottom w:val="single" w:sz="8" w:space="0" w:color="000000"/>
            </w:tcBorders>
          </w:tcPr>
          <w:p w14:paraId="1EB63FC8" w14:textId="77777777" w:rsidR="006F1B3D" w:rsidRDefault="006F1B3D" w:rsidP="008C7539">
            <w:pPr>
              <w:suppressAutoHyphens/>
              <w:rPr>
                <w:sz w:val="2"/>
                <w:szCs w:val="2"/>
              </w:rPr>
            </w:pPr>
          </w:p>
        </w:tc>
        <w:tc>
          <w:tcPr>
            <w:tcW w:w="754" w:type="dxa"/>
            <w:tcBorders>
              <w:top w:val="single" w:sz="4" w:space="0" w:color="000000"/>
              <w:bottom w:val="single" w:sz="8" w:space="0" w:color="000000"/>
            </w:tcBorders>
          </w:tcPr>
          <w:p w14:paraId="50B98E75" w14:textId="77777777" w:rsidR="006F1B3D" w:rsidRPr="00BA667C" w:rsidRDefault="00191F14" w:rsidP="008C7539">
            <w:pPr>
              <w:pStyle w:val="TableParagraph"/>
              <w:suppressAutoHyphens/>
              <w:spacing w:before="45"/>
              <w:jc w:val="center"/>
              <w:rPr>
                <w:b/>
                <w:sz w:val="23"/>
              </w:rPr>
            </w:pPr>
            <w:r w:rsidRPr="00BA667C">
              <w:rPr>
                <w:b/>
                <w:spacing w:val="-5"/>
                <w:sz w:val="23"/>
              </w:rPr>
              <w:t>(1)</w:t>
            </w:r>
          </w:p>
        </w:tc>
        <w:tc>
          <w:tcPr>
            <w:tcW w:w="111" w:type="dxa"/>
            <w:tcBorders>
              <w:bottom w:val="single" w:sz="8" w:space="0" w:color="000000"/>
            </w:tcBorders>
          </w:tcPr>
          <w:p w14:paraId="799AFE2F" w14:textId="77777777" w:rsidR="006F1B3D" w:rsidRPr="00BA667C" w:rsidRDefault="006F1B3D" w:rsidP="008C7539">
            <w:pPr>
              <w:pStyle w:val="TableParagraph"/>
              <w:suppressAutoHyphens/>
              <w:rPr>
                <w:b/>
                <w:sz w:val="20"/>
              </w:rPr>
            </w:pPr>
          </w:p>
        </w:tc>
        <w:tc>
          <w:tcPr>
            <w:tcW w:w="1440" w:type="dxa"/>
            <w:tcBorders>
              <w:top w:val="single" w:sz="4" w:space="0" w:color="000000"/>
              <w:bottom w:val="single" w:sz="8" w:space="0" w:color="000000"/>
            </w:tcBorders>
          </w:tcPr>
          <w:p w14:paraId="4A164F8E" w14:textId="77777777" w:rsidR="006F1B3D" w:rsidRPr="00BA667C" w:rsidRDefault="00191F14" w:rsidP="008C7539">
            <w:pPr>
              <w:pStyle w:val="TableParagraph"/>
              <w:suppressAutoHyphens/>
              <w:spacing w:before="45"/>
              <w:ind w:left="3"/>
              <w:jc w:val="center"/>
              <w:rPr>
                <w:b/>
                <w:sz w:val="23"/>
              </w:rPr>
            </w:pPr>
            <w:r w:rsidRPr="00BA667C">
              <w:rPr>
                <w:b/>
                <w:spacing w:val="-5"/>
                <w:sz w:val="23"/>
              </w:rPr>
              <w:t>(2)</w:t>
            </w:r>
          </w:p>
        </w:tc>
        <w:tc>
          <w:tcPr>
            <w:tcW w:w="148" w:type="dxa"/>
            <w:tcBorders>
              <w:bottom w:val="single" w:sz="8" w:space="0" w:color="000000"/>
            </w:tcBorders>
          </w:tcPr>
          <w:p w14:paraId="54F6C570" w14:textId="77777777" w:rsidR="006F1B3D" w:rsidRPr="00BA667C" w:rsidRDefault="006F1B3D" w:rsidP="008C7539">
            <w:pPr>
              <w:pStyle w:val="TableParagraph"/>
              <w:suppressAutoHyphens/>
              <w:rPr>
                <w:b/>
                <w:sz w:val="20"/>
              </w:rPr>
            </w:pPr>
          </w:p>
        </w:tc>
        <w:tc>
          <w:tcPr>
            <w:tcW w:w="655" w:type="dxa"/>
            <w:tcBorders>
              <w:top w:val="single" w:sz="4" w:space="0" w:color="000000"/>
              <w:bottom w:val="single" w:sz="8" w:space="0" w:color="000000"/>
            </w:tcBorders>
          </w:tcPr>
          <w:p w14:paraId="1A014523" w14:textId="77777777" w:rsidR="006F1B3D" w:rsidRPr="00BA667C" w:rsidRDefault="00191F14" w:rsidP="008C7539">
            <w:pPr>
              <w:pStyle w:val="TableParagraph"/>
              <w:suppressAutoHyphens/>
              <w:spacing w:before="45"/>
              <w:ind w:left="6"/>
              <w:jc w:val="center"/>
              <w:rPr>
                <w:b/>
                <w:sz w:val="23"/>
              </w:rPr>
            </w:pPr>
            <w:r w:rsidRPr="00BA667C">
              <w:rPr>
                <w:b/>
                <w:spacing w:val="-5"/>
                <w:sz w:val="23"/>
              </w:rPr>
              <w:t>(3)</w:t>
            </w:r>
          </w:p>
        </w:tc>
        <w:tc>
          <w:tcPr>
            <w:tcW w:w="231" w:type="dxa"/>
            <w:tcBorders>
              <w:bottom w:val="single" w:sz="8" w:space="0" w:color="000000"/>
            </w:tcBorders>
          </w:tcPr>
          <w:p w14:paraId="3DC61553" w14:textId="77777777" w:rsidR="006F1B3D" w:rsidRPr="00BA667C" w:rsidRDefault="006F1B3D" w:rsidP="008C7539">
            <w:pPr>
              <w:pStyle w:val="TableParagraph"/>
              <w:suppressAutoHyphens/>
              <w:rPr>
                <w:b/>
                <w:sz w:val="20"/>
              </w:rPr>
            </w:pPr>
          </w:p>
        </w:tc>
        <w:tc>
          <w:tcPr>
            <w:tcW w:w="741" w:type="dxa"/>
            <w:tcBorders>
              <w:top w:val="single" w:sz="4" w:space="0" w:color="000000"/>
              <w:bottom w:val="single" w:sz="8" w:space="0" w:color="000000"/>
            </w:tcBorders>
          </w:tcPr>
          <w:p w14:paraId="732CE12C" w14:textId="77777777" w:rsidR="006F1B3D" w:rsidRPr="00BA667C" w:rsidRDefault="00191F14" w:rsidP="008C7539">
            <w:pPr>
              <w:pStyle w:val="TableParagraph"/>
              <w:suppressAutoHyphens/>
              <w:spacing w:before="45"/>
              <w:ind w:left="9"/>
              <w:jc w:val="center"/>
              <w:rPr>
                <w:b/>
                <w:sz w:val="23"/>
              </w:rPr>
            </w:pPr>
            <w:r w:rsidRPr="00BA667C">
              <w:rPr>
                <w:b/>
                <w:spacing w:val="-5"/>
                <w:sz w:val="23"/>
              </w:rPr>
              <w:t>(4)</w:t>
            </w:r>
          </w:p>
        </w:tc>
        <w:tc>
          <w:tcPr>
            <w:tcW w:w="231" w:type="dxa"/>
            <w:tcBorders>
              <w:bottom w:val="single" w:sz="8" w:space="0" w:color="000000"/>
            </w:tcBorders>
          </w:tcPr>
          <w:p w14:paraId="1BC754E4" w14:textId="77777777" w:rsidR="006F1B3D" w:rsidRPr="00BA667C" w:rsidRDefault="006F1B3D" w:rsidP="008C7539">
            <w:pPr>
              <w:pStyle w:val="TableParagraph"/>
              <w:suppressAutoHyphens/>
              <w:rPr>
                <w:b/>
                <w:sz w:val="20"/>
              </w:rPr>
            </w:pPr>
          </w:p>
        </w:tc>
        <w:tc>
          <w:tcPr>
            <w:tcW w:w="754" w:type="dxa"/>
            <w:tcBorders>
              <w:top w:val="single" w:sz="4" w:space="0" w:color="000000"/>
              <w:bottom w:val="single" w:sz="8" w:space="0" w:color="000000"/>
            </w:tcBorders>
          </w:tcPr>
          <w:p w14:paraId="491064B4" w14:textId="77777777" w:rsidR="006F1B3D" w:rsidRPr="00BA667C" w:rsidRDefault="00191F14" w:rsidP="008C7539">
            <w:pPr>
              <w:pStyle w:val="TableParagraph"/>
              <w:suppressAutoHyphens/>
              <w:spacing w:before="45"/>
              <w:ind w:left="11"/>
              <w:jc w:val="center"/>
              <w:rPr>
                <w:b/>
                <w:sz w:val="23"/>
              </w:rPr>
            </w:pPr>
            <w:r w:rsidRPr="00BA667C">
              <w:rPr>
                <w:b/>
                <w:spacing w:val="-5"/>
                <w:sz w:val="23"/>
              </w:rPr>
              <w:t>(5)</w:t>
            </w:r>
          </w:p>
        </w:tc>
        <w:tc>
          <w:tcPr>
            <w:tcW w:w="116" w:type="dxa"/>
            <w:vMerge/>
            <w:tcBorders>
              <w:top w:val="nil"/>
              <w:bottom w:val="single" w:sz="8" w:space="0" w:color="000000"/>
            </w:tcBorders>
          </w:tcPr>
          <w:p w14:paraId="14F417DF" w14:textId="77777777" w:rsidR="006F1B3D" w:rsidRDefault="006F1B3D" w:rsidP="008C7539">
            <w:pPr>
              <w:suppressAutoHyphens/>
              <w:rPr>
                <w:sz w:val="2"/>
                <w:szCs w:val="2"/>
              </w:rPr>
            </w:pPr>
          </w:p>
        </w:tc>
      </w:tr>
      <w:tr w:rsidR="006F1B3D" w14:paraId="70F82A5B" w14:textId="77777777" w:rsidTr="00BC410E">
        <w:trPr>
          <w:trHeight w:val="618"/>
        </w:trPr>
        <w:tc>
          <w:tcPr>
            <w:tcW w:w="3561" w:type="dxa"/>
            <w:tcBorders>
              <w:top w:val="single" w:sz="8" w:space="0" w:color="000000"/>
            </w:tcBorders>
          </w:tcPr>
          <w:p w14:paraId="28201D9D" w14:textId="77777777" w:rsidR="006F1B3D" w:rsidRPr="00C40890" w:rsidRDefault="00191F14" w:rsidP="008C7539">
            <w:pPr>
              <w:pStyle w:val="TableParagraph"/>
              <w:suppressAutoHyphens/>
              <w:spacing w:before="51"/>
              <w:ind w:left="118"/>
              <w:rPr>
                <w:sz w:val="23"/>
              </w:rPr>
            </w:pPr>
            <w:r w:rsidRPr="00C40890">
              <w:rPr>
                <w:sz w:val="23"/>
                <w:u w:val="single"/>
              </w:rPr>
              <w:t>Panel</w:t>
            </w:r>
            <w:r w:rsidRPr="00C40890">
              <w:rPr>
                <w:spacing w:val="-1"/>
                <w:sz w:val="23"/>
                <w:u w:val="single"/>
              </w:rPr>
              <w:t xml:space="preserve"> </w:t>
            </w:r>
            <w:r w:rsidRPr="00C40890">
              <w:rPr>
                <w:sz w:val="23"/>
                <w:u w:val="single"/>
              </w:rPr>
              <w:t>A:</w:t>
            </w:r>
            <w:r w:rsidRPr="00C40890">
              <w:rPr>
                <w:spacing w:val="-1"/>
                <w:sz w:val="23"/>
                <w:u w:val="single"/>
              </w:rPr>
              <w:t xml:space="preserve"> </w:t>
            </w:r>
            <w:r w:rsidRPr="00C40890">
              <w:rPr>
                <w:spacing w:val="-2"/>
                <w:sz w:val="23"/>
                <w:u w:val="single"/>
              </w:rPr>
              <w:t>Pooled</w:t>
            </w:r>
          </w:p>
          <w:p w14:paraId="731CDE2F" w14:textId="77777777" w:rsidR="006F1B3D" w:rsidRDefault="00BA336D" w:rsidP="001706D7">
            <w:pPr>
              <w:pStyle w:val="TableParagraph"/>
              <w:suppressAutoHyphens/>
              <w:spacing w:before="21" w:line="262" w:lineRule="exact"/>
              <w:ind w:left="118"/>
              <w:rPr>
                <w:i/>
                <w:sz w:val="23"/>
              </w:rPr>
            </w:pPr>
            <w:ins w:id="3118" w:author="Editor" w:date="2026-09-12T15:39:00Z">
              <w:r w:rsidRPr="00DF5074">
                <w:rPr>
                  <w:i/>
                  <w:sz w:val="21"/>
                </w:rPr>
                <w:t>Intensity</w:t>
              </w:r>
              <w:r w:rsidRPr="0010201A">
                <w:rPr>
                  <w:sz w:val="21"/>
                  <w:vertAlign w:val="subscript"/>
                </w:rPr>
                <w:t>1999</w:t>
              </w:r>
              <w:r>
                <w:rPr>
                  <w:i/>
                  <w:spacing w:val="13"/>
                  <w:sz w:val="23"/>
                </w:rPr>
                <w:t xml:space="preserve"> </w:t>
              </w:r>
            </w:ins>
            <w:del w:id="3119" w:author="Editor" w:date="2026-09-12T15:39:00Z">
              <w:r w:rsidR="00191F14" w:rsidRPr="0010201A" w:rsidDel="00BA336D">
                <w:rPr>
                  <w:i/>
                  <w:sz w:val="23"/>
                </w:rPr>
                <w:delText>Intensity</w:delText>
              </w:r>
              <w:r w:rsidR="00191F14" w:rsidRPr="0010201A" w:rsidDel="00BA336D">
                <w:rPr>
                  <w:i/>
                  <w:spacing w:val="12"/>
                  <w:sz w:val="23"/>
                </w:rPr>
                <w:delText xml:space="preserve"> </w:delText>
              </w:r>
              <w:r w:rsidR="00191F14" w:rsidRPr="0010201A" w:rsidDel="00BA336D">
                <w:rPr>
                  <w:i/>
                  <w:sz w:val="23"/>
                </w:rPr>
                <w:delText>1999</w:delText>
              </w:r>
              <w:r w:rsidR="00191F14" w:rsidRPr="0010201A" w:rsidDel="00BA336D">
                <w:rPr>
                  <w:i/>
                  <w:spacing w:val="13"/>
                  <w:sz w:val="23"/>
                </w:rPr>
                <w:delText xml:space="preserve"> </w:delText>
              </w:r>
            </w:del>
            <w:r w:rsidR="00191F14" w:rsidRPr="0010201A">
              <w:rPr>
                <w:i/>
                <w:sz w:val="23"/>
              </w:rPr>
              <w:t>x</w:t>
            </w:r>
            <w:r w:rsidR="00191F14" w:rsidRPr="0010201A">
              <w:rPr>
                <w:i/>
                <w:spacing w:val="13"/>
                <w:sz w:val="23"/>
              </w:rPr>
              <w:t xml:space="preserve"> </w:t>
            </w:r>
            <w:del w:id="3120" w:author="Editor" w:date="2026-09-12T15:31:00Z">
              <w:r w:rsidR="00191F14" w:rsidRPr="0010201A" w:rsidDel="001706D7">
                <w:rPr>
                  <w:i/>
                  <w:sz w:val="23"/>
                </w:rPr>
                <w:delText>post</w:delText>
              </w:r>
              <w:r w:rsidR="00191F14" w:rsidRPr="0010201A" w:rsidDel="001706D7">
                <w:rPr>
                  <w:i/>
                  <w:spacing w:val="13"/>
                  <w:sz w:val="23"/>
                </w:rPr>
                <w:delText xml:space="preserve"> </w:delText>
              </w:r>
            </w:del>
            <w:ins w:id="3121" w:author="Editor" w:date="2026-09-12T15:31:00Z">
              <w:r w:rsidR="001706D7" w:rsidRPr="0010201A">
                <w:rPr>
                  <w:i/>
                  <w:sz w:val="23"/>
                </w:rPr>
                <w:t>Post</w:t>
              </w:r>
              <w:r w:rsidR="001706D7" w:rsidRPr="00C40890">
                <w:rPr>
                  <w:spacing w:val="13"/>
                  <w:sz w:val="23"/>
                </w:rPr>
                <w:t xml:space="preserve"> </w:t>
              </w:r>
            </w:ins>
            <w:r w:rsidR="00191F14" w:rsidRPr="00C40890">
              <w:rPr>
                <w:sz w:val="23"/>
              </w:rPr>
              <w:t>(1997</w:t>
            </w:r>
            <w:ins w:id="3122" w:author="Editor" w:date="2026-09-10T11:18:00Z">
              <w:r w:rsidR="009F43C9" w:rsidRPr="00C40890">
                <w:rPr>
                  <w:sz w:val="23"/>
                </w:rPr>
                <w:t>–</w:t>
              </w:r>
            </w:ins>
            <w:del w:id="3123" w:author="Editor" w:date="2026-09-10T11:18:00Z">
              <w:r w:rsidR="00191F14" w:rsidRPr="00C40890" w:rsidDel="009F43C9">
                <w:rPr>
                  <w:sz w:val="23"/>
                </w:rPr>
                <w:delText>-</w:delText>
              </w:r>
            </w:del>
            <w:r w:rsidR="00191F14" w:rsidRPr="00C40890">
              <w:rPr>
                <w:spacing w:val="-2"/>
                <w:sz w:val="23"/>
              </w:rPr>
              <w:t>2006)</w:t>
            </w:r>
          </w:p>
        </w:tc>
        <w:tc>
          <w:tcPr>
            <w:tcW w:w="754" w:type="dxa"/>
            <w:tcBorders>
              <w:top w:val="single" w:sz="8" w:space="0" w:color="000000"/>
            </w:tcBorders>
          </w:tcPr>
          <w:p w14:paraId="35849C39" w14:textId="77777777" w:rsidR="006F1B3D" w:rsidRDefault="006F1B3D" w:rsidP="008C7539">
            <w:pPr>
              <w:pStyle w:val="TableParagraph"/>
              <w:suppressAutoHyphens/>
              <w:spacing w:before="72"/>
              <w:rPr>
                <w:sz w:val="23"/>
              </w:rPr>
            </w:pPr>
          </w:p>
          <w:p w14:paraId="3B6A06F5" w14:textId="77777777" w:rsidR="006F1B3D" w:rsidRDefault="00191F14" w:rsidP="008C7539">
            <w:pPr>
              <w:pStyle w:val="TableParagraph"/>
              <w:suppressAutoHyphens/>
              <w:spacing w:line="262" w:lineRule="exact"/>
              <w:jc w:val="center"/>
              <w:rPr>
                <w:sz w:val="23"/>
              </w:rPr>
            </w:pPr>
            <w:r>
              <w:rPr>
                <w:sz w:val="23"/>
              </w:rPr>
              <w:t>-</w:t>
            </w:r>
            <w:r>
              <w:rPr>
                <w:spacing w:val="-2"/>
                <w:sz w:val="23"/>
              </w:rPr>
              <w:t>0.719</w:t>
            </w:r>
          </w:p>
        </w:tc>
        <w:tc>
          <w:tcPr>
            <w:tcW w:w="111" w:type="dxa"/>
            <w:tcBorders>
              <w:top w:val="single" w:sz="8" w:space="0" w:color="000000"/>
            </w:tcBorders>
          </w:tcPr>
          <w:p w14:paraId="6D99AD15" w14:textId="77777777" w:rsidR="006F1B3D" w:rsidRDefault="006F1B3D" w:rsidP="008C7539">
            <w:pPr>
              <w:pStyle w:val="TableParagraph"/>
              <w:suppressAutoHyphens/>
              <w:rPr>
                <w:sz w:val="20"/>
              </w:rPr>
            </w:pPr>
          </w:p>
        </w:tc>
        <w:tc>
          <w:tcPr>
            <w:tcW w:w="1440" w:type="dxa"/>
            <w:tcBorders>
              <w:top w:val="single" w:sz="8" w:space="0" w:color="000000"/>
            </w:tcBorders>
          </w:tcPr>
          <w:p w14:paraId="3B91F4CB" w14:textId="77777777" w:rsidR="006F1B3D" w:rsidRDefault="006F1B3D" w:rsidP="008C7539">
            <w:pPr>
              <w:pStyle w:val="TableParagraph"/>
              <w:suppressAutoHyphens/>
              <w:spacing w:before="72"/>
              <w:rPr>
                <w:sz w:val="23"/>
              </w:rPr>
            </w:pPr>
          </w:p>
          <w:p w14:paraId="6968D474" w14:textId="77777777" w:rsidR="006F1B3D" w:rsidRDefault="00191F14" w:rsidP="008C7539">
            <w:pPr>
              <w:pStyle w:val="TableParagraph"/>
              <w:suppressAutoHyphens/>
              <w:spacing w:line="262" w:lineRule="exact"/>
              <w:ind w:left="3"/>
              <w:jc w:val="center"/>
              <w:rPr>
                <w:sz w:val="23"/>
              </w:rPr>
            </w:pPr>
            <w:r>
              <w:rPr>
                <w:spacing w:val="-2"/>
                <w:sz w:val="23"/>
              </w:rPr>
              <w:t>0.354</w:t>
            </w:r>
          </w:p>
        </w:tc>
        <w:tc>
          <w:tcPr>
            <w:tcW w:w="148" w:type="dxa"/>
            <w:tcBorders>
              <w:top w:val="single" w:sz="8" w:space="0" w:color="000000"/>
            </w:tcBorders>
          </w:tcPr>
          <w:p w14:paraId="75AB55A2" w14:textId="77777777" w:rsidR="006F1B3D" w:rsidRDefault="006F1B3D" w:rsidP="008C7539">
            <w:pPr>
              <w:pStyle w:val="TableParagraph"/>
              <w:suppressAutoHyphens/>
              <w:rPr>
                <w:sz w:val="20"/>
              </w:rPr>
            </w:pPr>
          </w:p>
        </w:tc>
        <w:tc>
          <w:tcPr>
            <w:tcW w:w="655" w:type="dxa"/>
            <w:tcBorders>
              <w:top w:val="single" w:sz="8" w:space="0" w:color="000000"/>
            </w:tcBorders>
          </w:tcPr>
          <w:p w14:paraId="49010C7B" w14:textId="77777777" w:rsidR="006F1B3D" w:rsidRDefault="006F1B3D" w:rsidP="008C7539">
            <w:pPr>
              <w:pStyle w:val="TableParagraph"/>
              <w:suppressAutoHyphens/>
              <w:spacing w:before="72"/>
              <w:rPr>
                <w:sz w:val="23"/>
              </w:rPr>
            </w:pPr>
          </w:p>
          <w:p w14:paraId="4848A26D" w14:textId="77777777" w:rsidR="006F1B3D" w:rsidRDefault="00191F14" w:rsidP="008C7539">
            <w:pPr>
              <w:pStyle w:val="TableParagraph"/>
              <w:suppressAutoHyphens/>
              <w:spacing w:line="262" w:lineRule="exact"/>
              <w:ind w:left="6"/>
              <w:jc w:val="center"/>
              <w:rPr>
                <w:sz w:val="23"/>
              </w:rPr>
            </w:pPr>
            <w:r>
              <w:rPr>
                <w:sz w:val="23"/>
              </w:rPr>
              <w:t>-</w:t>
            </w:r>
            <w:r>
              <w:rPr>
                <w:spacing w:val="-4"/>
                <w:sz w:val="23"/>
              </w:rPr>
              <w:t>1.67</w:t>
            </w:r>
          </w:p>
        </w:tc>
        <w:tc>
          <w:tcPr>
            <w:tcW w:w="231" w:type="dxa"/>
            <w:tcBorders>
              <w:top w:val="single" w:sz="8" w:space="0" w:color="000000"/>
            </w:tcBorders>
          </w:tcPr>
          <w:p w14:paraId="258BFDF9" w14:textId="77777777" w:rsidR="006F1B3D" w:rsidRDefault="006F1B3D" w:rsidP="008C7539">
            <w:pPr>
              <w:pStyle w:val="TableParagraph"/>
              <w:suppressAutoHyphens/>
              <w:rPr>
                <w:sz w:val="20"/>
              </w:rPr>
            </w:pPr>
          </w:p>
        </w:tc>
        <w:tc>
          <w:tcPr>
            <w:tcW w:w="741" w:type="dxa"/>
            <w:tcBorders>
              <w:top w:val="single" w:sz="8" w:space="0" w:color="000000"/>
            </w:tcBorders>
          </w:tcPr>
          <w:p w14:paraId="069B1326" w14:textId="77777777" w:rsidR="006F1B3D" w:rsidRDefault="006F1B3D" w:rsidP="008C7539">
            <w:pPr>
              <w:pStyle w:val="TableParagraph"/>
              <w:suppressAutoHyphens/>
              <w:spacing w:before="72"/>
              <w:rPr>
                <w:sz w:val="23"/>
              </w:rPr>
            </w:pPr>
          </w:p>
          <w:p w14:paraId="063A5C8B" w14:textId="77777777" w:rsidR="006F1B3D" w:rsidRDefault="00191F14" w:rsidP="008C7539">
            <w:pPr>
              <w:pStyle w:val="TableParagraph"/>
              <w:suppressAutoHyphens/>
              <w:spacing w:line="262" w:lineRule="exact"/>
              <w:ind w:left="9"/>
              <w:jc w:val="center"/>
              <w:rPr>
                <w:sz w:val="23"/>
              </w:rPr>
            </w:pPr>
            <w:r>
              <w:rPr>
                <w:sz w:val="23"/>
              </w:rPr>
              <w:t>-</w:t>
            </w:r>
            <w:r>
              <w:rPr>
                <w:spacing w:val="-4"/>
                <w:sz w:val="23"/>
              </w:rPr>
              <w:t>2.69</w:t>
            </w:r>
          </w:p>
        </w:tc>
        <w:tc>
          <w:tcPr>
            <w:tcW w:w="231" w:type="dxa"/>
            <w:tcBorders>
              <w:top w:val="single" w:sz="8" w:space="0" w:color="000000"/>
            </w:tcBorders>
          </w:tcPr>
          <w:p w14:paraId="07FCFBC5" w14:textId="77777777" w:rsidR="006F1B3D" w:rsidRDefault="006F1B3D" w:rsidP="008C7539">
            <w:pPr>
              <w:pStyle w:val="TableParagraph"/>
              <w:suppressAutoHyphens/>
              <w:rPr>
                <w:sz w:val="20"/>
              </w:rPr>
            </w:pPr>
          </w:p>
        </w:tc>
        <w:tc>
          <w:tcPr>
            <w:tcW w:w="754" w:type="dxa"/>
            <w:tcBorders>
              <w:top w:val="single" w:sz="8" w:space="0" w:color="000000"/>
            </w:tcBorders>
          </w:tcPr>
          <w:p w14:paraId="0F535BAF" w14:textId="77777777" w:rsidR="006F1B3D" w:rsidRDefault="006F1B3D" w:rsidP="008C7539">
            <w:pPr>
              <w:pStyle w:val="TableParagraph"/>
              <w:suppressAutoHyphens/>
              <w:spacing w:before="72"/>
              <w:rPr>
                <w:sz w:val="23"/>
              </w:rPr>
            </w:pPr>
          </w:p>
          <w:p w14:paraId="0BF0F503" w14:textId="77777777" w:rsidR="006F1B3D" w:rsidRDefault="00191F14" w:rsidP="008C7539">
            <w:pPr>
              <w:pStyle w:val="TableParagraph"/>
              <w:suppressAutoHyphens/>
              <w:spacing w:line="262" w:lineRule="exact"/>
              <w:ind w:left="11"/>
              <w:jc w:val="center"/>
              <w:rPr>
                <w:sz w:val="23"/>
              </w:rPr>
            </w:pPr>
            <w:r>
              <w:rPr>
                <w:spacing w:val="-2"/>
                <w:sz w:val="23"/>
              </w:rPr>
              <w:t>0.057</w:t>
            </w:r>
          </w:p>
        </w:tc>
        <w:tc>
          <w:tcPr>
            <w:tcW w:w="116" w:type="dxa"/>
            <w:tcBorders>
              <w:top w:val="single" w:sz="8" w:space="0" w:color="000000"/>
            </w:tcBorders>
          </w:tcPr>
          <w:p w14:paraId="35F41C8D" w14:textId="77777777" w:rsidR="006F1B3D" w:rsidRDefault="006F1B3D" w:rsidP="008C7539">
            <w:pPr>
              <w:pStyle w:val="TableParagraph"/>
              <w:suppressAutoHyphens/>
              <w:rPr>
                <w:sz w:val="20"/>
              </w:rPr>
            </w:pPr>
          </w:p>
        </w:tc>
      </w:tr>
      <w:tr w:rsidR="006F1B3D" w14:paraId="778780E6" w14:textId="77777777" w:rsidTr="00BC410E">
        <w:trPr>
          <w:trHeight w:val="429"/>
        </w:trPr>
        <w:tc>
          <w:tcPr>
            <w:tcW w:w="3561" w:type="dxa"/>
          </w:tcPr>
          <w:p w14:paraId="7B7DDCCA" w14:textId="77777777" w:rsidR="006F1B3D" w:rsidRDefault="006F1B3D" w:rsidP="008C7539">
            <w:pPr>
              <w:pStyle w:val="TableParagraph"/>
              <w:suppressAutoHyphens/>
              <w:rPr>
                <w:sz w:val="20"/>
              </w:rPr>
            </w:pPr>
          </w:p>
        </w:tc>
        <w:tc>
          <w:tcPr>
            <w:tcW w:w="754" w:type="dxa"/>
          </w:tcPr>
          <w:p w14:paraId="268C3BC7" w14:textId="77777777" w:rsidR="006F1B3D" w:rsidRDefault="00191F14" w:rsidP="008C7539">
            <w:pPr>
              <w:pStyle w:val="TableParagraph"/>
              <w:suppressAutoHyphens/>
              <w:spacing w:before="4"/>
              <w:jc w:val="center"/>
              <w:rPr>
                <w:sz w:val="23"/>
              </w:rPr>
            </w:pPr>
            <w:r>
              <w:rPr>
                <w:sz w:val="23"/>
              </w:rPr>
              <w:t>(</w:t>
            </w:r>
            <w:r>
              <w:rPr>
                <w:spacing w:val="2"/>
                <w:sz w:val="23"/>
              </w:rPr>
              <w:t xml:space="preserve"> </w:t>
            </w:r>
            <w:r>
              <w:rPr>
                <w:spacing w:val="-2"/>
                <w:sz w:val="23"/>
              </w:rPr>
              <w:t>1.464)</w:t>
            </w:r>
          </w:p>
        </w:tc>
        <w:tc>
          <w:tcPr>
            <w:tcW w:w="111" w:type="dxa"/>
          </w:tcPr>
          <w:p w14:paraId="6CDE07A6" w14:textId="77777777" w:rsidR="006F1B3D" w:rsidRDefault="006F1B3D" w:rsidP="008C7539">
            <w:pPr>
              <w:pStyle w:val="TableParagraph"/>
              <w:suppressAutoHyphens/>
              <w:rPr>
                <w:sz w:val="20"/>
              </w:rPr>
            </w:pPr>
          </w:p>
        </w:tc>
        <w:tc>
          <w:tcPr>
            <w:tcW w:w="1440" w:type="dxa"/>
          </w:tcPr>
          <w:p w14:paraId="1CD85AA7" w14:textId="77777777" w:rsidR="006F1B3D" w:rsidRDefault="00191F14" w:rsidP="008C7539">
            <w:pPr>
              <w:pStyle w:val="TableParagraph"/>
              <w:suppressAutoHyphens/>
              <w:spacing w:before="4"/>
              <w:ind w:left="3"/>
              <w:jc w:val="center"/>
              <w:rPr>
                <w:sz w:val="23"/>
              </w:rPr>
            </w:pPr>
            <w:r>
              <w:rPr>
                <w:sz w:val="23"/>
              </w:rPr>
              <w:t>(</w:t>
            </w:r>
            <w:r>
              <w:rPr>
                <w:spacing w:val="2"/>
                <w:sz w:val="23"/>
              </w:rPr>
              <w:t xml:space="preserve"> </w:t>
            </w:r>
            <w:r>
              <w:rPr>
                <w:spacing w:val="-2"/>
                <w:sz w:val="23"/>
              </w:rPr>
              <w:t>2.547)</w:t>
            </w:r>
          </w:p>
        </w:tc>
        <w:tc>
          <w:tcPr>
            <w:tcW w:w="148" w:type="dxa"/>
          </w:tcPr>
          <w:p w14:paraId="331A6926" w14:textId="77777777" w:rsidR="006F1B3D" w:rsidRDefault="006F1B3D" w:rsidP="008C7539">
            <w:pPr>
              <w:pStyle w:val="TableParagraph"/>
              <w:suppressAutoHyphens/>
              <w:rPr>
                <w:sz w:val="20"/>
              </w:rPr>
            </w:pPr>
          </w:p>
        </w:tc>
        <w:tc>
          <w:tcPr>
            <w:tcW w:w="655" w:type="dxa"/>
          </w:tcPr>
          <w:p w14:paraId="17409E4A" w14:textId="77777777" w:rsidR="006F1B3D" w:rsidRDefault="00191F14" w:rsidP="008C7539">
            <w:pPr>
              <w:pStyle w:val="TableParagraph"/>
              <w:suppressAutoHyphens/>
              <w:spacing w:before="4"/>
              <w:ind w:left="6"/>
              <w:jc w:val="center"/>
              <w:rPr>
                <w:sz w:val="23"/>
              </w:rPr>
            </w:pPr>
            <w:r>
              <w:rPr>
                <w:sz w:val="23"/>
              </w:rPr>
              <w:t>(</w:t>
            </w:r>
            <w:r>
              <w:rPr>
                <w:spacing w:val="2"/>
                <w:sz w:val="23"/>
              </w:rPr>
              <w:t xml:space="preserve"> </w:t>
            </w:r>
            <w:r>
              <w:rPr>
                <w:spacing w:val="-2"/>
                <w:sz w:val="23"/>
              </w:rPr>
              <w:t>4.20)</w:t>
            </w:r>
          </w:p>
        </w:tc>
        <w:tc>
          <w:tcPr>
            <w:tcW w:w="231" w:type="dxa"/>
          </w:tcPr>
          <w:p w14:paraId="25053B4D" w14:textId="77777777" w:rsidR="006F1B3D" w:rsidRDefault="006F1B3D" w:rsidP="008C7539">
            <w:pPr>
              <w:pStyle w:val="TableParagraph"/>
              <w:suppressAutoHyphens/>
              <w:rPr>
                <w:sz w:val="20"/>
              </w:rPr>
            </w:pPr>
          </w:p>
        </w:tc>
        <w:tc>
          <w:tcPr>
            <w:tcW w:w="741" w:type="dxa"/>
          </w:tcPr>
          <w:p w14:paraId="54C0B836" w14:textId="77777777" w:rsidR="006F1B3D" w:rsidRDefault="00191F14" w:rsidP="008C7539">
            <w:pPr>
              <w:pStyle w:val="TableParagraph"/>
              <w:suppressAutoHyphens/>
              <w:spacing w:before="4"/>
              <w:ind w:left="9"/>
              <w:jc w:val="center"/>
              <w:rPr>
                <w:sz w:val="23"/>
              </w:rPr>
            </w:pPr>
            <w:r>
              <w:rPr>
                <w:sz w:val="23"/>
              </w:rPr>
              <w:t>(</w:t>
            </w:r>
            <w:r>
              <w:rPr>
                <w:spacing w:val="2"/>
                <w:sz w:val="23"/>
              </w:rPr>
              <w:t xml:space="preserve"> </w:t>
            </w:r>
            <w:r>
              <w:rPr>
                <w:spacing w:val="-2"/>
                <w:sz w:val="23"/>
              </w:rPr>
              <w:t>5.87)</w:t>
            </w:r>
          </w:p>
        </w:tc>
        <w:tc>
          <w:tcPr>
            <w:tcW w:w="231" w:type="dxa"/>
          </w:tcPr>
          <w:p w14:paraId="0067D526" w14:textId="77777777" w:rsidR="006F1B3D" w:rsidRDefault="006F1B3D" w:rsidP="008C7539">
            <w:pPr>
              <w:pStyle w:val="TableParagraph"/>
              <w:suppressAutoHyphens/>
              <w:rPr>
                <w:sz w:val="20"/>
              </w:rPr>
            </w:pPr>
          </w:p>
        </w:tc>
        <w:tc>
          <w:tcPr>
            <w:tcW w:w="754" w:type="dxa"/>
          </w:tcPr>
          <w:p w14:paraId="2A68CB01" w14:textId="77777777" w:rsidR="006F1B3D" w:rsidRDefault="00191F14" w:rsidP="008C7539">
            <w:pPr>
              <w:pStyle w:val="TableParagraph"/>
              <w:suppressAutoHyphens/>
              <w:spacing w:before="4"/>
              <w:ind w:left="8" w:right="-15"/>
              <w:jc w:val="center"/>
              <w:rPr>
                <w:sz w:val="23"/>
              </w:rPr>
            </w:pPr>
            <w:r>
              <w:rPr>
                <w:sz w:val="23"/>
              </w:rPr>
              <w:t>(</w:t>
            </w:r>
            <w:r>
              <w:rPr>
                <w:spacing w:val="2"/>
                <w:sz w:val="23"/>
              </w:rPr>
              <w:t xml:space="preserve"> </w:t>
            </w:r>
            <w:r>
              <w:rPr>
                <w:spacing w:val="-2"/>
                <w:sz w:val="23"/>
              </w:rPr>
              <w:t>1.493)</w:t>
            </w:r>
          </w:p>
        </w:tc>
        <w:tc>
          <w:tcPr>
            <w:tcW w:w="116" w:type="dxa"/>
          </w:tcPr>
          <w:p w14:paraId="1140A1AF" w14:textId="77777777" w:rsidR="006F1B3D" w:rsidRDefault="006F1B3D" w:rsidP="008C7539">
            <w:pPr>
              <w:pStyle w:val="TableParagraph"/>
              <w:suppressAutoHyphens/>
              <w:rPr>
                <w:sz w:val="20"/>
              </w:rPr>
            </w:pPr>
          </w:p>
        </w:tc>
      </w:tr>
      <w:tr w:rsidR="006F1B3D" w14:paraId="39758B73" w14:textId="77777777" w:rsidTr="00BC410E">
        <w:trPr>
          <w:trHeight w:val="572"/>
        </w:trPr>
        <w:tc>
          <w:tcPr>
            <w:tcW w:w="3561" w:type="dxa"/>
          </w:tcPr>
          <w:p w14:paraId="2468FEF4" w14:textId="77777777" w:rsidR="006F1B3D" w:rsidRDefault="00191F14" w:rsidP="008C7539">
            <w:pPr>
              <w:pStyle w:val="TableParagraph"/>
              <w:suppressAutoHyphens/>
              <w:spacing w:before="147"/>
              <w:ind w:left="118"/>
              <w:rPr>
                <w:sz w:val="23"/>
              </w:rPr>
            </w:pPr>
            <w:r>
              <w:rPr>
                <w:sz w:val="23"/>
              </w:rPr>
              <w:t>Mean</w:t>
            </w:r>
            <w:r>
              <w:rPr>
                <w:spacing w:val="23"/>
                <w:sz w:val="23"/>
              </w:rPr>
              <w:t xml:space="preserve"> </w:t>
            </w:r>
            <w:r>
              <w:rPr>
                <w:sz w:val="23"/>
              </w:rPr>
              <w:t>(1991</w:t>
            </w:r>
            <w:ins w:id="3124" w:author="Editor" w:date="2026-09-12T15:42:00Z">
              <w:r w:rsidR="00E17A1D" w:rsidRPr="00DF5074">
                <w:rPr>
                  <w:i/>
                  <w:sz w:val="21"/>
                </w:rPr>
                <w:t xml:space="preserve"> Intensity</w:t>
              </w:r>
              <w:r w:rsidR="00E17A1D" w:rsidRPr="00BC410E">
                <w:rPr>
                  <w:sz w:val="21"/>
                  <w:vertAlign w:val="subscript"/>
                </w:rPr>
                <w:t>1999</w:t>
              </w:r>
              <w:r w:rsidR="00E17A1D">
                <w:rPr>
                  <w:i/>
                  <w:spacing w:val="13"/>
                  <w:sz w:val="23"/>
                </w:rPr>
                <w:t xml:space="preserve"> </w:t>
              </w:r>
            </w:ins>
            <w:del w:id="3125" w:author="Editor" w:date="2026-09-12T15:42:00Z">
              <w:r w:rsidDel="00E17A1D">
                <w:rPr>
                  <w:sz w:val="23"/>
                </w:rPr>
                <w:delText>-</w:delText>
              </w:r>
            </w:del>
            <w:r>
              <w:rPr>
                <w:spacing w:val="-2"/>
                <w:sz w:val="23"/>
              </w:rPr>
              <w:t>1996)</w:t>
            </w:r>
          </w:p>
        </w:tc>
        <w:tc>
          <w:tcPr>
            <w:tcW w:w="754" w:type="dxa"/>
          </w:tcPr>
          <w:p w14:paraId="6B0992CE" w14:textId="77777777" w:rsidR="006F1B3D" w:rsidRDefault="00191F14" w:rsidP="008C7539">
            <w:pPr>
              <w:pStyle w:val="TableParagraph"/>
              <w:suppressAutoHyphens/>
              <w:spacing w:before="147"/>
              <w:jc w:val="center"/>
              <w:rPr>
                <w:sz w:val="23"/>
              </w:rPr>
            </w:pPr>
            <w:r>
              <w:rPr>
                <w:spacing w:val="-2"/>
                <w:sz w:val="23"/>
              </w:rPr>
              <w:t>46.47</w:t>
            </w:r>
          </w:p>
        </w:tc>
        <w:tc>
          <w:tcPr>
            <w:tcW w:w="111" w:type="dxa"/>
          </w:tcPr>
          <w:p w14:paraId="6951E391" w14:textId="77777777" w:rsidR="006F1B3D" w:rsidRDefault="006F1B3D" w:rsidP="008C7539">
            <w:pPr>
              <w:pStyle w:val="TableParagraph"/>
              <w:suppressAutoHyphens/>
              <w:rPr>
                <w:sz w:val="20"/>
              </w:rPr>
            </w:pPr>
          </w:p>
        </w:tc>
        <w:tc>
          <w:tcPr>
            <w:tcW w:w="1440" w:type="dxa"/>
          </w:tcPr>
          <w:p w14:paraId="05941FE6" w14:textId="77777777" w:rsidR="006F1B3D" w:rsidRDefault="00191F14" w:rsidP="008C7539">
            <w:pPr>
              <w:pStyle w:val="TableParagraph"/>
              <w:suppressAutoHyphens/>
              <w:spacing w:before="147"/>
              <w:ind w:left="3"/>
              <w:jc w:val="center"/>
              <w:rPr>
                <w:sz w:val="23"/>
              </w:rPr>
            </w:pPr>
            <w:r>
              <w:rPr>
                <w:spacing w:val="-2"/>
                <w:sz w:val="23"/>
              </w:rPr>
              <w:t>46.47</w:t>
            </w:r>
          </w:p>
        </w:tc>
        <w:tc>
          <w:tcPr>
            <w:tcW w:w="148" w:type="dxa"/>
          </w:tcPr>
          <w:p w14:paraId="1E987573" w14:textId="77777777" w:rsidR="006F1B3D" w:rsidRDefault="006F1B3D" w:rsidP="008C7539">
            <w:pPr>
              <w:pStyle w:val="TableParagraph"/>
              <w:suppressAutoHyphens/>
              <w:rPr>
                <w:sz w:val="20"/>
              </w:rPr>
            </w:pPr>
          </w:p>
        </w:tc>
        <w:tc>
          <w:tcPr>
            <w:tcW w:w="655" w:type="dxa"/>
          </w:tcPr>
          <w:p w14:paraId="59DE8DC6" w14:textId="77777777" w:rsidR="006F1B3D" w:rsidRDefault="00191F14" w:rsidP="008C7539">
            <w:pPr>
              <w:pStyle w:val="TableParagraph"/>
              <w:suppressAutoHyphens/>
              <w:spacing w:before="147"/>
              <w:ind w:left="6"/>
              <w:jc w:val="center"/>
              <w:rPr>
                <w:sz w:val="23"/>
              </w:rPr>
            </w:pPr>
            <w:r>
              <w:rPr>
                <w:spacing w:val="-4"/>
                <w:sz w:val="23"/>
              </w:rPr>
              <w:t>3.75</w:t>
            </w:r>
          </w:p>
        </w:tc>
        <w:tc>
          <w:tcPr>
            <w:tcW w:w="231" w:type="dxa"/>
          </w:tcPr>
          <w:p w14:paraId="49F1CC55" w14:textId="77777777" w:rsidR="006F1B3D" w:rsidRDefault="006F1B3D" w:rsidP="008C7539">
            <w:pPr>
              <w:pStyle w:val="TableParagraph"/>
              <w:suppressAutoHyphens/>
              <w:rPr>
                <w:sz w:val="20"/>
              </w:rPr>
            </w:pPr>
          </w:p>
        </w:tc>
        <w:tc>
          <w:tcPr>
            <w:tcW w:w="741" w:type="dxa"/>
          </w:tcPr>
          <w:p w14:paraId="5C38A5D4" w14:textId="77777777" w:rsidR="006F1B3D" w:rsidRDefault="00191F14" w:rsidP="008C7539">
            <w:pPr>
              <w:pStyle w:val="TableParagraph"/>
              <w:suppressAutoHyphens/>
              <w:spacing w:before="147"/>
              <w:ind w:left="9"/>
              <w:jc w:val="center"/>
              <w:rPr>
                <w:sz w:val="23"/>
              </w:rPr>
            </w:pPr>
            <w:r>
              <w:rPr>
                <w:spacing w:val="-2"/>
                <w:sz w:val="23"/>
              </w:rPr>
              <w:t>23.86</w:t>
            </w:r>
          </w:p>
        </w:tc>
        <w:tc>
          <w:tcPr>
            <w:tcW w:w="231" w:type="dxa"/>
          </w:tcPr>
          <w:p w14:paraId="043EA4C3" w14:textId="77777777" w:rsidR="006F1B3D" w:rsidRDefault="006F1B3D" w:rsidP="008C7539">
            <w:pPr>
              <w:pStyle w:val="TableParagraph"/>
              <w:suppressAutoHyphens/>
              <w:rPr>
                <w:sz w:val="20"/>
              </w:rPr>
            </w:pPr>
          </w:p>
        </w:tc>
        <w:tc>
          <w:tcPr>
            <w:tcW w:w="754" w:type="dxa"/>
          </w:tcPr>
          <w:p w14:paraId="72439225" w14:textId="77777777" w:rsidR="006F1B3D" w:rsidRDefault="00191F14" w:rsidP="008C7539">
            <w:pPr>
              <w:pStyle w:val="TableParagraph"/>
              <w:suppressAutoHyphens/>
              <w:spacing w:before="147"/>
              <w:ind w:left="11"/>
              <w:jc w:val="center"/>
              <w:rPr>
                <w:sz w:val="23"/>
              </w:rPr>
            </w:pPr>
            <w:r>
              <w:rPr>
                <w:spacing w:val="-2"/>
                <w:sz w:val="23"/>
              </w:rPr>
              <w:t>46.28</w:t>
            </w:r>
          </w:p>
        </w:tc>
        <w:tc>
          <w:tcPr>
            <w:tcW w:w="116" w:type="dxa"/>
          </w:tcPr>
          <w:p w14:paraId="254A9652" w14:textId="77777777" w:rsidR="006F1B3D" w:rsidRDefault="006F1B3D" w:rsidP="008C7539">
            <w:pPr>
              <w:pStyle w:val="TableParagraph"/>
              <w:suppressAutoHyphens/>
              <w:rPr>
                <w:sz w:val="20"/>
              </w:rPr>
            </w:pPr>
          </w:p>
        </w:tc>
      </w:tr>
      <w:tr w:rsidR="006F1B3D" w14:paraId="2022A86D" w14:textId="77777777" w:rsidTr="00BC410E">
        <w:trPr>
          <w:trHeight w:val="715"/>
        </w:trPr>
        <w:tc>
          <w:tcPr>
            <w:tcW w:w="3561" w:type="dxa"/>
          </w:tcPr>
          <w:p w14:paraId="6D739570" w14:textId="77777777" w:rsidR="006F1B3D" w:rsidRPr="00C40890" w:rsidRDefault="00191F14" w:rsidP="008C7539">
            <w:pPr>
              <w:pStyle w:val="TableParagraph"/>
              <w:suppressAutoHyphens/>
              <w:spacing w:before="147"/>
              <w:ind w:left="118"/>
              <w:rPr>
                <w:sz w:val="23"/>
              </w:rPr>
            </w:pPr>
            <w:r w:rsidRPr="00C40890">
              <w:rPr>
                <w:sz w:val="23"/>
                <w:u w:val="single"/>
              </w:rPr>
              <w:t>Panel</w:t>
            </w:r>
            <w:r w:rsidRPr="00C40890">
              <w:rPr>
                <w:spacing w:val="-1"/>
                <w:sz w:val="23"/>
                <w:u w:val="single"/>
              </w:rPr>
              <w:t xml:space="preserve"> </w:t>
            </w:r>
            <w:r w:rsidRPr="00C40890">
              <w:rPr>
                <w:sz w:val="23"/>
                <w:u w:val="single"/>
              </w:rPr>
              <w:t>B:</w:t>
            </w:r>
            <w:r w:rsidRPr="00C40890">
              <w:rPr>
                <w:spacing w:val="-1"/>
                <w:sz w:val="23"/>
                <w:u w:val="single"/>
              </w:rPr>
              <w:t xml:space="preserve"> </w:t>
            </w:r>
            <w:r w:rsidRPr="00C40890">
              <w:rPr>
                <w:spacing w:val="-2"/>
                <w:sz w:val="23"/>
                <w:u w:val="single"/>
              </w:rPr>
              <w:t>Females</w:t>
            </w:r>
          </w:p>
          <w:p w14:paraId="0638E1A7" w14:textId="77777777" w:rsidR="006F1B3D" w:rsidRDefault="00BA336D" w:rsidP="001706D7">
            <w:pPr>
              <w:pStyle w:val="TableParagraph"/>
              <w:suppressAutoHyphens/>
              <w:spacing w:before="22" w:line="262" w:lineRule="exact"/>
              <w:ind w:left="118"/>
              <w:rPr>
                <w:i/>
                <w:sz w:val="23"/>
              </w:rPr>
            </w:pPr>
            <w:ins w:id="3126" w:author="Editor" w:date="2026-09-12T15:39:00Z">
              <w:r w:rsidRPr="00DF5074">
                <w:rPr>
                  <w:i/>
                  <w:sz w:val="21"/>
                </w:rPr>
                <w:t>Intensity</w:t>
              </w:r>
              <w:r w:rsidRPr="0010201A">
                <w:rPr>
                  <w:sz w:val="21"/>
                  <w:vertAlign w:val="subscript"/>
                </w:rPr>
                <w:t>1999</w:t>
              </w:r>
              <w:r>
                <w:rPr>
                  <w:i/>
                  <w:spacing w:val="13"/>
                  <w:sz w:val="23"/>
                </w:rPr>
                <w:t xml:space="preserve"> </w:t>
              </w:r>
            </w:ins>
            <w:del w:id="3127" w:author="Editor" w:date="2026-09-12T15:39:00Z">
              <w:r w:rsidR="00191F14" w:rsidRPr="0010201A" w:rsidDel="00BA336D">
                <w:rPr>
                  <w:i/>
                  <w:sz w:val="23"/>
                </w:rPr>
                <w:delText>Intensity</w:delText>
              </w:r>
              <w:r w:rsidR="00191F14" w:rsidRPr="0010201A" w:rsidDel="00BA336D">
                <w:rPr>
                  <w:i/>
                  <w:spacing w:val="12"/>
                  <w:sz w:val="23"/>
                </w:rPr>
                <w:delText xml:space="preserve"> </w:delText>
              </w:r>
              <w:r w:rsidR="00191F14" w:rsidRPr="0010201A" w:rsidDel="00BA336D">
                <w:rPr>
                  <w:i/>
                  <w:sz w:val="23"/>
                </w:rPr>
                <w:delText>1999</w:delText>
              </w:r>
              <w:r w:rsidR="00191F14" w:rsidRPr="0010201A" w:rsidDel="00BA336D">
                <w:rPr>
                  <w:i/>
                  <w:spacing w:val="13"/>
                  <w:sz w:val="23"/>
                </w:rPr>
                <w:delText xml:space="preserve"> </w:delText>
              </w:r>
            </w:del>
            <w:r w:rsidR="00191F14" w:rsidRPr="0010201A">
              <w:rPr>
                <w:i/>
                <w:sz w:val="23"/>
              </w:rPr>
              <w:t>x</w:t>
            </w:r>
            <w:r w:rsidR="00191F14" w:rsidRPr="0010201A">
              <w:rPr>
                <w:i/>
                <w:spacing w:val="13"/>
                <w:sz w:val="23"/>
              </w:rPr>
              <w:t xml:space="preserve"> </w:t>
            </w:r>
            <w:del w:id="3128" w:author="Editor" w:date="2026-09-12T15:31:00Z">
              <w:r w:rsidR="00191F14" w:rsidRPr="0010201A" w:rsidDel="001706D7">
                <w:rPr>
                  <w:i/>
                  <w:sz w:val="23"/>
                </w:rPr>
                <w:delText>post</w:delText>
              </w:r>
              <w:r w:rsidR="00191F14" w:rsidRPr="0010201A" w:rsidDel="001706D7">
                <w:rPr>
                  <w:i/>
                  <w:spacing w:val="13"/>
                  <w:sz w:val="23"/>
                </w:rPr>
                <w:delText xml:space="preserve"> </w:delText>
              </w:r>
            </w:del>
            <w:ins w:id="3129" w:author="Editor" w:date="2026-09-12T15:31:00Z">
              <w:r w:rsidR="001706D7" w:rsidRPr="0010201A">
                <w:rPr>
                  <w:i/>
                  <w:sz w:val="23"/>
                </w:rPr>
                <w:t>Post</w:t>
              </w:r>
              <w:r w:rsidR="001706D7" w:rsidRPr="00C40890">
                <w:rPr>
                  <w:spacing w:val="13"/>
                  <w:sz w:val="23"/>
                </w:rPr>
                <w:t xml:space="preserve"> </w:t>
              </w:r>
            </w:ins>
            <w:r w:rsidR="00191F14" w:rsidRPr="00C40890">
              <w:rPr>
                <w:sz w:val="23"/>
              </w:rPr>
              <w:t>(1997</w:t>
            </w:r>
            <w:ins w:id="3130" w:author="Editor" w:date="2026-09-10T11:18:00Z">
              <w:r w:rsidR="009F43C9" w:rsidRPr="00C40890">
                <w:rPr>
                  <w:sz w:val="23"/>
                </w:rPr>
                <w:t>–</w:t>
              </w:r>
            </w:ins>
            <w:del w:id="3131" w:author="Editor" w:date="2026-09-10T11:18:00Z">
              <w:r w:rsidR="00191F14" w:rsidRPr="00C40890" w:rsidDel="009F43C9">
                <w:rPr>
                  <w:sz w:val="23"/>
                </w:rPr>
                <w:delText>-</w:delText>
              </w:r>
            </w:del>
            <w:r w:rsidR="00191F14" w:rsidRPr="00C40890">
              <w:rPr>
                <w:spacing w:val="-2"/>
                <w:sz w:val="23"/>
              </w:rPr>
              <w:t>2006)</w:t>
            </w:r>
          </w:p>
        </w:tc>
        <w:tc>
          <w:tcPr>
            <w:tcW w:w="754" w:type="dxa"/>
          </w:tcPr>
          <w:p w14:paraId="4F356FCD" w14:textId="77777777" w:rsidR="006F1B3D" w:rsidRDefault="006F1B3D" w:rsidP="008C7539">
            <w:pPr>
              <w:pStyle w:val="TableParagraph"/>
              <w:suppressAutoHyphens/>
              <w:spacing w:before="168"/>
              <w:rPr>
                <w:sz w:val="23"/>
              </w:rPr>
            </w:pPr>
          </w:p>
          <w:p w14:paraId="500EE4C9" w14:textId="77777777" w:rsidR="006F1B3D" w:rsidRDefault="00191F14" w:rsidP="008C7539">
            <w:pPr>
              <w:pStyle w:val="TableParagraph"/>
              <w:suppressAutoHyphens/>
              <w:spacing w:before="1" w:line="262" w:lineRule="exact"/>
              <w:jc w:val="center"/>
              <w:rPr>
                <w:sz w:val="23"/>
              </w:rPr>
            </w:pPr>
            <w:r>
              <w:rPr>
                <w:spacing w:val="-2"/>
                <w:sz w:val="23"/>
              </w:rPr>
              <w:t>0.620</w:t>
            </w:r>
          </w:p>
        </w:tc>
        <w:tc>
          <w:tcPr>
            <w:tcW w:w="111" w:type="dxa"/>
          </w:tcPr>
          <w:p w14:paraId="666BE0A3" w14:textId="77777777" w:rsidR="006F1B3D" w:rsidRDefault="006F1B3D" w:rsidP="008C7539">
            <w:pPr>
              <w:pStyle w:val="TableParagraph"/>
              <w:suppressAutoHyphens/>
              <w:rPr>
                <w:sz w:val="20"/>
              </w:rPr>
            </w:pPr>
          </w:p>
        </w:tc>
        <w:tc>
          <w:tcPr>
            <w:tcW w:w="1440" w:type="dxa"/>
          </w:tcPr>
          <w:p w14:paraId="5395C373" w14:textId="77777777" w:rsidR="006F1B3D" w:rsidRDefault="006F1B3D" w:rsidP="008C7539">
            <w:pPr>
              <w:pStyle w:val="TableParagraph"/>
              <w:suppressAutoHyphens/>
              <w:spacing w:before="168"/>
              <w:rPr>
                <w:sz w:val="23"/>
              </w:rPr>
            </w:pPr>
          </w:p>
          <w:p w14:paraId="337804BF" w14:textId="77777777" w:rsidR="006F1B3D" w:rsidRDefault="00191F14" w:rsidP="008C7539">
            <w:pPr>
              <w:pStyle w:val="TableParagraph"/>
              <w:suppressAutoHyphens/>
              <w:spacing w:before="1" w:line="262" w:lineRule="exact"/>
              <w:ind w:left="3"/>
              <w:jc w:val="center"/>
              <w:rPr>
                <w:sz w:val="23"/>
              </w:rPr>
            </w:pPr>
            <w:r>
              <w:rPr>
                <w:spacing w:val="-2"/>
                <w:sz w:val="23"/>
              </w:rPr>
              <w:t>1.668</w:t>
            </w:r>
          </w:p>
        </w:tc>
        <w:tc>
          <w:tcPr>
            <w:tcW w:w="148" w:type="dxa"/>
          </w:tcPr>
          <w:p w14:paraId="1E5AD16E" w14:textId="77777777" w:rsidR="006F1B3D" w:rsidRDefault="006F1B3D" w:rsidP="008C7539">
            <w:pPr>
              <w:pStyle w:val="TableParagraph"/>
              <w:suppressAutoHyphens/>
              <w:rPr>
                <w:sz w:val="20"/>
              </w:rPr>
            </w:pPr>
          </w:p>
        </w:tc>
        <w:tc>
          <w:tcPr>
            <w:tcW w:w="655" w:type="dxa"/>
          </w:tcPr>
          <w:p w14:paraId="1D212BB9" w14:textId="77777777" w:rsidR="006F1B3D" w:rsidRDefault="006F1B3D" w:rsidP="008C7539">
            <w:pPr>
              <w:pStyle w:val="TableParagraph"/>
              <w:suppressAutoHyphens/>
              <w:spacing w:before="168"/>
              <w:rPr>
                <w:sz w:val="23"/>
              </w:rPr>
            </w:pPr>
          </w:p>
          <w:p w14:paraId="1C972BFB" w14:textId="77777777" w:rsidR="006F1B3D" w:rsidRDefault="00191F14" w:rsidP="008C7539">
            <w:pPr>
              <w:pStyle w:val="TableParagraph"/>
              <w:suppressAutoHyphens/>
              <w:spacing w:before="1" w:line="262" w:lineRule="exact"/>
              <w:ind w:left="6"/>
              <w:jc w:val="center"/>
              <w:rPr>
                <w:sz w:val="23"/>
              </w:rPr>
            </w:pPr>
            <w:r>
              <w:rPr>
                <w:spacing w:val="-4"/>
                <w:sz w:val="23"/>
              </w:rPr>
              <w:t>2.74</w:t>
            </w:r>
          </w:p>
        </w:tc>
        <w:tc>
          <w:tcPr>
            <w:tcW w:w="231" w:type="dxa"/>
          </w:tcPr>
          <w:p w14:paraId="6E7EF281" w14:textId="77777777" w:rsidR="006F1B3D" w:rsidRDefault="006F1B3D" w:rsidP="008C7539">
            <w:pPr>
              <w:pStyle w:val="TableParagraph"/>
              <w:suppressAutoHyphens/>
              <w:rPr>
                <w:sz w:val="20"/>
              </w:rPr>
            </w:pPr>
          </w:p>
        </w:tc>
        <w:tc>
          <w:tcPr>
            <w:tcW w:w="741" w:type="dxa"/>
          </w:tcPr>
          <w:p w14:paraId="172A3328" w14:textId="77777777" w:rsidR="006F1B3D" w:rsidRDefault="006F1B3D" w:rsidP="008C7539">
            <w:pPr>
              <w:pStyle w:val="TableParagraph"/>
              <w:suppressAutoHyphens/>
              <w:spacing w:before="168"/>
              <w:rPr>
                <w:sz w:val="23"/>
              </w:rPr>
            </w:pPr>
          </w:p>
          <w:p w14:paraId="48F93569" w14:textId="77777777" w:rsidR="006F1B3D" w:rsidRDefault="00191F14" w:rsidP="008C7539">
            <w:pPr>
              <w:pStyle w:val="TableParagraph"/>
              <w:suppressAutoHyphens/>
              <w:spacing w:before="1" w:line="262" w:lineRule="exact"/>
              <w:ind w:left="9"/>
              <w:jc w:val="center"/>
              <w:rPr>
                <w:sz w:val="23"/>
              </w:rPr>
            </w:pPr>
            <w:r>
              <w:rPr>
                <w:spacing w:val="-4"/>
                <w:sz w:val="23"/>
              </w:rPr>
              <w:t>5.92</w:t>
            </w:r>
          </w:p>
        </w:tc>
        <w:tc>
          <w:tcPr>
            <w:tcW w:w="231" w:type="dxa"/>
          </w:tcPr>
          <w:p w14:paraId="1B82D99C" w14:textId="77777777" w:rsidR="006F1B3D" w:rsidRDefault="006F1B3D" w:rsidP="008C7539">
            <w:pPr>
              <w:pStyle w:val="TableParagraph"/>
              <w:suppressAutoHyphens/>
              <w:rPr>
                <w:sz w:val="20"/>
              </w:rPr>
            </w:pPr>
          </w:p>
        </w:tc>
        <w:tc>
          <w:tcPr>
            <w:tcW w:w="754" w:type="dxa"/>
          </w:tcPr>
          <w:p w14:paraId="05E2EEB2" w14:textId="77777777" w:rsidR="006F1B3D" w:rsidRDefault="006F1B3D" w:rsidP="008C7539">
            <w:pPr>
              <w:pStyle w:val="TableParagraph"/>
              <w:suppressAutoHyphens/>
              <w:spacing w:before="168"/>
              <w:rPr>
                <w:sz w:val="23"/>
              </w:rPr>
            </w:pPr>
          </w:p>
          <w:p w14:paraId="6DEBDEE7" w14:textId="77777777" w:rsidR="006F1B3D" w:rsidRDefault="00191F14" w:rsidP="008C7539">
            <w:pPr>
              <w:pStyle w:val="TableParagraph"/>
              <w:suppressAutoHyphens/>
              <w:spacing w:before="1" w:line="262" w:lineRule="exact"/>
              <w:ind w:left="11"/>
              <w:jc w:val="center"/>
              <w:rPr>
                <w:sz w:val="23"/>
              </w:rPr>
            </w:pPr>
            <w:r>
              <w:rPr>
                <w:spacing w:val="-2"/>
                <w:sz w:val="23"/>
              </w:rPr>
              <w:t>1.395</w:t>
            </w:r>
          </w:p>
        </w:tc>
        <w:tc>
          <w:tcPr>
            <w:tcW w:w="116" w:type="dxa"/>
          </w:tcPr>
          <w:p w14:paraId="0CD3459F" w14:textId="77777777" w:rsidR="006F1B3D" w:rsidRDefault="006F1B3D" w:rsidP="008C7539">
            <w:pPr>
              <w:pStyle w:val="TableParagraph"/>
              <w:suppressAutoHyphens/>
              <w:rPr>
                <w:sz w:val="20"/>
              </w:rPr>
            </w:pPr>
          </w:p>
        </w:tc>
      </w:tr>
      <w:tr w:rsidR="006F1B3D" w14:paraId="49B8C45B" w14:textId="77777777" w:rsidTr="00BC410E">
        <w:trPr>
          <w:trHeight w:val="429"/>
        </w:trPr>
        <w:tc>
          <w:tcPr>
            <w:tcW w:w="3561" w:type="dxa"/>
          </w:tcPr>
          <w:p w14:paraId="6CA411E5" w14:textId="77777777" w:rsidR="006F1B3D" w:rsidRDefault="006F1B3D" w:rsidP="008C7539">
            <w:pPr>
              <w:pStyle w:val="TableParagraph"/>
              <w:suppressAutoHyphens/>
              <w:rPr>
                <w:sz w:val="20"/>
              </w:rPr>
            </w:pPr>
          </w:p>
        </w:tc>
        <w:tc>
          <w:tcPr>
            <w:tcW w:w="754" w:type="dxa"/>
          </w:tcPr>
          <w:p w14:paraId="6D4F7626" w14:textId="77777777" w:rsidR="006F1B3D" w:rsidRDefault="00191F14" w:rsidP="008C7539">
            <w:pPr>
              <w:pStyle w:val="TableParagraph"/>
              <w:suppressAutoHyphens/>
              <w:spacing w:before="4"/>
              <w:jc w:val="center"/>
              <w:rPr>
                <w:sz w:val="23"/>
              </w:rPr>
            </w:pPr>
            <w:r>
              <w:rPr>
                <w:sz w:val="23"/>
              </w:rPr>
              <w:t>(</w:t>
            </w:r>
            <w:r>
              <w:rPr>
                <w:spacing w:val="2"/>
                <w:sz w:val="23"/>
              </w:rPr>
              <w:t xml:space="preserve"> </w:t>
            </w:r>
            <w:r>
              <w:rPr>
                <w:spacing w:val="-2"/>
                <w:sz w:val="23"/>
              </w:rPr>
              <w:t>1.824)</w:t>
            </w:r>
          </w:p>
        </w:tc>
        <w:tc>
          <w:tcPr>
            <w:tcW w:w="111" w:type="dxa"/>
          </w:tcPr>
          <w:p w14:paraId="1C7488AB" w14:textId="77777777" w:rsidR="006F1B3D" w:rsidRDefault="006F1B3D" w:rsidP="008C7539">
            <w:pPr>
              <w:pStyle w:val="TableParagraph"/>
              <w:suppressAutoHyphens/>
              <w:rPr>
                <w:sz w:val="20"/>
              </w:rPr>
            </w:pPr>
          </w:p>
        </w:tc>
        <w:tc>
          <w:tcPr>
            <w:tcW w:w="1440" w:type="dxa"/>
          </w:tcPr>
          <w:p w14:paraId="3DABBB26" w14:textId="77777777" w:rsidR="006F1B3D" w:rsidRDefault="00191F14" w:rsidP="008C7539">
            <w:pPr>
              <w:pStyle w:val="TableParagraph"/>
              <w:suppressAutoHyphens/>
              <w:spacing w:before="4"/>
              <w:ind w:left="3"/>
              <w:jc w:val="center"/>
              <w:rPr>
                <w:sz w:val="23"/>
              </w:rPr>
            </w:pPr>
            <w:r>
              <w:rPr>
                <w:sz w:val="23"/>
              </w:rPr>
              <w:t>(</w:t>
            </w:r>
            <w:r>
              <w:rPr>
                <w:spacing w:val="2"/>
                <w:sz w:val="23"/>
              </w:rPr>
              <w:t xml:space="preserve"> </w:t>
            </w:r>
            <w:r>
              <w:rPr>
                <w:spacing w:val="-2"/>
                <w:sz w:val="23"/>
              </w:rPr>
              <w:t>2.928)</w:t>
            </w:r>
          </w:p>
        </w:tc>
        <w:tc>
          <w:tcPr>
            <w:tcW w:w="148" w:type="dxa"/>
          </w:tcPr>
          <w:p w14:paraId="00376F09" w14:textId="77777777" w:rsidR="006F1B3D" w:rsidRDefault="006F1B3D" w:rsidP="008C7539">
            <w:pPr>
              <w:pStyle w:val="TableParagraph"/>
              <w:suppressAutoHyphens/>
              <w:rPr>
                <w:sz w:val="20"/>
              </w:rPr>
            </w:pPr>
          </w:p>
        </w:tc>
        <w:tc>
          <w:tcPr>
            <w:tcW w:w="655" w:type="dxa"/>
          </w:tcPr>
          <w:p w14:paraId="69AB51A8" w14:textId="77777777" w:rsidR="006F1B3D" w:rsidRDefault="00191F14" w:rsidP="008C7539">
            <w:pPr>
              <w:pStyle w:val="TableParagraph"/>
              <w:suppressAutoHyphens/>
              <w:spacing w:before="4"/>
              <w:ind w:left="6"/>
              <w:jc w:val="center"/>
              <w:rPr>
                <w:sz w:val="23"/>
              </w:rPr>
            </w:pPr>
            <w:r>
              <w:rPr>
                <w:sz w:val="23"/>
              </w:rPr>
              <w:t>(</w:t>
            </w:r>
            <w:r>
              <w:rPr>
                <w:spacing w:val="2"/>
                <w:sz w:val="23"/>
              </w:rPr>
              <w:t xml:space="preserve"> </w:t>
            </w:r>
            <w:r>
              <w:rPr>
                <w:spacing w:val="-2"/>
                <w:sz w:val="23"/>
              </w:rPr>
              <w:t>5.49)</w:t>
            </w:r>
          </w:p>
        </w:tc>
        <w:tc>
          <w:tcPr>
            <w:tcW w:w="231" w:type="dxa"/>
          </w:tcPr>
          <w:p w14:paraId="6C688C5F" w14:textId="77777777" w:rsidR="006F1B3D" w:rsidRDefault="006F1B3D" w:rsidP="008C7539">
            <w:pPr>
              <w:pStyle w:val="TableParagraph"/>
              <w:suppressAutoHyphens/>
              <w:rPr>
                <w:sz w:val="20"/>
              </w:rPr>
            </w:pPr>
          </w:p>
        </w:tc>
        <w:tc>
          <w:tcPr>
            <w:tcW w:w="741" w:type="dxa"/>
          </w:tcPr>
          <w:p w14:paraId="01DE07C9" w14:textId="77777777" w:rsidR="006F1B3D" w:rsidRDefault="00191F14" w:rsidP="008C7539">
            <w:pPr>
              <w:pStyle w:val="TableParagraph"/>
              <w:suppressAutoHyphens/>
              <w:spacing w:before="4"/>
              <w:ind w:left="9"/>
              <w:jc w:val="center"/>
              <w:rPr>
                <w:sz w:val="23"/>
              </w:rPr>
            </w:pPr>
            <w:r>
              <w:rPr>
                <w:sz w:val="23"/>
              </w:rPr>
              <w:t>(</w:t>
            </w:r>
            <w:r>
              <w:rPr>
                <w:spacing w:val="2"/>
                <w:sz w:val="23"/>
              </w:rPr>
              <w:t xml:space="preserve"> </w:t>
            </w:r>
            <w:r>
              <w:rPr>
                <w:spacing w:val="-2"/>
                <w:sz w:val="23"/>
              </w:rPr>
              <w:t>7.46)</w:t>
            </w:r>
          </w:p>
        </w:tc>
        <w:tc>
          <w:tcPr>
            <w:tcW w:w="231" w:type="dxa"/>
          </w:tcPr>
          <w:p w14:paraId="3DDD5375" w14:textId="77777777" w:rsidR="006F1B3D" w:rsidRDefault="006F1B3D" w:rsidP="008C7539">
            <w:pPr>
              <w:pStyle w:val="TableParagraph"/>
              <w:suppressAutoHyphens/>
              <w:rPr>
                <w:sz w:val="20"/>
              </w:rPr>
            </w:pPr>
          </w:p>
        </w:tc>
        <w:tc>
          <w:tcPr>
            <w:tcW w:w="754" w:type="dxa"/>
          </w:tcPr>
          <w:p w14:paraId="6ED77423" w14:textId="77777777" w:rsidR="006F1B3D" w:rsidRDefault="00191F14" w:rsidP="008C7539">
            <w:pPr>
              <w:pStyle w:val="TableParagraph"/>
              <w:suppressAutoHyphens/>
              <w:spacing w:before="4"/>
              <w:ind w:left="8" w:right="-15"/>
              <w:jc w:val="center"/>
              <w:rPr>
                <w:sz w:val="23"/>
              </w:rPr>
            </w:pPr>
            <w:r>
              <w:rPr>
                <w:sz w:val="23"/>
              </w:rPr>
              <w:t>(</w:t>
            </w:r>
            <w:r>
              <w:rPr>
                <w:spacing w:val="2"/>
                <w:sz w:val="23"/>
              </w:rPr>
              <w:t xml:space="preserve"> </w:t>
            </w:r>
            <w:r>
              <w:rPr>
                <w:spacing w:val="-2"/>
                <w:sz w:val="23"/>
              </w:rPr>
              <w:t>1.850)</w:t>
            </w:r>
          </w:p>
        </w:tc>
        <w:tc>
          <w:tcPr>
            <w:tcW w:w="116" w:type="dxa"/>
          </w:tcPr>
          <w:p w14:paraId="5A8F623E" w14:textId="77777777" w:rsidR="006F1B3D" w:rsidRDefault="006F1B3D" w:rsidP="008C7539">
            <w:pPr>
              <w:pStyle w:val="TableParagraph"/>
              <w:suppressAutoHyphens/>
              <w:rPr>
                <w:sz w:val="20"/>
              </w:rPr>
            </w:pPr>
          </w:p>
        </w:tc>
      </w:tr>
      <w:tr w:rsidR="006F1B3D" w14:paraId="58A7ED82" w14:textId="77777777" w:rsidTr="00BC410E">
        <w:trPr>
          <w:trHeight w:val="572"/>
        </w:trPr>
        <w:tc>
          <w:tcPr>
            <w:tcW w:w="3561" w:type="dxa"/>
          </w:tcPr>
          <w:p w14:paraId="5051BD1C" w14:textId="77777777" w:rsidR="006F1B3D" w:rsidRDefault="00191F14" w:rsidP="008C7539">
            <w:pPr>
              <w:pStyle w:val="TableParagraph"/>
              <w:suppressAutoHyphens/>
              <w:spacing w:before="147"/>
              <w:ind w:left="118"/>
              <w:rPr>
                <w:sz w:val="23"/>
              </w:rPr>
            </w:pPr>
            <w:r>
              <w:rPr>
                <w:sz w:val="23"/>
              </w:rPr>
              <w:t>Mean</w:t>
            </w:r>
            <w:r>
              <w:rPr>
                <w:spacing w:val="23"/>
                <w:sz w:val="23"/>
              </w:rPr>
              <w:t xml:space="preserve"> </w:t>
            </w:r>
            <w:r>
              <w:rPr>
                <w:sz w:val="23"/>
              </w:rPr>
              <w:t>(1991</w:t>
            </w:r>
            <w:ins w:id="3132" w:author="Editor" w:date="2026-09-10T11:18:00Z">
              <w:r w:rsidR="009F43C9">
                <w:rPr>
                  <w:i/>
                  <w:sz w:val="23"/>
                </w:rPr>
                <w:t>–</w:t>
              </w:r>
            </w:ins>
            <w:del w:id="3133" w:author="Editor" w:date="2026-09-10T11:18:00Z">
              <w:r w:rsidDel="009F43C9">
                <w:rPr>
                  <w:sz w:val="23"/>
                </w:rPr>
                <w:delText>-</w:delText>
              </w:r>
            </w:del>
            <w:r>
              <w:rPr>
                <w:spacing w:val="-2"/>
                <w:sz w:val="23"/>
              </w:rPr>
              <w:t>1996)</w:t>
            </w:r>
          </w:p>
        </w:tc>
        <w:tc>
          <w:tcPr>
            <w:tcW w:w="754" w:type="dxa"/>
          </w:tcPr>
          <w:p w14:paraId="6AD0C425" w14:textId="77777777" w:rsidR="006F1B3D" w:rsidRDefault="00191F14" w:rsidP="008C7539">
            <w:pPr>
              <w:pStyle w:val="TableParagraph"/>
              <w:suppressAutoHyphens/>
              <w:spacing w:before="147"/>
              <w:jc w:val="center"/>
              <w:rPr>
                <w:sz w:val="23"/>
              </w:rPr>
            </w:pPr>
            <w:r>
              <w:rPr>
                <w:spacing w:val="-2"/>
                <w:sz w:val="23"/>
              </w:rPr>
              <w:t>46.11</w:t>
            </w:r>
          </w:p>
        </w:tc>
        <w:tc>
          <w:tcPr>
            <w:tcW w:w="111" w:type="dxa"/>
          </w:tcPr>
          <w:p w14:paraId="6601ABA3" w14:textId="77777777" w:rsidR="006F1B3D" w:rsidRDefault="006F1B3D" w:rsidP="008C7539">
            <w:pPr>
              <w:pStyle w:val="TableParagraph"/>
              <w:suppressAutoHyphens/>
              <w:rPr>
                <w:sz w:val="20"/>
              </w:rPr>
            </w:pPr>
          </w:p>
        </w:tc>
        <w:tc>
          <w:tcPr>
            <w:tcW w:w="1440" w:type="dxa"/>
          </w:tcPr>
          <w:p w14:paraId="69227124" w14:textId="77777777" w:rsidR="006F1B3D" w:rsidRDefault="00191F14" w:rsidP="008C7539">
            <w:pPr>
              <w:pStyle w:val="TableParagraph"/>
              <w:suppressAutoHyphens/>
              <w:spacing w:before="147"/>
              <w:ind w:left="3"/>
              <w:jc w:val="center"/>
              <w:rPr>
                <w:sz w:val="23"/>
              </w:rPr>
            </w:pPr>
            <w:r>
              <w:rPr>
                <w:spacing w:val="-2"/>
                <w:sz w:val="23"/>
              </w:rPr>
              <w:t>46.11</w:t>
            </w:r>
          </w:p>
        </w:tc>
        <w:tc>
          <w:tcPr>
            <w:tcW w:w="148" w:type="dxa"/>
          </w:tcPr>
          <w:p w14:paraId="695B659E" w14:textId="77777777" w:rsidR="006F1B3D" w:rsidRDefault="006F1B3D" w:rsidP="008C7539">
            <w:pPr>
              <w:pStyle w:val="TableParagraph"/>
              <w:suppressAutoHyphens/>
              <w:rPr>
                <w:sz w:val="20"/>
              </w:rPr>
            </w:pPr>
          </w:p>
        </w:tc>
        <w:tc>
          <w:tcPr>
            <w:tcW w:w="655" w:type="dxa"/>
          </w:tcPr>
          <w:p w14:paraId="72563BAE" w14:textId="77777777" w:rsidR="006F1B3D" w:rsidRDefault="00191F14" w:rsidP="008C7539">
            <w:pPr>
              <w:pStyle w:val="TableParagraph"/>
              <w:suppressAutoHyphens/>
              <w:spacing w:before="147"/>
              <w:ind w:left="6"/>
              <w:jc w:val="center"/>
              <w:rPr>
                <w:sz w:val="23"/>
              </w:rPr>
            </w:pPr>
            <w:r>
              <w:rPr>
                <w:spacing w:val="-4"/>
                <w:sz w:val="23"/>
              </w:rPr>
              <w:t>3.73</w:t>
            </w:r>
          </w:p>
        </w:tc>
        <w:tc>
          <w:tcPr>
            <w:tcW w:w="231" w:type="dxa"/>
          </w:tcPr>
          <w:p w14:paraId="713C87E1" w14:textId="77777777" w:rsidR="006F1B3D" w:rsidRDefault="006F1B3D" w:rsidP="008C7539">
            <w:pPr>
              <w:pStyle w:val="TableParagraph"/>
              <w:suppressAutoHyphens/>
              <w:rPr>
                <w:sz w:val="20"/>
              </w:rPr>
            </w:pPr>
          </w:p>
        </w:tc>
        <w:tc>
          <w:tcPr>
            <w:tcW w:w="741" w:type="dxa"/>
          </w:tcPr>
          <w:p w14:paraId="3A35C4BD" w14:textId="77777777" w:rsidR="006F1B3D" w:rsidRDefault="00191F14" w:rsidP="008C7539">
            <w:pPr>
              <w:pStyle w:val="TableParagraph"/>
              <w:suppressAutoHyphens/>
              <w:spacing w:before="147"/>
              <w:ind w:left="9"/>
              <w:jc w:val="center"/>
              <w:rPr>
                <w:sz w:val="23"/>
              </w:rPr>
            </w:pPr>
            <w:r>
              <w:rPr>
                <w:spacing w:val="-2"/>
                <w:sz w:val="23"/>
              </w:rPr>
              <w:t>11.61</w:t>
            </w:r>
          </w:p>
        </w:tc>
        <w:tc>
          <w:tcPr>
            <w:tcW w:w="231" w:type="dxa"/>
          </w:tcPr>
          <w:p w14:paraId="3BC96632" w14:textId="77777777" w:rsidR="006F1B3D" w:rsidRDefault="006F1B3D" w:rsidP="008C7539">
            <w:pPr>
              <w:pStyle w:val="TableParagraph"/>
              <w:suppressAutoHyphens/>
              <w:rPr>
                <w:sz w:val="20"/>
              </w:rPr>
            </w:pPr>
          </w:p>
        </w:tc>
        <w:tc>
          <w:tcPr>
            <w:tcW w:w="754" w:type="dxa"/>
          </w:tcPr>
          <w:p w14:paraId="38625658" w14:textId="77777777" w:rsidR="006F1B3D" w:rsidRDefault="00191F14" w:rsidP="008C7539">
            <w:pPr>
              <w:pStyle w:val="TableParagraph"/>
              <w:suppressAutoHyphens/>
              <w:spacing w:before="147"/>
              <w:ind w:left="11"/>
              <w:jc w:val="center"/>
              <w:rPr>
                <w:sz w:val="23"/>
              </w:rPr>
            </w:pPr>
            <w:r>
              <w:rPr>
                <w:spacing w:val="-2"/>
                <w:sz w:val="23"/>
              </w:rPr>
              <w:t>46.50</w:t>
            </w:r>
          </w:p>
        </w:tc>
        <w:tc>
          <w:tcPr>
            <w:tcW w:w="116" w:type="dxa"/>
          </w:tcPr>
          <w:p w14:paraId="2F974111" w14:textId="77777777" w:rsidR="006F1B3D" w:rsidRDefault="006F1B3D" w:rsidP="008C7539">
            <w:pPr>
              <w:pStyle w:val="TableParagraph"/>
              <w:suppressAutoHyphens/>
              <w:rPr>
                <w:sz w:val="20"/>
              </w:rPr>
            </w:pPr>
          </w:p>
        </w:tc>
      </w:tr>
      <w:tr w:rsidR="006F1B3D" w14:paraId="32EDDFB6" w14:textId="77777777" w:rsidTr="00BC410E">
        <w:trPr>
          <w:trHeight w:val="715"/>
        </w:trPr>
        <w:tc>
          <w:tcPr>
            <w:tcW w:w="3561" w:type="dxa"/>
          </w:tcPr>
          <w:p w14:paraId="3D4F873E" w14:textId="77777777" w:rsidR="006F1B3D" w:rsidRPr="00C40890" w:rsidRDefault="00191F14" w:rsidP="008C7539">
            <w:pPr>
              <w:pStyle w:val="TableParagraph"/>
              <w:suppressAutoHyphens/>
              <w:spacing w:before="147"/>
              <w:ind w:left="118"/>
              <w:rPr>
                <w:sz w:val="23"/>
              </w:rPr>
            </w:pPr>
            <w:r w:rsidRPr="00C40890">
              <w:rPr>
                <w:sz w:val="23"/>
                <w:u w:val="single"/>
              </w:rPr>
              <w:t>Panel</w:t>
            </w:r>
            <w:r w:rsidRPr="00C40890">
              <w:rPr>
                <w:spacing w:val="-1"/>
                <w:sz w:val="23"/>
                <w:u w:val="single"/>
              </w:rPr>
              <w:t xml:space="preserve"> </w:t>
            </w:r>
            <w:r w:rsidRPr="00C40890">
              <w:rPr>
                <w:sz w:val="23"/>
                <w:u w:val="single"/>
              </w:rPr>
              <w:t>C:</w:t>
            </w:r>
            <w:r w:rsidRPr="00C40890">
              <w:rPr>
                <w:spacing w:val="-1"/>
                <w:sz w:val="23"/>
                <w:u w:val="single"/>
              </w:rPr>
              <w:t xml:space="preserve"> </w:t>
            </w:r>
            <w:r w:rsidRPr="00C40890">
              <w:rPr>
                <w:spacing w:val="-2"/>
                <w:sz w:val="23"/>
                <w:u w:val="single"/>
              </w:rPr>
              <w:t>Males</w:t>
            </w:r>
          </w:p>
          <w:p w14:paraId="2F042865" w14:textId="77777777" w:rsidR="006F1B3D" w:rsidRDefault="00BA336D" w:rsidP="001706D7">
            <w:pPr>
              <w:pStyle w:val="TableParagraph"/>
              <w:suppressAutoHyphens/>
              <w:spacing w:before="22" w:line="262" w:lineRule="exact"/>
              <w:ind w:left="118"/>
              <w:rPr>
                <w:i/>
                <w:sz w:val="23"/>
              </w:rPr>
            </w:pPr>
            <w:ins w:id="3134" w:author="Editor" w:date="2026-09-12T15:39:00Z">
              <w:r w:rsidRPr="00DF5074">
                <w:rPr>
                  <w:i/>
                  <w:sz w:val="21"/>
                </w:rPr>
                <w:t>Intensity</w:t>
              </w:r>
              <w:r w:rsidRPr="0010201A">
                <w:rPr>
                  <w:sz w:val="21"/>
                  <w:vertAlign w:val="subscript"/>
                </w:rPr>
                <w:t>1999</w:t>
              </w:r>
              <w:r>
                <w:rPr>
                  <w:i/>
                  <w:spacing w:val="13"/>
                  <w:sz w:val="23"/>
                </w:rPr>
                <w:t xml:space="preserve"> </w:t>
              </w:r>
            </w:ins>
            <w:del w:id="3135" w:author="Editor" w:date="2026-09-12T15:39:00Z">
              <w:r w:rsidR="00191F14" w:rsidRPr="0010201A" w:rsidDel="00BA336D">
                <w:rPr>
                  <w:i/>
                  <w:sz w:val="23"/>
                </w:rPr>
                <w:delText>Intensity</w:delText>
              </w:r>
              <w:r w:rsidR="00191F14" w:rsidRPr="0010201A" w:rsidDel="00BA336D">
                <w:rPr>
                  <w:i/>
                  <w:spacing w:val="12"/>
                  <w:sz w:val="23"/>
                </w:rPr>
                <w:delText xml:space="preserve"> </w:delText>
              </w:r>
              <w:r w:rsidR="00191F14" w:rsidRPr="0010201A" w:rsidDel="00BA336D">
                <w:rPr>
                  <w:i/>
                  <w:sz w:val="23"/>
                </w:rPr>
                <w:delText>1999</w:delText>
              </w:r>
              <w:r w:rsidR="00191F14" w:rsidRPr="0010201A" w:rsidDel="00BA336D">
                <w:rPr>
                  <w:i/>
                  <w:spacing w:val="13"/>
                  <w:sz w:val="23"/>
                </w:rPr>
                <w:delText xml:space="preserve"> </w:delText>
              </w:r>
            </w:del>
            <w:r w:rsidR="00191F14" w:rsidRPr="0010201A">
              <w:rPr>
                <w:i/>
                <w:sz w:val="23"/>
              </w:rPr>
              <w:t>x</w:t>
            </w:r>
            <w:r w:rsidR="00191F14" w:rsidRPr="0010201A">
              <w:rPr>
                <w:i/>
                <w:spacing w:val="13"/>
                <w:sz w:val="23"/>
              </w:rPr>
              <w:t xml:space="preserve"> </w:t>
            </w:r>
            <w:del w:id="3136" w:author="Editor" w:date="2026-09-12T15:31:00Z">
              <w:r w:rsidR="00191F14" w:rsidRPr="0010201A" w:rsidDel="001706D7">
                <w:rPr>
                  <w:i/>
                  <w:sz w:val="23"/>
                </w:rPr>
                <w:delText>post</w:delText>
              </w:r>
              <w:r w:rsidR="00191F14" w:rsidRPr="0010201A" w:rsidDel="001706D7">
                <w:rPr>
                  <w:i/>
                  <w:spacing w:val="13"/>
                  <w:sz w:val="23"/>
                </w:rPr>
                <w:delText xml:space="preserve"> </w:delText>
              </w:r>
            </w:del>
            <w:ins w:id="3137" w:author="Editor" w:date="2026-09-12T15:31:00Z">
              <w:r w:rsidR="001706D7" w:rsidRPr="0010201A">
                <w:rPr>
                  <w:i/>
                  <w:sz w:val="23"/>
                </w:rPr>
                <w:t>Post</w:t>
              </w:r>
              <w:r w:rsidR="001706D7" w:rsidRPr="00C40890">
                <w:rPr>
                  <w:spacing w:val="13"/>
                  <w:sz w:val="23"/>
                </w:rPr>
                <w:t xml:space="preserve"> </w:t>
              </w:r>
            </w:ins>
            <w:r w:rsidR="00191F14" w:rsidRPr="00C40890">
              <w:rPr>
                <w:sz w:val="23"/>
              </w:rPr>
              <w:t>(1997</w:t>
            </w:r>
            <w:ins w:id="3138" w:author="Editor" w:date="2026-09-10T11:18:00Z">
              <w:r w:rsidR="009F43C9" w:rsidRPr="00C40890">
                <w:rPr>
                  <w:sz w:val="23"/>
                </w:rPr>
                <w:t>–</w:t>
              </w:r>
            </w:ins>
            <w:del w:id="3139" w:author="Editor" w:date="2026-09-10T11:18:00Z">
              <w:r w:rsidR="00191F14" w:rsidRPr="00C40890" w:rsidDel="009F43C9">
                <w:rPr>
                  <w:sz w:val="23"/>
                </w:rPr>
                <w:delText>-</w:delText>
              </w:r>
            </w:del>
            <w:r w:rsidR="00191F14" w:rsidRPr="00C40890">
              <w:rPr>
                <w:spacing w:val="-2"/>
                <w:sz w:val="23"/>
              </w:rPr>
              <w:t>2006)</w:t>
            </w:r>
          </w:p>
        </w:tc>
        <w:tc>
          <w:tcPr>
            <w:tcW w:w="754" w:type="dxa"/>
          </w:tcPr>
          <w:p w14:paraId="4D8E807C" w14:textId="77777777" w:rsidR="006F1B3D" w:rsidRDefault="006F1B3D" w:rsidP="008C7539">
            <w:pPr>
              <w:pStyle w:val="TableParagraph"/>
              <w:suppressAutoHyphens/>
              <w:spacing w:before="168"/>
              <w:rPr>
                <w:sz w:val="23"/>
              </w:rPr>
            </w:pPr>
          </w:p>
          <w:p w14:paraId="6EE3EE0F" w14:textId="77777777" w:rsidR="006F1B3D" w:rsidRDefault="00191F14" w:rsidP="008C7539">
            <w:pPr>
              <w:pStyle w:val="TableParagraph"/>
              <w:suppressAutoHyphens/>
              <w:spacing w:before="1" w:line="262" w:lineRule="exact"/>
              <w:jc w:val="center"/>
              <w:rPr>
                <w:sz w:val="23"/>
              </w:rPr>
            </w:pPr>
            <w:r>
              <w:rPr>
                <w:sz w:val="23"/>
              </w:rPr>
              <w:t>-</w:t>
            </w:r>
            <w:r>
              <w:rPr>
                <w:spacing w:val="-2"/>
                <w:sz w:val="23"/>
              </w:rPr>
              <w:t>2.206</w:t>
            </w:r>
          </w:p>
        </w:tc>
        <w:tc>
          <w:tcPr>
            <w:tcW w:w="111" w:type="dxa"/>
          </w:tcPr>
          <w:p w14:paraId="3930AD8F" w14:textId="77777777" w:rsidR="006F1B3D" w:rsidRDefault="006F1B3D" w:rsidP="008C7539">
            <w:pPr>
              <w:pStyle w:val="TableParagraph"/>
              <w:suppressAutoHyphens/>
              <w:rPr>
                <w:sz w:val="20"/>
              </w:rPr>
            </w:pPr>
          </w:p>
        </w:tc>
        <w:tc>
          <w:tcPr>
            <w:tcW w:w="1440" w:type="dxa"/>
          </w:tcPr>
          <w:p w14:paraId="1B7F2762" w14:textId="77777777" w:rsidR="006F1B3D" w:rsidRDefault="006F1B3D" w:rsidP="008C7539">
            <w:pPr>
              <w:pStyle w:val="TableParagraph"/>
              <w:suppressAutoHyphens/>
              <w:spacing w:before="168"/>
              <w:rPr>
                <w:sz w:val="23"/>
              </w:rPr>
            </w:pPr>
          </w:p>
          <w:p w14:paraId="7816ABAC" w14:textId="77777777" w:rsidR="006F1B3D" w:rsidRDefault="00191F14" w:rsidP="008C7539">
            <w:pPr>
              <w:pStyle w:val="TableParagraph"/>
              <w:suppressAutoHyphens/>
              <w:spacing w:before="1" w:line="262" w:lineRule="exact"/>
              <w:ind w:left="2"/>
              <w:jc w:val="center"/>
              <w:rPr>
                <w:sz w:val="23"/>
              </w:rPr>
            </w:pPr>
            <w:r>
              <w:rPr>
                <w:sz w:val="23"/>
              </w:rPr>
              <w:t>-</w:t>
            </w:r>
            <w:r>
              <w:rPr>
                <w:spacing w:val="-2"/>
                <w:sz w:val="23"/>
              </w:rPr>
              <w:t>1.588</w:t>
            </w:r>
          </w:p>
        </w:tc>
        <w:tc>
          <w:tcPr>
            <w:tcW w:w="148" w:type="dxa"/>
          </w:tcPr>
          <w:p w14:paraId="18C4D3DB" w14:textId="77777777" w:rsidR="006F1B3D" w:rsidRDefault="006F1B3D" w:rsidP="008C7539">
            <w:pPr>
              <w:pStyle w:val="TableParagraph"/>
              <w:suppressAutoHyphens/>
              <w:rPr>
                <w:sz w:val="20"/>
              </w:rPr>
            </w:pPr>
          </w:p>
        </w:tc>
        <w:tc>
          <w:tcPr>
            <w:tcW w:w="655" w:type="dxa"/>
          </w:tcPr>
          <w:p w14:paraId="52004177" w14:textId="77777777" w:rsidR="006F1B3D" w:rsidRDefault="006F1B3D" w:rsidP="008C7539">
            <w:pPr>
              <w:pStyle w:val="TableParagraph"/>
              <w:suppressAutoHyphens/>
              <w:spacing w:before="168"/>
              <w:rPr>
                <w:sz w:val="23"/>
              </w:rPr>
            </w:pPr>
          </w:p>
          <w:p w14:paraId="6EDC41F4" w14:textId="77777777" w:rsidR="006F1B3D" w:rsidRDefault="00191F14" w:rsidP="008C7539">
            <w:pPr>
              <w:pStyle w:val="TableParagraph"/>
              <w:suppressAutoHyphens/>
              <w:spacing w:before="1" w:line="262" w:lineRule="exact"/>
              <w:ind w:left="6"/>
              <w:jc w:val="center"/>
              <w:rPr>
                <w:sz w:val="23"/>
              </w:rPr>
            </w:pPr>
            <w:r>
              <w:rPr>
                <w:sz w:val="23"/>
              </w:rPr>
              <w:t>-</w:t>
            </w:r>
            <w:r>
              <w:rPr>
                <w:spacing w:val="-4"/>
                <w:sz w:val="23"/>
              </w:rPr>
              <w:t>2.52</w:t>
            </w:r>
          </w:p>
        </w:tc>
        <w:tc>
          <w:tcPr>
            <w:tcW w:w="231" w:type="dxa"/>
          </w:tcPr>
          <w:p w14:paraId="12DB11AC" w14:textId="77777777" w:rsidR="006F1B3D" w:rsidRDefault="006F1B3D" w:rsidP="008C7539">
            <w:pPr>
              <w:pStyle w:val="TableParagraph"/>
              <w:suppressAutoHyphens/>
              <w:rPr>
                <w:sz w:val="20"/>
              </w:rPr>
            </w:pPr>
          </w:p>
        </w:tc>
        <w:tc>
          <w:tcPr>
            <w:tcW w:w="741" w:type="dxa"/>
          </w:tcPr>
          <w:p w14:paraId="7941B9D7" w14:textId="77777777" w:rsidR="006F1B3D" w:rsidRDefault="006F1B3D" w:rsidP="008C7539">
            <w:pPr>
              <w:pStyle w:val="TableParagraph"/>
              <w:suppressAutoHyphens/>
              <w:spacing w:before="168"/>
              <w:rPr>
                <w:sz w:val="23"/>
              </w:rPr>
            </w:pPr>
          </w:p>
          <w:p w14:paraId="69835C72" w14:textId="77777777" w:rsidR="006F1B3D" w:rsidRDefault="00191F14" w:rsidP="008C7539">
            <w:pPr>
              <w:pStyle w:val="TableParagraph"/>
              <w:suppressAutoHyphens/>
              <w:spacing w:before="1" w:line="262" w:lineRule="exact"/>
              <w:ind w:left="9"/>
              <w:jc w:val="center"/>
              <w:rPr>
                <w:sz w:val="23"/>
              </w:rPr>
            </w:pPr>
            <w:r>
              <w:rPr>
                <w:sz w:val="23"/>
              </w:rPr>
              <w:t>-</w:t>
            </w:r>
            <w:r>
              <w:rPr>
                <w:spacing w:val="-2"/>
                <w:sz w:val="23"/>
              </w:rPr>
              <w:t>10.02</w:t>
            </w:r>
          </w:p>
        </w:tc>
        <w:tc>
          <w:tcPr>
            <w:tcW w:w="231" w:type="dxa"/>
          </w:tcPr>
          <w:p w14:paraId="6F7E7E9E" w14:textId="77777777" w:rsidR="006F1B3D" w:rsidRDefault="006F1B3D" w:rsidP="008C7539">
            <w:pPr>
              <w:pStyle w:val="TableParagraph"/>
              <w:suppressAutoHyphens/>
              <w:rPr>
                <w:sz w:val="20"/>
              </w:rPr>
            </w:pPr>
          </w:p>
        </w:tc>
        <w:tc>
          <w:tcPr>
            <w:tcW w:w="754" w:type="dxa"/>
          </w:tcPr>
          <w:p w14:paraId="62CC613E" w14:textId="77777777" w:rsidR="006F1B3D" w:rsidRDefault="006F1B3D" w:rsidP="008C7539">
            <w:pPr>
              <w:pStyle w:val="TableParagraph"/>
              <w:suppressAutoHyphens/>
              <w:spacing w:before="168"/>
              <w:rPr>
                <w:sz w:val="23"/>
              </w:rPr>
            </w:pPr>
          </w:p>
          <w:p w14:paraId="55BB6C73" w14:textId="77777777" w:rsidR="006F1B3D" w:rsidRDefault="00191F14" w:rsidP="008C7539">
            <w:pPr>
              <w:pStyle w:val="TableParagraph"/>
              <w:suppressAutoHyphens/>
              <w:spacing w:before="1" w:line="262" w:lineRule="exact"/>
              <w:ind w:left="11"/>
              <w:jc w:val="center"/>
              <w:rPr>
                <w:sz w:val="23"/>
              </w:rPr>
            </w:pPr>
            <w:r>
              <w:rPr>
                <w:sz w:val="23"/>
              </w:rPr>
              <w:t>-</w:t>
            </w:r>
            <w:r>
              <w:rPr>
                <w:spacing w:val="-2"/>
                <w:sz w:val="23"/>
              </w:rPr>
              <w:t>1.362</w:t>
            </w:r>
          </w:p>
        </w:tc>
        <w:tc>
          <w:tcPr>
            <w:tcW w:w="116" w:type="dxa"/>
          </w:tcPr>
          <w:p w14:paraId="123C6B52" w14:textId="77777777" w:rsidR="006F1B3D" w:rsidRDefault="006F1B3D" w:rsidP="008C7539">
            <w:pPr>
              <w:pStyle w:val="TableParagraph"/>
              <w:suppressAutoHyphens/>
              <w:rPr>
                <w:sz w:val="20"/>
              </w:rPr>
            </w:pPr>
          </w:p>
        </w:tc>
      </w:tr>
      <w:tr w:rsidR="006F1B3D" w14:paraId="215CDCD9" w14:textId="77777777" w:rsidTr="00BC410E">
        <w:trPr>
          <w:trHeight w:val="429"/>
        </w:trPr>
        <w:tc>
          <w:tcPr>
            <w:tcW w:w="3561" w:type="dxa"/>
          </w:tcPr>
          <w:p w14:paraId="6AAC286C" w14:textId="77777777" w:rsidR="006F1B3D" w:rsidRDefault="006F1B3D" w:rsidP="008C7539">
            <w:pPr>
              <w:pStyle w:val="TableParagraph"/>
              <w:suppressAutoHyphens/>
              <w:rPr>
                <w:sz w:val="20"/>
              </w:rPr>
            </w:pPr>
          </w:p>
        </w:tc>
        <w:tc>
          <w:tcPr>
            <w:tcW w:w="754" w:type="dxa"/>
          </w:tcPr>
          <w:p w14:paraId="6997B93C" w14:textId="77777777" w:rsidR="006F1B3D" w:rsidRDefault="00191F14" w:rsidP="008C7539">
            <w:pPr>
              <w:pStyle w:val="TableParagraph"/>
              <w:suppressAutoHyphens/>
              <w:spacing w:before="4"/>
              <w:jc w:val="center"/>
              <w:rPr>
                <w:sz w:val="23"/>
              </w:rPr>
            </w:pPr>
            <w:r>
              <w:rPr>
                <w:sz w:val="23"/>
              </w:rPr>
              <w:t>(</w:t>
            </w:r>
            <w:r>
              <w:rPr>
                <w:spacing w:val="2"/>
                <w:sz w:val="23"/>
              </w:rPr>
              <w:t xml:space="preserve"> </w:t>
            </w:r>
            <w:r>
              <w:rPr>
                <w:spacing w:val="-2"/>
                <w:sz w:val="23"/>
              </w:rPr>
              <w:t>1.735)</w:t>
            </w:r>
          </w:p>
        </w:tc>
        <w:tc>
          <w:tcPr>
            <w:tcW w:w="111" w:type="dxa"/>
          </w:tcPr>
          <w:p w14:paraId="7CAA1241" w14:textId="77777777" w:rsidR="006F1B3D" w:rsidRDefault="006F1B3D" w:rsidP="008C7539">
            <w:pPr>
              <w:pStyle w:val="TableParagraph"/>
              <w:suppressAutoHyphens/>
              <w:rPr>
                <w:sz w:val="20"/>
              </w:rPr>
            </w:pPr>
          </w:p>
        </w:tc>
        <w:tc>
          <w:tcPr>
            <w:tcW w:w="1440" w:type="dxa"/>
          </w:tcPr>
          <w:p w14:paraId="238B3130" w14:textId="77777777" w:rsidR="006F1B3D" w:rsidRDefault="00191F14" w:rsidP="008C7539">
            <w:pPr>
              <w:pStyle w:val="TableParagraph"/>
              <w:suppressAutoHyphens/>
              <w:spacing w:before="4"/>
              <w:ind w:left="3"/>
              <w:jc w:val="center"/>
              <w:rPr>
                <w:sz w:val="23"/>
              </w:rPr>
            </w:pPr>
            <w:r>
              <w:rPr>
                <w:sz w:val="23"/>
              </w:rPr>
              <w:t>(</w:t>
            </w:r>
            <w:r>
              <w:rPr>
                <w:spacing w:val="2"/>
                <w:sz w:val="23"/>
              </w:rPr>
              <w:t xml:space="preserve"> </w:t>
            </w:r>
            <w:r>
              <w:rPr>
                <w:spacing w:val="-2"/>
                <w:sz w:val="23"/>
              </w:rPr>
              <w:t>2.776)</w:t>
            </w:r>
          </w:p>
        </w:tc>
        <w:tc>
          <w:tcPr>
            <w:tcW w:w="148" w:type="dxa"/>
          </w:tcPr>
          <w:p w14:paraId="2DEAD5BB" w14:textId="77777777" w:rsidR="006F1B3D" w:rsidRDefault="006F1B3D" w:rsidP="008C7539">
            <w:pPr>
              <w:pStyle w:val="TableParagraph"/>
              <w:suppressAutoHyphens/>
              <w:rPr>
                <w:sz w:val="20"/>
              </w:rPr>
            </w:pPr>
          </w:p>
        </w:tc>
        <w:tc>
          <w:tcPr>
            <w:tcW w:w="655" w:type="dxa"/>
          </w:tcPr>
          <w:p w14:paraId="251631DD" w14:textId="77777777" w:rsidR="006F1B3D" w:rsidRDefault="00191F14" w:rsidP="008C7539">
            <w:pPr>
              <w:pStyle w:val="TableParagraph"/>
              <w:suppressAutoHyphens/>
              <w:spacing w:before="4"/>
              <w:ind w:left="6"/>
              <w:jc w:val="center"/>
              <w:rPr>
                <w:sz w:val="23"/>
              </w:rPr>
            </w:pPr>
            <w:r>
              <w:rPr>
                <w:sz w:val="23"/>
              </w:rPr>
              <w:t>(</w:t>
            </w:r>
            <w:r>
              <w:rPr>
                <w:spacing w:val="2"/>
                <w:sz w:val="23"/>
              </w:rPr>
              <w:t xml:space="preserve"> </w:t>
            </w:r>
            <w:r>
              <w:rPr>
                <w:spacing w:val="-2"/>
                <w:sz w:val="23"/>
              </w:rPr>
              <w:t>5.05)</w:t>
            </w:r>
          </w:p>
        </w:tc>
        <w:tc>
          <w:tcPr>
            <w:tcW w:w="231" w:type="dxa"/>
          </w:tcPr>
          <w:p w14:paraId="5F83B756" w14:textId="77777777" w:rsidR="006F1B3D" w:rsidRDefault="006F1B3D" w:rsidP="008C7539">
            <w:pPr>
              <w:pStyle w:val="TableParagraph"/>
              <w:suppressAutoHyphens/>
              <w:rPr>
                <w:sz w:val="20"/>
              </w:rPr>
            </w:pPr>
          </w:p>
        </w:tc>
        <w:tc>
          <w:tcPr>
            <w:tcW w:w="741" w:type="dxa"/>
          </w:tcPr>
          <w:p w14:paraId="5B1D4617" w14:textId="77777777" w:rsidR="006F1B3D" w:rsidRDefault="00191F14" w:rsidP="008C7539">
            <w:pPr>
              <w:pStyle w:val="TableParagraph"/>
              <w:suppressAutoHyphens/>
              <w:spacing w:before="4"/>
              <w:ind w:left="9"/>
              <w:jc w:val="center"/>
              <w:rPr>
                <w:sz w:val="23"/>
              </w:rPr>
            </w:pPr>
            <w:r>
              <w:rPr>
                <w:sz w:val="23"/>
              </w:rPr>
              <w:t>(</w:t>
            </w:r>
            <w:r>
              <w:rPr>
                <w:spacing w:val="2"/>
                <w:sz w:val="23"/>
              </w:rPr>
              <w:t xml:space="preserve"> </w:t>
            </w:r>
            <w:r>
              <w:rPr>
                <w:spacing w:val="-2"/>
                <w:sz w:val="23"/>
              </w:rPr>
              <w:t>6.30)</w:t>
            </w:r>
          </w:p>
        </w:tc>
        <w:tc>
          <w:tcPr>
            <w:tcW w:w="231" w:type="dxa"/>
          </w:tcPr>
          <w:p w14:paraId="0D16D71F" w14:textId="77777777" w:rsidR="006F1B3D" w:rsidRDefault="006F1B3D" w:rsidP="008C7539">
            <w:pPr>
              <w:pStyle w:val="TableParagraph"/>
              <w:suppressAutoHyphens/>
              <w:rPr>
                <w:sz w:val="20"/>
              </w:rPr>
            </w:pPr>
          </w:p>
        </w:tc>
        <w:tc>
          <w:tcPr>
            <w:tcW w:w="754" w:type="dxa"/>
          </w:tcPr>
          <w:p w14:paraId="40476FEB" w14:textId="77777777" w:rsidR="006F1B3D" w:rsidRDefault="00191F14" w:rsidP="008C7539">
            <w:pPr>
              <w:pStyle w:val="TableParagraph"/>
              <w:suppressAutoHyphens/>
              <w:spacing w:before="4"/>
              <w:ind w:left="8" w:right="-15"/>
              <w:jc w:val="center"/>
              <w:rPr>
                <w:sz w:val="23"/>
              </w:rPr>
            </w:pPr>
            <w:r>
              <w:rPr>
                <w:sz w:val="23"/>
              </w:rPr>
              <w:t>(</w:t>
            </w:r>
            <w:r>
              <w:rPr>
                <w:spacing w:val="2"/>
                <w:sz w:val="23"/>
              </w:rPr>
              <w:t xml:space="preserve"> </w:t>
            </w:r>
            <w:r>
              <w:rPr>
                <w:spacing w:val="-2"/>
                <w:sz w:val="23"/>
              </w:rPr>
              <w:t>1.759)</w:t>
            </w:r>
          </w:p>
        </w:tc>
        <w:tc>
          <w:tcPr>
            <w:tcW w:w="116" w:type="dxa"/>
          </w:tcPr>
          <w:p w14:paraId="0F9D51EE" w14:textId="77777777" w:rsidR="006F1B3D" w:rsidRDefault="006F1B3D" w:rsidP="008C7539">
            <w:pPr>
              <w:pStyle w:val="TableParagraph"/>
              <w:suppressAutoHyphens/>
              <w:rPr>
                <w:sz w:val="20"/>
              </w:rPr>
            </w:pPr>
          </w:p>
        </w:tc>
      </w:tr>
      <w:tr w:rsidR="006F1B3D" w14:paraId="027F7A11" w14:textId="77777777" w:rsidTr="00BC410E">
        <w:trPr>
          <w:trHeight w:val="572"/>
        </w:trPr>
        <w:tc>
          <w:tcPr>
            <w:tcW w:w="3561" w:type="dxa"/>
          </w:tcPr>
          <w:p w14:paraId="02912BF4" w14:textId="77777777" w:rsidR="006F1B3D" w:rsidRDefault="00191F14" w:rsidP="008C7539">
            <w:pPr>
              <w:pStyle w:val="TableParagraph"/>
              <w:suppressAutoHyphens/>
              <w:spacing w:before="147"/>
              <w:ind w:left="118"/>
              <w:rPr>
                <w:sz w:val="23"/>
              </w:rPr>
            </w:pPr>
            <w:r>
              <w:rPr>
                <w:sz w:val="23"/>
              </w:rPr>
              <w:t>Mean</w:t>
            </w:r>
            <w:r>
              <w:rPr>
                <w:spacing w:val="23"/>
                <w:sz w:val="23"/>
              </w:rPr>
              <w:t xml:space="preserve"> </w:t>
            </w:r>
            <w:r>
              <w:rPr>
                <w:sz w:val="23"/>
              </w:rPr>
              <w:t>(1991</w:t>
            </w:r>
            <w:ins w:id="3140" w:author="Editor" w:date="2026-09-10T11:18:00Z">
              <w:r w:rsidR="009F43C9">
                <w:rPr>
                  <w:i/>
                  <w:sz w:val="23"/>
                </w:rPr>
                <w:t>–</w:t>
              </w:r>
            </w:ins>
            <w:del w:id="3141" w:author="Editor" w:date="2026-09-10T11:18:00Z">
              <w:r w:rsidDel="009F43C9">
                <w:rPr>
                  <w:sz w:val="23"/>
                </w:rPr>
                <w:delText>-</w:delText>
              </w:r>
            </w:del>
            <w:r>
              <w:rPr>
                <w:spacing w:val="-2"/>
                <w:sz w:val="23"/>
              </w:rPr>
              <w:t>1996)</w:t>
            </w:r>
          </w:p>
        </w:tc>
        <w:tc>
          <w:tcPr>
            <w:tcW w:w="754" w:type="dxa"/>
          </w:tcPr>
          <w:p w14:paraId="164FEF2F" w14:textId="77777777" w:rsidR="006F1B3D" w:rsidRDefault="00191F14" w:rsidP="008C7539">
            <w:pPr>
              <w:pStyle w:val="TableParagraph"/>
              <w:suppressAutoHyphens/>
              <w:spacing w:before="147"/>
              <w:jc w:val="center"/>
              <w:rPr>
                <w:sz w:val="23"/>
              </w:rPr>
            </w:pPr>
            <w:r>
              <w:rPr>
                <w:spacing w:val="-2"/>
                <w:sz w:val="23"/>
              </w:rPr>
              <w:t>47.26</w:t>
            </w:r>
          </w:p>
        </w:tc>
        <w:tc>
          <w:tcPr>
            <w:tcW w:w="111" w:type="dxa"/>
          </w:tcPr>
          <w:p w14:paraId="139792C1" w14:textId="77777777" w:rsidR="006F1B3D" w:rsidRDefault="006F1B3D" w:rsidP="008C7539">
            <w:pPr>
              <w:pStyle w:val="TableParagraph"/>
              <w:suppressAutoHyphens/>
              <w:rPr>
                <w:sz w:val="20"/>
              </w:rPr>
            </w:pPr>
          </w:p>
        </w:tc>
        <w:tc>
          <w:tcPr>
            <w:tcW w:w="1440" w:type="dxa"/>
          </w:tcPr>
          <w:p w14:paraId="38E5B4D4" w14:textId="77777777" w:rsidR="006F1B3D" w:rsidRDefault="00191F14" w:rsidP="008C7539">
            <w:pPr>
              <w:pStyle w:val="TableParagraph"/>
              <w:suppressAutoHyphens/>
              <w:spacing w:before="147"/>
              <w:ind w:left="3"/>
              <w:jc w:val="center"/>
              <w:rPr>
                <w:sz w:val="23"/>
              </w:rPr>
            </w:pPr>
            <w:r>
              <w:rPr>
                <w:spacing w:val="-2"/>
                <w:sz w:val="23"/>
              </w:rPr>
              <w:t>47.26</w:t>
            </w:r>
          </w:p>
        </w:tc>
        <w:tc>
          <w:tcPr>
            <w:tcW w:w="148" w:type="dxa"/>
          </w:tcPr>
          <w:p w14:paraId="5F570420" w14:textId="77777777" w:rsidR="006F1B3D" w:rsidRDefault="006F1B3D" w:rsidP="008C7539">
            <w:pPr>
              <w:pStyle w:val="TableParagraph"/>
              <w:suppressAutoHyphens/>
              <w:rPr>
                <w:sz w:val="20"/>
              </w:rPr>
            </w:pPr>
          </w:p>
        </w:tc>
        <w:tc>
          <w:tcPr>
            <w:tcW w:w="655" w:type="dxa"/>
          </w:tcPr>
          <w:p w14:paraId="28463B09" w14:textId="77777777" w:rsidR="006F1B3D" w:rsidRDefault="00191F14" w:rsidP="008C7539">
            <w:pPr>
              <w:pStyle w:val="TableParagraph"/>
              <w:suppressAutoHyphens/>
              <w:spacing w:before="147"/>
              <w:ind w:left="6"/>
              <w:jc w:val="center"/>
              <w:rPr>
                <w:sz w:val="23"/>
              </w:rPr>
            </w:pPr>
            <w:r>
              <w:rPr>
                <w:spacing w:val="-4"/>
                <w:sz w:val="23"/>
              </w:rPr>
              <w:t>3.78</w:t>
            </w:r>
          </w:p>
        </w:tc>
        <w:tc>
          <w:tcPr>
            <w:tcW w:w="231" w:type="dxa"/>
          </w:tcPr>
          <w:p w14:paraId="295381F7" w14:textId="77777777" w:rsidR="006F1B3D" w:rsidRDefault="006F1B3D" w:rsidP="008C7539">
            <w:pPr>
              <w:pStyle w:val="TableParagraph"/>
              <w:suppressAutoHyphens/>
              <w:rPr>
                <w:sz w:val="20"/>
              </w:rPr>
            </w:pPr>
          </w:p>
        </w:tc>
        <w:tc>
          <w:tcPr>
            <w:tcW w:w="741" w:type="dxa"/>
          </w:tcPr>
          <w:p w14:paraId="03ADB554" w14:textId="77777777" w:rsidR="006F1B3D" w:rsidRDefault="00191F14" w:rsidP="008C7539">
            <w:pPr>
              <w:pStyle w:val="TableParagraph"/>
              <w:suppressAutoHyphens/>
              <w:spacing w:before="147"/>
              <w:ind w:left="9"/>
              <w:jc w:val="center"/>
              <w:rPr>
                <w:sz w:val="23"/>
              </w:rPr>
            </w:pPr>
            <w:r>
              <w:rPr>
                <w:spacing w:val="-2"/>
                <w:sz w:val="23"/>
              </w:rPr>
              <w:t>12.25</w:t>
            </w:r>
          </w:p>
        </w:tc>
        <w:tc>
          <w:tcPr>
            <w:tcW w:w="231" w:type="dxa"/>
          </w:tcPr>
          <w:p w14:paraId="3A120DC4" w14:textId="77777777" w:rsidR="006F1B3D" w:rsidRDefault="006F1B3D" w:rsidP="008C7539">
            <w:pPr>
              <w:pStyle w:val="TableParagraph"/>
              <w:suppressAutoHyphens/>
              <w:rPr>
                <w:sz w:val="20"/>
              </w:rPr>
            </w:pPr>
          </w:p>
        </w:tc>
        <w:tc>
          <w:tcPr>
            <w:tcW w:w="754" w:type="dxa"/>
          </w:tcPr>
          <w:p w14:paraId="61A6DF29" w14:textId="77777777" w:rsidR="006F1B3D" w:rsidRDefault="00191F14" w:rsidP="008C7539">
            <w:pPr>
              <w:pStyle w:val="TableParagraph"/>
              <w:suppressAutoHyphens/>
              <w:spacing w:before="147"/>
              <w:ind w:left="11"/>
              <w:jc w:val="center"/>
              <w:rPr>
                <w:sz w:val="23"/>
              </w:rPr>
            </w:pPr>
            <w:r>
              <w:rPr>
                <w:spacing w:val="-2"/>
                <w:sz w:val="23"/>
              </w:rPr>
              <w:t>47.50</w:t>
            </w:r>
          </w:p>
        </w:tc>
        <w:tc>
          <w:tcPr>
            <w:tcW w:w="116" w:type="dxa"/>
          </w:tcPr>
          <w:p w14:paraId="59CC0242" w14:textId="77777777" w:rsidR="006F1B3D" w:rsidRDefault="006F1B3D" w:rsidP="008C7539">
            <w:pPr>
              <w:pStyle w:val="TableParagraph"/>
              <w:suppressAutoHyphens/>
              <w:rPr>
                <w:sz w:val="20"/>
              </w:rPr>
            </w:pPr>
          </w:p>
        </w:tc>
      </w:tr>
      <w:tr w:rsidR="006F1B3D" w14:paraId="415A7A92" w14:textId="77777777" w:rsidTr="00BC410E">
        <w:trPr>
          <w:trHeight w:val="429"/>
        </w:trPr>
        <w:tc>
          <w:tcPr>
            <w:tcW w:w="3561" w:type="dxa"/>
          </w:tcPr>
          <w:p w14:paraId="6F7A9AB7" w14:textId="77777777" w:rsidR="006F1B3D" w:rsidRDefault="00191F14" w:rsidP="008C7539">
            <w:pPr>
              <w:pStyle w:val="TableParagraph"/>
              <w:suppressAutoHyphens/>
              <w:spacing w:before="147" w:line="262" w:lineRule="exact"/>
              <w:ind w:left="118"/>
              <w:rPr>
                <w:sz w:val="23"/>
              </w:rPr>
            </w:pPr>
            <w:r>
              <w:rPr>
                <w:spacing w:val="-5"/>
                <w:sz w:val="23"/>
              </w:rPr>
              <w:t>Obs</w:t>
            </w:r>
            <w:ins w:id="3142" w:author="Editor" w:date="2026-09-10T11:18:00Z">
              <w:r w:rsidR="009F43C9">
                <w:rPr>
                  <w:spacing w:val="-5"/>
                  <w:sz w:val="23"/>
                </w:rPr>
                <w:t>ervations</w:t>
              </w:r>
            </w:ins>
          </w:p>
        </w:tc>
        <w:tc>
          <w:tcPr>
            <w:tcW w:w="754" w:type="dxa"/>
          </w:tcPr>
          <w:p w14:paraId="4D8E55B1" w14:textId="77777777" w:rsidR="006F1B3D" w:rsidRDefault="00191F14" w:rsidP="008C7539">
            <w:pPr>
              <w:pStyle w:val="TableParagraph"/>
              <w:suppressAutoHyphens/>
              <w:spacing w:before="147" w:line="262" w:lineRule="exact"/>
              <w:jc w:val="center"/>
              <w:rPr>
                <w:sz w:val="23"/>
              </w:rPr>
            </w:pPr>
            <w:r>
              <w:rPr>
                <w:spacing w:val="-2"/>
                <w:sz w:val="23"/>
              </w:rPr>
              <w:t>17,904</w:t>
            </w:r>
          </w:p>
        </w:tc>
        <w:tc>
          <w:tcPr>
            <w:tcW w:w="111" w:type="dxa"/>
          </w:tcPr>
          <w:p w14:paraId="687A57C4" w14:textId="77777777" w:rsidR="006F1B3D" w:rsidRDefault="006F1B3D" w:rsidP="008C7539">
            <w:pPr>
              <w:pStyle w:val="TableParagraph"/>
              <w:suppressAutoHyphens/>
              <w:rPr>
                <w:sz w:val="20"/>
              </w:rPr>
            </w:pPr>
          </w:p>
        </w:tc>
        <w:tc>
          <w:tcPr>
            <w:tcW w:w="1440" w:type="dxa"/>
          </w:tcPr>
          <w:p w14:paraId="3885ECB2" w14:textId="77777777" w:rsidR="006F1B3D" w:rsidRDefault="00191F14" w:rsidP="008C7539">
            <w:pPr>
              <w:pStyle w:val="TableParagraph"/>
              <w:suppressAutoHyphens/>
              <w:spacing w:before="147" w:line="262" w:lineRule="exact"/>
              <w:ind w:left="3"/>
              <w:jc w:val="center"/>
              <w:rPr>
                <w:sz w:val="23"/>
              </w:rPr>
            </w:pPr>
            <w:r>
              <w:rPr>
                <w:spacing w:val="-2"/>
                <w:sz w:val="23"/>
              </w:rPr>
              <w:t>17,904</w:t>
            </w:r>
          </w:p>
        </w:tc>
        <w:tc>
          <w:tcPr>
            <w:tcW w:w="148" w:type="dxa"/>
          </w:tcPr>
          <w:p w14:paraId="04D63120" w14:textId="77777777" w:rsidR="006F1B3D" w:rsidRDefault="006F1B3D" w:rsidP="008C7539">
            <w:pPr>
              <w:pStyle w:val="TableParagraph"/>
              <w:suppressAutoHyphens/>
              <w:rPr>
                <w:sz w:val="20"/>
              </w:rPr>
            </w:pPr>
          </w:p>
        </w:tc>
        <w:tc>
          <w:tcPr>
            <w:tcW w:w="655" w:type="dxa"/>
          </w:tcPr>
          <w:p w14:paraId="28273E8A" w14:textId="77777777" w:rsidR="006F1B3D" w:rsidRDefault="00191F14" w:rsidP="008C7539">
            <w:pPr>
              <w:pStyle w:val="TableParagraph"/>
              <w:suppressAutoHyphens/>
              <w:spacing w:before="147" w:line="262" w:lineRule="exact"/>
              <w:ind w:left="5" w:right="-15"/>
              <w:jc w:val="center"/>
              <w:rPr>
                <w:sz w:val="23"/>
              </w:rPr>
            </w:pPr>
            <w:r>
              <w:rPr>
                <w:spacing w:val="-2"/>
                <w:sz w:val="23"/>
              </w:rPr>
              <w:t>17,223</w:t>
            </w:r>
          </w:p>
        </w:tc>
        <w:tc>
          <w:tcPr>
            <w:tcW w:w="231" w:type="dxa"/>
          </w:tcPr>
          <w:p w14:paraId="04970A87" w14:textId="77777777" w:rsidR="006F1B3D" w:rsidRDefault="006F1B3D" w:rsidP="008C7539">
            <w:pPr>
              <w:pStyle w:val="TableParagraph"/>
              <w:suppressAutoHyphens/>
              <w:rPr>
                <w:sz w:val="20"/>
              </w:rPr>
            </w:pPr>
          </w:p>
        </w:tc>
        <w:tc>
          <w:tcPr>
            <w:tcW w:w="741" w:type="dxa"/>
          </w:tcPr>
          <w:p w14:paraId="317BA114" w14:textId="77777777" w:rsidR="006F1B3D" w:rsidRDefault="00191F14" w:rsidP="008C7539">
            <w:pPr>
              <w:pStyle w:val="TableParagraph"/>
              <w:suppressAutoHyphens/>
              <w:spacing w:before="147" w:line="262" w:lineRule="exact"/>
              <w:ind w:left="9"/>
              <w:jc w:val="center"/>
              <w:rPr>
                <w:sz w:val="23"/>
              </w:rPr>
            </w:pPr>
            <w:r>
              <w:rPr>
                <w:spacing w:val="-2"/>
                <w:sz w:val="23"/>
              </w:rPr>
              <w:t>17,904</w:t>
            </w:r>
          </w:p>
        </w:tc>
        <w:tc>
          <w:tcPr>
            <w:tcW w:w="231" w:type="dxa"/>
          </w:tcPr>
          <w:p w14:paraId="6EDF5368" w14:textId="77777777" w:rsidR="006F1B3D" w:rsidRDefault="006F1B3D" w:rsidP="008C7539">
            <w:pPr>
              <w:pStyle w:val="TableParagraph"/>
              <w:suppressAutoHyphens/>
              <w:rPr>
                <w:sz w:val="20"/>
              </w:rPr>
            </w:pPr>
          </w:p>
        </w:tc>
        <w:tc>
          <w:tcPr>
            <w:tcW w:w="754" w:type="dxa"/>
          </w:tcPr>
          <w:p w14:paraId="088FA024" w14:textId="77777777" w:rsidR="006F1B3D" w:rsidRDefault="00191F14" w:rsidP="008C7539">
            <w:pPr>
              <w:pStyle w:val="TableParagraph"/>
              <w:suppressAutoHyphens/>
              <w:spacing w:before="147" w:line="262" w:lineRule="exact"/>
              <w:ind w:left="11"/>
              <w:jc w:val="center"/>
              <w:rPr>
                <w:sz w:val="23"/>
              </w:rPr>
            </w:pPr>
            <w:r>
              <w:rPr>
                <w:spacing w:val="-2"/>
                <w:sz w:val="23"/>
              </w:rPr>
              <w:t>17,821</w:t>
            </w:r>
          </w:p>
        </w:tc>
        <w:tc>
          <w:tcPr>
            <w:tcW w:w="116" w:type="dxa"/>
          </w:tcPr>
          <w:p w14:paraId="08FF332A" w14:textId="77777777" w:rsidR="006F1B3D" w:rsidRDefault="006F1B3D" w:rsidP="008C7539">
            <w:pPr>
              <w:pStyle w:val="TableParagraph"/>
              <w:suppressAutoHyphens/>
              <w:rPr>
                <w:sz w:val="20"/>
              </w:rPr>
            </w:pPr>
          </w:p>
        </w:tc>
      </w:tr>
      <w:tr w:rsidR="006F1B3D" w14:paraId="4B84D168" w14:textId="77777777" w:rsidTr="00BC410E">
        <w:trPr>
          <w:trHeight w:val="429"/>
        </w:trPr>
        <w:tc>
          <w:tcPr>
            <w:tcW w:w="3561" w:type="dxa"/>
          </w:tcPr>
          <w:p w14:paraId="471D023D" w14:textId="77777777" w:rsidR="006F1B3D" w:rsidRDefault="00191F14" w:rsidP="009F43C9">
            <w:pPr>
              <w:pStyle w:val="TableParagraph"/>
              <w:suppressAutoHyphens/>
              <w:spacing w:before="4"/>
              <w:ind w:left="118"/>
              <w:rPr>
                <w:sz w:val="23"/>
              </w:rPr>
            </w:pPr>
            <w:r>
              <w:rPr>
                <w:sz w:val="23"/>
              </w:rPr>
              <w:t>N</w:t>
            </w:r>
            <w:ins w:id="3143" w:author="Editor" w:date="2026-09-10T11:18:00Z">
              <w:r w:rsidR="009F43C9">
                <w:rPr>
                  <w:sz w:val="23"/>
                </w:rPr>
                <w:t>umber of municipalities</w:t>
              </w:r>
            </w:ins>
            <w:del w:id="3144" w:author="Editor" w:date="2026-09-10T11:18:00Z">
              <w:r w:rsidDel="009F43C9">
                <w:rPr>
                  <w:sz w:val="23"/>
                </w:rPr>
                <w:delText>o.</w:delText>
              </w:r>
              <w:r w:rsidDel="009F43C9">
                <w:rPr>
                  <w:spacing w:val="21"/>
                  <w:sz w:val="23"/>
                </w:rPr>
                <w:delText xml:space="preserve"> </w:delText>
              </w:r>
              <w:r w:rsidDel="009F43C9">
                <w:rPr>
                  <w:spacing w:val="-5"/>
                  <w:sz w:val="23"/>
                </w:rPr>
                <w:delText>Mun</w:delText>
              </w:r>
            </w:del>
          </w:p>
        </w:tc>
        <w:tc>
          <w:tcPr>
            <w:tcW w:w="754" w:type="dxa"/>
          </w:tcPr>
          <w:p w14:paraId="3EEBB7C6" w14:textId="77777777" w:rsidR="006F1B3D" w:rsidRDefault="00191F14" w:rsidP="008C7539">
            <w:pPr>
              <w:pStyle w:val="TableParagraph"/>
              <w:suppressAutoHyphens/>
              <w:spacing w:before="4"/>
              <w:jc w:val="center"/>
              <w:rPr>
                <w:sz w:val="23"/>
              </w:rPr>
            </w:pPr>
            <w:r>
              <w:rPr>
                <w:spacing w:val="-2"/>
                <w:sz w:val="23"/>
              </w:rPr>
              <w:t>1,119</w:t>
            </w:r>
          </w:p>
        </w:tc>
        <w:tc>
          <w:tcPr>
            <w:tcW w:w="111" w:type="dxa"/>
          </w:tcPr>
          <w:p w14:paraId="73F60A0F" w14:textId="77777777" w:rsidR="006F1B3D" w:rsidRDefault="006F1B3D" w:rsidP="008C7539">
            <w:pPr>
              <w:pStyle w:val="TableParagraph"/>
              <w:suppressAutoHyphens/>
              <w:rPr>
                <w:sz w:val="20"/>
              </w:rPr>
            </w:pPr>
          </w:p>
        </w:tc>
        <w:tc>
          <w:tcPr>
            <w:tcW w:w="1440" w:type="dxa"/>
          </w:tcPr>
          <w:p w14:paraId="40ECC734" w14:textId="77777777" w:rsidR="006F1B3D" w:rsidRDefault="00191F14" w:rsidP="008C7539">
            <w:pPr>
              <w:pStyle w:val="TableParagraph"/>
              <w:suppressAutoHyphens/>
              <w:spacing w:before="4"/>
              <w:ind w:left="3"/>
              <w:jc w:val="center"/>
              <w:rPr>
                <w:sz w:val="23"/>
              </w:rPr>
            </w:pPr>
            <w:r>
              <w:rPr>
                <w:spacing w:val="-2"/>
                <w:sz w:val="23"/>
              </w:rPr>
              <w:t>1,119</w:t>
            </w:r>
          </w:p>
        </w:tc>
        <w:tc>
          <w:tcPr>
            <w:tcW w:w="148" w:type="dxa"/>
          </w:tcPr>
          <w:p w14:paraId="56A2E324" w14:textId="77777777" w:rsidR="006F1B3D" w:rsidRDefault="006F1B3D" w:rsidP="008C7539">
            <w:pPr>
              <w:pStyle w:val="TableParagraph"/>
              <w:suppressAutoHyphens/>
              <w:rPr>
                <w:sz w:val="20"/>
              </w:rPr>
            </w:pPr>
          </w:p>
        </w:tc>
        <w:tc>
          <w:tcPr>
            <w:tcW w:w="655" w:type="dxa"/>
          </w:tcPr>
          <w:p w14:paraId="41F0C055" w14:textId="77777777" w:rsidR="006F1B3D" w:rsidRDefault="00191F14" w:rsidP="008C7539">
            <w:pPr>
              <w:pStyle w:val="TableParagraph"/>
              <w:suppressAutoHyphens/>
              <w:spacing w:before="4"/>
              <w:ind w:left="6"/>
              <w:jc w:val="center"/>
              <w:rPr>
                <w:sz w:val="23"/>
              </w:rPr>
            </w:pPr>
            <w:r>
              <w:rPr>
                <w:spacing w:val="-2"/>
                <w:sz w:val="23"/>
              </w:rPr>
              <w:t>1,119</w:t>
            </w:r>
          </w:p>
        </w:tc>
        <w:tc>
          <w:tcPr>
            <w:tcW w:w="231" w:type="dxa"/>
          </w:tcPr>
          <w:p w14:paraId="4C0F5811" w14:textId="77777777" w:rsidR="006F1B3D" w:rsidRDefault="006F1B3D" w:rsidP="008C7539">
            <w:pPr>
              <w:pStyle w:val="TableParagraph"/>
              <w:suppressAutoHyphens/>
              <w:rPr>
                <w:sz w:val="20"/>
              </w:rPr>
            </w:pPr>
          </w:p>
        </w:tc>
        <w:tc>
          <w:tcPr>
            <w:tcW w:w="741" w:type="dxa"/>
          </w:tcPr>
          <w:p w14:paraId="03B26031" w14:textId="77777777" w:rsidR="006F1B3D" w:rsidRDefault="00191F14" w:rsidP="008C7539">
            <w:pPr>
              <w:pStyle w:val="TableParagraph"/>
              <w:suppressAutoHyphens/>
              <w:spacing w:before="4"/>
              <w:ind w:left="9"/>
              <w:jc w:val="center"/>
              <w:rPr>
                <w:sz w:val="23"/>
              </w:rPr>
            </w:pPr>
            <w:r>
              <w:rPr>
                <w:spacing w:val="-2"/>
                <w:sz w:val="23"/>
              </w:rPr>
              <w:t>1,119</w:t>
            </w:r>
          </w:p>
        </w:tc>
        <w:tc>
          <w:tcPr>
            <w:tcW w:w="231" w:type="dxa"/>
          </w:tcPr>
          <w:p w14:paraId="6D20ED5F" w14:textId="77777777" w:rsidR="006F1B3D" w:rsidRDefault="006F1B3D" w:rsidP="008C7539">
            <w:pPr>
              <w:pStyle w:val="TableParagraph"/>
              <w:suppressAutoHyphens/>
              <w:rPr>
                <w:sz w:val="20"/>
              </w:rPr>
            </w:pPr>
          </w:p>
        </w:tc>
        <w:tc>
          <w:tcPr>
            <w:tcW w:w="754" w:type="dxa"/>
          </w:tcPr>
          <w:p w14:paraId="233F50D9" w14:textId="77777777" w:rsidR="006F1B3D" w:rsidRDefault="00191F14" w:rsidP="008C7539">
            <w:pPr>
              <w:pStyle w:val="TableParagraph"/>
              <w:suppressAutoHyphens/>
              <w:spacing w:before="4"/>
              <w:ind w:left="11"/>
              <w:jc w:val="center"/>
              <w:rPr>
                <w:sz w:val="23"/>
              </w:rPr>
            </w:pPr>
            <w:r>
              <w:rPr>
                <w:spacing w:val="-2"/>
                <w:sz w:val="23"/>
              </w:rPr>
              <w:t>1,119</w:t>
            </w:r>
          </w:p>
        </w:tc>
        <w:tc>
          <w:tcPr>
            <w:tcW w:w="116" w:type="dxa"/>
          </w:tcPr>
          <w:p w14:paraId="4F0D47B5" w14:textId="77777777" w:rsidR="006F1B3D" w:rsidRDefault="006F1B3D" w:rsidP="008C7539">
            <w:pPr>
              <w:pStyle w:val="TableParagraph"/>
              <w:suppressAutoHyphens/>
              <w:rPr>
                <w:sz w:val="20"/>
              </w:rPr>
            </w:pPr>
          </w:p>
        </w:tc>
      </w:tr>
      <w:tr w:rsidR="006F1B3D" w14:paraId="03BD862B" w14:textId="77777777" w:rsidTr="00BC410E">
        <w:trPr>
          <w:trHeight w:val="487"/>
        </w:trPr>
        <w:tc>
          <w:tcPr>
            <w:tcW w:w="3561" w:type="dxa"/>
            <w:tcBorders>
              <w:bottom w:val="single" w:sz="8" w:space="0" w:color="000000"/>
            </w:tcBorders>
          </w:tcPr>
          <w:p w14:paraId="416256C7" w14:textId="77777777" w:rsidR="006F1B3D" w:rsidRDefault="00191F14" w:rsidP="009F43C9">
            <w:pPr>
              <w:pStyle w:val="TableParagraph"/>
              <w:suppressAutoHyphens/>
              <w:spacing w:before="147"/>
              <w:ind w:left="118"/>
              <w:rPr>
                <w:sz w:val="23"/>
              </w:rPr>
            </w:pPr>
            <w:r>
              <w:rPr>
                <w:sz w:val="23"/>
              </w:rPr>
              <w:t>Mean</w:t>
            </w:r>
            <w:r>
              <w:rPr>
                <w:spacing w:val="12"/>
                <w:sz w:val="23"/>
              </w:rPr>
              <w:t xml:space="preserve"> </w:t>
            </w:r>
            <w:del w:id="3145" w:author="Editor" w:date="2026-09-10T11:18:00Z">
              <w:r w:rsidDel="009F43C9">
                <w:rPr>
                  <w:sz w:val="23"/>
                </w:rPr>
                <w:delText>Intensity</w:delText>
              </w:r>
              <w:r w:rsidDel="009F43C9">
                <w:rPr>
                  <w:spacing w:val="13"/>
                  <w:sz w:val="23"/>
                </w:rPr>
                <w:delText xml:space="preserve"> </w:delText>
              </w:r>
            </w:del>
            <w:ins w:id="3146" w:author="Editor" w:date="2026-09-10T11:18:00Z">
              <w:r w:rsidR="009F43C9">
                <w:rPr>
                  <w:sz w:val="23"/>
                </w:rPr>
                <w:t>intensity</w:t>
              </w:r>
              <w:r w:rsidR="009F43C9">
                <w:rPr>
                  <w:spacing w:val="13"/>
                  <w:sz w:val="23"/>
                </w:rPr>
                <w:t xml:space="preserve"> </w:t>
              </w:r>
            </w:ins>
            <w:r>
              <w:rPr>
                <w:sz w:val="23"/>
              </w:rPr>
              <w:t>1999</w:t>
            </w:r>
            <w:r>
              <w:rPr>
                <w:spacing w:val="13"/>
                <w:sz w:val="23"/>
              </w:rPr>
              <w:t xml:space="preserve"> </w:t>
            </w:r>
            <w:del w:id="3147" w:author="Editor" w:date="2026-09-10T11:18:00Z">
              <w:r w:rsidDel="009F43C9">
                <w:rPr>
                  <w:spacing w:val="-5"/>
                  <w:sz w:val="23"/>
                </w:rPr>
                <w:delText>(%)</w:delText>
              </w:r>
            </w:del>
            <w:ins w:id="3148" w:author="Editor" w:date="2026-09-10T11:18:00Z">
              <w:r w:rsidR="009F43C9">
                <w:rPr>
                  <w:spacing w:val="-5"/>
                  <w:sz w:val="23"/>
                </w:rPr>
                <w:t>(percent)</w:t>
              </w:r>
            </w:ins>
          </w:p>
        </w:tc>
        <w:tc>
          <w:tcPr>
            <w:tcW w:w="754" w:type="dxa"/>
            <w:tcBorders>
              <w:bottom w:val="single" w:sz="8" w:space="0" w:color="000000"/>
            </w:tcBorders>
          </w:tcPr>
          <w:p w14:paraId="74A7DB85" w14:textId="77777777" w:rsidR="006F1B3D" w:rsidRDefault="00191F14" w:rsidP="008C7539">
            <w:pPr>
              <w:pStyle w:val="TableParagraph"/>
              <w:suppressAutoHyphens/>
              <w:spacing w:before="147"/>
              <w:jc w:val="center"/>
              <w:rPr>
                <w:sz w:val="23"/>
              </w:rPr>
            </w:pPr>
            <w:r>
              <w:rPr>
                <w:spacing w:val="-4"/>
                <w:sz w:val="23"/>
              </w:rPr>
              <w:t>44.4</w:t>
            </w:r>
          </w:p>
        </w:tc>
        <w:tc>
          <w:tcPr>
            <w:tcW w:w="111" w:type="dxa"/>
            <w:tcBorders>
              <w:bottom w:val="single" w:sz="8" w:space="0" w:color="000000"/>
            </w:tcBorders>
          </w:tcPr>
          <w:p w14:paraId="669D653D" w14:textId="77777777" w:rsidR="006F1B3D" w:rsidRDefault="006F1B3D" w:rsidP="008C7539">
            <w:pPr>
              <w:pStyle w:val="TableParagraph"/>
              <w:suppressAutoHyphens/>
              <w:rPr>
                <w:sz w:val="20"/>
              </w:rPr>
            </w:pPr>
          </w:p>
        </w:tc>
        <w:tc>
          <w:tcPr>
            <w:tcW w:w="1440" w:type="dxa"/>
            <w:tcBorders>
              <w:bottom w:val="single" w:sz="8" w:space="0" w:color="000000"/>
            </w:tcBorders>
          </w:tcPr>
          <w:p w14:paraId="3F41D2F7" w14:textId="77777777" w:rsidR="006F1B3D" w:rsidRDefault="00191F14" w:rsidP="008C7539">
            <w:pPr>
              <w:pStyle w:val="TableParagraph"/>
              <w:suppressAutoHyphens/>
              <w:spacing w:before="147"/>
              <w:ind w:left="3"/>
              <w:jc w:val="center"/>
              <w:rPr>
                <w:sz w:val="23"/>
              </w:rPr>
            </w:pPr>
            <w:r>
              <w:rPr>
                <w:spacing w:val="-4"/>
                <w:sz w:val="23"/>
              </w:rPr>
              <w:t>44.4</w:t>
            </w:r>
          </w:p>
        </w:tc>
        <w:tc>
          <w:tcPr>
            <w:tcW w:w="148" w:type="dxa"/>
            <w:tcBorders>
              <w:bottom w:val="single" w:sz="8" w:space="0" w:color="000000"/>
            </w:tcBorders>
          </w:tcPr>
          <w:p w14:paraId="5B472698" w14:textId="77777777" w:rsidR="006F1B3D" w:rsidRDefault="006F1B3D" w:rsidP="008C7539">
            <w:pPr>
              <w:pStyle w:val="TableParagraph"/>
              <w:suppressAutoHyphens/>
              <w:rPr>
                <w:sz w:val="20"/>
              </w:rPr>
            </w:pPr>
          </w:p>
        </w:tc>
        <w:tc>
          <w:tcPr>
            <w:tcW w:w="655" w:type="dxa"/>
            <w:tcBorders>
              <w:bottom w:val="single" w:sz="8" w:space="0" w:color="000000"/>
            </w:tcBorders>
          </w:tcPr>
          <w:p w14:paraId="53A07F64" w14:textId="77777777" w:rsidR="006F1B3D" w:rsidRDefault="00191F14" w:rsidP="008C7539">
            <w:pPr>
              <w:pStyle w:val="TableParagraph"/>
              <w:suppressAutoHyphens/>
              <w:spacing w:before="147"/>
              <w:ind w:left="6"/>
              <w:jc w:val="center"/>
              <w:rPr>
                <w:sz w:val="23"/>
              </w:rPr>
            </w:pPr>
            <w:r>
              <w:rPr>
                <w:spacing w:val="-4"/>
                <w:sz w:val="23"/>
              </w:rPr>
              <w:t>44.4</w:t>
            </w:r>
          </w:p>
        </w:tc>
        <w:tc>
          <w:tcPr>
            <w:tcW w:w="231" w:type="dxa"/>
            <w:tcBorders>
              <w:bottom w:val="single" w:sz="8" w:space="0" w:color="000000"/>
            </w:tcBorders>
          </w:tcPr>
          <w:p w14:paraId="4F4407ED" w14:textId="77777777" w:rsidR="006F1B3D" w:rsidRDefault="006F1B3D" w:rsidP="008C7539">
            <w:pPr>
              <w:pStyle w:val="TableParagraph"/>
              <w:suppressAutoHyphens/>
              <w:rPr>
                <w:sz w:val="20"/>
              </w:rPr>
            </w:pPr>
          </w:p>
        </w:tc>
        <w:tc>
          <w:tcPr>
            <w:tcW w:w="741" w:type="dxa"/>
            <w:tcBorders>
              <w:bottom w:val="single" w:sz="8" w:space="0" w:color="000000"/>
            </w:tcBorders>
          </w:tcPr>
          <w:p w14:paraId="7FF0FED0" w14:textId="77777777" w:rsidR="006F1B3D" w:rsidRDefault="00191F14" w:rsidP="008C7539">
            <w:pPr>
              <w:pStyle w:val="TableParagraph"/>
              <w:suppressAutoHyphens/>
              <w:spacing w:before="147"/>
              <w:ind w:left="9"/>
              <w:jc w:val="center"/>
              <w:rPr>
                <w:sz w:val="23"/>
              </w:rPr>
            </w:pPr>
            <w:r>
              <w:rPr>
                <w:spacing w:val="-4"/>
                <w:sz w:val="23"/>
              </w:rPr>
              <w:t>44.4</w:t>
            </w:r>
          </w:p>
        </w:tc>
        <w:tc>
          <w:tcPr>
            <w:tcW w:w="231" w:type="dxa"/>
            <w:tcBorders>
              <w:bottom w:val="single" w:sz="8" w:space="0" w:color="000000"/>
            </w:tcBorders>
          </w:tcPr>
          <w:p w14:paraId="5B6C6B18" w14:textId="77777777" w:rsidR="006F1B3D" w:rsidRDefault="006F1B3D" w:rsidP="008C7539">
            <w:pPr>
              <w:pStyle w:val="TableParagraph"/>
              <w:suppressAutoHyphens/>
              <w:rPr>
                <w:sz w:val="20"/>
              </w:rPr>
            </w:pPr>
          </w:p>
        </w:tc>
        <w:tc>
          <w:tcPr>
            <w:tcW w:w="754" w:type="dxa"/>
            <w:tcBorders>
              <w:bottom w:val="single" w:sz="8" w:space="0" w:color="000000"/>
            </w:tcBorders>
          </w:tcPr>
          <w:p w14:paraId="69556988" w14:textId="77777777" w:rsidR="006F1B3D" w:rsidRDefault="00191F14" w:rsidP="008C7539">
            <w:pPr>
              <w:pStyle w:val="TableParagraph"/>
              <w:suppressAutoHyphens/>
              <w:spacing w:before="147"/>
              <w:ind w:left="11"/>
              <w:jc w:val="center"/>
              <w:rPr>
                <w:sz w:val="23"/>
              </w:rPr>
            </w:pPr>
            <w:r>
              <w:rPr>
                <w:spacing w:val="-4"/>
                <w:sz w:val="23"/>
              </w:rPr>
              <w:t>44.4</w:t>
            </w:r>
          </w:p>
        </w:tc>
        <w:tc>
          <w:tcPr>
            <w:tcW w:w="116" w:type="dxa"/>
            <w:tcBorders>
              <w:bottom w:val="single" w:sz="8" w:space="0" w:color="000000"/>
            </w:tcBorders>
          </w:tcPr>
          <w:p w14:paraId="0CBE833E" w14:textId="77777777" w:rsidR="006F1B3D" w:rsidRDefault="006F1B3D" w:rsidP="008C7539">
            <w:pPr>
              <w:pStyle w:val="TableParagraph"/>
              <w:suppressAutoHyphens/>
              <w:rPr>
                <w:sz w:val="20"/>
              </w:rPr>
            </w:pPr>
          </w:p>
        </w:tc>
      </w:tr>
    </w:tbl>
    <w:p w14:paraId="18D0CC48" w14:textId="77777777" w:rsidR="0071283D" w:rsidRDefault="0071283D" w:rsidP="00C40890">
      <w:pPr>
        <w:suppressAutoHyphens/>
        <w:ind w:right="720" w:firstLine="187"/>
        <w:jc w:val="both"/>
        <w:rPr>
          <w:ins w:id="3149" w:author="Editor" w:date="2026-09-11T11:26:00Z"/>
          <w:sz w:val="20"/>
        </w:rPr>
      </w:pPr>
      <w:ins w:id="3150" w:author="Editor" w:date="2026-09-11T11:26:00Z">
        <w:r>
          <w:rPr>
            <w:sz w:val="20"/>
          </w:rPr>
          <w:t>Source: Prepared by the authors.</w:t>
        </w:r>
      </w:ins>
    </w:p>
    <w:p w14:paraId="1D39A386" w14:textId="77777777" w:rsidR="006F1B3D" w:rsidDel="009F43C9" w:rsidRDefault="00191F14" w:rsidP="008C7539">
      <w:pPr>
        <w:suppressAutoHyphens/>
        <w:spacing w:before="48" w:line="249" w:lineRule="auto"/>
        <w:ind w:left="187" w:right="905"/>
        <w:jc w:val="both"/>
        <w:rPr>
          <w:del w:id="3151" w:author="Editor" w:date="2026-09-10T11:18:00Z"/>
          <w:sz w:val="20"/>
        </w:rPr>
      </w:pPr>
      <w:r>
        <w:rPr>
          <w:sz w:val="20"/>
        </w:rPr>
        <w:t>Note</w:t>
      </w:r>
      <w:del w:id="3152" w:author="Editor" w:date="2026-09-10T11:18:00Z">
        <w:r w:rsidDel="009F43C9">
          <w:rPr>
            <w:sz w:val="20"/>
          </w:rPr>
          <w:delText>s</w:delText>
        </w:r>
      </w:del>
      <w:r>
        <w:rPr>
          <w:sz w:val="20"/>
        </w:rPr>
        <w:t>:</w:t>
      </w:r>
      <w:r>
        <w:rPr>
          <w:spacing w:val="40"/>
          <w:sz w:val="20"/>
        </w:rPr>
        <w:t xml:space="preserve"> </w:t>
      </w:r>
      <w:del w:id="3153" w:author="Editor" w:date="2026-09-11T11:43:00Z">
        <w:r w:rsidDel="00C04516">
          <w:rPr>
            <w:sz w:val="20"/>
          </w:rPr>
          <w:delText xml:space="preserve">This </w:delText>
        </w:r>
      </w:del>
      <w:ins w:id="3154" w:author="Editor" w:date="2026-09-11T11:43:00Z">
        <w:r w:rsidR="00C04516">
          <w:rPr>
            <w:sz w:val="20"/>
          </w:rPr>
          <w:t xml:space="preserve">The </w:t>
        </w:r>
      </w:ins>
      <w:r>
        <w:rPr>
          <w:sz w:val="20"/>
        </w:rPr>
        <w:t xml:space="preserve">table assesses robustness of the main </w:t>
      </w:r>
      <w:del w:id="3155" w:author="Editor" w:date="2026-09-10T08:59:00Z">
        <w:r w:rsidDel="00D261A8">
          <w:rPr>
            <w:sz w:val="20"/>
          </w:rPr>
          <w:delText xml:space="preserve">DiD </w:delText>
        </w:r>
      </w:del>
      <w:ins w:id="3156" w:author="Editor" w:date="2026-09-10T08:59:00Z">
        <w:r w:rsidR="00D261A8">
          <w:rPr>
            <w:sz w:val="20"/>
          </w:rPr>
          <w:t xml:space="preserve">difference-in-differences </w:t>
        </w:r>
      </w:ins>
      <w:r>
        <w:rPr>
          <w:sz w:val="20"/>
        </w:rPr>
        <w:t>estimates to functional form and outcome definition. Column (1) reports the baseline specification using the mortality rate in levels (weighted).</w:t>
      </w:r>
      <w:r>
        <w:rPr>
          <w:spacing w:val="40"/>
          <w:sz w:val="20"/>
        </w:rPr>
        <w:t xml:space="preserve"> </w:t>
      </w:r>
      <w:r>
        <w:rPr>
          <w:sz w:val="20"/>
        </w:rPr>
        <w:t>Column (2) is the unweighted baseline specification.</w:t>
      </w:r>
      <w:r>
        <w:rPr>
          <w:spacing w:val="40"/>
          <w:sz w:val="20"/>
        </w:rPr>
        <w:t xml:space="preserve"> </w:t>
      </w:r>
      <w:r>
        <w:rPr>
          <w:sz w:val="20"/>
        </w:rPr>
        <w:t xml:space="preserve">Column (3) uses the natural log of the mortality rate; reported </w:t>
      </w:r>
      <w:del w:id="3157" w:author="Editor" w:date="2026-09-08T18:22:00Z">
        <w:r w:rsidDel="00CE47F7">
          <w:rPr>
            <w:sz w:val="20"/>
          </w:rPr>
          <w:delText>coe</w:delText>
        </w:r>
        <w:r w:rsidDel="00CE47F7">
          <w:rPr>
            <w:rFonts w:ascii="Arial MT"/>
            <w:sz w:val="20"/>
          </w:rPr>
          <w:delText>ffi</w:delText>
        </w:r>
        <w:r w:rsidDel="00CE47F7">
          <w:rPr>
            <w:sz w:val="20"/>
          </w:rPr>
          <w:delText xml:space="preserve">cients </w:delText>
        </w:r>
      </w:del>
      <w:ins w:id="3158" w:author="Editor" w:date="2026-09-08T18:22:00Z">
        <w:r w:rsidR="00CE47F7">
          <w:rPr>
            <w:sz w:val="20"/>
          </w:rPr>
          <w:t>coeff</w:t>
        </w:r>
        <w:r w:rsidR="00CE47F7">
          <w:rPr>
            <w:rFonts w:ascii="Arial MT"/>
            <w:sz w:val="20"/>
          </w:rPr>
          <w:t>i</w:t>
        </w:r>
        <w:r w:rsidR="00CE47F7">
          <w:rPr>
            <w:sz w:val="20"/>
          </w:rPr>
          <w:t xml:space="preserve">cients </w:t>
        </w:r>
      </w:ins>
      <w:r>
        <w:rPr>
          <w:sz w:val="20"/>
        </w:rPr>
        <w:t>are multiplied by 100 and express the approximate percentage change in the mortality rate per unit increase in Progresa</w:t>
      </w:r>
      <w:r>
        <w:rPr>
          <w:spacing w:val="-3"/>
          <w:sz w:val="20"/>
        </w:rPr>
        <w:t xml:space="preserve"> </w:t>
      </w:r>
      <w:r>
        <w:rPr>
          <w:sz w:val="20"/>
        </w:rPr>
        <w:t>intensity.</w:t>
      </w:r>
      <w:r>
        <w:rPr>
          <w:spacing w:val="16"/>
          <w:sz w:val="20"/>
        </w:rPr>
        <w:t xml:space="preserve"> </w:t>
      </w:r>
      <w:r>
        <w:rPr>
          <w:sz w:val="20"/>
        </w:rPr>
        <w:t>Column</w:t>
      </w:r>
      <w:r>
        <w:rPr>
          <w:spacing w:val="-3"/>
          <w:sz w:val="20"/>
        </w:rPr>
        <w:t xml:space="preserve"> </w:t>
      </w:r>
      <w:r>
        <w:rPr>
          <w:sz w:val="20"/>
        </w:rPr>
        <w:t>(4)</w:t>
      </w:r>
      <w:r>
        <w:rPr>
          <w:spacing w:val="-2"/>
          <w:sz w:val="20"/>
        </w:rPr>
        <w:t xml:space="preserve"> </w:t>
      </w:r>
      <w:r>
        <w:rPr>
          <w:sz w:val="20"/>
        </w:rPr>
        <w:t>uses</w:t>
      </w:r>
      <w:r>
        <w:rPr>
          <w:spacing w:val="-3"/>
          <w:sz w:val="20"/>
        </w:rPr>
        <w:t xml:space="preserve"> </w:t>
      </w:r>
      <w:r>
        <w:rPr>
          <w:sz w:val="20"/>
        </w:rPr>
        <w:t>Poisson</w:t>
      </w:r>
      <w:r>
        <w:rPr>
          <w:spacing w:val="-2"/>
          <w:sz w:val="20"/>
        </w:rPr>
        <w:t xml:space="preserve"> </w:t>
      </w:r>
      <w:r>
        <w:rPr>
          <w:sz w:val="20"/>
        </w:rPr>
        <w:t>pseudo-maximum</w:t>
      </w:r>
      <w:r>
        <w:rPr>
          <w:spacing w:val="-3"/>
          <w:sz w:val="20"/>
        </w:rPr>
        <w:t xml:space="preserve"> </w:t>
      </w:r>
      <w:r>
        <w:rPr>
          <w:sz w:val="20"/>
        </w:rPr>
        <w:t>likelihood</w:t>
      </w:r>
      <w:r>
        <w:rPr>
          <w:spacing w:val="-2"/>
          <w:sz w:val="20"/>
        </w:rPr>
        <w:t xml:space="preserve"> </w:t>
      </w:r>
      <w:r>
        <w:rPr>
          <w:sz w:val="20"/>
        </w:rPr>
        <w:t>with</w:t>
      </w:r>
      <w:r>
        <w:rPr>
          <w:spacing w:val="-3"/>
          <w:sz w:val="20"/>
        </w:rPr>
        <w:t xml:space="preserve"> </w:t>
      </w:r>
      <w:r>
        <w:rPr>
          <w:sz w:val="20"/>
        </w:rPr>
        <w:t>raw</w:t>
      </w:r>
      <w:r>
        <w:rPr>
          <w:spacing w:val="-2"/>
          <w:sz w:val="20"/>
        </w:rPr>
        <w:t xml:space="preserve"> </w:t>
      </w:r>
      <w:r>
        <w:rPr>
          <w:sz w:val="20"/>
        </w:rPr>
        <w:t>death</w:t>
      </w:r>
      <w:r>
        <w:rPr>
          <w:spacing w:val="-3"/>
          <w:sz w:val="20"/>
        </w:rPr>
        <w:t xml:space="preserve"> </w:t>
      </w:r>
      <w:r>
        <w:rPr>
          <w:sz w:val="20"/>
        </w:rPr>
        <w:t>counts</w:t>
      </w:r>
      <w:r>
        <w:rPr>
          <w:spacing w:val="-2"/>
          <w:sz w:val="20"/>
        </w:rPr>
        <w:t xml:space="preserve"> </w:t>
      </w:r>
      <w:r>
        <w:rPr>
          <w:sz w:val="20"/>
        </w:rPr>
        <w:t>as</w:t>
      </w:r>
      <w:r>
        <w:rPr>
          <w:spacing w:val="-3"/>
          <w:sz w:val="20"/>
        </w:rPr>
        <w:t xml:space="preserve"> </w:t>
      </w:r>
      <w:r>
        <w:rPr>
          <w:sz w:val="20"/>
        </w:rPr>
        <w:t>the</w:t>
      </w:r>
      <w:r>
        <w:rPr>
          <w:spacing w:val="-2"/>
          <w:sz w:val="20"/>
        </w:rPr>
        <w:t xml:space="preserve"> outcome</w:t>
      </w:r>
      <w:ins w:id="3159" w:author="Editor" w:date="2026-09-10T11:18:00Z">
        <w:r w:rsidR="009F43C9">
          <w:rPr>
            <w:spacing w:val="-2"/>
            <w:sz w:val="20"/>
          </w:rPr>
          <w:t xml:space="preserve"> </w:t>
        </w:r>
      </w:ins>
    </w:p>
    <w:p w14:paraId="47431C74" w14:textId="77777777" w:rsidR="006F1B3D" w:rsidDel="009F43C9" w:rsidRDefault="00191F14" w:rsidP="00C40890">
      <w:pPr>
        <w:suppressAutoHyphens/>
        <w:spacing w:before="48" w:line="249" w:lineRule="auto"/>
        <w:ind w:left="187" w:right="905"/>
        <w:jc w:val="both"/>
        <w:rPr>
          <w:del w:id="3160" w:author="Editor" w:date="2026-09-10T11:19:00Z"/>
          <w:sz w:val="20"/>
        </w:rPr>
      </w:pPr>
      <w:r>
        <w:rPr>
          <w:sz w:val="20"/>
        </w:rPr>
        <w:t>and</w:t>
      </w:r>
      <w:r>
        <w:rPr>
          <w:spacing w:val="8"/>
          <w:sz w:val="20"/>
        </w:rPr>
        <w:t xml:space="preserve"> </w:t>
      </w:r>
      <w:r>
        <w:rPr>
          <w:sz w:val="20"/>
        </w:rPr>
        <w:t>population</w:t>
      </w:r>
      <w:r>
        <w:rPr>
          <w:spacing w:val="8"/>
          <w:sz w:val="20"/>
        </w:rPr>
        <w:t xml:space="preserve"> </w:t>
      </w:r>
      <w:r>
        <w:rPr>
          <w:sz w:val="20"/>
        </w:rPr>
        <w:t>weights;</w:t>
      </w:r>
      <w:r>
        <w:rPr>
          <w:spacing w:val="16"/>
          <w:sz w:val="20"/>
        </w:rPr>
        <w:t xml:space="preserve"> </w:t>
      </w:r>
      <w:r>
        <w:rPr>
          <w:sz w:val="20"/>
        </w:rPr>
        <w:t>reported</w:t>
      </w:r>
      <w:r>
        <w:rPr>
          <w:spacing w:val="9"/>
          <w:sz w:val="20"/>
        </w:rPr>
        <w:t xml:space="preserve"> </w:t>
      </w:r>
      <w:del w:id="3161" w:author="Editor" w:date="2026-09-08T18:22:00Z">
        <w:r w:rsidDel="00CE47F7">
          <w:rPr>
            <w:sz w:val="20"/>
          </w:rPr>
          <w:delText>coe</w:delText>
        </w:r>
        <w:r w:rsidDel="00CE47F7">
          <w:rPr>
            <w:rFonts w:ascii="Arial MT" w:hAnsi="Arial MT"/>
            <w:sz w:val="20"/>
          </w:rPr>
          <w:delText>ffi</w:delText>
        </w:r>
        <w:r w:rsidDel="00CE47F7">
          <w:rPr>
            <w:sz w:val="20"/>
          </w:rPr>
          <w:delText>cients</w:delText>
        </w:r>
        <w:r w:rsidDel="00CE47F7">
          <w:rPr>
            <w:spacing w:val="8"/>
            <w:sz w:val="20"/>
          </w:rPr>
          <w:delText xml:space="preserve"> </w:delText>
        </w:r>
      </w:del>
      <w:ins w:id="3162" w:author="Editor" w:date="2026-09-08T18:22:00Z">
        <w:r w:rsidR="00CE47F7">
          <w:rPr>
            <w:sz w:val="20"/>
          </w:rPr>
          <w:t>coeff</w:t>
        </w:r>
        <w:r w:rsidR="00CE47F7">
          <w:rPr>
            <w:rFonts w:ascii="Arial MT" w:hAnsi="Arial MT"/>
            <w:sz w:val="20"/>
          </w:rPr>
          <w:t>i</w:t>
        </w:r>
        <w:r w:rsidR="00CE47F7">
          <w:rPr>
            <w:sz w:val="20"/>
          </w:rPr>
          <w:t>cients</w:t>
        </w:r>
        <w:r w:rsidR="00CE47F7">
          <w:rPr>
            <w:spacing w:val="8"/>
            <w:sz w:val="20"/>
          </w:rPr>
          <w:t xml:space="preserve"> </w:t>
        </w:r>
      </w:ins>
      <w:r>
        <w:rPr>
          <w:sz w:val="20"/>
        </w:rPr>
        <w:t>are</w:t>
      </w:r>
      <w:r>
        <w:rPr>
          <w:spacing w:val="8"/>
          <w:sz w:val="20"/>
        </w:rPr>
        <w:t xml:space="preserve"> </w:t>
      </w:r>
      <w:r>
        <w:rPr>
          <w:sz w:val="20"/>
        </w:rPr>
        <w:t>computed</w:t>
      </w:r>
      <w:r>
        <w:rPr>
          <w:spacing w:val="8"/>
          <w:sz w:val="20"/>
        </w:rPr>
        <w:t xml:space="preserve"> </w:t>
      </w:r>
      <w:r>
        <w:rPr>
          <w:sz w:val="20"/>
        </w:rPr>
        <w:t>as</w:t>
      </w:r>
      <w:r>
        <w:rPr>
          <w:spacing w:val="8"/>
          <w:sz w:val="20"/>
        </w:rPr>
        <w:t xml:space="preserve"> </w:t>
      </w:r>
      <w:r>
        <w:rPr>
          <w:sz w:val="20"/>
        </w:rPr>
        <w:t>(exp(</w:t>
      </w:r>
      <w:r>
        <w:rPr>
          <w:rFonts w:ascii="Sitka Heading" w:hAnsi="Sitka Heading"/>
          <w:i/>
          <w:sz w:val="20"/>
        </w:rPr>
        <w:t>β</w:t>
      </w:r>
      <w:r>
        <w:rPr>
          <w:position w:val="4"/>
          <w:sz w:val="20"/>
        </w:rPr>
        <w:t>ˆ</w:t>
      </w:r>
      <w:r>
        <w:rPr>
          <w:sz w:val="20"/>
        </w:rPr>
        <w:t>)</w:t>
      </w:r>
      <w:r>
        <w:rPr>
          <w:spacing w:val="-1"/>
          <w:sz w:val="20"/>
        </w:rPr>
        <w:t xml:space="preserve"> </w:t>
      </w:r>
      <w:r>
        <w:rPr>
          <w:rFonts w:ascii="Lucida Sans Unicode" w:hAnsi="Lucida Sans Unicode"/>
          <w:sz w:val="20"/>
        </w:rPr>
        <w:t>−</w:t>
      </w:r>
      <w:r>
        <w:rPr>
          <w:rFonts w:ascii="Lucida Sans Unicode" w:hAnsi="Lucida Sans Unicode"/>
          <w:spacing w:val="-15"/>
          <w:sz w:val="20"/>
        </w:rPr>
        <w:t xml:space="preserve"> </w:t>
      </w:r>
      <w:r>
        <w:rPr>
          <w:sz w:val="20"/>
        </w:rPr>
        <w:t>1)</w:t>
      </w:r>
      <w:r>
        <w:rPr>
          <w:spacing w:val="-1"/>
          <w:sz w:val="20"/>
        </w:rPr>
        <w:t xml:space="preserve"> </w:t>
      </w:r>
      <w:r>
        <w:rPr>
          <w:rFonts w:ascii="Lucida Sans Unicode" w:hAnsi="Lucida Sans Unicode"/>
          <w:sz w:val="20"/>
        </w:rPr>
        <w:t>×</w:t>
      </w:r>
      <w:r>
        <w:rPr>
          <w:rFonts w:ascii="Lucida Sans Unicode" w:hAnsi="Lucida Sans Unicode"/>
          <w:spacing w:val="-14"/>
          <w:sz w:val="20"/>
        </w:rPr>
        <w:t xml:space="preserve"> </w:t>
      </w:r>
      <w:r>
        <w:rPr>
          <w:sz w:val="20"/>
        </w:rPr>
        <w:t>100</w:t>
      </w:r>
      <w:r>
        <w:rPr>
          <w:spacing w:val="8"/>
          <w:sz w:val="20"/>
        </w:rPr>
        <w:t xml:space="preserve"> </w:t>
      </w:r>
      <w:r>
        <w:rPr>
          <w:sz w:val="20"/>
        </w:rPr>
        <w:t>and</w:t>
      </w:r>
      <w:r>
        <w:rPr>
          <w:spacing w:val="8"/>
          <w:sz w:val="20"/>
        </w:rPr>
        <w:t xml:space="preserve"> </w:t>
      </w:r>
      <w:r>
        <w:rPr>
          <w:sz w:val="20"/>
        </w:rPr>
        <w:t>express</w:t>
      </w:r>
      <w:r>
        <w:rPr>
          <w:spacing w:val="8"/>
          <w:sz w:val="20"/>
        </w:rPr>
        <w:t xml:space="preserve"> </w:t>
      </w:r>
      <w:r>
        <w:rPr>
          <w:sz w:val="20"/>
        </w:rPr>
        <w:t>the</w:t>
      </w:r>
      <w:r>
        <w:rPr>
          <w:spacing w:val="8"/>
          <w:sz w:val="20"/>
        </w:rPr>
        <w:t xml:space="preserve"> </w:t>
      </w:r>
      <w:r>
        <w:rPr>
          <w:spacing w:val="-2"/>
          <w:sz w:val="20"/>
        </w:rPr>
        <w:t>percentage</w:t>
      </w:r>
      <w:ins w:id="3163" w:author="Editor" w:date="2026-09-10T11:19:00Z">
        <w:r w:rsidR="009F43C9">
          <w:rPr>
            <w:spacing w:val="-2"/>
            <w:sz w:val="20"/>
          </w:rPr>
          <w:t xml:space="preserve"> </w:t>
        </w:r>
      </w:ins>
    </w:p>
    <w:p w14:paraId="74A760A2" w14:textId="77777777" w:rsidR="006F1B3D" w:rsidDel="009F43C9" w:rsidRDefault="00191F14" w:rsidP="00C40890">
      <w:pPr>
        <w:suppressAutoHyphens/>
        <w:spacing w:before="48" w:line="249" w:lineRule="auto"/>
        <w:ind w:left="187" w:right="905"/>
        <w:jc w:val="both"/>
        <w:rPr>
          <w:del w:id="3164" w:author="Editor" w:date="2026-09-10T11:19:00Z"/>
          <w:sz w:val="20"/>
        </w:rPr>
      </w:pPr>
      <w:r>
        <w:rPr>
          <w:sz w:val="20"/>
        </w:rPr>
        <w:t>change</w:t>
      </w:r>
      <w:r>
        <w:rPr>
          <w:spacing w:val="24"/>
          <w:sz w:val="20"/>
        </w:rPr>
        <w:t xml:space="preserve"> </w:t>
      </w:r>
      <w:r>
        <w:rPr>
          <w:sz w:val="20"/>
        </w:rPr>
        <w:t>in</w:t>
      </w:r>
      <w:r>
        <w:rPr>
          <w:spacing w:val="24"/>
          <w:sz w:val="20"/>
        </w:rPr>
        <w:t xml:space="preserve"> </w:t>
      </w:r>
      <w:r>
        <w:rPr>
          <w:sz w:val="20"/>
        </w:rPr>
        <w:t>death</w:t>
      </w:r>
      <w:r>
        <w:rPr>
          <w:spacing w:val="24"/>
          <w:sz w:val="20"/>
        </w:rPr>
        <w:t xml:space="preserve"> </w:t>
      </w:r>
      <w:r>
        <w:rPr>
          <w:sz w:val="20"/>
        </w:rPr>
        <w:t>counts</w:t>
      </w:r>
      <w:r>
        <w:rPr>
          <w:spacing w:val="25"/>
          <w:sz w:val="20"/>
        </w:rPr>
        <w:t xml:space="preserve"> </w:t>
      </w:r>
      <w:r>
        <w:rPr>
          <w:sz w:val="20"/>
        </w:rPr>
        <w:t>per</w:t>
      </w:r>
      <w:r>
        <w:rPr>
          <w:spacing w:val="24"/>
          <w:sz w:val="20"/>
        </w:rPr>
        <w:t xml:space="preserve"> </w:t>
      </w:r>
      <w:r>
        <w:rPr>
          <w:sz w:val="20"/>
        </w:rPr>
        <w:t>unit</w:t>
      </w:r>
      <w:r>
        <w:rPr>
          <w:spacing w:val="24"/>
          <w:sz w:val="20"/>
        </w:rPr>
        <w:t xml:space="preserve"> </w:t>
      </w:r>
      <w:r>
        <w:rPr>
          <w:sz w:val="20"/>
        </w:rPr>
        <w:t>increase</w:t>
      </w:r>
      <w:r>
        <w:rPr>
          <w:spacing w:val="24"/>
          <w:sz w:val="20"/>
        </w:rPr>
        <w:t xml:space="preserve"> </w:t>
      </w:r>
      <w:r>
        <w:rPr>
          <w:sz w:val="20"/>
        </w:rPr>
        <w:t>in</w:t>
      </w:r>
      <w:r>
        <w:rPr>
          <w:spacing w:val="25"/>
          <w:sz w:val="20"/>
        </w:rPr>
        <w:t xml:space="preserve"> </w:t>
      </w:r>
      <w:r>
        <w:rPr>
          <w:sz w:val="20"/>
        </w:rPr>
        <w:t>intensity.</w:t>
      </w:r>
      <w:r>
        <w:rPr>
          <w:spacing w:val="65"/>
          <w:w w:val="150"/>
          <w:sz w:val="20"/>
        </w:rPr>
        <w:t xml:space="preserve"> </w:t>
      </w:r>
      <w:r>
        <w:rPr>
          <w:sz w:val="20"/>
        </w:rPr>
        <w:t>Column</w:t>
      </w:r>
      <w:r>
        <w:rPr>
          <w:spacing w:val="25"/>
          <w:sz w:val="20"/>
        </w:rPr>
        <w:t xml:space="preserve"> </w:t>
      </w:r>
      <w:r>
        <w:rPr>
          <w:sz w:val="20"/>
        </w:rPr>
        <w:t>(5)</w:t>
      </w:r>
      <w:r>
        <w:rPr>
          <w:spacing w:val="24"/>
          <w:sz w:val="20"/>
        </w:rPr>
        <w:t xml:space="preserve"> </w:t>
      </w:r>
      <w:r>
        <w:rPr>
          <w:sz w:val="20"/>
        </w:rPr>
        <w:t>replaces</w:t>
      </w:r>
      <w:r>
        <w:rPr>
          <w:spacing w:val="24"/>
          <w:sz w:val="20"/>
        </w:rPr>
        <w:t xml:space="preserve"> </w:t>
      </w:r>
      <w:r>
        <w:rPr>
          <w:sz w:val="20"/>
        </w:rPr>
        <w:t>the</w:t>
      </w:r>
      <w:r>
        <w:rPr>
          <w:spacing w:val="24"/>
          <w:sz w:val="20"/>
        </w:rPr>
        <w:t xml:space="preserve"> </w:t>
      </w:r>
      <w:r>
        <w:rPr>
          <w:sz w:val="20"/>
        </w:rPr>
        <w:t>mortality</w:t>
      </w:r>
      <w:r>
        <w:rPr>
          <w:spacing w:val="25"/>
          <w:sz w:val="20"/>
        </w:rPr>
        <w:t xml:space="preserve"> </w:t>
      </w:r>
      <w:r>
        <w:rPr>
          <w:sz w:val="20"/>
        </w:rPr>
        <w:t>rate</w:t>
      </w:r>
      <w:r>
        <w:rPr>
          <w:spacing w:val="24"/>
          <w:sz w:val="20"/>
        </w:rPr>
        <w:t xml:space="preserve"> </w:t>
      </w:r>
      <w:r>
        <w:rPr>
          <w:sz w:val="20"/>
        </w:rPr>
        <w:t>with</w:t>
      </w:r>
      <w:r>
        <w:rPr>
          <w:spacing w:val="24"/>
          <w:sz w:val="20"/>
        </w:rPr>
        <w:t xml:space="preserve"> </w:t>
      </w:r>
      <w:r>
        <w:rPr>
          <w:sz w:val="20"/>
        </w:rPr>
        <w:t>the</w:t>
      </w:r>
      <w:r>
        <w:rPr>
          <w:spacing w:val="24"/>
          <w:sz w:val="20"/>
        </w:rPr>
        <w:t xml:space="preserve"> </w:t>
      </w:r>
      <w:del w:id="3165" w:author="Editor" w:date="2026-09-10T11:19:00Z">
        <w:r w:rsidDel="009F43C9">
          <w:rPr>
            <w:spacing w:val="-4"/>
            <w:sz w:val="20"/>
          </w:rPr>
          <w:delText>Age</w:delText>
        </w:r>
      </w:del>
      <w:ins w:id="3166" w:author="Editor" w:date="2026-09-10T11:19:00Z">
        <w:r w:rsidR="009F43C9">
          <w:rPr>
            <w:spacing w:val="-4"/>
            <w:sz w:val="20"/>
          </w:rPr>
          <w:t>age</w:t>
        </w:r>
      </w:ins>
      <w:r>
        <w:rPr>
          <w:spacing w:val="-4"/>
          <w:sz w:val="20"/>
        </w:rPr>
        <w:t>-</w:t>
      </w:r>
    </w:p>
    <w:p w14:paraId="54332687" w14:textId="77777777" w:rsidR="006F1B3D" w:rsidRDefault="00191F14" w:rsidP="00C40890">
      <w:pPr>
        <w:suppressAutoHyphens/>
        <w:spacing w:before="48" w:line="249" w:lineRule="auto"/>
        <w:ind w:left="187" w:right="905"/>
        <w:jc w:val="both"/>
        <w:rPr>
          <w:sz w:val="20"/>
        </w:rPr>
      </w:pPr>
      <w:del w:id="3167" w:author="Editor" w:date="2026-09-10T11:19:00Z">
        <w:r w:rsidDel="009F43C9">
          <w:rPr>
            <w:sz w:val="20"/>
          </w:rPr>
          <w:delText>A</w:delText>
        </w:r>
      </w:del>
      <w:ins w:id="3168" w:author="Editor" w:date="2026-09-10T11:19:00Z">
        <w:r w:rsidR="009F43C9">
          <w:rPr>
            <w:sz w:val="20"/>
          </w:rPr>
          <w:t>a</w:t>
        </w:r>
      </w:ins>
      <w:r>
        <w:rPr>
          <w:sz w:val="20"/>
        </w:rPr>
        <w:t>djusted</w:t>
      </w:r>
      <w:r>
        <w:rPr>
          <w:spacing w:val="-2"/>
          <w:sz w:val="20"/>
        </w:rPr>
        <w:t xml:space="preserve"> </w:t>
      </w:r>
      <w:del w:id="3169" w:author="Editor" w:date="2026-09-10T11:19:00Z">
        <w:r w:rsidDel="009F43C9">
          <w:rPr>
            <w:sz w:val="20"/>
          </w:rPr>
          <w:delText>Mortality</w:delText>
        </w:r>
        <w:r w:rsidDel="009F43C9">
          <w:rPr>
            <w:spacing w:val="-2"/>
            <w:sz w:val="20"/>
          </w:rPr>
          <w:delText xml:space="preserve"> </w:delText>
        </w:r>
      </w:del>
      <w:ins w:id="3170" w:author="Editor" w:date="2026-09-10T11:19:00Z">
        <w:r w:rsidR="009F43C9">
          <w:rPr>
            <w:sz w:val="20"/>
          </w:rPr>
          <w:t>mortality</w:t>
        </w:r>
        <w:r w:rsidR="009F43C9">
          <w:rPr>
            <w:spacing w:val="-2"/>
            <w:sz w:val="20"/>
          </w:rPr>
          <w:t xml:space="preserve"> </w:t>
        </w:r>
      </w:ins>
      <w:del w:id="3171" w:author="Editor" w:date="2026-09-10T11:19:00Z">
        <w:r w:rsidDel="009F43C9">
          <w:rPr>
            <w:sz w:val="20"/>
          </w:rPr>
          <w:delText>Rate</w:delText>
        </w:r>
        <w:r w:rsidDel="009F43C9">
          <w:rPr>
            <w:spacing w:val="-2"/>
            <w:sz w:val="20"/>
          </w:rPr>
          <w:delText xml:space="preserve"> </w:delText>
        </w:r>
      </w:del>
      <w:ins w:id="3172" w:author="Editor" w:date="2026-09-10T11:19:00Z">
        <w:r w:rsidR="009F43C9">
          <w:rPr>
            <w:sz w:val="20"/>
          </w:rPr>
          <w:t>rate</w:t>
        </w:r>
        <w:r w:rsidR="009F43C9">
          <w:rPr>
            <w:spacing w:val="-2"/>
            <w:sz w:val="20"/>
          </w:rPr>
          <w:t xml:space="preserve"> </w:t>
        </w:r>
      </w:ins>
      <w:r>
        <w:rPr>
          <w:sz w:val="20"/>
        </w:rPr>
        <w:t>(AAMR),</w:t>
      </w:r>
      <w:r>
        <w:rPr>
          <w:spacing w:val="-2"/>
          <w:sz w:val="20"/>
        </w:rPr>
        <w:t xml:space="preserve"> </w:t>
      </w:r>
      <w:r>
        <w:rPr>
          <w:sz w:val="20"/>
        </w:rPr>
        <w:t>which</w:t>
      </w:r>
      <w:r>
        <w:rPr>
          <w:spacing w:val="-2"/>
          <w:sz w:val="20"/>
        </w:rPr>
        <w:t xml:space="preserve"> </w:t>
      </w:r>
      <w:r>
        <w:rPr>
          <w:sz w:val="20"/>
        </w:rPr>
        <w:t>directly</w:t>
      </w:r>
      <w:r>
        <w:rPr>
          <w:spacing w:val="-2"/>
          <w:sz w:val="20"/>
        </w:rPr>
        <w:t xml:space="preserve"> </w:t>
      </w:r>
      <w:r>
        <w:rPr>
          <w:sz w:val="20"/>
        </w:rPr>
        <w:t>standardizes</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age</w:t>
      </w:r>
      <w:r>
        <w:rPr>
          <w:spacing w:val="-2"/>
          <w:sz w:val="20"/>
        </w:rPr>
        <w:t xml:space="preserve"> </w:t>
      </w:r>
      <w:r>
        <w:rPr>
          <w:sz w:val="20"/>
        </w:rPr>
        <w:t>structure</w:t>
      </w:r>
      <w:r>
        <w:rPr>
          <w:spacing w:val="-2"/>
          <w:sz w:val="20"/>
        </w:rPr>
        <w:t xml:space="preserve"> </w:t>
      </w:r>
      <w:r>
        <w:rPr>
          <w:sz w:val="20"/>
        </w:rPr>
        <w:t>of</w:t>
      </w:r>
      <w:r>
        <w:rPr>
          <w:spacing w:val="-2"/>
          <w:sz w:val="20"/>
        </w:rPr>
        <w:t xml:space="preserve"> </w:t>
      </w:r>
      <w:r>
        <w:rPr>
          <w:sz w:val="20"/>
        </w:rPr>
        <w:t>each</w:t>
      </w:r>
      <w:r>
        <w:rPr>
          <w:spacing w:val="-2"/>
          <w:sz w:val="20"/>
        </w:rPr>
        <w:t xml:space="preserve"> </w:t>
      </w:r>
      <w:r>
        <w:rPr>
          <w:sz w:val="20"/>
        </w:rPr>
        <w:lastRenderedPageBreak/>
        <w:t>municipality’s</w:t>
      </w:r>
      <w:r>
        <w:rPr>
          <w:spacing w:val="-2"/>
          <w:sz w:val="20"/>
        </w:rPr>
        <w:t xml:space="preserve"> </w:t>
      </w:r>
      <w:r>
        <w:rPr>
          <w:sz w:val="20"/>
        </w:rPr>
        <w:t>older adult</w:t>
      </w:r>
      <w:del w:id="3173" w:author="Editor" w:date="2026-09-13T17:48:00Z">
        <w:r w:rsidDel="00A724E6">
          <w:rPr>
            <w:sz w:val="20"/>
          </w:rPr>
          <w:delText>s</w:delText>
        </w:r>
      </w:del>
      <w:r>
        <w:rPr>
          <w:sz w:val="20"/>
        </w:rPr>
        <w:t xml:space="preserve"> population.</w:t>
      </w:r>
      <w:r>
        <w:rPr>
          <w:spacing w:val="40"/>
          <w:sz w:val="20"/>
        </w:rPr>
        <w:t xml:space="preserve"> </w:t>
      </w:r>
      <w:r>
        <w:rPr>
          <w:sz w:val="20"/>
        </w:rPr>
        <w:t xml:space="preserve">All specifications include </w:t>
      </w:r>
      <w:r w:rsidRPr="00C40890">
        <w:rPr>
          <w:i/>
          <w:sz w:val="20"/>
        </w:rPr>
        <w:t>Seguro Popular</w:t>
      </w:r>
      <w:r>
        <w:rPr>
          <w:sz w:val="20"/>
        </w:rPr>
        <w:t xml:space="preserve"> intensity</w:t>
      </w:r>
      <w:ins w:id="3174" w:author="Editor" w:date="2026-09-11T11:43:00Z">
        <w:r w:rsidR="0085492B">
          <w:rPr>
            <w:sz w:val="20"/>
          </w:rPr>
          <w:t xml:space="preserve"> and</w:t>
        </w:r>
      </w:ins>
      <w:del w:id="3175" w:author="Editor" w:date="2026-09-11T11:43:00Z">
        <w:r w:rsidDel="0085492B">
          <w:rPr>
            <w:sz w:val="20"/>
          </w:rPr>
          <w:delText>,</w:delText>
        </w:r>
      </w:del>
      <w:r>
        <w:rPr>
          <w:sz w:val="20"/>
        </w:rPr>
        <w:t xml:space="preserve"> municipality and year fixed </w:t>
      </w:r>
      <w:del w:id="3176" w:author="Editor" w:date="2026-09-08T18:23:00Z">
        <w:r w:rsidDel="00CE47F7">
          <w:rPr>
            <w:sz w:val="20"/>
          </w:rPr>
          <w:delText>e</w:delText>
        </w:r>
        <w:r w:rsidDel="00CE47F7">
          <w:rPr>
            <w:rFonts w:ascii="Arial MT" w:hAnsi="Arial MT"/>
            <w:sz w:val="20"/>
          </w:rPr>
          <w:delText>ff</w:delText>
        </w:r>
        <w:r w:rsidDel="00CE47F7">
          <w:rPr>
            <w:sz w:val="20"/>
          </w:rPr>
          <w:delText>ects</w:delText>
        </w:r>
      </w:del>
      <w:ins w:id="3177" w:author="Editor" w:date="2026-09-08T18:23:00Z">
        <w:r w:rsidR="00CE47F7">
          <w:rPr>
            <w:sz w:val="20"/>
          </w:rPr>
          <w:t>effects</w:t>
        </w:r>
      </w:ins>
      <w:r>
        <w:rPr>
          <w:sz w:val="20"/>
        </w:rPr>
        <w:t>, and are</w:t>
      </w:r>
      <w:r>
        <w:rPr>
          <w:spacing w:val="-8"/>
          <w:sz w:val="20"/>
        </w:rPr>
        <w:t xml:space="preserve"> </w:t>
      </w:r>
      <w:r>
        <w:rPr>
          <w:sz w:val="20"/>
        </w:rPr>
        <w:t>weighted</w:t>
      </w:r>
      <w:r>
        <w:rPr>
          <w:spacing w:val="-8"/>
          <w:sz w:val="20"/>
        </w:rPr>
        <w:t xml:space="preserve"> </w:t>
      </w:r>
      <w:r>
        <w:rPr>
          <w:sz w:val="20"/>
        </w:rPr>
        <w:t>by</w:t>
      </w:r>
      <w:r>
        <w:rPr>
          <w:spacing w:val="-8"/>
          <w:sz w:val="20"/>
        </w:rPr>
        <w:t xml:space="preserve"> </w:t>
      </w:r>
      <w:r>
        <w:rPr>
          <w:sz w:val="20"/>
        </w:rPr>
        <w:t>the</w:t>
      </w:r>
      <w:r>
        <w:rPr>
          <w:spacing w:val="-8"/>
          <w:sz w:val="20"/>
        </w:rPr>
        <w:t xml:space="preserve"> </w:t>
      </w:r>
      <w:r>
        <w:rPr>
          <w:sz w:val="20"/>
        </w:rPr>
        <w:t>population</w:t>
      </w:r>
      <w:r>
        <w:rPr>
          <w:spacing w:val="-8"/>
          <w:sz w:val="20"/>
        </w:rPr>
        <w:t xml:space="preserve"> </w:t>
      </w:r>
      <w:r>
        <w:rPr>
          <w:sz w:val="20"/>
        </w:rPr>
        <w:t>aged</w:t>
      </w:r>
      <w:r>
        <w:rPr>
          <w:spacing w:val="-8"/>
          <w:sz w:val="20"/>
        </w:rPr>
        <w:t xml:space="preserve"> </w:t>
      </w:r>
      <w:r>
        <w:rPr>
          <w:sz w:val="20"/>
        </w:rPr>
        <w:t>65</w:t>
      </w:r>
      <w:r>
        <w:rPr>
          <w:spacing w:val="-8"/>
          <w:sz w:val="20"/>
        </w:rPr>
        <w:t xml:space="preserve"> </w:t>
      </w:r>
      <w:r>
        <w:rPr>
          <w:sz w:val="20"/>
        </w:rPr>
        <w:t>and</w:t>
      </w:r>
      <w:r>
        <w:rPr>
          <w:spacing w:val="-8"/>
          <w:sz w:val="20"/>
        </w:rPr>
        <w:t xml:space="preserve"> </w:t>
      </w:r>
      <w:r>
        <w:rPr>
          <w:sz w:val="20"/>
        </w:rPr>
        <w:t>older. The</w:t>
      </w:r>
      <w:r>
        <w:rPr>
          <w:spacing w:val="-8"/>
          <w:sz w:val="20"/>
        </w:rPr>
        <w:t xml:space="preserve"> </w:t>
      </w:r>
      <w:r>
        <w:rPr>
          <w:sz w:val="20"/>
        </w:rPr>
        <w:t>sample</w:t>
      </w:r>
      <w:r>
        <w:rPr>
          <w:spacing w:val="-8"/>
          <w:sz w:val="20"/>
        </w:rPr>
        <w:t xml:space="preserve"> </w:t>
      </w:r>
      <w:r>
        <w:rPr>
          <w:sz w:val="20"/>
        </w:rPr>
        <w:t>is</w:t>
      </w:r>
      <w:r>
        <w:rPr>
          <w:spacing w:val="-8"/>
          <w:sz w:val="20"/>
        </w:rPr>
        <w:t xml:space="preserve"> </w:t>
      </w:r>
      <w:r>
        <w:rPr>
          <w:sz w:val="20"/>
        </w:rPr>
        <w:t>restricted</w:t>
      </w:r>
      <w:r>
        <w:rPr>
          <w:spacing w:val="-8"/>
          <w:sz w:val="20"/>
        </w:rPr>
        <w:t xml:space="preserve"> </w:t>
      </w:r>
      <w:r>
        <w:rPr>
          <w:sz w:val="20"/>
        </w:rPr>
        <w:t>to</w:t>
      </w:r>
      <w:r>
        <w:rPr>
          <w:spacing w:val="-8"/>
          <w:sz w:val="20"/>
        </w:rPr>
        <w:t xml:space="preserve"> </w:t>
      </w:r>
      <w:r>
        <w:rPr>
          <w:sz w:val="20"/>
        </w:rPr>
        <w:t>highly</w:t>
      </w:r>
      <w:r>
        <w:rPr>
          <w:spacing w:val="-8"/>
          <w:sz w:val="20"/>
        </w:rPr>
        <w:t xml:space="preserve"> </w:t>
      </w:r>
      <w:r>
        <w:rPr>
          <w:sz w:val="20"/>
        </w:rPr>
        <w:t>marginalized</w:t>
      </w:r>
      <w:r>
        <w:rPr>
          <w:spacing w:val="-8"/>
          <w:sz w:val="20"/>
        </w:rPr>
        <w:t xml:space="preserve"> </w:t>
      </w:r>
      <w:r>
        <w:rPr>
          <w:sz w:val="20"/>
        </w:rPr>
        <w:t>municipalities. Standard errors are clustered at the municipality level. ***p</w:t>
      </w:r>
      <w:ins w:id="3178" w:author="Editor" w:date="2026-09-13T17:48:00Z">
        <w:r w:rsidR="00A724E6">
          <w:rPr>
            <w:sz w:val="20"/>
          </w:rPr>
          <w:t xml:space="preserve"> </w:t>
        </w:r>
      </w:ins>
      <w:r>
        <w:rPr>
          <w:rFonts w:ascii="Sitka Heading" w:hAnsi="Sitka Heading"/>
          <w:i/>
          <w:sz w:val="20"/>
        </w:rPr>
        <w:t xml:space="preserve">&lt; </w:t>
      </w:r>
      <w:r>
        <w:rPr>
          <w:sz w:val="20"/>
        </w:rPr>
        <w:t>0</w:t>
      </w:r>
      <w:r>
        <w:rPr>
          <w:rFonts w:ascii="Sitka Heading" w:hAnsi="Sitka Heading"/>
          <w:i/>
          <w:sz w:val="20"/>
        </w:rPr>
        <w:t>.</w:t>
      </w:r>
      <w:r>
        <w:rPr>
          <w:sz w:val="20"/>
        </w:rPr>
        <w:t>01, **p</w:t>
      </w:r>
      <w:ins w:id="3179" w:author="Editor" w:date="2026-09-13T17:48:00Z">
        <w:r w:rsidR="00A724E6">
          <w:rPr>
            <w:sz w:val="20"/>
          </w:rPr>
          <w:t xml:space="preserve"> </w:t>
        </w:r>
      </w:ins>
      <w:r>
        <w:rPr>
          <w:rFonts w:ascii="Sitka Heading" w:hAnsi="Sitka Heading"/>
          <w:i/>
          <w:sz w:val="20"/>
        </w:rPr>
        <w:t xml:space="preserve">&lt; </w:t>
      </w:r>
      <w:r>
        <w:rPr>
          <w:sz w:val="20"/>
        </w:rPr>
        <w:t>0</w:t>
      </w:r>
      <w:r>
        <w:rPr>
          <w:rFonts w:ascii="Sitka Heading" w:hAnsi="Sitka Heading"/>
          <w:i/>
          <w:sz w:val="20"/>
        </w:rPr>
        <w:t>.</w:t>
      </w:r>
      <w:r>
        <w:rPr>
          <w:sz w:val="20"/>
        </w:rPr>
        <w:t>05, *p</w:t>
      </w:r>
      <w:ins w:id="3180" w:author="Editor" w:date="2026-09-13T17:48:00Z">
        <w:r w:rsidR="00A724E6">
          <w:rPr>
            <w:sz w:val="20"/>
          </w:rPr>
          <w:t xml:space="preserve"> </w:t>
        </w:r>
      </w:ins>
      <w:r>
        <w:rPr>
          <w:rFonts w:ascii="Sitka Heading" w:hAnsi="Sitka Heading"/>
          <w:i/>
          <w:sz w:val="20"/>
        </w:rPr>
        <w:t xml:space="preserve">&lt; </w:t>
      </w:r>
      <w:r>
        <w:rPr>
          <w:sz w:val="20"/>
        </w:rPr>
        <w:t>0</w:t>
      </w:r>
      <w:r>
        <w:rPr>
          <w:rFonts w:ascii="Sitka Heading" w:hAnsi="Sitka Heading"/>
          <w:i/>
          <w:sz w:val="20"/>
        </w:rPr>
        <w:t>.</w:t>
      </w:r>
      <w:r>
        <w:rPr>
          <w:sz w:val="20"/>
        </w:rPr>
        <w:t>1.</w:t>
      </w:r>
    </w:p>
    <w:p w14:paraId="4959F6AA" w14:textId="77777777" w:rsidR="006F1B3D" w:rsidRDefault="006F1B3D" w:rsidP="008C7539">
      <w:pPr>
        <w:suppressAutoHyphens/>
        <w:spacing w:line="244" w:lineRule="auto"/>
        <w:jc w:val="both"/>
        <w:rPr>
          <w:sz w:val="20"/>
        </w:rPr>
        <w:sectPr w:rsidR="006F1B3D">
          <w:pgSz w:w="12240" w:h="15840"/>
          <w:pgMar w:top="1700" w:right="720" w:bottom="1420" w:left="1440" w:header="0" w:footer="1208" w:gutter="0"/>
          <w:cols w:space="720"/>
        </w:sectPr>
      </w:pPr>
    </w:p>
    <w:p w14:paraId="1B58A7A2" w14:textId="77777777" w:rsidR="006F1B3D" w:rsidRDefault="00191F14" w:rsidP="00C40890">
      <w:pPr>
        <w:pStyle w:val="BodyText"/>
        <w:suppressAutoHyphens/>
        <w:spacing w:before="77" w:after="60" w:line="252" w:lineRule="auto"/>
        <w:ind w:right="720"/>
      </w:pPr>
      <w:bookmarkStart w:id="3181" w:name="_bookmark84"/>
      <w:bookmarkEnd w:id="3181"/>
      <w:r>
        <w:rPr>
          <w:b/>
        </w:rPr>
        <w:lastRenderedPageBreak/>
        <w:t>Table</w:t>
      </w:r>
      <w:r>
        <w:rPr>
          <w:b/>
          <w:spacing w:val="-3"/>
        </w:rPr>
        <w:t xml:space="preserve"> </w:t>
      </w:r>
      <w:r>
        <w:rPr>
          <w:b/>
        </w:rPr>
        <w:t>A.4</w:t>
      </w:r>
      <w:r w:rsidR="00BA667C">
        <w:rPr>
          <w:b/>
        </w:rPr>
        <w:t>.</w:t>
      </w:r>
      <w:r>
        <w:rPr>
          <w:b/>
        </w:rPr>
        <w:t xml:space="preserve"> </w:t>
      </w:r>
      <w:ins w:id="3182" w:author="Editor" w:date="2026-09-08T18:23:00Z">
        <w:r w:rsidR="00CE47F7" w:rsidRPr="00BA667C">
          <w:rPr>
            <w:b/>
          </w:rPr>
          <w:t xml:space="preserve">Effect </w:t>
        </w:r>
      </w:ins>
      <w:del w:id="3183" w:author="Editor" w:date="2026-09-08T18:23:00Z">
        <w:r w:rsidRPr="00BA667C" w:rsidDel="00CE47F7">
          <w:rPr>
            <w:b/>
          </w:rPr>
          <w:delText>E</w:delText>
        </w:r>
        <w:r w:rsidRPr="00BA667C" w:rsidDel="00CE47F7">
          <w:rPr>
            <w:rFonts w:ascii="Arial MT" w:hAnsi="Arial MT"/>
            <w:b/>
          </w:rPr>
          <w:delText>ff</w:delText>
        </w:r>
        <w:r w:rsidRPr="00BA667C" w:rsidDel="00CE47F7">
          <w:rPr>
            <w:b/>
          </w:rPr>
          <w:delText>ect</w:delText>
        </w:r>
        <w:r w:rsidRPr="00BA667C" w:rsidDel="00CE47F7">
          <w:rPr>
            <w:b/>
            <w:spacing w:val="-3"/>
          </w:rPr>
          <w:delText xml:space="preserve"> </w:delText>
        </w:r>
      </w:del>
      <w:r w:rsidRPr="00BA667C">
        <w:rPr>
          <w:b/>
        </w:rPr>
        <w:t>of</w:t>
      </w:r>
      <w:r w:rsidRPr="00BA667C">
        <w:rPr>
          <w:b/>
          <w:spacing w:val="-3"/>
        </w:rPr>
        <w:t xml:space="preserve"> </w:t>
      </w:r>
      <w:r w:rsidRPr="000724F4">
        <w:rPr>
          <w:b/>
        </w:rPr>
        <w:t>Progresa</w:t>
      </w:r>
      <w:r w:rsidRPr="00BA667C">
        <w:rPr>
          <w:b/>
          <w:spacing w:val="-3"/>
        </w:rPr>
        <w:t xml:space="preserve"> </w:t>
      </w:r>
      <w:r w:rsidRPr="00BA667C">
        <w:rPr>
          <w:b/>
        </w:rPr>
        <w:t>on</w:t>
      </w:r>
      <w:r w:rsidRPr="00BA667C">
        <w:rPr>
          <w:b/>
          <w:spacing w:val="-3"/>
        </w:rPr>
        <w:t xml:space="preserve"> </w:t>
      </w:r>
      <w:r w:rsidRPr="00BA667C">
        <w:rPr>
          <w:b/>
        </w:rPr>
        <w:t>Older</w:t>
      </w:r>
      <w:r w:rsidRPr="00BA667C">
        <w:rPr>
          <w:b/>
          <w:spacing w:val="-3"/>
        </w:rPr>
        <w:t xml:space="preserve"> </w:t>
      </w:r>
      <w:r w:rsidRPr="00BA667C">
        <w:rPr>
          <w:b/>
        </w:rPr>
        <w:t>Adults’</w:t>
      </w:r>
      <w:r w:rsidRPr="00BA667C">
        <w:rPr>
          <w:b/>
          <w:spacing w:val="-3"/>
        </w:rPr>
        <w:t xml:space="preserve"> </w:t>
      </w:r>
      <w:r w:rsidRPr="00BA667C">
        <w:rPr>
          <w:b/>
        </w:rPr>
        <w:t>Mortality</w:t>
      </w:r>
      <w:r w:rsidRPr="00BA667C">
        <w:rPr>
          <w:b/>
          <w:spacing w:val="-3"/>
        </w:rPr>
        <w:t xml:space="preserve"> </w:t>
      </w:r>
      <w:r w:rsidRPr="00BA667C">
        <w:rPr>
          <w:b/>
        </w:rPr>
        <w:t>Rate: Replication</w:t>
      </w:r>
      <w:r w:rsidRPr="00BA667C">
        <w:rPr>
          <w:b/>
          <w:spacing w:val="-3"/>
        </w:rPr>
        <w:t xml:space="preserve"> </w:t>
      </w:r>
      <w:r w:rsidRPr="00BA667C">
        <w:rPr>
          <w:b/>
        </w:rPr>
        <w:t>of</w:t>
      </w:r>
      <w:r w:rsidRPr="00BA667C">
        <w:rPr>
          <w:b/>
          <w:spacing w:val="-3"/>
        </w:rPr>
        <w:t xml:space="preserve"> </w:t>
      </w:r>
      <w:r w:rsidRPr="00BA667C">
        <w:rPr>
          <w:b/>
        </w:rPr>
        <w:t>Barham</w:t>
      </w:r>
      <w:r w:rsidRPr="00BA667C">
        <w:rPr>
          <w:b/>
          <w:spacing w:val="-3"/>
        </w:rPr>
        <w:t xml:space="preserve"> </w:t>
      </w:r>
      <w:r w:rsidRPr="00BA667C">
        <w:rPr>
          <w:b/>
        </w:rPr>
        <w:t>and</w:t>
      </w:r>
      <w:r w:rsidRPr="00BA667C">
        <w:rPr>
          <w:b/>
          <w:spacing w:val="-3"/>
        </w:rPr>
        <w:t xml:space="preserve"> </w:t>
      </w:r>
      <w:r w:rsidRPr="00BA667C">
        <w:rPr>
          <w:b/>
        </w:rPr>
        <w:t>Rowberry (2013)</w:t>
      </w:r>
    </w:p>
    <w:p w14:paraId="3323BD75" w14:textId="77777777" w:rsidR="006F1B3D" w:rsidDel="009F43C9" w:rsidRDefault="006F1B3D" w:rsidP="008C7539">
      <w:pPr>
        <w:pStyle w:val="BodyText"/>
        <w:suppressAutoHyphens/>
        <w:spacing w:before="17"/>
        <w:rPr>
          <w:del w:id="3184" w:author="Editor" w:date="2026-09-10T11:23:00Z"/>
          <w:sz w:val="20"/>
        </w:rPr>
      </w:pPr>
    </w:p>
    <w:tbl>
      <w:tblPr>
        <w:tblW w:w="0" w:type="auto"/>
        <w:tblInd w:w="1041" w:type="dxa"/>
        <w:tblLayout w:type="fixed"/>
        <w:tblCellMar>
          <w:left w:w="0" w:type="dxa"/>
          <w:right w:w="0" w:type="dxa"/>
        </w:tblCellMar>
        <w:tblLook w:val="01E0" w:firstRow="1" w:lastRow="1" w:firstColumn="1" w:lastColumn="1" w:noHBand="0" w:noVBand="0"/>
      </w:tblPr>
      <w:tblGrid>
        <w:gridCol w:w="118"/>
        <w:gridCol w:w="3327"/>
        <w:gridCol w:w="234"/>
        <w:gridCol w:w="971"/>
        <w:gridCol w:w="231"/>
        <w:gridCol w:w="971"/>
        <w:gridCol w:w="231"/>
        <w:gridCol w:w="971"/>
        <w:gridCol w:w="115"/>
      </w:tblGrid>
      <w:tr w:rsidR="006F1B3D" w14:paraId="3DE02142" w14:textId="77777777">
        <w:trPr>
          <w:trHeight w:val="332"/>
        </w:trPr>
        <w:tc>
          <w:tcPr>
            <w:tcW w:w="3679" w:type="dxa"/>
            <w:gridSpan w:val="3"/>
            <w:vMerge w:val="restart"/>
            <w:tcBorders>
              <w:top w:val="double" w:sz="4" w:space="0" w:color="000000"/>
              <w:bottom w:val="single" w:sz="8" w:space="0" w:color="000000"/>
            </w:tcBorders>
          </w:tcPr>
          <w:p w14:paraId="7D27EF8B" w14:textId="77777777" w:rsidR="006F1B3D" w:rsidRDefault="006F1B3D" w:rsidP="008C7539">
            <w:pPr>
              <w:pStyle w:val="TableParagraph"/>
              <w:suppressAutoHyphens/>
              <w:rPr>
                <w:sz w:val="20"/>
              </w:rPr>
            </w:pPr>
          </w:p>
        </w:tc>
        <w:tc>
          <w:tcPr>
            <w:tcW w:w="971" w:type="dxa"/>
            <w:tcBorders>
              <w:top w:val="double" w:sz="4" w:space="0" w:color="000000"/>
              <w:bottom w:val="single" w:sz="4" w:space="0" w:color="000000"/>
            </w:tcBorders>
          </w:tcPr>
          <w:p w14:paraId="001D90A0" w14:textId="77777777" w:rsidR="006F1B3D" w:rsidRPr="00BA667C" w:rsidRDefault="00191F14" w:rsidP="008C7539">
            <w:pPr>
              <w:pStyle w:val="TableParagraph"/>
              <w:suppressAutoHyphens/>
              <w:spacing w:line="263" w:lineRule="exact"/>
              <w:ind w:left="7" w:right="5"/>
              <w:jc w:val="center"/>
              <w:rPr>
                <w:b/>
                <w:sz w:val="23"/>
              </w:rPr>
            </w:pPr>
            <w:r w:rsidRPr="00BA667C">
              <w:rPr>
                <w:b/>
                <w:spacing w:val="-2"/>
                <w:sz w:val="23"/>
              </w:rPr>
              <w:t>Pooled</w:t>
            </w:r>
          </w:p>
        </w:tc>
        <w:tc>
          <w:tcPr>
            <w:tcW w:w="231" w:type="dxa"/>
            <w:tcBorders>
              <w:top w:val="double" w:sz="4" w:space="0" w:color="000000"/>
            </w:tcBorders>
          </w:tcPr>
          <w:p w14:paraId="0941F79C" w14:textId="77777777" w:rsidR="006F1B3D" w:rsidRPr="00BA667C" w:rsidRDefault="006F1B3D" w:rsidP="008C7539">
            <w:pPr>
              <w:pStyle w:val="TableParagraph"/>
              <w:suppressAutoHyphens/>
              <w:rPr>
                <w:b/>
                <w:sz w:val="20"/>
              </w:rPr>
            </w:pPr>
          </w:p>
        </w:tc>
        <w:tc>
          <w:tcPr>
            <w:tcW w:w="971" w:type="dxa"/>
            <w:tcBorders>
              <w:top w:val="double" w:sz="4" w:space="0" w:color="000000"/>
              <w:bottom w:val="single" w:sz="4" w:space="0" w:color="000000"/>
            </w:tcBorders>
          </w:tcPr>
          <w:p w14:paraId="42C4D8F7" w14:textId="77777777" w:rsidR="006F1B3D" w:rsidRPr="00BA667C" w:rsidRDefault="00191F14" w:rsidP="008C7539">
            <w:pPr>
              <w:pStyle w:val="TableParagraph"/>
              <w:suppressAutoHyphens/>
              <w:spacing w:line="263" w:lineRule="exact"/>
              <w:ind w:left="7" w:right="2"/>
              <w:jc w:val="center"/>
              <w:rPr>
                <w:b/>
                <w:sz w:val="23"/>
              </w:rPr>
            </w:pPr>
            <w:r w:rsidRPr="00BA667C">
              <w:rPr>
                <w:b/>
                <w:spacing w:val="-2"/>
                <w:sz w:val="23"/>
              </w:rPr>
              <w:t>Females</w:t>
            </w:r>
          </w:p>
        </w:tc>
        <w:tc>
          <w:tcPr>
            <w:tcW w:w="231" w:type="dxa"/>
            <w:tcBorders>
              <w:top w:val="double" w:sz="4" w:space="0" w:color="000000"/>
            </w:tcBorders>
          </w:tcPr>
          <w:p w14:paraId="14C453EA" w14:textId="77777777" w:rsidR="006F1B3D" w:rsidRPr="00BA667C" w:rsidRDefault="006F1B3D" w:rsidP="008C7539">
            <w:pPr>
              <w:pStyle w:val="TableParagraph"/>
              <w:suppressAutoHyphens/>
              <w:rPr>
                <w:b/>
                <w:sz w:val="20"/>
              </w:rPr>
            </w:pPr>
          </w:p>
        </w:tc>
        <w:tc>
          <w:tcPr>
            <w:tcW w:w="971" w:type="dxa"/>
            <w:tcBorders>
              <w:top w:val="double" w:sz="4" w:space="0" w:color="000000"/>
              <w:bottom w:val="single" w:sz="4" w:space="0" w:color="000000"/>
            </w:tcBorders>
          </w:tcPr>
          <w:p w14:paraId="4AD3FA8B" w14:textId="77777777" w:rsidR="006F1B3D" w:rsidRPr="00BA667C" w:rsidRDefault="00191F14" w:rsidP="008C7539">
            <w:pPr>
              <w:pStyle w:val="TableParagraph"/>
              <w:suppressAutoHyphens/>
              <w:spacing w:line="263" w:lineRule="exact"/>
              <w:ind w:left="7"/>
              <w:jc w:val="center"/>
              <w:rPr>
                <w:b/>
                <w:sz w:val="23"/>
              </w:rPr>
            </w:pPr>
            <w:r w:rsidRPr="00BA667C">
              <w:rPr>
                <w:b/>
                <w:spacing w:val="-2"/>
                <w:sz w:val="23"/>
              </w:rPr>
              <w:t>Males</w:t>
            </w:r>
          </w:p>
        </w:tc>
        <w:tc>
          <w:tcPr>
            <w:tcW w:w="115" w:type="dxa"/>
            <w:vMerge w:val="restart"/>
            <w:tcBorders>
              <w:top w:val="double" w:sz="4" w:space="0" w:color="000000"/>
              <w:bottom w:val="single" w:sz="8" w:space="0" w:color="000000"/>
            </w:tcBorders>
          </w:tcPr>
          <w:p w14:paraId="413F8BB9" w14:textId="77777777" w:rsidR="006F1B3D" w:rsidRDefault="006F1B3D" w:rsidP="008C7539">
            <w:pPr>
              <w:pStyle w:val="TableParagraph"/>
              <w:suppressAutoHyphens/>
              <w:rPr>
                <w:sz w:val="20"/>
              </w:rPr>
            </w:pPr>
          </w:p>
        </w:tc>
      </w:tr>
      <w:tr w:rsidR="006F1B3D" w14:paraId="563701F3" w14:textId="77777777">
        <w:trPr>
          <w:trHeight w:val="345"/>
        </w:trPr>
        <w:tc>
          <w:tcPr>
            <w:tcW w:w="3679" w:type="dxa"/>
            <w:gridSpan w:val="3"/>
            <w:vMerge/>
            <w:tcBorders>
              <w:top w:val="nil"/>
              <w:bottom w:val="single" w:sz="8" w:space="0" w:color="000000"/>
            </w:tcBorders>
          </w:tcPr>
          <w:p w14:paraId="5A68ADC7" w14:textId="77777777" w:rsidR="006F1B3D" w:rsidRDefault="006F1B3D" w:rsidP="008C7539">
            <w:pPr>
              <w:suppressAutoHyphens/>
              <w:rPr>
                <w:sz w:val="2"/>
                <w:szCs w:val="2"/>
              </w:rPr>
            </w:pPr>
          </w:p>
        </w:tc>
        <w:tc>
          <w:tcPr>
            <w:tcW w:w="971" w:type="dxa"/>
            <w:tcBorders>
              <w:top w:val="single" w:sz="4" w:space="0" w:color="000000"/>
              <w:bottom w:val="single" w:sz="8" w:space="0" w:color="000000"/>
            </w:tcBorders>
          </w:tcPr>
          <w:p w14:paraId="7CDF8C19" w14:textId="77777777" w:rsidR="006F1B3D" w:rsidRPr="00BA667C" w:rsidRDefault="00191F14" w:rsidP="008C7539">
            <w:pPr>
              <w:pStyle w:val="TableParagraph"/>
              <w:suppressAutoHyphens/>
              <w:spacing w:before="45"/>
              <w:ind w:left="7" w:right="5"/>
              <w:jc w:val="center"/>
              <w:rPr>
                <w:b/>
                <w:sz w:val="23"/>
              </w:rPr>
            </w:pPr>
            <w:r w:rsidRPr="00BA667C">
              <w:rPr>
                <w:b/>
                <w:spacing w:val="-5"/>
                <w:sz w:val="23"/>
              </w:rPr>
              <w:t>(1)</w:t>
            </w:r>
          </w:p>
        </w:tc>
        <w:tc>
          <w:tcPr>
            <w:tcW w:w="231" w:type="dxa"/>
            <w:tcBorders>
              <w:bottom w:val="single" w:sz="8" w:space="0" w:color="000000"/>
            </w:tcBorders>
          </w:tcPr>
          <w:p w14:paraId="270E8EFF" w14:textId="77777777" w:rsidR="006F1B3D" w:rsidRPr="00BA667C" w:rsidRDefault="006F1B3D" w:rsidP="008C7539">
            <w:pPr>
              <w:pStyle w:val="TableParagraph"/>
              <w:suppressAutoHyphens/>
              <w:rPr>
                <w:b/>
                <w:sz w:val="20"/>
              </w:rPr>
            </w:pPr>
          </w:p>
        </w:tc>
        <w:tc>
          <w:tcPr>
            <w:tcW w:w="971" w:type="dxa"/>
            <w:tcBorders>
              <w:top w:val="single" w:sz="4" w:space="0" w:color="000000"/>
              <w:bottom w:val="single" w:sz="8" w:space="0" w:color="000000"/>
            </w:tcBorders>
          </w:tcPr>
          <w:p w14:paraId="7490A679" w14:textId="77777777" w:rsidR="006F1B3D" w:rsidRPr="00BA667C" w:rsidRDefault="00191F14" w:rsidP="008C7539">
            <w:pPr>
              <w:pStyle w:val="TableParagraph"/>
              <w:suppressAutoHyphens/>
              <w:spacing w:before="45"/>
              <w:ind w:left="7" w:right="3"/>
              <w:jc w:val="center"/>
              <w:rPr>
                <w:b/>
                <w:sz w:val="23"/>
              </w:rPr>
            </w:pPr>
            <w:r w:rsidRPr="00BA667C">
              <w:rPr>
                <w:b/>
                <w:spacing w:val="-5"/>
                <w:sz w:val="23"/>
              </w:rPr>
              <w:t>(2)</w:t>
            </w:r>
          </w:p>
        </w:tc>
        <w:tc>
          <w:tcPr>
            <w:tcW w:w="231" w:type="dxa"/>
            <w:tcBorders>
              <w:bottom w:val="single" w:sz="8" w:space="0" w:color="000000"/>
            </w:tcBorders>
          </w:tcPr>
          <w:p w14:paraId="6C4F67FD" w14:textId="77777777" w:rsidR="006F1B3D" w:rsidRPr="00BA667C" w:rsidRDefault="006F1B3D" w:rsidP="008C7539">
            <w:pPr>
              <w:pStyle w:val="TableParagraph"/>
              <w:suppressAutoHyphens/>
              <w:rPr>
                <w:b/>
                <w:sz w:val="20"/>
              </w:rPr>
            </w:pPr>
          </w:p>
        </w:tc>
        <w:tc>
          <w:tcPr>
            <w:tcW w:w="971" w:type="dxa"/>
            <w:tcBorders>
              <w:top w:val="single" w:sz="4" w:space="0" w:color="000000"/>
              <w:bottom w:val="single" w:sz="8" w:space="0" w:color="000000"/>
            </w:tcBorders>
          </w:tcPr>
          <w:p w14:paraId="3D5554D0" w14:textId="77777777" w:rsidR="006F1B3D" w:rsidRPr="00BA667C" w:rsidRDefault="00191F14" w:rsidP="008C7539">
            <w:pPr>
              <w:pStyle w:val="TableParagraph"/>
              <w:suppressAutoHyphens/>
              <w:spacing w:before="45"/>
              <w:ind w:left="7"/>
              <w:jc w:val="center"/>
              <w:rPr>
                <w:b/>
                <w:sz w:val="23"/>
              </w:rPr>
            </w:pPr>
            <w:r w:rsidRPr="00BA667C">
              <w:rPr>
                <w:b/>
                <w:spacing w:val="-5"/>
                <w:sz w:val="23"/>
              </w:rPr>
              <w:t>(3)</w:t>
            </w:r>
          </w:p>
        </w:tc>
        <w:tc>
          <w:tcPr>
            <w:tcW w:w="115" w:type="dxa"/>
            <w:vMerge/>
            <w:tcBorders>
              <w:top w:val="nil"/>
              <w:bottom w:val="single" w:sz="8" w:space="0" w:color="000000"/>
            </w:tcBorders>
          </w:tcPr>
          <w:p w14:paraId="0DA38BCD" w14:textId="77777777" w:rsidR="006F1B3D" w:rsidRDefault="006F1B3D" w:rsidP="008C7539">
            <w:pPr>
              <w:suppressAutoHyphens/>
              <w:rPr>
                <w:sz w:val="2"/>
                <w:szCs w:val="2"/>
              </w:rPr>
            </w:pPr>
          </w:p>
        </w:tc>
      </w:tr>
      <w:tr w:rsidR="006F1B3D" w14:paraId="22D69434" w14:textId="77777777">
        <w:trPr>
          <w:trHeight w:val="354"/>
        </w:trPr>
        <w:tc>
          <w:tcPr>
            <w:tcW w:w="118" w:type="dxa"/>
            <w:tcBorders>
              <w:top w:val="single" w:sz="8" w:space="0" w:color="000000"/>
            </w:tcBorders>
          </w:tcPr>
          <w:p w14:paraId="1752B640" w14:textId="77777777" w:rsidR="006F1B3D" w:rsidRDefault="006F1B3D" w:rsidP="008C7539">
            <w:pPr>
              <w:pStyle w:val="TableParagraph"/>
              <w:suppressAutoHyphens/>
              <w:rPr>
                <w:sz w:val="20"/>
              </w:rPr>
            </w:pPr>
          </w:p>
        </w:tc>
        <w:tc>
          <w:tcPr>
            <w:tcW w:w="3327" w:type="dxa"/>
            <w:tcBorders>
              <w:top w:val="single" w:sz="8" w:space="0" w:color="000000"/>
            </w:tcBorders>
          </w:tcPr>
          <w:p w14:paraId="5B266919" w14:textId="77777777" w:rsidR="006F1B3D" w:rsidRPr="00C40890" w:rsidRDefault="00191F14" w:rsidP="009F43C9">
            <w:pPr>
              <w:pStyle w:val="TableParagraph"/>
              <w:suppressAutoHyphens/>
              <w:spacing w:before="51"/>
              <w:rPr>
                <w:sz w:val="23"/>
              </w:rPr>
            </w:pPr>
            <w:r w:rsidRPr="00C40890">
              <w:rPr>
                <w:sz w:val="23"/>
              </w:rPr>
              <w:t>Panel</w:t>
            </w:r>
            <w:r w:rsidRPr="00C40890">
              <w:rPr>
                <w:spacing w:val="1"/>
                <w:sz w:val="23"/>
              </w:rPr>
              <w:t xml:space="preserve"> </w:t>
            </w:r>
            <w:r w:rsidRPr="00C40890">
              <w:rPr>
                <w:sz w:val="23"/>
              </w:rPr>
              <w:t>A:</w:t>
            </w:r>
            <w:r w:rsidRPr="00C40890">
              <w:rPr>
                <w:spacing w:val="2"/>
                <w:sz w:val="23"/>
              </w:rPr>
              <w:t xml:space="preserve"> </w:t>
            </w:r>
            <w:r w:rsidRPr="00C40890">
              <w:rPr>
                <w:sz w:val="23"/>
              </w:rPr>
              <w:t>B</w:t>
            </w:r>
            <w:ins w:id="3185" w:author="Editor" w:date="2026-09-10T11:22:00Z">
              <w:r w:rsidR="009F43C9" w:rsidRPr="00C40890">
                <w:rPr>
                  <w:sz w:val="23"/>
                </w:rPr>
                <w:t>arham and Rowberry</w:t>
              </w:r>
            </w:ins>
            <w:del w:id="3186" w:author="Editor" w:date="2026-09-10T11:22:00Z">
              <w:r w:rsidRPr="00C40890" w:rsidDel="009F43C9">
                <w:rPr>
                  <w:sz w:val="23"/>
                </w:rPr>
                <w:delText>R</w:delText>
              </w:r>
              <w:r w:rsidRPr="00C40890" w:rsidDel="009F43C9">
                <w:rPr>
                  <w:spacing w:val="1"/>
                  <w:sz w:val="23"/>
                </w:rPr>
                <w:delText xml:space="preserve"> </w:delText>
              </w:r>
            </w:del>
            <w:ins w:id="3187" w:author="Editor" w:date="2026-09-10T11:22:00Z">
              <w:r w:rsidR="009F43C9" w:rsidRPr="00C40890">
                <w:rPr>
                  <w:spacing w:val="1"/>
                  <w:sz w:val="23"/>
                </w:rPr>
                <w:t xml:space="preserve"> </w:t>
              </w:r>
            </w:ins>
            <w:r w:rsidRPr="00C40890">
              <w:rPr>
                <w:spacing w:val="-2"/>
                <w:sz w:val="23"/>
              </w:rPr>
              <w:t>(2013)</w:t>
            </w:r>
          </w:p>
        </w:tc>
        <w:tc>
          <w:tcPr>
            <w:tcW w:w="234" w:type="dxa"/>
            <w:tcBorders>
              <w:top w:val="single" w:sz="8" w:space="0" w:color="000000"/>
            </w:tcBorders>
          </w:tcPr>
          <w:p w14:paraId="6B9AD898" w14:textId="77777777" w:rsidR="006F1B3D" w:rsidRDefault="006F1B3D" w:rsidP="008C7539">
            <w:pPr>
              <w:pStyle w:val="TableParagraph"/>
              <w:suppressAutoHyphens/>
              <w:rPr>
                <w:sz w:val="20"/>
              </w:rPr>
            </w:pPr>
          </w:p>
        </w:tc>
        <w:tc>
          <w:tcPr>
            <w:tcW w:w="971" w:type="dxa"/>
            <w:tcBorders>
              <w:top w:val="single" w:sz="8" w:space="0" w:color="000000"/>
            </w:tcBorders>
          </w:tcPr>
          <w:p w14:paraId="2E742A5E" w14:textId="77777777" w:rsidR="006F1B3D" w:rsidRDefault="006F1B3D" w:rsidP="008C7539">
            <w:pPr>
              <w:pStyle w:val="TableParagraph"/>
              <w:suppressAutoHyphens/>
              <w:rPr>
                <w:sz w:val="20"/>
              </w:rPr>
            </w:pPr>
          </w:p>
        </w:tc>
        <w:tc>
          <w:tcPr>
            <w:tcW w:w="231" w:type="dxa"/>
            <w:tcBorders>
              <w:top w:val="single" w:sz="8" w:space="0" w:color="000000"/>
            </w:tcBorders>
          </w:tcPr>
          <w:p w14:paraId="398A2866" w14:textId="77777777" w:rsidR="006F1B3D" w:rsidRDefault="006F1B3D" w:rsidP="008C7539">
            <w:pPr>
              <w:pStyle w:val="TableParagraph"/>
              <w:suppressAutoHyphens/>
              <w:rPr>
                <w:sz w:val="20"/>
              </w:rPr>
            </w:pPr>
          </w:p>
        </w:tc>
        <w:tc>
          <w:tcPr>
            <w:tcW w:w="971" w:type="dxa"/>
            <w:tcBorders>
              <w:top w:val="single" w:sz="8" w:space="0" w:color="000000"/>
            </w:tcBorders>
          </w:tcPr>
          <w:p w14:paraId="043C9924" w14:textId="77777777" w:rsidR="006F1B3D" w:rsidRDefault="006F1B3D" w:rsidP="008C7539">
            <w:pPr>
              <w:pStyle w:val="TableParagraph"/>
              <w:suppressAutoHyphens/>
              <w:rPr>
                <w:sz w:val="20"/>
              </w:rPr>
            </w:pPr>
          </w:p>
        </w:tc>
        <w:tc>
          <w:tcPr>
            <w:tcW w:w="231" w:type="dxa"/>
            <w:tcBorders>
              <w:top w:val="single" w:sz="8" w:space="0" w:color="000000"/>
            </w:tcBorders>
          </w:tcPr>
          <w:p w14:paraId="23CBA384" w14:textId="77777777" w:rsidR="006F1B3D" w:rsidRDefault="006F1B3D" w:rsidP="008C7539">
            <w:pPr>
              <w:pStyle w:val="TableParagraph"/>
              <w:suppressAutoHyphens/>
              <w:rPr>
                <w:sz w:val="20"/>
              </w:rPr>
            </w:pPr>
          </w:p>
        </w:tc>
        <w:tc>
          <w:tcPr>
            <w:tcW w:w="971" w:type="dxa"/>
            <w:tcBorders>
              <w:top w:val="single" w:sz="8" w:space="0" w:color="000000"/>
            </w:tcBorders>
          </w:tcPr>
          <w:p w14:paraId="564CC396" w14:textId="77777777" w:rsidR="006F1B3D" w:rsidRDefault="006F1B3D" w:rsidP="008C7539">
            <w:pPr>
              <w:pStyle w:val="TableParagraph"/>
              <w:suppressAutoHyphens/>
              <w:rPr>
                <w:sz w:val="20"/>
              </w:rPr>
            </w:pPr>
          </w:p>
        </w:tc>
        <w:tc>
          <w:tcPr>
            <w:tcW w:w="115" w:type="dxa"/>
            <w:tcBorders>
              <w:top w:val="single" w:sz="8" w:space="0" w:color="000000"/>
            </w:tcBorders>
          </w:tcPr>
          <w:p w14:paraId="59F83A04" w14:textId="77777777" w:rsidR="006F1B3D" w:rsidRDefault="006F1B3D" w:rsidP="008C7539">
            <w:pPr>
              <w:pStyle w:val="TableParagraph"/>
              <w:suppressAutoHyphens/>
              <w:rPr>
                <w:sz w:val="20"/>
              </w:rPr>
            </w:pPr>
          </w:p>
        </w:tc>
      </w:tr>
      <w:tr w:rsidR="006F1B3D" w14:paraId="4C6DEE54" w14:textId="77777777">
        <w:trPr>
          <w:trHeight w:val="716"/>
        </w:trPr>
        <w:tc>
          <w:tcPr>
            <w:tcW w:w="118" w:type="dxa"/>
          </w:tcPr>
          <w:p w14:paraId="1D00662F" w14:textId="77777777" w:rsidR="006F1B3D" w:rsidRDefault="006F1B3D" w:rsidP="008C7539">
            <w:pPr>
              <w:pStyle w:val="TableParagraph"/>
              <w:suppressAutoHyphens/>
              <w:rPr>
                <w:sz w:val="20"/>
              </w:rPr>
            </w:pPr>
          </w:p>
        </w:tc>
        <w:tc>
          <w:tcPr>
            <w:tcW w:w="3327" w:type="dxa"/>
          </w:tcPr>
          <w:p w14:paraId="335CE401" w14:textId="77777777" w:rsidR="006F1B3D" w:rsidRPr="009D0EF3" w:rsidRDefault="00191F14" w:rsidP="008C7539">
            <w:pPr>
              <w:pStyle w:val="TableParagraph"/>
              <w:suppressAutoHyphens/>
              <w:spacing w:line="20" w:lineRule="exact"/>
              <w:rPr>
                <w:sz w:val="2"/>
              </w:rPr>
            </w:pPr>
            <w:r w:rsidRPr="009D0EF3">
              <w:rPr>
                <w:noProof/>
                <w:sz w:val="2"/>
              </w:rPr>
              <mc:AlternateContent>
                <mc:Choice Requires="wpg">
                  <w:drawing>
                    <wp:inline distT="0" distB="0" distL="0" distR="0" wp14:anchorId="7A7A965D" wp14:editId="4BE771CF">
                      <wp:extent cx="1177925" cy="8890"/>
                      <wp:effectExtent l="9525" t="0" r="3175" b="635"/>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7925" cy="8890"/>
                                <a:chOff x="0" y="0"/>
                                <a:chExt cx="1177925" cy="8890"/>
                              </a:xfrm>
                            </wpg:grpSpPr>
                            <wps:wsp>
                              <wps:cNvPr id="678" name="Graphic 678"/>
                              <wps:cNvSpPr/>
                              <wps:spPr>
                                <a:xfrm>
                                  <a:off x="0" y="4205"/>
                                  <a:ext cx="1177925" cy="1270"/>
                                </a:xfrm>
                                <a:custGeom>
                                  <a:avLst/>
                                  <a:gdLst/>
                                  <a:ahLst/>
                                  <a:cxnLst/>
                                  <a:rect l="l" t="t" r="r" b="b"/>
                                  <a:pathLst>
                                    <a:path w="1177925">
                                      <a:moveTo>
                                        <a:pt x="0" y="0"/>
                                      </a:moveTo>
                                      <a:lnTo>
                                        <a:pt x="1177700" y="0"/>
                                      </a:lnTo>
                                    </a:path>
                                  </a:pathLst>
                                </a:custGeom>
                                <a:ln w="84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C9E9EC" id="Group 677" o:spid="_x0000_s1026" style="width:92.75pt;height:.7pt;mso-position-horizontal-relative:char;mso-position-vertical-relative:line" coordsize="117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">
                      <v:shape id="Graphic 678" o:spid="_x0000_s1027" style="position:absolute;top:42;width:11779;height:12;visibility:visible;mso-wrap-style:square;v-text-anchor:top" coordsize="1177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" path="m,l1177700,e" filled="f" strokeweight=".23364mm">
                        <v:path arrowok="t"/>
                      </v:shape>
                      <w10:anchorlock/>
                    </v:group>
                  </w:pict>
                </mc:Fallback>
              </mc:AlternateContent>
            </w:r>
          </w:p>
          <w:p w14:paraId="0DA3C66B" w14:textId="77777777" w:rsidR="006F1B3D" w:rsidRPr="00C40890" w:rsidRDefault="00191F14" w:rsidP="00BA336D">
            <w:pPr>
              <w:pStyle w:val="TableParagraph"/>
              <w:suppressAutoHyphens/>
              <w:rPr>
                <w:sz w:val="23"/>
              </w:rPr>
            </w:pPr>
            <w:del w:id="3188" w:author="Editor" w:date="2026-09-11T11:44:00Z">
              <w:r w:rsidRPr="00C40890" w:rsidDel="0085492B">
                <w:rPr>
                  <w:sz w:val="23"/>
                </w:rPr>
                <w:delText>2</w:delText>
              </w:r>
            </w:del>
            <w:ins w:id="3189" w:author="Editor" w:date="2026-09-11T11:44:00Z">
              <w:r w:rsidR="0085492B">
                <w:rPr>
                  <w:sz w:val="23"/>
                </w:rPr>
                <w:t>Two</w:t>
              </w:r>
            </w:ins>
            <w:r w:rsidRPr="00C40890">
              <w:rPr>
                <w:sz w:val="23"/>
              </w:rPr>
              <w:t>-y</w:t>
            </w:r>
            <w:ins w:id="3190" w:author="Editor" w:date="2026-09-10T11:22:00Z">
              <w:r w:rsidR="009F43C9" w:rsidRPr="00C40890">
                <w:rPr>
                  <w:sz w:val="23"/>
                </w:rPr>
                <w:t>e</w:t>
              </w:r>
            </w:ins>
            <w:ins w:id="3191" w:author="Editor" w:date="2026-09-11T11:26:00Z">
              <w:r w:rsidR="0071283D">
                <w:rPr>
                  <w:sz w:val="23"/>
                </w:rPr>
                <w:t>a</w:t>
              </w:r>
            </w:ins>
            <w:r w:rsidRPr="00C40890">
              <w:rPr>
                <w:sz w:val="23"/>
              </w:rPr>
              <w:t>r</w:t>
            </w:r>
            <w:r w:rsidRPr="00C40890">
              <w:rPr>
                <w:spacing w:val="6"/>
                <w:sz w:val="23"/>
              </w:rPr>
              <w:t xml:space="preserve"> </w:t>
            </w:r>
            <w:r w:rsidRPr="00C40890">
              <w:rPr>
                <w:sz w:val="23"/>
              </w:rPr>
              <w:t>lagged</w:t>
            </w:r>
            <w:r w:rsidRPr="00C40890">
              <w:rPr>
                <w:spacing w:val="7"/>
                <w:sz w:val="23"/>
              </w:rPr>
              <w:t xml:space="preserve"> </w:t>
            </w:r>
            <w:del w:id="3192" w:author="Editor" w:date="2026-09-12T15:31:00Z">
              <w:r w:rsidRPr="00C40890" w:rsidDel="00BA336D">
                <w:rPr>
                  <w:spacing w:val="-2"/>
                  <w:sz w:val="23"/>
                </w:rPr>
                <w:delText>Intensity</w:delText>
              </w:r>
            </w:del>
            <w:ins w:id="3193" w:author="Editor" w:date="2026-09-12T15:31:00Z">
              <w:r w:rsidR="00BA336D">
                <w:rPr>
                  <w:spacing w:val="-2"/>
                  <w:sz w:val="23"/>
                </w:rPr>
                <w:t>i</w:t>
              </w:r>
              <w:r w:rsidR="00BA336D" w:rsidRPr="00C40890">
                <w:rPr>
                  <w:spacing w:val="-2"/>
                  <w:sz w:val="23"/>
                </w:rPr>
                <w:t>ntensity</w:t>
              </w:r>
            </w:ins>
          </w:p>
        </w:tc>
        <w:tc>
          <w:tcPr>
            <w:tcW w:w="234" w:type="dxa"/>
          </w:tcPr>
          <w:p w14:paraId="5EFFB85B" w14:textId="77777777" w:rsidR="006F1B3D" w:rsidRDefault="006F1B3D" w:rsidP="008C7539">
            <w:pPr>
              <w:pStyle w:val="TableParagraph"/>
              <w:suppressAutoHyphens/>
              <w:rPr>
                <w:sz w:val="20"/>
              </w:rPr>
            </w:pPr>
          </w:p>
        </w:tc>
        <w:tc>
          <w:tcPr>
            <w:tcW w:w="971" w:type="dxa"/>
          </w:tcPr>
          <w:p w14:paraId="135071D3" w14:textId="77777777" w:rsidR="006F1B3D" w:rsidRDefault="00191F14" w:rsidP="008C7539">
            <w:pPr>
              <w:pStyle w:val="TableParagraph"/>
              <w:suppressAutoHyphens/>
              <w:spacing w:before="5" w:line="259" w:lineRule="auto"/>
              <w:ind w:left="200" w:hanging="139"/>
              <w:rPr>
                <w:sz w:val="23"/>
              </w:rPr>
            </w:pPr>
            <w:r>
              <w:rPr>
                <w:spacing w:val="-2"/>
                <w:sz w:val="23"/>
              </w:rPr>
              <w:t>-6.37*** (1.04)</w:t>
            </w:r>
          </w:p>
        </w:tc>
        <w:tc>
          <w:tcPr>
            <w:tcW w:w="231" w:type="dxa"/>
          </w:tcPr>
          <w:p w14:paraId="102B5B4F" w14:textId="77777777" w:rsidR="006F1B3D" w:rsidRDefault="006F1B3D" w:rsidP="008C7539">
            <w:pPr>
              <w:pStyle w:val="TableParagraph"/>
              <w:suppressAutoHyphens/>
              <w:rPr>
                <w:sz w:val="20"/>
              </w:rPr>
            </w:pPr>
          </w:p>
        </w:tc>
        <w:tc>
          <w:tcPr>
            <w:tcW w:w="971" w:type="dxa"/>
          </w:tcPr>
          <w:p w14:paraId="6A5AAD41" w14:textId="77777777" w:rsidR="006F1B3D" w:rsidRDefault="00191F14" w:rsidP="008C7539">
            <w:pPr>
              <w:pStyle w:val="TableParagraph"/>
              <w:suppressAutoHyphens/>
              <w:spacing w:before="5" w:line="259" w:lineRule="auto"/>
              <w:ind w:left="202" w:hanging="139"/>
              <w:rPr>
                <w:sz w:val="23"/>
              </w:rPr>
            </w:pPr>
            <w:r>
              <w:rPr>
                <w:spacing w:val="-2"/>
                <w:sz w:val="23"/>
              </w:rPr>
              <w:t>-6.46*** (1.31)</w:t>
            </w:r>
          </w:p>
        </w:tc>
        <w:tc>
          <w:tcPr>
            <w:tcW w:w="231" w:type="dxa"/>
          </w:tcPr>
          <w:p w14:paraId="33B5825C" w14:textId="77777777" w:rsidR="006F1B3D" w:rsidRDefault="006F1B3D" w:rsidP="008C7539">
            <w:pPr>
              <w:pStyle w:val="TableParagraph"/>
              <w:suppressAutoHyphens/>
              <w:rPr>
                <w:sz w:val="20"/>
              </w:rPr>
            </w:pPr>
          </w:p>
        </w:tc>
        <w:tc>
          <w:tcPr>
            <w:tcW w:w="971" w:type="dxa"/>
          </w:tcPr>
          <w:p w14:paraId="5556E4E7" w14:textId="77777777" w:rsidR="006F1B3D" w:rsidRDefault="00191F14" w:rsidP="008C7539">
            <w:pPr>
              <w:pStyle w:val="TableParagraph"/>
              <w:suppressAutoHyphens/>
              <w:spacing w:before="5" w:line="259" w:lineRule="auto"/>
              <w:ind w:left="203" w:hanging="139"/>
              <w:rPr>
                <w:sz w:val="23"/>
              </w:rPr>
            </w:pPr>
            <w:r>
              <w:rPr>
                <w:spacing w:val="-2"/>
                <w:sz w:val="23"/>
              </w:rPr>
              <w:t>-6.42*** (1.42)</w:t>
            </w:r>
          </w:p>
        </w:tc>
        <w:tc>
          <w:tcPr>
            <w:tcW w:w="115" w:type="dxa"/>
          </w:tcPr>
          <w:p w14:paraId="019857D3" w14:textId="77777777" w:rsidR="006F1B3D" w:rsidRDefault="006F1B3D" w:rsidP="008C7539">
            <w:pPr>
              <w:pStyle w:val="TableParagraph"/>
              <w:suppressAutoHyphens/>
              <w:rPr>
                <w:sz w:val="20"/>
              </w:rPr>
            </w:pPr>
          </w:p>
        </w:tc>
      </w:tr>
      <w:tr w:rsidR="006F1B3D" w14:paraId="6E3787B1" w14:textId="77777777">
        <w:trPr>
          <w:trHeight w:val="429"/>
        </w:trPr>
        <w:tc>
          <w:tcPr>
            <w:tcW w:w="118" w:type="dxa"/>
          </w:tcPr>
          <w:p w14:paraId="305CDA98" w14:textId="77777777" w:rsidR="006F1B3D" w:rsidRDefault="006F1B3D" w:rsidP="008C7539">
            <w:pPr>
              <w:pStyle w:val="TableParagraph"/>
              <w:suppressAutoHyphens/>
              <w:rPr>
                <w:sz w:val="20"/>
              </w:rPr>
            </w:pPr>
          </w:p>
        </w:tc>
        <w:tc>
          <w:tcPr>
            <w:tcW w:w="3327" w:type="dxa"/>
          </w:tcPr>
          <w:p w14:paraId="753AC27F" w14:textId="77777777" w:rsidR="006F1B3D" w:rsidRDefault="00191F14" w:rsidP="008C7539">
            <w:pPr>
              <w:pStyle w:val="TableParagraph"/>
              <w:suppressAutoHyphens/>
              <w:spacing w:before="147" w:line="262" w:lineRule="exact"/>
              <w:rPr>
                <w:sz w:val="23"/>
              </w:rPr>
            </w:pPr>
            <w:r>
              <w:rPr>
                <w:sz w:val="23"/>
              </w:rPr>
              <w:t>Mean</w:t>
            </w:r>
            <w:r>
              <w:rPr>
                <w:spacing w:val="11"/>
                <w:sz w:val="23"/>
              </w:rPr>
              <w:t xml:space="preserve"> </w:t>
            </w:r>
            <w:r>
              <w:rPr>
                <w:spacing w:val="-4"/>
                <w:sz w:val="23"/>
              </w:rPr>
              <w:t>1996</w:t>
            </w:r>
          </w:p>
        </w:tc>
        <w:tc>
          <w:tcPr>
            <w:tcW w:w="234" w:type="dxa"/>
          </w:tcPr>
          <w:p w14:paraId="6A4474B3" w14:textId="77777777" w:rsidR="006F1B3D" w:rsidRDefault="006F1B3D" w:rsidP="008C7539">
            <w:pPr>
              <w:pStyle w:val="TableParagraph"/>
              <w:suppressAutoHyphens/>
              <w:rPr>
                <w:sz w:val="20"/>
              </w:rPr>
            </w:pPr>
          </w:p>
        </w:tc>
        <w:tc>
          <w:tcPr>
            <w:tcW w:w="971" w:type="dxa"/>
          </w:tcPr>
          <w:p w14:paraId="5F3DECE3" w14:textId="77777777" w:rsidR="006F1B3D" w:rsidRDefault="00191F14" w:rsidP="008C7539">
            <w:pPr>
              <w:pStyle w:val="TableParagraph"/>
              <w:suppressAutoHyphens/>
              <w:spacing w:before="147" w:line="262" w:lineRule="exact"/>
              <w:ind w:left="7" w:right="5"/>
              <w:jc w:val="center"/>
              <w:rPr>
                <w:sz w:val="23"/>
              </w:rPr>
            </w:pPr>
            <w:r>
              <w:rPr>
                <w:spacing w:val="-4"/>
                <w:sz w:val="23"/>
              </w:rPr>
              <w:t>47.5</w:t>
            </w:r>
          </w:p>
        </w:tc>
        <w:tc>
          <w:tcPr>
            <w:tcW w:w="231" w:type="dxa"/>
          </w:tcPr>
          <w:p w14:paraId="65B5B5F3" w14:textId="77777777" w:rsidR="006F1B3D" w:rsidRDefault="006F1B3D" w:rsidP="008C7539">
            <w:pPr>
              <w:pStyle w:val="TableParagraph"/>
              <w:suppressAutoHyphens/>
              <w:rPr>
                <w:sz w:val="20"/>
              </w:rPr>
            </w:pPr>
          </w:p>
        </w:tc>
        <w:tc>
          <w:tcPr>
            <w:tcW w:w="971" w:type="dxa"/>
          </w:tcPr>
          <w:p w14:paraId="0712244A" w14:textId="77777777" w:rsidR="006F1B3D" w:rsidRDefault="00191F14" w:rsidP="008C7539">
            <w:pPr>
              <w:pStyle w:val="TableParagraph"/>
              <w:suppressAutoHyphens/>
              <w:spacing w:before="147" w:line="262" w:lineRule="exact"/>
              <w:ind w:left="7" w:right="3"/>
              <w:jc w:val="center"/>
              <w:rPr>
                <w:sz w:val="23"/>
              </w:rPr>
            </w:pPr>
            <w:r>
              <w:rPr>
                <w:spacing w:val="-4"/>
                <w:sz w:val="23"/>
              </w:rPr>
              <w:t>46.0</w:t>
            </w:r>
          </w:p>
        </w:tc>
        <w:tc>
          <w:tcPr>
            <w:tcW w:w="231" w:type="dxa"/>
          </w:tcPr>
          <w:p w14:paraId="5E06EBC5" w14:textId="77777777" w:rsidR="006F1B3D" w:rsidRDefault="006F1B3D" w:rsidP="008C7539">
            <w:pPr>
              <w:pStyle w:val="TableParagraph"/>
              <w:suppressAutoHyphens/>
              <w:rPr>
                <w:sz w:val="20"/>
              </w:rPr>
            </w:pPr>
          </w:p>
        </w:tc>
        <w:tc>
          <w:tcPr>
            <w:tcW w:w="971" w:type="dxa"/>
          </w:tcPr>
          <w:p w14:paraId="4A8FC9F2" w14:textId="77777777" w:rsidR="006F1B3D" w:rsidRDefault="00191F14" w:rsidP="008C7539">
            <w:pPr>
              <w:pStyle w:val="TableParagraph"/>
              <w:suppressAutoHyphens/>
              <w:spacing w:before="147" w:line="262" w:lineRule="exact"/>
              <w:ind w:left="7"/>
              <w:jc w:val="center"/>
              <w:rPr>
                <w:sz w:val="23"/>
              </w:rPr>
            </w:pPr>
            <w:r>
              <w:rPr>
                <w:spacing w:val="-4"/>
                <w:sz w:val="23"/>
              </w:rPr>
              <w:t>49.3</w:t>
            </w:r>
          </w:p>
        </w:tc>
        <w:tc>
          <w:tcPr>
            <w:tcW w:w="115" w:type="dxa"/>
          </w:tcPr>
          <w:p w14:paraId="0943198A" w14:textId="77777777" w:rsidR="006F1B3D" w:rsidRDefault="006F1B3D" w:rsidP="008C7539">
            <w:pPr>
              <w:pStyle w:val="TableParagraph"/>
              <w:suppressAutoHyphens/>
              <w:rPr>
                <w:sz w:val="20"/>
              </w:rPr>
            </w:pPr>
          </w:p>
        </w:tc>
      </w:tr>
      <w:tr w:rsidR="006F1B3D" w14:paraId="420E15D1" w14:textId="77777777">
        <w:trPr>
          <w:trHeight w:val="286"/>
        </w:trPr>
        <w:tc>
          <w:tcPr>
            <w:tcW w:w="118" w:type="dxa"/>
          </w:tcPr>
          <w:p w14:paraId="635D72DB" w14:textId="77777777" w:rsidR="006F1B3D" w:rsidRDefault="006F1B3D" w:rsidP="008C7539">
            <w:pPr>
              <w:pStyle w:val="TableParagraph"/>
              <w:suppressAutoHyphens/>
              <w:rPr>
                <w:sz w:val="20"/>
              </w:rPr>
            </w:pPr>
          </w:p>
        </w:tc>
        <w:tc>
          <w:tcPr>
            <w:tcW w:w="3327" w:type="dxa"/>
          </w:tcPr>
          <w:p w14:paraId="130C2895" w14:textId="77777777" w:rsidR="006F1B3D" w:rsidRDefault="00191F14" w:rsidP="008C7539">
            <w:pPr>
              <w:pStyle w:val="TableParagraph"/>
              <w:suppressAutoHyphens/>
              <w:spacing w:before="4" w:line="262" w:lineRule="exact"/>
              <w:rPr>
                <w:sz w:val="23"/>
              </w:rPr>
            </w:pPr>
            <w:r>
              <w:rPr>
                <w:spacing w:val="-5"/>
                <w:sz w:val="23"/>
              </w:rPr>
              <w:t>Obs</w:t>
            </w:r>
            <w:ins w:id="3194" w:author="Editor" w:date="2026-09-10T11:19:00Z">
              <w:r w:rsidR="009F43C9">
                <w:rPr>
                  <w:spacing w:val="-5"/>
                  <w:sz w:val="23"/>
                </w:rPr>
                <w:t>ervations</w:t>
              </w:r>
            </w:ins>
          </w:p>
        </w:tc>
        <w:tc>
          <w:tcPr>
            <w:tcW w:w="234" w:type="dxa"/>
          </w:tcPr>
          <w:p w14:paraId="547D9A9E" w14:textId="77777777" w:rsidR="006F1B3D" w:rsidRDefault="006F1B3D" w:rsidP="008C7539">
            <w:pPr>
              <w:pStyle w:val="TableParagraph"/>
              <w:suppressAutoHyphens/>
              <w:rPr>
                <w:sz w:val="20"/>
              </w:rPr>
            </w:pPr>
          </w:p>
        </w:tc>
        <w:tc>
          <w:tcPr>
            <w:tcW w:w="971" w:type="dxa"/>
          </w:tcPr>
          <w:p w14:paraId="71A18BF8" w14:textId="77777777" w:rsidR="006F1B3D" w:rsidRDefault="00191F14" w:rsidP="008C7539">
            <w:pPr>
              <w:pStyle w:val="TableParagraph"/>
              <w:suppressAutoHyphens/>
              <w:spacing w:before="4" w:line="262" w:lineRule="exact"/>
              <w:ind w:left="7" w:right="5"/>
              <w:jc w:val="center"/>
              <w:rPr>
                <w:sz w:val="23"/>
              </w:rPr>
            </w:pPr>
            <w:r>
              <w:rPr>
                <w:spacing w:val="-2"/>
                <w:sz w:val="23"/>
              </w:rPr>
              <w:t>21,571</w:t>
            </w:r>
          </w:p>
        </w:tc>
        <w:tc>
          <w:tcPr>
            <w:tcW w:w="231" w:type="dxa"/>
          </w:tcPr>
          <w:p w14:paraId="5D838A80" w14:textId="77777777" w:rsidR="006F1B3D" w:rsidRDefault="006F1B3D" w:rsidP="008C7539">
            <w:pPr>
              <w:pStyle w:val="TableParagraph"/>
              <w:suppressAutoHyphens/>
              <w:rPr>
                <w:sz w:val="20"/>
              </w:rPr>
            </w:pPr>
          </w:p>
        </w:tc>
        <w:tc>
          <w:tcPr>
            <w:tcW w:w="971" w:type="dxa"/>
          </w:tcPr>
          <w:p w14:paraId="1A652F70" w14:textId="77777777" w:rsidR="006F1B3D" w:rsidRDefault="00191F14" w:rsidP="008C7539">
            <w:pPr>
              <w:pStyle w:val="TableParagraph"/>
              <w:suppressAutoHyphens/>
              <w:spacing w:before="4" w:line="262" w:lineRule="exact"/>
              <w:ind w:left="7" w:right="3"/>
              <w:jc w:val="center"/>
              <w:rPr>
                <w:sz w:val="23"/>
              </w:rPr>
            </w:pPr>
            <w:r>
              <w:rPr>
                <w:spacing w:val="-2"/>
                <w:sz w:val="23"/>
              </w:rPr>
              <w:t>21,571</w:t>
            </w:r>
          </w:p>
        </w:tc>
        <w:tc>
          <w:tcPr>
            <w:tcW w:w="231" w:type="dxa"/>
          </w:tcPr>
          <w:p w14:paraId="36D9947C" w14:textId="77777777" w:rsidR="006F1B3D" w:rsidRDefault="006F1B3D" w:rsidP="008C7539">
            <w:pPr>
              <w:pStyle w:val="TableParagraph"/>
              <w:suppressAutoHyphens/>
              <w:rPr>
                <w:sz w:val="20"/>
              </w:rPr>
            </w:pPr>
          </w:p>
        </w:tc>
        <w:tc>
          <w:tcPr>
            <w:tcW w:w="971" w:type="dxa"/>
          </w:tcPr>
          <w:p w14:paraId="542226BF" w14:textId="77777777" w:rsidR="006F1B3D" w:rsidRDefault="00191F14" w:rsidP="008C7539">
            <w:pPr>
              <w:pStyle w:val="TableParagraph"/>
              <w:suppressAutoHyphens/>
              <w:spacing w:before="4" w:line="262" w:lineRule="exact"/>
              <w:ind w:left="7"/>
              <w:jc w:val="center"/>
              <w:rPr>
                <w:sz w:val="23"/>
              </w:rPr>
            </w:pPr>
            <w:r>
              <w:rPr>
                <w:spacing w:val="-2"/>
                <w:sz w:val="23"/>
              </w:rPr>
              <w:t>21,571</w:t>
            </w:r>
          </w:p>
        </w:tc>
        <w:tc>
          <w:tcPr>
            <w:tcW w:w="115" w:type="dxa"/>
          </w:tcPr>
          <w:p w14:paraId="3D355517" w14:textId="77777777" w:rsidR="006F1B3D" w:rsidRDefault="006F1B3D" w:rsidP="008C7539">
            <w:pPr>
              <w:pStyle w:val="TableParagraph"/>
              <w:suppressAutoHyphens/>
              <w:rPr>
                <w:sz w:val="20"/>
              </w:rPr>
            </w:pPr>
          </w:p>
        </w:tc>
      </w:tr>
      <w:tr w:rsidR="006F1B3D" w14:paraId="3675D06E" w14:textId="77777777" w:rsidTr="00C40890">
        <w:trPr>
          <w:trHeight w:val="307"/>
        </w:trPr>
        <w:tc>
          <w:tcPr>
            <w:tcW w:w="118" w:type="dxa"/>
          </w:tcPr>
          <w:p w14:paraId="3167D130" w14:textId="77777777" w:rsidR="006F1B3D" w:rsidRDefault="006F1B3D" w:rsidP="008C7539">
            <w:pPr>
              <w:pStyle w:val="TableParagraph"/>
              <w:suppressAutoHyphens/>
              <w:rPr>
                <w:sz w:val="20"/>
              </w:rPr>
            </w:pPr>
          </w:p>
        </w:tc>
        <w:tc>
          <w:tcPr>
            <w:tcW w:w="3327" w:type="dxa"/>
          </w:tcPr>
          <w:p w14:paraId="76D0E53E" w14:textId="77777777" w:rsidR="006F1B3D" w:rsidRDefault="00191F14" w:rsidP="009F43C9">
            <w:pPr>
              <w:pStyle w:val="TableParagraph"/>
              <w:suppressAutoHyphens/>
              <w:spacing w:before="4"/>
              <w:rPr>
                <w:sz w:val="23"/>
              </w:rPr>
            </w:pPr>
            <w:r>
              <w:rPr>
                <w:sz w:val="23"/>
              </w:rPr>
              <w:t>N</w:t>
            </w:r>
            <w:ins w:id="3195" w:author="Editor" w:date="2026-09-10T11:19:00Z">
              <w:r w:rsidR="009F43C9">
                <w:rPr>
                  <w:sz w:val="23"/>
                </w:rPr>
                <w:t>umber of municipalities</w:t>
              </w:r>
            </w:ins>
            <w:del w:id="3196" w:author="Editor" w:date="2026-09-10T11:19:00Z">
              <w:r w:rsidDel="009F43C9">
                <w:rPr>
                  <w:sz w:val="23"/>
                </w:rPr>
                <w:delText>o.</w:delText>
              </w:r>
              <w:r w:rsidDel="009F43C9">
                <w:rPr>
                  <w:spacing w:val="21"/>
                  <w:sz w:val="23"/>
                </w:rPr>
                <w:delText xml:space="preserve"> </w:delText>
              </w:r>
              <w:r w:rsidDel="009F43C9">
                <w:rPr>
                  <w:spacing w:val="-5"/>
                  <w:sz w:val="23"/>
                </w:rPr>
                <w:delText>Mun</w:delText>
              </w:r>
            </w:del>
          </w:p>
        </w:tc>
        <w:tc>
          <w:tcPr>
            <w:tcW w:w="234" w:type="dxa"/>
          </w:tcPr>
          <w:p w14:paraId="46F76E50" w14:textId="77777777" w:rsidR="006F1B3D" w:rsidRDefault="006F1B3D" w:rsidP="008C7539">
            <w:pPr>
              <w:pStyle w:val="TableParagraph"/>
              <w:suppressAutoHyphens/>
              <w:rPr>
                <w:sz w:val="20"/>
              </w:rPr>
            </w:pPr>
          </w:p>
        </w:tc>
        <w:tc>
          <w:tcPr>
            <w:tcW w:w="971" w:type="dxa"/>
          </w:tcPr>
          <w:p w14:paraId="1D4FD765" w14:textId="77777777" w:rsidR="006F1B3D" w:rsidRDefault="00191F14" w:rsidP="008C7539">
            <w:pPr>
              <w:pStyle w:val="TableParagraph"/>
              <w:suppressAutoHyphens/>
              <w:spacing w:before="4"/>
              <w:ind w:left="7" w:right="5"/>
              <w:jc w:val="center"/>
              <w:rPr>
                <w:sz w:val="23"/>
              </w:rPr>
            </w:pPr>
            <w:r>
              <w:rPr>
                <w:spacing w:val="-2"/>
                <w:sz w:val="23"/>
              </w:rPr>
              <w:t>1,961</w:t>
            </w:r>
          </w:p>
        </w:tc>
        <w:tc>
          <w:tcPr>
            <w:tcW w:w="231" w:type="dxa"/>
          </w:tcPr>
          <w:p w14:paraId="1B06F97D" w14:textId="77777777" w:rsidR="006F1B3D" w:rsidRDefault="006F1B3D" w:rsidP="008C7539">
            <w:pPr>
              <w:pStyle w:val="TableParagraph"/>
              <w:suppressAutoHyphens/>
              <w:rPr>
                <w:sz w:val="20"/>
              </w:rPr>
            </w:pPr>
          </w:p>
        </w:tc>
        <w:tc>
          <w:tcPr>
            <w:tcW w:w="971" w:type="dxa"/>
          </w:tcPr>
          <w:p w14:paraId="759DE1EF" w14:textId="77777777" w:rsidR="006F1B3D" w:rsidRDefault="00191F14" w:rsidP="008C7539">
            <w:pPr>
              <w:pStyle w:val="TableParagraph"/>
              <w:suppressAutoHyphens/>
              <w:spacing w:before="4"/>
              <w:ind w:left="7" w:right="3"/>
              <w:jc w:val="center"/>
              <w:rPr>
                <w:sz w:val="23"/>
              </w:rPr>
            </w:pPr>
            <w:r>
              <w:rPr>
                <w:spacing w:val="-2"/>
                <w:sz w:val="23"/>
              </w:rPr>
              <w:t>1,961</w:t>
            </w:r>
          </w:p>
        </w:tc>
        <w:tc>
          <w:tcPr>
            <w:tcW w:w="231" w:type="dxa"/>
          </w:tcPr>
          <w:p w14:paraId="44F19080" w14:textId="77777777" w:rsidR="006F1B3D" w:rsidRDefault="006F1B3D" w:rsidP="008C7539">
            <w:pPr>
              <w:pStyle w:val="TableParagraph"/>
              <w:suppressAutoHyphens/>
              <w:rPr>
                <w:sz w:val="20"/>
              </w:rPr>
            </w:pPr>
          </w:p>
        </w:tc>
        <w:tc>
          <w:tcPr>
            <w:tcW w:w="971" w:type="dxa"/>
          </w:tcPr>
          <w:p w14:paraId="02414FF3" w14:textId="77777777" w:rsidR="006F1B3D" w:rsidRDefault="00191F14" w:rsidP="008C7539">
            <w:pPr>
              <w:pStyle w:val="TableParagraph"/>
              <w:suppressAutoHyphens/>
              <w:spacing w:before="4"/>
              <w:ind w:left="7"/>
              <w:jc w:val="center"/>
              <w:rPr>
                <w:sz w:val="23"/>
              </w:rPr>
            </w:pPr>
            <w:r>
              <w:rPr>
                <w:spacing w:val="-2"/>
                <w:sz w:val="23"/>
              </w:rPr>
              <w:t>1,961</w:t>
            </w:r>
          </w:p>
        </w:tc>
        <w:tc>
          <w:tcPr>
            <w:tcW w:w="115" w:type="dxa"/>
          </w:tcPr>
          <w:p w14:paraId="1EA4E1C4" w14:textId="77777777" w:rsidR="006F1B3D" w:rsidRDefault="006F1B3D" w:rsidP="008C7539">
            <w:pPr>
              <w:pStyle w:val="TableParagraph"/>
              <w:suppressAutoHyphens/>
              <w:rPr>
                <w:sz w:val="20"/>
              </w:rPr>
            </w:pPr>
          </w:p>
        </w:tc>
      </w:tr>
      <w:tr w:rsidR="006F1B3D" w14:paraId="40FF5337" w14:textId="77777777">
        <w:trPr>
          <w:trHeight w:val="449"/>
        </w:trPr>
        <w:tc>
          <w:tcPr>
            <w:tcW w:w="118" w:type="dxa"/>
          </w:tcPr>
          <w:p w14:paraId="60C9ED97" w14:textId="77777777" w:rsidR="006F1B3D" w:rsidRDefault="006F1B3D" w:rsidP="008C7539">
            <w:pPr>
              <w:pStyle w:val="TableParagraph"/>
              <w:suppressAutoHyphens/>
              <w:rPr>
                <w:sz w:val="20"/>
              </w:rPr>
            </w:pPr>
          </w:p>
        </w:tc>
        <w:tc>
          <w:tcPr>
            <w:tcW w:w="3327" w:type="dxa"/>
            <w:tcBorders>
              <w:bottom w:val="single" w:sz="6" w:space="0" w:color="000000"/>
            </w:tcBorders>
          </w:tcPr>
          <w:p w14:paraId="3DACADB2" w14:textId="77777777" w:rsidR="006F1B3D" w:rsidRPr="00C40890" w:rsidRDefault="00191F14" w:rsidP="009D0EF3">
            <w:pPr>
              <w:pStyle w:val="TableParagraph"/>
              <w:suppressAutoHyphens/>
              <w:spacing w:before="147"/>
              <w:ind w:right="-15"/>
              <w:rPr>
                <w:sz w:val="23"/>
              </w:rPr>
            </w:pPr>
            <w:r w:rsidRPr="00C40890">
              <w:rPr>
                <w:sz w:val="23"/>
              </w:rPr>
              <w:t>Panel</w:t>
            </w:r>
            <w:r w:rsidRPr="00C40890">
              <w:rPr>
                <w:spacing w:val="6"/>
                <w:sz w:val="23"/>
              </w:rPr>
              <w:t xml:space="preserve"> </w:t>
            </w:r>
            <w:r w:rsidRPr="00C40890">
              <w:rPr>
                <w:sz w:val="23"/>
              </w:rPr>
              <w:t>B:</w:t>
            </w:r>
            <w:r w:rsidRPr="00C40890">
              <w:rPr>
                <w:spacing w:val="7"/>
                <w:sz w:val="23"/>
              </w:rPr>
              <w:t xml:space="preserve"> </w:t>
            </w:r>
            <w:r w:rsidRPr="00C40890">
              <w:rPr>
                <w:sz w:val="23"/>
              </w:rPr>
              <w:t>Replication</w:t>
            </w:r>
            <w:r w:rsidRPr="00C40890">
              <w:rPr>
                <w:spacing w:val="7"/>
                <w:sz w:val="23"/>
              </w:rPr>
              <w:t xml:space="preserve"> </w:t>
            </w:r>
            <w:r w:rsidRPr="00C40890">
              <w:rPr>
                <w:spacing w:val="-2"/>
                <w:sz w:val="23"/>
              </w:rPr>
              <w:t>(</w:t>
            </w:r>
            <w:del w:id="3197" w:author="Editor" w:date="2026-09-11T11:27:00Z">
              <w:r w:rsidRPr="00C40890" w:rsidDel="0071283D">
                <w:rPr>
                  <w:spacing w:val="-2"/>
                  <w:sz w:val="23"/>
                </w:rPr>
                <w:delText>Unweighted</w:delText>
              </w:r>
            </w:del>
            <w:ins w:id="3198" w:author="Editor" w:date="2026-09-11T11:27:00Z">
              <w:r w:rsidR="0071283D">
                <w:rPr>
                  <w:spacing w:val="-2"/>
                  <w:sz w:val="23"/>
                </w:rPr>
                <w:t>u</w:t>
              </w:r>
              <w:r w:rsidR="0071283D" w:rsidRPr="00C40890">
                <w:rPr>
                  <w:spacing w:val="-2"/>
                  <w:sz w:val="23"/>
                </w:rPr>
                <w:t>nweighted</w:t>
              </w:r>
            </w:ins>
            <w:r w:rsidRPr="00C40890">
              <w:rPr>
                <w:spacing w:val="-2"/>
                <w:sz w:val="23"/>
              </w:rPr>
              <w:t>)</w:t>
            </w:r>
          </w:p>
        </w:tc>
        <w:tc>
          <w:tcPr>
            <w:tcW w:w="234" w:type="dxa"/>
          </w:tcPr>
          <w:p w14:paraId="24905876" w14:textId="77777777" w:rsidR="006F1B3D" w:rsidRDefault="006F1B3D" w:rsidP="008C7539">
            <w:pPr>
              <w:pStyle w:val="TableParagraph"/>
              <w:suppressAutoHyphens/>
              <w:rPr>
                <w:sz w:val="20"/>
              </w:rPr>
            </w:pPr>
          </w:p>
        </w:tc>
        <w:tc>
          <w:tcPr>
            <w:tcW w:w="971" w:type="dxa"/>
          </w:tcPr>
          <w:p w14:paraId="509E75B1" w14:textId="77777777" w:rsidR="006F1B3D" w:rsidRDefault="006F1B3D" w:rsidP="008C7539">
            <w:pPr>
              <w:pStyle w:val="TableParagraph"/>
              <w:suppressAutoHyphens/>
              <w:rPr>
                <w:sz w:val="20"/>
              </w:rPr>
            </w:pPr>
          </w:p>
        </w:tc>
        <w:tc>
          <w:tcPr>
            <w:tcW w:w="231" w:type="dxa"/>
          </w:tcPr>
          <w:p w14:paraId="6A15E46F" w14:textId="77777777" w:rsidR="006F1B3D" w:rsidRDefault="006F1B3D" w:rsidP="008C7539">
            <w:pPr>
              <w:pStyle w:val="TableParagraph"/>
              <w:suppressAutoHyphens/>
              <w:rPr>
                <w:sz w:val="20"/>
              </w:rPr>
            </w:pPr>
          </w:p>
        </w:tc>
        <w:tc>
          <w:tcPr>
            <w:tcW w:w="971" w:type="dxa"/>
          </w:tcPr>
          <w:p w14:paraId="64E96E0F" w14:textId="77777777" w:rsidR="006F1B3D" w:rsidRDefault="006F1B3D" w:rsidP="008C7539">
            <w:pPr>
              <w:pStyle w:val="TableParagraph"/>
              <w:suppressAutoHyphens/>
              <w:rPr>
                <w:sz w:val="20"/>
              </w:rPr>
            </w:pPr>
          </w:p>
        </w:tc>
        <w:tc>
          <w:tcPr>
            <w:tcW w:w="231" w:type="dxa"/>
          </w:tcPr>
          <w:p w14:paraId="6A301954" w14:textId="77777777" w:rsidR="006F1B3D" w:rsidRDefault="006F1B3D" w:rsidP="008C7539">
            <w:pPr>
              <w:pStyle w:val="TableParagraph"/>
              <w:suppressAutoHyphens/>
              <w:rPr>
                <w:sz w:val="20"/>
              </w:rPr>
            </w:pPr>
          </w:p>
        </w:tc>
        <w:tc>
          <w:tcPr>
            <w:tcW w:w="971" w:type="dxa"/>
          </w:tcPr>
          <w:p w14:paraId="52488A39" w14:textId="77777777" w:rsidR="006F1B3D" w:rsidRDefault="006F1B3D" w:rsidP="008C7539">
            <w:pPr>
              <w:pStyle w:val="TableParagraph"/>
              <w:suppressAutoHyphens/>
              <w:rPr>
                <w:sz w:val="20"/>
              </w:rPr>
            </w:pPr>
          </w:p>
        </w:tc>
        <w:tc>
          <w:tcPr>
            <w:tcW w:w="115" w:type="dxa"/>
          </w:tcPr>
          <w:p w14:paraId="43EB9D53" w14:textId="77777777" w:rsidR="006F1B3D" w:rsidRDefault="006F1B3D" w:rsidP="008C7539">
            <w:pPr>
              <w:pStyle w:val="TableParagraph"/>
              <w:suppressAutoHyphens/>
              <w:rPr>
                <w:sz w:val="20"/>
              </w:rPr>
            </w:pPr>
          </w:p>
        </w:tc>
      </w:tr>
      <w:tr w:rsidR="006F1B3D" w14:paraId="2EA069BD" w14:textId="77777777">
        <w:trPr>
          <w:trHeight w:val="708"/>
        </w:trPr>
        <w:tc>
          <w:tcPr>
            <w:tcW w:w="118" w:type="dxa"/>
          </w:tcPr>
          <w:p w14:paraId="1E284B8F" w14:textId="77777777" w:rsidR="006F1B3D" w:rsidRDefault="006F1B3D" w:rsidP="008C7539">
            <w:pPr>
              <w:pStyle w:val="TableParagraph"/>
              <w:suppressAutoHyphens/>
              <w:rPr>
                <w:sz w:val="20"/>
              </w:rPr>
            </w:pPr>
          </w:p>
        </w:tc>
        <w:tc>
          <w:tcPr>
            <w:tcW w:w="3327" w:type="dxa"/>
            <w:tcBorders>
              <w:top w:val="single" w:sz="6" w:space="0" w:color="000000"/>
            </w:tcBorders>
          </w:tcPr>
          <w:p w14:paraId="0AE779FB" w14:textId="77777777" w:rsidR="006F1B3D" w:rsidRPr="00C40890" w:rsidRDefault="00191F14" w:rsidP="009F43C9">
            <w:pPr>
              <w:pStyle w:val="TableParagraph"/>
              <w:suppressAutoHyphens/>
              <w:spacing w:line="262" w:lineRule="exact"/>
              <w:rPr>
                <w:sz w:val="23"/>
              </w:rPr>
            </w:pPr>
            <w:del w:id="3199" w:author="Editor" w:date="2026-09-11T11:44:00Z">
              <w:r w:rsidRPr="00C40890" w:rsidDel="0085492B">
                <w:rPr>
                  <w:sz w:val="23"/>
                </w:rPr>
                <w:delText>2</w:delText>
              </w:r>
            </w:del>
            <w:ins w:id="3200" w:author="Editor" w:date="2026-09-11T11:44:00Z">
              <w:r w:rsidR="0085492B">
                <w:rPr>
                  <w:sz w:val="23"/>
                </w:rPr>
                <w:t>Two</w:t>
              </w:r>
            </w:ins>
            <w:r w:rsidRPr="00C40890">
              <w:rPr>
                <w:sz w:val="23"/>
              </w:rPr>
              <w:t>-y</w:t>
            </w:r>
            <w:ins w:id="3201" w:author="Editor" w:date="2026-09-10T11:22:00Z">
              <w:r w:rsidR="009F43C9" w:rsidRPr="00C40890">
                <w:rPr>
                  <w:sz w:val="23"/>
                </w:rPr>
                <w:t>ea</w:t>
              </w:r>
            </w:ins>
            <w:r w:rsidRPr="00C40890">
              <w:rPr>
                <w:sz w:val="23"/>
              </w:rPr>
              <w:t>r</w:t>
            </w:r>
            <w:r w:rsidRPr="00C40890">
              <w:rPr>
                <w:spacing w:val="6"/>
                <w:sz w:val="23"/>
              </w:rPr>
              <w:t xml:space="preserve"> </w:t>
            </w:r>
            <w:r w:rsidRPr="00C40890">
              <w:rPr>
                <w:sz w:val="23"/>
              </w:rPr>
              <w:t>lagged</w:t>
            </w:r>
            <w:r w:rsidRPr="00C40890">
              <w:rPr>
                <w:spacing w:val="7"/>
                <w:sz w:val="23"/>
              </w:rPr>
              <w:t xml:space="preserve"> </w:t>
            </w:r>
            <w:del w:id="3202" w:author="Editor" w:date="2026-09-10T11:23:00Z">
              <w:r w:rsidRPr="00C40890" w:rsidDel="009F43C9">
                <w:rPr>
                  <w:spacing w:val="-2"/>
                  <w:sz w:val="23"/>
                </w:rPr>
                <w:delText>Intensity</w:delText>
              </w:r>
            </w:del>
            <w:ins w:id="3203" w:author="Editor" w:date="2026-09-10T11:23:00Z">
              <w:r w:rsidR="009F43C9" w:rsidRPr="00C40890">
                <w:rPr>
                  <w:spacing w:val="-2"/>
                  <w:sz w:val="23"/>
                </w:rPr>
                <w:t>intensity</w:t>
              </w:r>
            </w:ins>
          </w:p>
        </w:tc>
        <w:tc>
          <w:tcPr>
            <w:tcW w:w="234" w:type="dxa"/>
          </w:tcPr>
          <w:p w14:paraId="6D3F3B2B" w14:textId="77777777" w:rsidR="006F1B3D" w:rsidRDefault="006F1B3D" w:rsidP="008C7539">
            <w:pPr>
              <w:pStyle w:val="TableParagraph"/>
              <w:suppressAutoHyphens/>
              <w:rPr>
                <w:sz w:val="20"/>
              </w:rPr>
            </w:pPr>
          </w:p>
        </w:tc>
        <w:tc>
          <w:tcPr>
            <w:tcW w:w="971" w:type="dxa"/>
          </w:tcPr>
          <w:p w14:paraId="2DCDC82C" w14:textId="77777777" w:rsidR="006F1B3D" w:rsidRDefault="00191F14" w:rsidP="008C7539">
            <w:pPr>
              <w:pStyle w:val="TableParagraph"/>
              <w:suppressAutoHyphens/>
              <w:spacing w:line="259" w:lineRule="auto"/>
              <w:ind w:left="112" w:hanging="109"/>
              <w:rPr>
                <w:sz w:val="23"/>
              </w:rPr>
            </w:pPr>
            <w:r>
              <w:rPr>
                <w:spacing w:val="-2"/>
                <w:sz w:val="23"/>
              </w:rPr>
              <w:t xml:space="preserve">-7.061*** </w:t>
            </w:r>
            <w:r>
              <w:rPr>
                <w:sz w:val="23"/>
              </w:rPr>
              <w:t>( 1.256)</w:t>
            </w:r>
          </w:p>
        </w:tc>
        <w:tc>
          <w:tcPr>
            <w:tcW w:w="231" w:type="dxa"/>
          </w:tcPr>
          <w:p w14:paraId="4A851B06" w14:textId="77777777" w:rsidR="006F1B3D" w:rsidRDefault="006F1B3D" w:rsidP="008C7539">
            <w:pPr>
              <w:pStyle w:val="TableParagraph"/>
              <w:suppressAutoHyphens/>
              <w:rPr>
                <w:sz w:val="20"/>
              </w:rPr>
            </w:pPr>
          </w:p>
        </w:tc>
        <w:tc>
          <w:tcPr>
            <w:tcW w:w="971" w:type="dxa"/>
          </w:tcPr>
          <w:p w14:paraId="6F6A8341" w14:textId="77777777" w:rsidR="006F1B3D" w:rsidRDefault="00191F14" w:rsidP="008C7539">
            <w:pPr>
              <w:pStyle w:val="TableParagraph"/>
              <w:suppressAutoHyphens/>
              <w:spacing w:line="259" w:lineRule="auto"/>
              <w:ind w:left="113" w:hanging="109"/>
              <w:rPr>
                <w:sz w:val="23"/>
              </w:rPr>
            </w:pPr>
            <w:r>
              <w:rPr>
                <w:spacing w:val="-2"/>
                <w:sz w:val="23"/>
              </w:rPr>
              <w:t xml:space="preserve">-7.426*** </w:t>
            </w:r>
            <w:r>
              <w:rPr>
                <w:sz w:val="23"/>
              </w:rPr>
              <w:t>( 1.559)</w:t>
            </w:r>
          </w:p>
        </w:tc>
        <w:tc>
          <w:tcPr>
            <w:tcW w:w="231" w:type="dxa"/>
          </w:tcPr>
          <w:p w14:paraId="643A38CA" w14:textId="77777777" w:rsidR="006F1B3D" w:rsidRDefault="006F1B3D" w:rsidP="008C7539">
            <w:pPr>
              <w:pStyle w:val="TableParagraph"/>
              <w:suppressAutoHyphens/>
              <w:rPr>
                <w:sz w:val="20"/>
              </w:rPr>
            </w:pPr>
          </w:p>
        </w:tc>
        <w:tc>
          <w:tcPr>
            <w:tcW w:w="971" w:type="dxa"/>
          </w:tcPr>
          <w:p w14:paraId="28A1980B" w14:textId="77777777" w:rsidR="006F1B3D" w:rsidRDefault="00191F14" w:rsidP="008C7539">
            <w:pPr>
              <w:pStyle w:val="TableParagraph"/>
              <w:suppressAutoHyphens/>
              <w:spacing w:line="259" w:lineRule="auto"/>
              <w:ind w:left="114" w:hanging="109"/>
              <w:rPr>
                <w:sz w:val="23"/>
              </w:rPr>
            </w:pPr>
            <w:r>
              <w:rPr>
                <w:spacing w:val="-2"/>
                <w:sz w:val="23"/>
              </w:rPr>
              <w:t xml:space="preserve">-6.889*** </w:t>
            </w:r>
            <w:r>
              <w:rPr>
                <w:sz w:val="23"/>
              </w:rPr>
              <w:t>( 1.711)</w:t>
            </w:r>
          </w:p>
        </w:tc>
        <w:tc>
          <w:tcPr>
            <w:tcW w:w="115" w:type="dxa"/>
          </w:tcPr>
          <w:p w14:paraId="5A529EBC" w14:textId="77777777" w:rsidR="006F1B3D" w:rsidRDefault="006F1B3D" w:rsidP="008C7539">
            <w:pPr>
              <w:pStyle w:val="TableParagraph"/>
              <w:suppressAutoHyphens/>
              <w:rPr>
                <w:sz w:val="20"/>
              </w:rPr>
            </w:pPr>
          </w:p>
        </w:tc>
      </w:tr>
      <w:tr w:rsidR="006F1B3D" w14:paraId="5ED800E6" w14:textId="77777777">
        <w:trPr>
          <w:trHeight w:val="457"/>
        </w:trPr>
        <w:tc>
          <w:tcPr>
            <w:tcW w:w="118" w:type="dxa"/>
          </w:tcPr>
          <w:p w14:paraId="5B055086" w14:textId="77777777" w:rsidR="006F1B3D" w:rsidRDefault="006F1B3D" w:rsidP="008C7539">
            <w:pPr>
              <w:pStyle w:val="TableParagraph"/>
              <w:suppressAutoHyphens/>
              <w:rPr>
                <w:sz w:val="20"/>
              </w:rPr>
            </w:pPr>
          </w:p>
        </w:tc>
        <w:tc>
          <w:tcPr>
            <w:tcW w:w="3327" w:type="dxa"/>
          </w:tcPr>
          <w:p w14:paraId="75EF0EDA" w14:textId="77777777" w:rsidR="006F1B3D" w:rsidRPr="00C40890" w:rsidRDefault="00191F14" w:rsidP="009D0EF3">
            <w:pPr>
              <w:pStyle w:val="TableParagraph"/>
              <w:suppressAutoHyphens/>
              <w:spacing w:before="147"/>
              <w:rPr>
                <w:sz w:val="23"/>
              </w:rPr>
            </w:pPr>
            <w:r w:rsidRPr="00C40890">
              <w:rPr>
                <w:sz w:val="23"/>
              </w:rPr>
              <w:t>Panel</w:t>
            </w:r>
            <w:r w:rsidRPr="00C40890">
              <w:rPr>
                <w:spacing w:val="6"/>
                <w:sz w:val="23"/>
              </w:rPr>
              <w:t xml:space="preserve"> </w:t>
            </w:r>
            <w:r w:rsidRPr="00C40890">
              <w:rPr>
                <w:sz w:val="23"/>
              </w:rPr>
              <w:t>C:</w:t>
            </w:r>
            <w:r w:rsidRPr="00C40890">
              <w:rPr>
                <w:spacing w:val="7"/>
                <w:sz w:val="23"/>
              </w:rPr>
              <w:t xml:space="preserve"> </w:t>
            </w:r>
            <w:r w:rsidRPr="00C40890">
              <w:rPr>
                <w:sz w:val="23"/>
              </w:rPr>
              <w:t>Replication</w:t>
            </w:r>
            <w:r w:rsidRPr="00C40890">
              <w:rPr>
                <w:spacing w:val="7"/>
                <w:sz w:val="23"/>
              </w:rPr>
              <w:t xml:space="preserve"> </w:t>
            </w:r>
            <w:r w:rsidRPr="00C40890">
              <w:rPr>
                <w:spacing w:val="-2"/>
                <w:sz w:val="23"/>
              </w:rPr>
              <w:t>(</w:t>
            </w:r>
            <w:del w:id="3204" w:author="Editor" w:date="2026-09-11T11:27:00Z">
              <w:r w:rsidRPr="00C40890" w:rsidDel="0071283D">
                <w:rPr>
                  <w:spacing w:val="-2"/>
                  <w:sz w:val="23"/>
                </w:rPr>
                <w:delText>Weighted</w:delText>
              </w:r>
            </w:del>
            <w:ins w:id="3205" w:author="Editor" w:date="2026-09-11T11:27:00Z">
              <w:r w:rsidR="0071283D">
                <w:rPr>
                  <w:spacing w:val="-2"/>
                  <w:sz w:val="23"/>
                </w:rPr>
                <w:t>w</w:t>
              </w:r>
              <w:r w:rsidR="0071283D" w:rsidRPr="00C40890">
                <w:rPr>
                  <w:spacing w:val="-2"/>
                  <w:sz w:val="23"/>
                </w:rPr>
                <w:t>eighted</w:t>
              </w:r>
            </w:ins>
            <w:r w:rsidRPr="00C40890">
              <w:rPr>
                <w:spacing w:val="-2"/>
                <w:sz w:val="23"/>
              </w:rPr>
              <w:t>)</w:t>
            </w:r>
          </w:p>
        </w:tc>
        <w:tc>
          <w:tcPr>
            <w:tcW w:w="234" w:type="dxa"/>
          </w:tcPr>
          <w:p w14:paraId="6F19A9CB" w14:textId="77777777" w:rsidR="006F1B3D" w:rsidRDefault="006F1B3D" w:rsidP="008C7539">
            <w:pPr>
              <w:pStyle w:val="TableParagraph"/>
              <w:suppressAutoHyphens/>
              <w:rPr>
                <w:sz w:val="20"/>
              </w:rPr>
            </w:pPr>
          </w:p>
        </w:tc>
        <w:tc>
          <w:tcPr>
            <w:tcW w:w="971" w:type="dxa"/>
          </w:tcPr>
          <w:p w14:paraId="4693C077" w14:textId="77777777" w:rsidR="006F1B3D" w:rsidRDefault="006F1B3D" w:rsidP="008C7539">
            <w:pPr>
              <w:pStyle w:val="TableParagraph"/>
              <w:suppressAutoHyphens/>
              <w:rPr>
                <w:sz w:val="20"/>
              </w:rPr>
            </w:pPr>
          </w:p>
        </w:tc>
        <w:tc>
          <w:tcPr>
            <w:tcW w:w="231" w:type="dxa"/>
          </w:tcPr>
          <w:p w14:paraId="2D4B687A" w14:textId="77777777" w:rsidR="006F1B3D" w:rsidRDefault="006F1B3D" w:rsidP="008C7539">
            <w:pPr>
              <w:pStyle w:val="TableParagraph"/>
              <w:suppressAutoHyphens/>
              <w:rPr>
                <w:sz w:val="20"/>
              </w:rPr>
            </w:pPr>
          </w:p>
        </w:tc>
        <w:tc>
          <w:tcPr>
            <w:tcW w:w="971" w:type="dxa"/>
          </w:tcPr>
          <w:p w14:paraId="40F3E298" w14:textId="77777777" w:rsidR="006F1B3D" w:rsidRDefault="006F1B3D" w:rsidP="008C7539">
            <w:pPr>
              <w:pStyle w:val="TableParagraph"/>
              <w:suppressAutoHyphens/>
              <w:rPr>
                <w:sz w:val="20"/>
              </w:rPr>
            </w:pPr>
          </w:p>
        </w:tc>
        <w:tc>
          <w:tcPr>
            <w:tcW w:w="231" w:type="dxa"/>
          </w:tcPr>
          <w:p w14:paraId="6748A5A0" w14:textId="77777777" w:rsidR="006F1B3D" w:rsidRDefault="006F1B3D" w:rsidP="008C7539">
            <w:pPr>
              <w:pStyle w:val="TableParagraph"/>
              <w:suppressAutoHyphens/>
              <w:rPr>
                <w:sz w:val="20"/>
              </w:rPr>
            </w:pPr>
          </w:p>
        </w:tc>
        <w:tc>
          <w:tcPr>
            <w:tcW w:w="971" w:type="dxa"/>
          </w:tcPr>
          <w:p w14:paraId="6906E51B" w14:textId="77777777" w:rsidR="006F1B3D" w:rsidRDefault="006F1B3D" w:rsidP="008C7539">
            <w:pPr>
              <w:pStyle w:val="TableParagraph"/>
              <w:suppressAutoHyphens/>
              <w:rPr>
                <w:sz w:val="20"/>
              </w:rPr>
            </w:pPr>
          </w:p>
        </w:tc>
        <w:tc>
          <w:tcPr>
            <w:tcW w:w="115" w:type="dxa"/>
          </w:tcPr>
          <w:p w14:paraId="489031EC" w14:textId="77777777" w:rsidR="006F1B3D" w:rsidRDefault="006F1B3D" w:rsidP="008C7539">
            <w:pPr>
              <w:pStyle w:val="TableParagraph"/>
              <w:suppressAutoHyphens/>
              <w:rPr>
                <w:sz w:val="20"/>
              </w:rPr>
            </w:pPr>
          </w:p>
        </w:tc>
      </w:tr>
      <w:tr w:rsidR="006F1B3D" w14:paraId="7CB2D220" w14:textId="77777777">
        <w:trPr>
          <w:trHeight w:val="716"/>
        </w:trPr>
        <w:tc>
          <w:tcPr>
            <w:tcW w:w="118" w:type="dxa"/>
          </w:tcPr>
          <w:p w14:paraId="1FA7736A" w14:textId="77777777" w:rsidR="006F1B3D" w:rsidRDefault="006F1B3D" w:rsidP="008C7539">
            <w:pPr>
              <w:pStyle w:val="TableParagraph"/>
              <w:suppressAutoHyphens/>
              <w:rPr>
                <w:sz w:val="20"/>
              </w:rPr>
            </w:pPr>
          </w:p>
        </w:tc>
        <w:tc>
          <w:tcPr>
            <w:tcW w:w="3327" w:type="dxa"/>
          </w:tcPr>
          <w:p w14:paraId="760366A5" w14:textId="77777777" w:rsidR="006F1B3D" w:rsidRPr="009D0EF3" w:rsidRDefault="00191F14" w:rsidP="008C7539">
            <w:pPr>
              <w:pStyle w:val="TableParagraph"/>
              <w:suppressAutoHyphens/>
              <w:spacing w:line="20" w:lineRule="exact"/>
              <w:rPr>
                <w:sz w:val="2"/>
              </w:rPr>
            </w:pPr>
            <w:r w:rsidRPr="009D0EF3">
              <w:rPr>
                <w:noProof/>
                <w:sz w:val="2"/>
              </w:rPr>
              <mc:AlternateContent>
                <mc:Choice Requires="wpg">
                  <w:drawing>
                    <wp:inline distT="0" distB="0" distL="0" distR="0" wp14:anchorId="0905F987" wp14:editId="45427607">
                      <wp:extent cx="1948814" cy="8890"/>
                      <wp:effectExtent l="9525" t="0" r="3810" b="635"/>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8814" cy="8890"/>
                                <a:chOff x="0" y="0"/>
                                <a:chExt cx="1948814" cy="8890"/>
                              </a:xfrm>
                            </wpg:grpSpPr>
                            <wps:wsp>
                              <wps:cNvPr id="680" name="Graphic 680"/>
                              <wps:cNvSpPr/>
                              <wps:spPr>
                                <a:xfrm>
                                  <a:off x="0" y="4205"/>
                                  <a:ext cx="1948814" cy="1270"/>
                                </a:xfrm>
                                <a:custGeom>
                                  <a:avLst/>
                                  <a:gdLst/>
                                  <a:ahLst/>
                                  <a:cxnLst/>
                                  <a:rect l="l" t="t" r="r" b="b"/>
                                  <a:pathLst>
                                    <a:path w="1948814">
                                      <a:moveTo>
                                        <a:pt x="0" y="0"/>
                                      </a:moveTo>
                                      <a:lnTo>
                                        <a:pt x="1948802" y="0"/>
                                      </a:lnTo>
                                    </a:path>
                                  </a:pathLst>
                                </a:custGeom>
                                <a:ln w="84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192C46" id="Group 679" o:spid="_x0000_s1026" style="width:153.45pt;height:.7pt;mso-position-horizontal-relative:char;mso-position-vertical-relative:line" coordsize="1948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">
                      <v:shape id="Graphic 680" o:spid="_x0000_s1027" style="position:absolute;top:42;width:19488;height:12;visibility:visible;mso-wrap-style:square;v-text-anchor:top" coordsize="19488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" path="m,l1948802,e" filled="f" strokeweight=".23364mm">
                        <v:path arrowok="t"/>
                      </v:shape>
                      <w10:anchorlock/>
                    </v:group>
                  </w:pict>
                </mc:Fallback>
              </mc:AlternateContent>
            </w:r>
          </w:p>
          <w:p w14:paraId="7B85D088" w14:textId="77777777" w:rsidR="006F1B3D" w:rsidRPr="00C40890" w:rsidRDefault="00191F14" w:rsidP="009F43C9">
            <w:pPr>
              <w:pStyle w:val="TableParagraph"/>
              <w:suppressAutoHyphens/>
              <w:rPr>
                <w:sz w:val="23"/>
              </w:rPr>
            </w:pPr>
            <w:del w:id="3206" w:author="Editor" w:date="2026-09-11T11:44:00Z">
              <w:r w:rsidRPr="00C40890" w:rsidDel="0085492B">
                <w:rPr>
                  <w:i/>
                  <w:sz w:val="23"/>
                </w:rPr>
                <w:delText>2</w:delText>
              </w:r>
            </w:del>
            <w:ins w:id="3207" w:author="Editor" w:date="2026-09-11T11:44:00Z">
              <w:r w:rsidR="0085492B">
                <w:rPr>
                  <w:sz w:val="23"/>
                </w:rPr>
                <w:t>Two</w:t>
              </w:r>
            </w:ins>
            <w:r w:rsidRPr="00C40890">
              <w:rPr>
                <w:sz w:val="23"/>
              </w:rPr>
              <w:t>-y</w:t>
            </w:r>
            <w:ins w:id="3208" w:author="Editor" w:date="2026-09-10T11:22:00Z">
              <w:r w:rsidR="009F43C9" w:rsidRPr="00C40890">
                <w:rPr>
                  <w:sz w:val="23"/>
                </w:rPr>
                <w:t>ea</w:t>
              </w:r>
            </w:ins>
            <w:r w:rsidRPr="00C40890">
              <w:rPr>
                <w:sz w:val="23"/>
              </w:rPr>
              <w:t>r</w:t>
            </w:r>
            <w:r w:rsidRPr="00C40890">
              <w:rPr>
                <w:spacing w:val="6"/>
                <w:sz w:val="23"/>
              </w:rPr>
              <w:t xml:space="preserve"> </w:t>
            </w:r>
            <w:r w:rsidRPr="00C40890">
              <w:rPr>
                <w:sz w:val="23"/>
              </w:rPr>
              <w:t>lagged</w:t>
            </w:r>
            <w:r w:rsidRPr="00C40890">
              <w:rPr>
                <w:spacing w:val="7"/>
                <w:sz w:val="23"/>
              </w:rPr>
              <w:t xml:space="preserve"> </w:t>
            </w:r>
            <w:del w:id="3209" w:author="Editor" w:date="2026-09-10T11:23:00Z">
              <w:r w:rsidRPr="00C40890" w:rsidDel="009F43C9">
                <w:rPr>
                  <w:spacing w:val="-2"/>
                  <w:sz w:val="23"/>
                </w:rPr>
                <w:delText>Intensity</w:delText>
              </w:r>
            </w:del>
            <w:ins w:id="3210" w:author="Editor" w:date="2026-09-10T11:23:00Z">
              <w:r w:rsidR="009F43C9" w:rsidRPr="00C40890">
                <w:rPr>
                  <w:spacing w:val="-2"/>
                  <w:sz w:val="23"/>
                </w:rPr>
                <w:t>intensity</w:t>
              </w:r>
            </w:ins>
          </w:p>
        </w:tc>
        <w:tc>
          <w:tcPr>
            <w:tcW w:w="234" w:type="dxa"/>
          </w:tcPr>
          <w:p w14:paraId="579DF6B4" w14:textId="77777777" w:rsidR="006F1B3D" w:rsidRDefault="006F1B3D" w:rsidP="008C7539">
            <w:pPr>
              <w:pStyle w:val="TableParagraph"/>
              <w:suppressAutoHyphens/>
              <w:rPr>
                <w:sz w:val="20"/>
              </w:rPr>
            </w:pPr>
          </w:p>
        </w:tc>
        <w:tc>
          <w:tcPr>
            <w:tcW w:w="971" w:type="dxa"/>
          </w:tcPr>
          <w:p w14:paraId="620E369F" w14:textId="77777777" w:rsidR="006F1B3D" w:rsidRDefault="00191F14" w:rsidP="008C7539">
            <w:pPr>
              <w:pStyle w:val="TableParagraph"/>
              <w:suppressAutoHyphens/>
              <w:spacing w:before="5" w:line="259" w:lineRule="auto"/>
              <w:ind w:left="112" w:hanging="109"/>
              <w:rPr>
                <w:sz w:val="23"/>
              </w:rPr>
            </w:pPr>
            <w:r>
              <w:rPr>
                <w:spacing w:val="-2"/>
                <w:sz w:val="23"/>
              </w:rPr>
              <w:t xml:space="preserve">-3.740*** </w:t>
            </w:r>
            <w:r>
              <w:rPr>
                <w:sz w:val="23"/>
              </w:rPr>
              <w:t>( 0.786)</w:t>
            </w:r>
          </w:p>
        </w:tc>
        <w:tc>
          <w:tcPr>
            <w:tcW w:w="231" w:type="dxa"/>
          </w:tcPr>
          <w:p w14:paraId="56526CCB" w14:textId="77777777" w:rsidR="006F1B3D" w:rsidRDefault="006F1B3D" w:rsidP="008C7539">
            <w:pPr>
              <w:pStyle w:val="TableParagraph"/>
              <w:suppressAutoHyphens/>
              <w:rPr>
                <w:sz w:val="20"/>
              </w:rPr>
            </w:pPr>
          </w:p>
        </w:tc>
        <w:tc>
          <w:tcPr>
            <w:tcW w:w="971" w:type="dxa"/>
          </w:tcPr>
          <w:p w14:paraId="33248B54" w14:textId="77777777" w:rsidR="006F1B3D" w:rsidRDefault="00191F14" w:rsidP="008C7539">
            <w:pPr>
              <w:pStyle w:val="TableParagraph"/>
              <w:suppressAutoHyphens/>
              <w:spacing w:before="5" w:line="259" w:lineRule="auto"/>
              <w:ind w:left="113" w:hanging="109"/>
              <w:rPr>
                <w:sz w:val="23"/>
              </w:rPr>
            </w:pPr>
            <w:r>
              <w:rPr>
                <w:spacing w:val="-2"/>
                <w:sz w:val="23"/>
              </w:rPr>
              <w:t xml:space="preserve">-4.210*** </w:t>
            </w:r>
            <w:r>
              <w:rPr>
                <w:sz w:val="23"/>
              </w:rPr>
              <w:t>( 1.002)</w:t>
            </w:r>
          </w:p>
        </w:tc>
        <w:tc>
          <w:tcPr>
            <w:tcW w:w="231" w:type="dxa"/>
          </w:tcPr>
          <w:p w14:paraId="1C01D85B" w14:textId="77777777" w:rsidR="006F1B3D" w:rsidRDefault="006F1B3D" w:rsidP="008C7539">
            <w:pPr>
              <w:pStyle w:val="TableParagraph"/>
              <w:suppressAutoHyphens/>
              <w:rPr>
                <w:sz w:val="20"/>
              </w:rPr>
            </w:pPr>
          </w:p>
        </w:tc>
        <w:tc>
          <w:tcPr>
            <w:tcW w:w="971" w:type="dxa"/>
          </w:tcPr>
          <w:p w14:paraId="0DD5CF70" w14:textId="77777777" w:rsidR="006F1B3D" w:rsidRDefault="00191F14" w:rsidP="008C7539">
            <w:pPr>
              <w:pStyle w:val="TableParagraph"/>
              <w:suppressAutoHyphens/>
              <w:spacing w:before="5" w:line="259" w:lineRule="auto"/>
              <w:ind w:left="114" w:hanging="109"/>
              <w:rPr>
                <w:sz w:val="23"/>
              </w:rPr>
            </w:pPr>
            <w:r>
              <w:rPr>
                <w:spacing w:val="-2"/>
                <w:sz w:val="23"/>
              </w:rPr>
              <w:t xml:space="preserve">-3.322*** </w:t>
            </w:r>
            <w:r>
              <w:rPr>
                <w:sz w:val="23"/>
              </w:rPr>
              <w:t>( 0.935)</w:t>
            </w:r>
          </w:p>
        </w:tc>
        <w:tc>
          <w:tcPr>
            <w:tcW w:w="115" w:type="dxa"/>
          </w:tcPr>
          <w:p w14:paraId="5E83ADE3" w14:textId="77777777" w:rsidR="006F1B3D" w:rsidRDefault="006F1B3D" w:rsidP="008C7539">
            <w:pPr>
              <w:pStyle w:val="TableParagraph"/>
              <w:suppressAutoHyphens/>
              <w:rPr>
                <w:sz w:val="20"/>
              </w:rPr>
            </w:pPr>
          </w:p>
        </w:tc>
      </w:tr>
      <w:tr w:rsidR="006F1B3D" w14:paraId="61BE8051" w14:textId="77777777">
        <w:trPr>
          <w:trHeight w:val="457"/>
        </w:trPr>
        <w:tc>
          <w:tcPr>
            <w:tcW w:w="118" w:type="dxa"/>
          </w:tcPr>
          <w:p w14:paraId="73340EB5" w14:textId="77777777" w:rsidR="006F1B3D" w:rsidRDefault="006F1B3D" w:rsidP="008C7539">
            <w:pPr>
              <w:pStyle w:val="TableParagraph"/>
              <w:suppressAutoHyphens/>
              <w:rPr>
                <w:sz w:val="20"/>
              </w:rPr>
            </w:pPr>
          </w:p>
        </w:tc>
        <w:tc>
          <w:tcPr>
            <w:tcW w:w="3327" w:type="dxa"/>
          </w:tcPr>
          <w:p w14:paraId="2F2523FA" w14:textId="77777777" w:rsidR="006F1B3D" w:rsidRPr="00C40890" w:rsidRDefault="00191F14" w:rsidP="001706D7">
            <w:pPr>
              <w:pStyle w:val="TableParagraph"/>
              <w:suppressAutoHyphens/>
              <w:spacing w:before="147"/>
              <w:rPr>
                <w:sz w:val="23"/>
              </w:rPr>
            </w:pPr>
            <w:r w:rsidRPr="00C40890">
              <w:rPr>
                <w:sz w:val="23"/>
              </w:rPr>
              <w:t>Panel</w:t>
            </w:r>
            <w:r w:rsidRPr="00C40890">
              <w:rPr>
                <w:spacing w:val="3"/>
                <w:sz w:val="23"/>
              </w:rPr>
              <w:t xml:space="preserve"> </w:t>
            </w:r>
            <w:r w:rsidRPr="00C40890">
              <w:rPr>
                <w:sz w:val="23"/>
              </w:rPr>
              <w:t>D:</w:t>
            </w:r>
            <w:r w:rsidRPr="00C40890">
              <w:rPr>
                <w:spacing w:val="3"/>
                <w:sz w:val="23"/>
              </w:rPr>
              <w:t xml:space="preserve"> </w:t>
            </w:r>
            <w:del w:id="3211" w:author="Editor" w:date="2026-09-12T15:31:00Z">
              <w:r w:rsidRPr="00C40890" w:rsidDel="001706D7">
                <w:rPr>
                  <w:sz w:val="23"/>
                </w:rPr>
                <w:delText>3</w:delText>
              </w:r>
            </w:del>
            <w:ins w:id="3212" w:author="Editor" w:date="2026-09-12T15:31:00Z">
              <w:r w:rsidR="001706D7">
                <w:rPr>
                  <w:sz w:val="23"/>
                </w:rPr>
                <w:t>Three-</w:t>
              </w:r>
            </w:ins>
            <w:del w:id="3213" w:author="Editor" w:date="2026-09-12T15:31:00Z">
              <w:r w:rsidRPr="00C40890" w:rsidDel="001706D7">
                <w:rPr>
                  <w:sz w:val="23"/>
                </w:rPr>
                <w:delText>-</w:delText>
              </w:r>
            </w:del>
            <w:r w:rsidRPr="00C40890">
              <w:rPr>
                <w:sz w:val="23"/>
              </w:rPr>
              <w:t>y</w:t>
            </w:r>
            <w:ins w:id="3214" w:author="Editor" w:date="2026-09-10T11:22:00Z">
              <w:r w:rsidR="009F43C9" w:rsidRPr="00C40890">
                <w:rPr>
                  <w:sz w:val="23"/>
                </w:rPr>
                <w:t>ea</w:t>
              </w:r>
            </w:ins>
            <w:r w:rsidRPr="00C40890">
              <w:rPr>
                <w:sz w:val="23"/>
              </w:rPr>
              <w:t>r</w:t>
            </w:r>
            <w:r w:rsidRPr="00C40890">
              <w:rPr>
                <w:spacing w:val="3"/>
                <w:sz w:val="23"/>
              </w:rPr>
              <w:t xml:space="preserve"> </w:t>
            </w:r>
            <w:r w:rsidRPr="00C40890">
              <w:rPr>
                <w:sz w:val="23"/>
              </w:rPr>
              <w:t>Lag</w:t>
            </w:r>
            <w:r w:rsidRPr="00C40890">
              <w:rPr>
                <w:spacing w:val="3"/>
                <w:sz w:val="23"/>
              </w:rPr>
              <w:t xml:space="preserve"> </w:t>
            </w:r>
            <w:r w:rsidRPr="00C40890">
              <w:rPr>
                <w:spacing w:val="-2"/>
                <w:sz w:val="23"/>
              </w:rPr>
              <w:t>(</w:t>
            </w:r>
            <w:del w:id="3215" w:author="Editor" w:date="2026-09-11T11:26:00Z">
              <w:r w:rsidRPr="00C40890" w:rsidDel="0071283D">
                <w:rPr>
                  <w:spacing w:val="-2"/>
                  <w:sz w:val="23"/>
                </w:rPr>
                <w:delText>Weighted</w:delText>
              </w:r>
            </w:del>
            <w:ins w:id="3216" w:author="Editor" w:date="2026-09-11T11:26:00Z">
              <w:r w:rsidR="0071283D">
                <w:rPr>
                  <w:spacing w:val="-2"/>
                  <w:sz w:val="23"/>
                </w:rPr>
                <w:t>w</w:t>
              </w:r>
              <w:r w:rsidR="0071283D" w:rsidRPr="00C40890">
                <w:rPr>
                  <w:spacing w:val="-2"/>
                  <w:sz w:val="23"/>
                </w:rPr>
                <w:t>eighted</w:t>
              </w:r>
            </w:ins>
            <w:r w:rsidRPr="00C40890">
              <w:rPr>
                <w:spacing w:val="-2"/>
                <w:sz w:val="23"/>
              </w:rPr>
              <w:t>)</w:t>
            </w:r>
          </w:p>
        </w:tc>
        <w:tc>
          <w:tcPr>
            <w:tcW w:w="234" w:type="dxa"/>
          </w:tcPr>
          <w:p w14:paraId="3EE1E8CA" w14:textId="77777777" w:rsidR="006F1B3D" w:rsidRDefault="006F1B3D" w:rsidP="008C7539">
            <w:pPr>
              <w:pStyle w:val="TableParagraph"/>
              <w:suppressAutoHyphens/>
              <w:rPr>
                <w:sz w:val="20"/>
              </w:rPr>
            </w:pPr>
          </w:p>
        </w:tc>
        <w:tc>
          <w:tcPr>
            <w:tcW w:w="971" w:type="dxa"/>
          </w:tcPr>
          <w:p w14:paraId="7BAC6558" w14:textId="77777777" w:rsidR="006F1B3D" w:rsidRDefault="006F1B3D" w:rsidP="008C7539">
            <w:pPr>
              <w:pStyle w:val="TableParagraph"/>
              <w:suppressAutoHyphens/>
              <w:rPr>
                <w:sz w:val="20"/>
              </w:rPr>
            </w:pPr>
          </w:p>
        </w:tc>
        <w:tc>
          <w:tcPr>
            <w:tcW w:w="231" w:type="dxa"/>
          </w:tcPr>
          <w:p w14:paraId="1FB8EA9D" w14:textId="77777777" w:rsidR="006F1B3D" w:rsidRDefault="006F1B3D" w:rsidP="008C7539">
            <w:pPr>
              <w:pStyle w:val="TableParagraph"/>
              <w:suppressAutoHyphens/>
              <w:rPr>
                <w:sz w:val="20"/>
              </w:rPr>
            </w:pPr>
          </w:p>
        </w:tc>
        <w:tc>
          <w:tcPr>
            <w:tcW w:w="971" w:type="dxa"/>
          </w:tcPr>
          <w:p w14:paraId="140D5670" w14:textId="77777777" w:rsidR="006F1B3D" w:rsidRDefault="006F1B3D" w:rsidP="008C7539">
            <w:pPr>
              <w:pStyle w:val="TableParagraph"/>
              <w:suppressAutoHyphens/>
              <w:rPr>
                <w:sz w:val="20"/>
              </w:rPr>
            </w:pPr>
          </w:p>
        </w:tc>
        <w:tc>
          <w:tcPr>
            <w:tcW w:w="231" w:type="dxa"/>
          </w:tcPr>
          <w:p w14:paraId="5EB9D283" w14:textId="77777777" w:rsidR="006F1B3D" w:rsidRDefault="006F1B3D" w:rsidP="008C7539">
            <w:pPr>
              <w:pStyle w:val="TableParagraph"/>
              <w:suppressAutoHyphens/>
              <w:rPr>
                <w:sz w:val="20"/>
              </w:rPr>
            </w:pPr>
          </w:p>
        </w:tc>
        <w:tc>
          <w:tcPr>
            <w:tcW w:w="971" w:type="dxa"/>
          </w:tcPr>
          <w:p w14:paraId="19CDE4E7" w14:textId="77777777" w:rsidR="006F1B3D" w:rsidRDefault="006F1B3D" w:rsidP="008C7539">
            <w:pPr>
              <w:pStyle w:val="TableParagraph"/>
              <w:suppressAutoHyphens/>
              <w:rPr>
                <w:sz w:val="20"/>
              </w:rPr>
            </w:pPr>
          </w:p>
        </w:tc>
        <w:tc>
          <w:tcPr>
            <w:tcW w:w="115" w:type="dxa"/>
          </w:tcPr>
          <w:p w14:paraId="0AD32852" w14:textId="77777777" w:rsidR="006F1B3D" w:rsidRDefault="006F1B3D" w:rsidP="008C7539">
            <w:pPr>
              <w:pStyle w:val="TableParagraph"/>
              <w:suppressAutoHyphens/>
              <w:rPr>
                <w:sz w:val="20"/>
              </w:rPr>
            </w:pPr>
          </w:p>
        </w:tc>
      </w:tr>
      <w:tr w:rsidR="006F1B3D" w14:paraId="3260227B" w14:textId="77777777" w:rsidTr="00C40890">
        <w:trPr>
          <w:trHeight w:val="622"/>
        </w:trPr>
        <w:tc>
          <w:tcPr>
            <w:tcW w:w="118" w:type="dxa"/>
          </w:tcPr>
          <w:p w14:paraId="644D9BE9" w14:textId="77777777" w:rsidR="006F1B3D" w:rsidRDefault="006F1B3D" w:rsidP="008C7539">
            <w:pPr>
              <w:pStyle w:val="TableParagraph"/>
              <w:suppressAutoHyphens/>
              <w:rPr>
                <w:sz w:val="20"/>
              </w:rPr>
            </w:pPr>
          </w:p>
        </w:tc>
        <w:tc>
          <w:tcPr>
            <w:tcW w:w="3327" w:type="dxa"/>
          </w:tcPr>
          <w:p w14:paraId="1063167C" w14:textId="77777777" w:rsidR="006F1B3D" w:rsidRPr="009D0EF3" w:rsidRDefault="00191F14" w:rsidP="008C7539">
            <w:pPr>
              <w:pStyle w:val="TableParagraph"/>
              <w:suppressAutoHyphens/>
              <w:spacing w:line="20" w:lineRule="exact"/>
              <w:rPr>
                <w:sz w:val="2"/>
              </w:rPr>
            </w:pPr>
            <w:r w:rsidRPr="009D0EF3">
              <w:rPr>
                <w:noProof/>
                <w:sz w:val="2"/>
              </w:rPr>
              <mc:AlternateContent>
                <mc:Choice Requires="wpg">
                  <w:drawing>
                    <wp:inline distT="0" distB="0" distL="0" distR="0" wp14:anchorId="7C2085DC" wp14:editId="06BC4BE6">
                      <wp:extent cx="1784985" cy="8890"/>
                      <wp:effectExtent l="9525" t="0" r="0" b="635"/>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4985" cy="8890"/>
                                <a:chOff x="0" y="0"/>
                                <a:chExt cx="1784985" cy="8890"/>
                              </a:xfrm>
                            </wpg:grpSpPr>
                            <wps:wsp>
                              <wps:cNvPr id="682" name="Graphic 682"/>
                              <wps:cNvSpPr/>
                              <wps:spPr>
                                <a:xfrm>
                                  <a:off x="0" y="4205"/>
                                  <a:ext cx="1784985" cy="1270"/>
                                </a:xfrm>
                                <a:custGeom>
                                  <a:avLst/>
                                  <a:gdLst/>
                                  <a:ahLst/>
                                  <a:cxnLst/>
                                  <a:rect l="l" t="t" r="r" b="b"/>
                                  <a:pathLst>
                                    <a:path w="1784985">
                                      <a:moveTo>
                                        <a:pt x="0" y="0"/>
                                      </a:moveTo>
                                      <a:lnTo>
                                        <a:pt x="1784360" y="0"/>
                                      </a:lnTo>
                                    </a:path>
                                  </a:pathLst>
                                </a:custGeom>
                                <a:ln w="84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2DF85E" id="Group 681" o:spid="_x0000_s1026" style="width:140.55pt;height:.7pt;mso-position-horizontal-relative:char;mso-position-vertical-relative:line" coordsize="178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">
                      <v:shape id="Graphic 682" o:spid="_x0000_s1027" style="position:absolute;top:42;width:17849;height:12;visibility:visible;mso-wrap-style:square;v-text-anchor:top" coordsize="1784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" path="m,l1784360,e" filled="f" strokeweight=".23364mm">
                        <v:path arrowok="t"/>
                      </v:shape>
                      <w10:anchorlock/>
                    </v:group>
                  </w:pict>
                </mc:Fallback>
              </mc:AlternateContent>
            </w:r>
          </w:p>
          <w:p w14:paraId="4462488C" w14:textId="77777777" w:rsidR="006F1B3D" w:rsidRPr="00C40890" w:rsidRDefault="0085492B" w:rsidP="009F43C9">
            <w:pPr>
              <w:pStyle w:val="TableParagraph"/>
              <w:suppressAutoHyphens/>
              <w:rPr>
                <w:sz w:val="23"/>
              </w:rPr>
            </w:pPr>
            <w:ins w:id="3217" w:author="Editor" w:date="2026-09-11T11:44:00Z">
              <w:r>
                <w:rPr>
                  <w:sz w:val="23"/>
                </w:rPr>
                <w:t>Three</w:t>
              </w:r>
            </w:ins>
            <w:del w:id="3218" w:author="Editor" w:date="2026-09-11T11:44:00Z">
              <w:r w:rsidR="00191F14" w:rsidRPr="00C40890" w:rsidDel="0085492B">
                <w:rPr>
                  <w:sz w:val="23"/>
                </w:rPr>
                <w:delText>3</w:delText>
              </w:r>
            </w:del>
            <w:r w:rsidR="00191F14" w:rsidRPr="00C40890">
              <w:rPr>
                <w:sz w:val="23"/>
              </w:rPr>
              <w:t>-y</w:t>
            </w:r>
            <w:ins w:id="3219" w:author="Editor" w:date="2026-09-10T11:22:00Z">
              <w:r w:rsidR="009F43C9" w:rsidRPr="00C40890">
                <w:rPr>
                  <w:sz w:val="23"/>
                </w:rPr>
                <w:t>ea</w:t>
              </w:r>
            </w:ins>
            <w:r w:rsidR="00191F14" w:rsidRPr="00C40890">
              <w:rPr>
                <w:sz w:val="23"/>
              </w:rPr>
              <w:t>r</w:t>
            </w:r>
            <w:r w:rsidR="00191F14" w:rsidRPr="00C40890">
              <w:rPr>
                <w:spacing w:val="6"/>
                <w:sz w:val="23"/>
              </w:rPr>
              <w:t xml:space="preserve"> </w:t>
            </w:r>
            <w:r w:rsidR="00191F14" w:rsidRPr="00C40890">
              <w:rPr>
                <w:sz w:val="23"/>
              </w:rPr>
              <w:t>lagged</w:t>
            </w:r>
            <w:r w:rsidR="00191F14" w:rsidRPr="00C40890">
              <w:rPr>
                <w:spacing w:val="7"/>
                <w:sz w:val="23"/>
              </w:rPr>
              <w:t xml:space="preserve"> </w:t>
            </w:r>
            <w:ins w:id="3220" w:author="Editor" w:date="2026-09-10T11:23:00Z">
              <w:r w:rsidR="009F43C9" w:rsidRPr="00C40890">
                <w:rPr>
                  <w:spacing w:val="7"/>
                  <w:sz w:val="23"/>
                </w:rPr>
                <w:t>i</w:t>
              </w:r>
            </w:ins>
            <w:del w:id="3221" w:author="Editor" w:date="2026-09-10T11:23:00Z">
              <w:r w:rsidR="00191F14" w:rsidRPr="00C40890" w:rsidDel="009F43C9">
                <w:rPr>
                  <w:spacing w:val="-2"/>
                  <w:sz w:val="23"/>
                </w:rPr>
                <w:delText>I</w:delText>
              </w:r>
            </w:del>
            <w:r w:rsidR="00191F14" w:rsidRPr="00C40890">
              <w:rPr>
                <w:spacing w:val="-2"/>
                <w:sz w:val="23"/>
              </w:rPr>
              <w:t>ntensity</w:t>
            </w:r>
          </w:p>
        </w:tc>
        <w:tc>
          <w:tcPr>
            <w:tcW w:w="234" w:type="dxa"/>
          </w:tcPr>
          <w:p w14:paraId="0985F0DD" w14:textId="77777777" w:rsidR="006F1B3D" w:rsidRDefault="006F1B3D" w:rsidP="008C7539">
            <w:pPr>
              <w:pStyle w:val="TableParagraph"/>
              <w:suppressAutoHyphens/>
              <w:rPr>
                <w:sz w:val="20"/>
              </w:rPr>
            </w:pPr>
          </w:p>
        </w:tc>
        <w:tc>
          <w:tcPr>
            <w:tcW w:w="971" w:type="dxa"/>
          </w:tcPr>
          <w:p w14:paraId="72760521" w14:textId="77777777" w:rsidR="006F1B3D" w:rsidRDefault="00191F14" w:rsidP="008C7539">
            <w:pPr>
              <w:pStyle w:val="TableParagraph"/>
              <w:suppressAutoHyphens/>
              <w:spacing w:before="5" w:line="259" w:lineRule="auto"/>
              <w:ind w:left="112" w:hanging="109"/>
              <w:rPr>
                <w:sz w:val="23"/>
              </w:rPr>
            </w:pPr>
            <w:r>
              <w:rPr>
                <w:spacing w:val="-2"/>
                <w:sz w:val="23"/>
              </w:rPr>
              <w:t xml:space="preserve">-2.071*** </w:t>
            </w:r>
            <w:r>
              <w:rPr>
                <w:sz w:val="23"/>
              </w:rPr>
              <w:t>( 0.772)</w:t>
            </w:r>
          </w:p>
        </w:tc>
        <w:tc>
          <w:tcPr>
            <w:tcW w:w="231" w:type="dxa"/>
          </w:tcPr>
          <w:p w14:paraId="34AFC1B1" w14:textId="77777777" w:rsidR="006F1B3D" w:rsidRDefault="006F1B3D" w:rsidP="008C7539">
            <w:pPr>
              <w:pStyle w:val="TableParagraph"/>
              <w:suppressAutoHyphens/>
              <w:rPr>
                <w:sz w:val="20"/>
              </w:rPr>
            </w:pPr>
          </w:p>
        </w:tc>
        <w:tc>
          <w:tcPr>
            <w:tcW w:w="971" w:type="dxa"/>
          </w:tcPr>
          <w:p w14:paraId="55A68322" w14:textId="77777777" w:rsidR="006F1B3D" w:rsidRDefault="00191F14" w:rsidP="008C7539">
            <w:pPr>
              <w:pStyle w:val="TableParagraph"/>
              <w:suppressAutoHyphens/>
              <w:spacing w:before="5" w:line="259" w:lineRule="auto"/>
              <w:ind w:left="113" w:right="97" w:firstLine="9"/>
              <w:rPr>
                <w:sz w:val="23"/>
              </w:rPr>
            </w:pPr>
            <w:r>
              <w:rPr>
                <w:spacing w:val="-2"/>
                <w:sz w:val="23"/>
              </w:rPr>
              <w:t xml:space="preserve">-1.830* </w:t>
            </w:r>
            <w:r>
              <w:rPr>
                <w:sz w:val="23"/>
              </w:rPr>
              <w:t>(</w:t>
            </w:r>
            <w:r>
              <w:rPr>
                <w:spacing w:val="2"/>
                <w:sz w:val="23"/>
              </w:rPr>
              <w:t xml:space="preserve"> </w:t>
            </w:r>
            <w:r>
              <w:rPr>
                <w:spacing w:val="-2"/>
                <w:sz w:val="23"/>
              </w:rPr>
              <w:t>0.960)</w:t>
            </w:r>
          </w:p>
        </w:tc>
        <w:tc>
          <w:tcPr>
            <w:tcW w:w="231" w:type="dxa"/>
          </w:tcPr>
          <w:p w14:paraId="70019567" w14:textId="77777777" w:rsidR="006F1B3D" w:rsidRDefault="006F1B3D" w:rsidP="008C7539">
            <w:pPr>
              <w:pStyle w:val="TableParagraph"/>
              <w:suppressAutoHyphens/>
              <w:rPr>
                <w:sz w:val="20"/>
              </w:rPr>
            </w:pPr>
          </w:p>
        </w:tc>
        <w:tc>
          <w:tcPr>
            <w:tcW w:w="971" w:type="dxa"/>
          </w:tcPr>
          <w:p w14:paraId="07CD7965" w14:textId="77777777" w:rsidR="006F1B3D" w:rsidRDefault="00191F14" w:rsidP="008C7539">
            <w:pPr>
              <w:pStyle w:val="TableParagraph"/>
              <w:suppressAutoHyphens/>
              <w:spacing w:before="5" w:line="259" w:lineRule="auto"/>
              <w:ind w:left="114" w:right="42" w:hanging="50"/>
              <w:rPr>
                <w:sz w:val="23"/>
              </w:rPr>
            </w:pPr>
            <w:r>
              <w:rPr>
                <w:spacing w:val="-2"/>
                <w:sz w:val="23"/>
              </w:rPr>
              <w:t xml:space="preserve">-2.357** </w:t>
            </w:r>
            <w:r>
              <w:rPr>
                <w:sz w:val="23"/>
              </w:rPr>
              <w:t>(</w:t>
            </w:r>
            <w:r>
              <w:rPr>
                <w:spacing w:val="2"/>
                <w:sz w:val="23"/>
              </w:rPr>
              <w:t xml:space="preserve"> </w:t>
            </w:r>
            <w:r>
              <w:rPr>
                <w:spacing w:val="-2"/>
                <w:sz w:val="23"/>
              </w:rPr>
              <w:t>0.957)</w:t>
            </w:r>
          </w:p>
        </w:tc>
        <w:tc>
          <w:tcPr>
            <w:tcW w:w="115" w:type="dxa"/>
          </w:tcPr>
          <w:p w14:paraId="70B6DD99" w14:textId="77777777" w:rsidR="006F1B3D" w:rsidRDefault="006F1B3D" w:rsidP="008C7539">
            <w:pPr>
              <w:pStyle w:val="TableParagraph"/>
              <w:suppressAutoHyphens/>
              <w:rPr>
                <w:sz w:val="20"/>
              </w:rPr>
            </w:pPr>
          </w:p>
        </w:tc>
      </w:tr>
      <w:tr w:rsidR="006F1B3D" w14:paraId="0C2C15C6" w14:textId="77777777">
        <w:trPr>
          <w:trHeight w:val="457"/>
        </w:trPr>
        <w:tc>
          <w:tcPr>
            <w:tcW w:w="118" w:type="dxa"/>
          </w:tcPr>
          <w:p w14:paraId="2D1791BD" w14:textId="77777777" w:rsidR="006F1B3D" w:rsidRDefault="006F1B3D" w:rsidP="008C7539">
            <w:pPr>
              <w:pStyle w:val="TableParagraph"/>
              <w:suppressAutoHyphens/>
              <w:rPr>
                <w:sz w:val="20"/>
              </w:rPr>
            </w:pPr>
          </w:p>
        </w:tc>
        <w:tc>
          <w:tcPr>
            <w:tcW w:w="3327" w:type="dxa"/>
          </w:tcPr>
          <w:p w14:paraId="7C3EDD51" w14:textId="77777777" w:rsidR="006F1B3D" w:rsidRPr="00C40890" w:rsidRDefault="00191F14" w:rsidP="00BA336D">
            <w:pPr>
              <w:pStyle w:val="TableParagraph"/>
              <w:suppressAutoHyphens/>
              <w:spacing w:before="147"/>
              <w:rPr>
                <w:sz w:val="23"/>
              </w:rPr>
            </w:pPr>
            <w:r w:rsidRPr="00C40890">
              <w:rPr>
                <w:sz w:val="23"/>
              </w:rPr>
              <w:t>Panel</w:t>
            </w:r>
            <w:r w:rsidRPr="00C40890">
              <w:rPr>
                <w:spacing w:val="2"/>
                <w:sz w:val="23"/>
              </w:rPr>
              <w:t xml:space="preserve"> </w:t>
            </w:r>
            <w:r w:rsidRPr="00C40890">
              <w:rPr>
                <w:sz w:val="23"/>
              </w:rPr>
              <w:t>E:</w:t>
            </w:r>
            <w:r w:rsidRPr="00C40890">
              <w:rPr>
                <w:spacing w:val="3"/>
                <w:sz w:val="23"/>
              </w:rPr>
              <w:t xml:space="preserve"> </w:t>
            </w:r>
            <w:del w:id="3222" w:author="Editor" w:date="2026-09-12T15:32:00Z">
              <w:r w:rsidRPr="00C40890" w:rsidDel="00BA336D">
                <w:rPr>
                  <w:sz w:val="23"/>
                </w:rPr>
                <w:delText>1</w:delText>
              </w:r>
            </w:del>
            <w:ins w:id="3223" w:author="Editor" w:date="2026-09-12T15:32:00Z">
              <w:r w:rsidR="00BA336D">
                <w:rPr>
                  <w:sz w:val="23"/>
                </w:rPr>
                <w:t>One</w:t>
              </w:r>
            </w:ins>
            <w:r w:rsidRPr="00C40890">
              <w:rPr>
                <w:sz w:val="23"/>
              </w:rPr>
              <w:t>-y</w:t>
            </w:r>
            <w:ins w:id="3224" w:author="Editor" w:date="2026-09-10T11:22:00Z">
              <w:r w:rsidR="009F43C9" w:rsidRPr="00C40890">
                <w:rPr>
                  <w:sz w:val="23"/>
                </w:rPr>
                <w:t>ea</w:t>
              </w:r>
            </w:ins>
            <w:r w:rsidRPr="00C40890">
              <w:rPr>
                <w:sz w:val="23"/>
              </w:rPr>
              <w:t>r</w:t>
            </w:r>
            <w:r w:rsidRPr="00C40890">
              <w:rPr>
                <w:spacing w:val="3"/>
                <w:sz w:val="23"/>
              </w:rPr>
              <w:t xml:space="preserve"> </w:t>
            </w:r>
            <w:r w:rsidRPr="00C40890">
              <w:rPr>
                <w:sz w:val="23"/>
              </w:rPr>
              <w:t>Lag</w:t>
            </w:r>
            <w:r w:rsidRPr="00C40890">
              <w:rPr>
                <w:spacing w:val="3"/>
                <w:sz w:val="23"/>
              </w:rPr>
              <w:t xml:space="preserve"> </w:t>
            </w:r>
            <w:r w:rsidRPr="00C40890">
              <w:rPr>
                <w:spacing w:val="-2"/>
                <w:sz w:val="23"/>
              </w:rPr>
              <w:t>(</w:t>
            </w:r>
            <w:del w:id="3225" w:author="Editor" w:date="2026-09-11T11:27:00Z">
              <w:r w:rsidRPr="00C40890" w:rsidDel="0071283D">
                <w:rPr>
                  <w:spacing w:val="-2"/>
                  <w:sz w:val="23"/>
                </w:rPr>
                <w:delText>Weighted</w:delText>
              </w:r>
            </w:del>
            <w:ins w:id="3226" w:author="Editor" w:date="2026-09-11T11:27:00Z">
              <w:r w:rsidR="0071283D" w:rsidRPr="00C40890">
                <w:rPr>
                  <w:spacing w:val="-2"/>
                  <w:sz w:val="23"/>
                </w:rPr>
                <w:t>weighted</w:t>
              </w:r>
            </w:ins>
            <w:r w:rsidRPr="00C40890">
              <w:rPr>
                <w:spacing w:val="-2"/>
                <w:sz w:val="23"/>
              </w:rPr>
              <w:t>)</w:t>
            </w:r>
          </w:p>
        </w:tc>
        <w:tc>
          <w:tcPr>
            <w:tcW w:w="234" w:type="dxa"/>
          </w:tcPr>
          <w:p w14:paraId="12BD6E94" w14:textId="77777777" w:rsidR="006F1B3D" w:rsidRDefault="006F1B3D" w:rsidP="008C7539">
            <w:pPr>
              <w:pStyle w:val="TableParagraph"/>
              <w:suppressAutoHyphens/>
              <w:rPr>
                <w:sz w:val="20"/>
              </w:rPr>
            </w:pPr>
          </w:p>
        </w:tc>
        <w:tc>
          <w:tcPr>
            <w:tcW w:w="971" w:type="dxa"/>
          </w:tcPr>
          <w:p w14:paraId="0847EAE0" w14:textId="77777777" w:rsidR="006F1B3D" w:rsidRDefault="006F1B3D" w:rsidP="008C7539">
            <w:pPr>
              <w:pStyle w:val="TableParagraph"/>
              <w:suppressAutoHyphens/>
              <w:rPr>
                <w:sz w:val="20"/>
              </w:rPr>
            </w:pPr>
          </w:p>
        </w:tc>
        <w:tc>
          <w:tcPr>
            <w:tcW w:w="231" w:type="dxa"/>
          </w:tcPr>
          <w:p w14:paraId="4A0A5550" w14:textId="77777777" w:rsidR="006F1B3D" w:rsidRDefault="006F1B3D" w:rsidP="008C7539">
            <w:pPr>
              <w:pStyle w:val="TableParagraph"/>
              <w:suppressAutoHyphens/>
              <w:rPr>
                <w:sz w:val="20"/>
              </w:rPr>
            </w:pPr>
          </w:p>
        </w:tc>
        <w:tc>
          <w:tcPr>
            <w:tcW w:w="971" w:type="dxa"/>
          </w:tcPr>
          <w:p w14:paraId="0977B1E9" w14:textId="77777777" w:rsidR="006F1B3D" w:rsidRDefault="006F1B3D" w:rsidP="008C7539">
            <w:pPr>
              <w:pStyle w:val="TableParagraph"/>
              <w:suppressAutoHyphens/>
              <w:rPr>
                <w:sz w:val="20"/>
              </w:rPr>
            </w:pPr>
          </w:p>
        </w:tc>
        <w:tc>
          <w:tcPr>
            <w:tcW w:w="231" w:type="dxa"/>
          </w:tcPr>
          <w:p w14:paraId="4FF0F4EF" w14:textId="77777777" w:rsidR="006F1B3D" w:rsidRDefault="006F1B3D" w:rsidP="008C7539">
            <w:pPr>
              <w:pStyle w:val="TableParagraph"/>
              <w:suppressAutoHyphens/>
              <w:rPr>
                <w:sz w:val="20"/>
              </w:rPr>
            </w:pPr>
          </w:p>
        </w:tc>
        <w:tc>
          <w:tcPr>
            <w:tcW w:w="971" w:type="dxa"/>
          </w:tcPr>
          <w:p w14:paraId="69F164FD" w14:textId="77777777" w:rsidR="006F1B3D" w:rsidRDefault="006F1B3D" w:rsidP="008C7539">
            <w:pPr>
              <w:pStyle w:val="TableParagraph"/>
              <w:suppressAutoHyphens/>
              <w:rPr>
                <w:sz w:val="20"/>
              </w:rPr>
            </w:pPr>
          </w:p>
        </w:tc>
        <w:tc>
          <w:tcPr>
            <w:tcW w:w="115" w:type="dxa"/>
          </w:tcPr>
          <w:p w14:paraId="6CBC3AE3" w14:textId="77777777" w:rsidR="006F1B3D" w:rsidRDefault="006F1B3D" w:rsidP="008C7539">
            <w:pPr>
              <w:pStyle w:val="TableParagraph"/>
              <w:suppressAutoHyphens/>
              <w:rPr>
                <w:sz w:val="20"/>
              </w:rPr>
            </w:pPr>
          </w:p>
        </w:tc>
      </w:tr>
      <w:tr w:rsidR="006F1B3D" w14:paraId="05165302" w14:textId="77777777" w:rsidTr="00C40890">
        <w:trPr>
          <w:trHeight w:val="613"/>
        </w:trPr>
        <w:tc>
          <w:tcPr>
            <w:tcW w:w="118" w:type="dxa"/>
          </w:tcPr>
          <w:p w14:paraId="124BF16C" w14:textId="77777777" w:rsidR="006F1B3D" w:rsidRDefault="006F1B3D" w:rsidP="008C7539">
            <w:pPr>
              <w:pStyle w:val="TableParagraph"/>
              <w:suppressAutoHyphens/>
              <w:rPr>
                <w:sz w:val="20"/>
              </w:rPr>
            </w:pPr>
          </w:p>
        </w:tc>
        <w:tc>
          <w:tcPr>
            <w:tcW w:w="3327" w:type="dxa"/>
          </w:tcPr>
          <w:p w14:paraId="06798152" w14:textId="77777777" w:rsidR="006F1B3D" w:rsidRPr="009D0EF3" w:rsidRDefault="00191F14" w:rsidP="008C7539">
            <w:pPr>
              <w:pStyle w:val="TableParagraph"/>
              <w:suppressAutoHyphens/>
              <w:spacing w:line="20" w:lineRule="exact"/>
              <w:rPr>
                <w:sz w:val="2"/>
              </w:rPr>
            </w:pPr>
            <w:r w:rsidRPr="009D0EF3">
              <w:rPr>
                <w:noProof/>
                <w:sz w:val="2"/>
              </w:rPr>
              <mc:AlternateContent>
                <mc:Choice Requires="wpg">
                  <w:drawing>
                    <wp:inline distT="0" distB="0" distL="0" distR="0" wp14:anchorId="4F74699A" wp14:editId="4004266A">
                      <wp:extent cx="1767839" cy="8890"/>
                      <wp:effectExtent l="9525" t="0" r="3810" b="635"/>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7839" cy="8890"/>
                                <a:chOff x="0" y="0"/>
                                <a:chExt cx="1767839" cy="8890"/>
                              </a:xfrm>
                            </wpg:grpSpPr>
                            <wps:wsp>
                              <wps:cNvPr id="684" name="Graphic 684"/>
                              <wps:cNvSpPr/>
                              <wps:spPr>
                                <a:xfrm>
                                  <a:off x="0" y="4205"/>
                                  <a:ext cx="1767839" cy="1270"/>
                                </a:xfrm>
                                <a:custGeom>
                                  <a:avLst/>
                                  <a:gdLst/>
                                  <a:ahLst/>
                                  <a:cxnLst/>
                                  <a:rect l="l" t="t" r="r" b="b"/>
                                  <a:pathLst>
                                    <a:path w="1767839">
                                      <a:moveTo>
                                        <a:pt x="0" y="0"/>
                                      </a:moveTo>
                                      <a:lnTo>
                                        <a:pt x="1767675" y="0"/>
                                      </a:lnTo>
                                    </a:path>
                                  </a:pathLst>
                                </a:custGeom>
                                <a:ln w="84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99975C" id="Group 683" o:spid="_x0000_s1026" style="width:139.2pt;height:.7pt;mso-position-horizontal-relative:char;mso-position-vertical-relative:line" coordsize="1767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">
                      <v:shape id="Graphic 684" o:spid="_x0000_s1027" style="position:absolute;top:42;width:17678;height:12;visibility:visible;mso-wrap-style:square;v-text-anchor:top" coordsize="17678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" path="m,l1767675,e" filled="f" strokeweight=".23364mm">
                        <v:path arrowok="t"/>
                      </v:shape>
                      <w10:anchorlock/>
                    </v:group>
                  </w:pict>
                </mc:Fallback>
              </mc:AlternateContent>
            </w:r>
          </w:p>
          <w:p w14:paraId="7E62EC65" w14:textId="77777777" w:rsidR="006F1B3D" w:rsidRPr="00C40890" w:rsidRDefault="00191F14" w:rsidP="009F43C9">
            <w:pPr>
              <w:pStyle w:val="TableParagraph"/>
              <w:suppressAutoHyphens/>
              <w:rPr>
                <w:sz w:val="23"/>
              </w:rPr>
            </w:pPr>
            <w:del w:id="3227" w:author="Editor" w:date="2026-09-11T11:44:00Z">
              <w:r w:rsidRPr="00C40890" w:rsidDel="0085492B">
                <w:rPr>
                  <w:sz w:val="23"/>
                </w:rPr>
                <w:delText>1</w:delText>
              </w:r>
            </w:del>
            <w:ins w:id="3228" w:author="Editor" w:date="2026-09-11T11:44:00Z">
              <w:r w:rsidR="0085492B">
                <w:rPr>
                  <w:sz w:val="23"/>
                </w:rPr>
                <w:t>One</w:t>
              </w:r>
            </w:ins>
            <w:r w:rsidRPr="00C40890">
              <w:rPr>
                <w:sz w:val="23"/>
              </w:rPr>
              <w:t>-y</w:t>
            </w:r>
            <w:ins w:id="3229" w:author="Editor" w:date="2026-09-10T11:22:00Z">
              <w:r w:rsidR="009F43C9" w:rsidRPr="00C40890">
                <w:rPr>
                  <w:sz w:val="23"/>
                </w:rPr>
                <w:t>ea</w:t>
              </w:r>
            </w:ins>
            <w:r w:rsidRPr="00C40890">
              <w:rPr>
                <w:sz w:val="23"/>
              </w:rPr>
              <w:t>r</w:t>
            </w:r>
            <w:r w:rsidRPr="00C40890">
              <w:rPr>
                <w:spacing w:val="6"/>
                <w:sz w:val="23"/>
              </w:rPr>
              <w:t xml:space="preserve"> </w:t>
            </w:r>
            <w:r w:rsidRPr="00C40890">
              <w:rPr>
                <w:sz w:val="23"/>
              </w:rPr>
              <w:t>lagged</w:t>
            </w:r>
            <w:r w:rsidRPr="00C40890">
              <w:rPr>
                <w:spacing w:val="7"/>
                <w:sz w:val="23"/>
              </w:rPr>
              <w:t xml:space="preserve"> </w:t>
            </w:r>
            <w:del w:id="3230" w:author="Editor" w:date="2026-09-10T11:23:00Z">
              <w:r w:rsidRPr="00C40890" w:rsidDel="009F43C9">
                <w:rPr>
                  <w:spacing w:val="-2"/>
                  <w:sz w:val="23"/>
                </w:rPr>
                <w:delText>Intensity</w:delText>
              </w:r>
            </w:del>
            <w:ins w:id="3231" w:author="Editor" w:date="2026-09-10T11:23:00Z">
              <w:r w:rsidR="009F43C9" w:rsidRPr="00C40890">
                <w:rPr>
                  <w:spacing w:val="-2"/>
                  <w:sz w:val="23"/>
                </w:rPr>
                <w:t>intensity</w:t>
              </w:r>
            </w:ins>
          </w:p>
        </w:tc>
        <w:tc>
          <w:tcPr>
            <w:tcW w:w="234" w:type="dxa"/>
          </w:tcPr>
          <w:p w14:paraId="3413D514" w14:textId="77777777" w:rsidR="006F1B3D" w:rsidRDefault="006F1B3D" w:rsidP="008C7539">
            <w:pPr>
              <w:pStyle w:val="TableParagraph"/>
              <w:suppressAutoHyphens/>
              <w:rPr>
                <w:sz w:val="20"/>
              </w:rPr>
            </w:pPr>
          </w:p>
        </w:tc>
        <w:tc>
          <w:tcPr>
            <w:tcW w:w="971" w:type="dxa"/>
          </w:tcPr>
          <w:p w14:paraId="77E239CD" w14:textId="77777777" w:rsidR="006F1B3D" w:rsidRDefault="00191F14" w:rsidP="008C7539">
            <w:pPr>
              <w:pStyle w:val="TableParagraph"/>
              <w:suppressAutoHyphens/>
              <w:spacing w:before="5" w:line="259" w:lineRule="auto"/>
              <w:ind w:left="112" w:hanging="109"/>
              <w:rPr>
                <w:sz w:val="23"/>
              </w:rPr>
            </w:pPr>
            <w:r>
              <w:rPr>
                <w:spacing w:val="-2"/>
                <w:sz w:val="23"/>
              </w:rPr>
              <w:t xml:space="preserve">-3.457*** </w:t>
            </w:r>
            <w:r>
              <w:rPr>
                <w:sz w:val="23"/>
              </w:rPr>
              <w:t>( 0.890)</w:t>
            </w:r>
          </w:p>
        </w:tc>
        <w:tc>
          <w:tcPr>
            <w:tcW w:w="231" w:type="dxa"/>
          </w:tcPr>
          <w:p w14:paraId="3CD07000" w14:textId="77777777" w:rsidR="006F1B3D" w:rsidRDefault="006F1B3D" w:rsidP="008C7539">
            <w:pPr>
              <w:pStyle w:val="TableParagraph"/>
              <w:suppressAutoHyphens/>
              <w:rPr>
                <w:sz w:val="20"/>
              </w:rPr>
            </w:pPr>
          </w:p>
        </w:tc>
        <w:tc>
          <w:tcPr>
            <w:tcW w:w="971" w:type="dxa"/>
          </w:tcPr>
          <w:p w14:paraId="236573AA" w14:textId="77777777" w:rsidR="006F1B3D" w:rsidRDefault="00191F14" w:rsidP="008C7539">
            <w:pPr>
              <w:pStyle w:val="TableParagraph"/>
              <w:suppressAutoHyphens/>
              <w:spacing w:before="5" w:line="259" w:lineRule="auto"/>
              <w:ind w:left="113" w:hanging="109"/>
              <w:rPr>
                <w:sz w:val="23"/>
              </w:rPr>
            </w:pPr>
            <w:r>
              <w:rPr>
                <w:spacing w:val="-2"/>
                <w:sz w:val="23"/>
              </w:rPr>
              <w:t xml:space="preserve">-4.255*** </w:t>
            </w:r>
            <w:r>
              <w:rPr>
                <w:sz w:val="23"/>
              </w:rPr>
              <w:t>( 1.043)</w:t>
            </w:r>
          </w:p>
        </w:tc>
        <w:tc>
          <w:tcPr>
            <w:tcW w:w="231" w:type="dxa"/>
          </w:tcPr>
          <w:p w14:paraId="0612F510" w14:textId="77777777" w:rsidR="006F1B3D" w:rsidRDefault="006F1B3D" w:rsidP="008C7539">
            <w:pPr>
              <w:pStyle w:val="TableParagraph"/>
              <w:suppressAutoHyphens/>
              <w:rPr>
                <w:sz w:val="20"/>
              </w:rPr>
            </w:pPr>
          </w:p>
        </w:tc>
        <w:tc>
          <w:tcPr>
            <w:tcW w:w="971" w:type="dxa"/>
          </w:tcPr>
          <w:p w14:paraId="2050120C" w14:textId="77777777" w:rsidR="006F1B3D" w:rsidRDefault="00191F14" w:rsidP="008C7539">
            <w:pPr>
              <w:pStyle w:val="TableParagraph"/>
              <w:suppressAutoHyphens/>
              <w:spacing w:before="5" w:line="259" w:lineRule="auto"/>
              <w:ind w:left="114" w:right="42" w:hanging="50"/>
              <w:rPr>
                <w:sz w:val="23"/>
              </w:rPr>
            </w:pPr>
            <w:r>
              <w:rPr>
                <w:spacing w:val="-2"/>
                <w:sz w:val="23"/>
              </w:rPr>
              <w:t xml:space="preserve">-2.681** </w:t>
            </w:r>
            <w:r>
              <w:rPr>
                <w:sz w:val="23"/>
              </w:rPr>
              <w:t>(</w:t>
            </w:r>
            <w:r>
              <w:rPr>
                <w:spacing w:val="2"/>
                <w:sz w:val="23"/>
              </w:rPr>
              <w:t xml:space="preserve"> </w:t>
            </w:r>
            <w:r>
              <w:rPr>
                <w:spacing w:val="-2"/>
                <w:sz w:val="23"/>
              </w:rPr>
              <w:t>1.072)</w:t>
            </w:r>
          </w:p>
        </w:tc>
        <w:tc>
          <w:tcPr>
            <w:tcW w:w="115" w:type="dxa"/>
          </w:tcPr>
          <w:p w14:paraId="3AD128C8" w14:textId="77777777" w:rsidR="006F1B3D" w:rsidRDefault="006F1B3D" w:rsidP="008C7539">
            <w:pPr>
              <w:pStyle w:val="TableParagraph"/>
              <w:suppressAutoHyphens/>
              <w:rPr>
                <w:sz w:val="20"/>
              </w:rPr>
            </w:pPr>
          </w:p>
        </w:tc>
      </w:tr>
      <w:tr w:rsidR="006F1B3D" w14:paraId="50A3CB47" w14:textId="77777777">
        <w:trPr>
          <w:trHeight w:val="429"/>
        </w:trPr>
        <w:tc>
          <w:tcPr>
            <w:tcW w:w="118" w:type="dxa"/>
          </w:tcPr>
          <w:p w14:paraId="447B18BE" w14:textId="77777777" w:rsidR="006F1B3D" w:rsidRDefault="006F1B3D" w:rsidP="008C7539">
            <w:pPr>
              <w:pStyle w:val="TableParagraph"/>
              <w:suppressAutoHyphens/>
              <w:rPr>
                <w:sz w:val="20"/>
              </w:rPr>
            </w:pPr>
          </w:p>
        </w:tc>
        <w:tc>
          <w:tcPr>
            <w:tcW w:w="3327" w:type="dxa"/>
          </w:tcPr>
          <w:p w14:paraId="41710086" w14:textId="77777777" w:rsidR="006F1B3D" w:rsidRDefault="00191F14" w:rsidP="008C7539">
            <w:pPr>
              <w:pStyle w:val="TableParagraph"/>
              <w:suppressAutoHyphens/>
              <w:spacing w:before="147" w:line="262" w:lineRule="exact"/>
              <w:rPr>
                <w:sz w:val="23"/>
              </w:rPr>
            </w:pPr>
            <w:r>
              <w:rPr>
                <w:sz w:val="23"/>
              </w:rPr>
              <w:t>Mean</w:t>
            </w:r>
            <w:r>
              <w:rPr>
                <w:spacing w:val="11"/>
                <w:sz w:val="23"/>
              </w:rPr>
              <w:t xml:space="preserve"> </w:t>
            </w:r>
            <w:r>
              <w:rPr>
                <w:spacing w:val="-4"/>
                <w:sz w:val="23"/>
              </w:rPr>
              <w:t>1996</w:t>
            </w:r>
          </w:p>
        </w:tc>
        <w:tc>
          <w:tcPr>
            <w:tcW w:w="234" w:type="dxa"/>
          </w:tcPr>
          <w:p w14:paraId="272DE3CE" w14:textId="77777777" w:rsidR="006F1B3D" w:rsidRDefault="006F1B3D" w:rsidP="008C7539">
            <w:pPr>
              <w:pStyle w:val="TableParagraph"/>
              <w:suppressAutoHyphens/>
              <w:rPr>
                <w:sz w:val="20"/>
              </w:rPr>
            </w:pPr>
          </w:p>
        </w:tc>
        <w:tc>
          <w:tcPr>
            <w:tcW w:w="971" w:type="dxa"/>
          </w:tcPr>
          <w:p w14:paraId="2689287C" w14:textId="77777777" w:rsidR="006F1B3D" w:rsidRDefault="00191F14" w:rsidP="008C7539">
            <w:pPr>
              <w:pStyle w:val="TableParagraph"/>
              <w:suppressAutoHyphens/>
              <w:spacing w:before="147" w:line="262" w:lineRule="exact"/>
              <w:ind w:left="7" w:right="5"/>
              <w:jc w:val="center"/>
              <w:rPr>
                <w:sz w:val="23"/>
              </w:rPr>
            </w:pPr>
            <w:r>
              <w:rPr>
                <w:spacing w:val="-2"/>
                <w:sz w:val="23"/>
              </w:rPr>
              <w:t>48.16</w:t>
            </w:r>
          </w:p>
        </w:tc>
        <w:tc>
          <w:tcPr>
            <w:tcW w:w="231" w:type="dxa"/>
          </w:tcPr>
          <w:p w14:paraId="76E2DDEF" w14:textId="77777777" w:rsidR="006F1B3D" w:rsidRDefault="006F1B3D" w:rsidP="008C7539">
            <w:pPr>
              <w:pStyle w:val="TableParagraph"/>
              <w:suppressAutoHyphens/>
              <w:rPr>
                <w:sz w:val="20"/>
              </w:rPr>
            </w:pPr>
          </w:p>
        </w:tc>
        <w:tc>
          <w:tcPr>
            <w:tcW w:w="971" w:type="dxa"/>
          </w:tcPr>
          <w:p w14:paraId="7868FF33" w14:textId="77777777" w:rsidR="006F1B3D" w:rsidRDefault="00191F14" w:rsidP="008C7539">
            <w:pPr>
              <w:pStyle w:val="TableParagraph"/>
              <w:suppressAutoHyphens/>
              <w:spacing w:before="147" w:line="262" w:lineRule="exact"/>
              <w:ind w:left="7" w:right="3"/>
              <w:jc w:val="center"/>
              <w:rPr>
                <w:sz w:val="23"/>
              </w:rPr>
            </w:pPr>
            <w:r>
              <w:rPr>
                <w:spacing w:val="-2"/>
                <w:sz w:val="23"/>
              </w:rPr>
              <w:t>47.49</w:t>
            </w:r>
          </w:p>
        </w:tc>
        <w:tc>
          <w:tcPr>
            <w:tcW w:w="231" w:type="dxa"/>
          </w:tcPr>
          <w:p w14:paraId="6F133E96" w14:textId="77777777" w:rsidR="006F1B3D" w:rsidRDefault="006F1B3D" w:rsidP="008C7539">
            <w:pPr>
              <w:pStyle w:val="TableParagraph"/>
              <w:suppressAutoHyphens/>
              <w:rPr>
                <w:sz w:val="20"/>
              </w:rPr>
            </w:pPr>
          </w:p>
        </w:tc>
        <w:tc>
          <w:tcPr>
            <w:tcW w:w="971" w:type="dxa"/>
          </w:tcPr>
          <w:p w14:paraId="5054F275" w14:textId="77777777" w:rsidR="006F1B3D" w:rsidRDefault="00191F14" w:rsidP="008C7539">
            <w:pPr>
              <w:pStyle w:val="TableParagraph"/>
              <w:suppressAutoHyphens/>
              <w:spacing w:before="147" w:line="262" w:lineRule="exact"/>
              <w:ind w:left="7"/>
              <w:jc w:val="center"/>
              <w:rPr>
                <w:sz w:val="23"/>
              </w:rPr>
            </w:pPr>
            <w:r>
              <w:rPr>
                <w:spacing w:val="-2"/>
                <w:sz w:val="23"/>
              </w:rPr>
              <w:t>48.87</w:t>
            </w:r>
          </w:p>
        </w:tc>
        <w:tc>
          <w:tcPr>
            <w:tcW w:w="115" w:type="dxa"/>
          </w:tcPr>
          <w:p w14:paraId="65E656FB" w14:textId="77777777" w:rsidR="006F1B3D" w:rsidRDefault="006F1B3D" w:rsidP="008C7539">
            <w:pPr>
              <w:pStyle w:val="TableParagraph"/>
              <w:suppressAutoHyphens/>
              <w:rPr>
                <w:sz w:val="20"/>
              </w:rPr>
            </w:pPr>
          </w:p>
        </w:tc>
      </w:tr>
      <w:tr w:rsidR="006F1B3D" w14:paraId="14BF7F20" w14:textId="77777777">
        <w:trPr>
          <w:trHeight w:val="286"/>
        </w:trPr>
        <w:tc>
          <w:tcPr>
            <w:tcW w:w="118" w:type="dxa"/>
          </w:tcPr>
          <w:p w14:paraId="36BA3271" w14:textId="77777777" w:rsidR="006F1B3D" w:rsidRDefault="006F1B3D" w:rsidP="008C7539">
            <w:pPr>
              <w:pStyle w:val="TableParagraph"/>
              <w:suppressAutoHyphens/>
              <w:rPr>
                <w:sz w:val="20"/>
              </w:rPr>
            </w:pPr>
          </w:p>
        </w:tc>
        <w:tc>
          <w:tcPr>
            <w:tcW w:w="3327" w:type="dxa"/>
          </w:tcPr>
          <w:p w14:paraId="202DF61D" w14:textId="77777777" w:rsidR="006F1B3D" w:rsidRDefault="00191F14" w:rsidP="008C7539">
            <w:pPr>
              <w:pStyle w:val="TableParagraph"/>
              <w:suppressAutoHyphens/>
              <w:spacing w:before="4" w:line="262" w:lineRule="exact"/>
              <w:rPr>
                <w:sz w:val="23"/>
              </w:rPr>
            </w:pPr>
            <w:r>
              <w:rPr>
                <w:spacing w:val="-5"/>
                <w:sz w:val="23"/>
              </w:rPr>
              <w:t>Obs</w:t>
            </w:r>
            <w:ins w:id="3232" w:author="Editor" w:date="2026-09-10T11:20:00Z">
              <w:r w:rsidR="009F43C9">
                <w:rPr>
                  <w:spacing w:val="-5"/>
                  <w:sz w:val="23"/>
                </w:rPr>
                <w:t>ervations</w:t>
              </w:r>
            </w:ins>
          </w:p>
        </w:tc>
        <w:tc>
          <w:tcPr>
            <w:tcW w:w="234" w:type="dxa"/>
          </w:tcPr>
          <w:p w14:paraId="1E4780F1" w14:textId="77777777" w:rsidR="006F1B3D" w:rsidRDefault="006F1B3D" w:rsidP="008C7539">
            <w:pPr>
              <w:pStyle w:val="TableParagraph"/>
              <w:suppressAutoHyphens/>
              <w:rPr>
                <w:sz w:val="20"/>
              </w:rPr>
            </w:pPr>
          </w:p>
        </w:tc>
        <w:tc>
          <w:tcPr>
            <w:tcW w:w="971" w:type="dxa"/>
          </w:tcPr>
          <w:p w14:paraId="382A5F30" w14:textId="77777777" w:rsidR="006F1B3D" w:rsidRDefault="00191F14" w:rsidP="008C7539">
            <w:pPr>
              <w:pStyle w:val="TableParagraph"/>
              <w:suppressAutoHyphens/>
              <w:spacing w:before="4" w:line="262" w:lineRule="exact"/>
              <w:ind w:left="7" w:right="5"/>
              <w:jc w:val="center"/>
              <w:rPr>
                <w:sz w:val="23"/>
              </w:rPr>
            </w:pPr>
            <w:r>
              <w:rPr>
                <w:spacing w:val="-2"/>
                <w:sz w:val="23"/>
              </w:rPr>
              <w:t>15,642</w:t>
            </w:r>
          </w:p>
        </w:tc>
        <w:tc>
          <w:tcPr>
            <w:tcW w:w="231" w:type="dxa"/>
          </w:tcPr>
          <w:p w14:paraId="4C9292C6" w14:textId="77777777" w:rsidR="006F1B3D" w:rsidRDefault="006F1B3D" w:rsidP="008C7539">
            <w:pPr>
              <w:pStyle w:val="TableParagraph"/>
              <w:suppressAutoHyphens/>
              <w:rPr>
                <w:sz w:val="20"/>
              </w:rPr>
            </w:pPr>
          </w:p>
        </w:tc>
        <w:tc>
          <w:tcPr>
            <w:tcW w:w="971" w:type="dxa"/>
          </w:tcPr>
          <w:p w14:paraId="2E1583B5" w14:textId="77777777" w:rsidR="006F1B3D" w:rsidRDefault="00191F14" w:rsidP="008C7539">
            <w:pPr>
              <w:pStyle w:val="TableParagraph"/>
              <w:suppressAutoHyphens/>
              <w:spacing w:before="4" w:line="262" w:lineRule="exact"/>
              <w:ind w:left="7" w:right="3"/>
              <w:jc w:val="center"/>
              <w:rPr>
                <w:sz w:val="23"/>
              </w:rPr>
            </w:pPr>
            <w:r>
              <w:rPr>
                <w:spacing w:val="-2"/>
                <w:sz w:val="23"/>
              </w:rPr>
              <w:t>15,642</w:t>
            </w:r>
          </w:p>
        </w:tc>
        <w:tc>
          <w:tcPr>
            <w:tcW w:w="231" w:type="dxa"/>
          </w:tcPr>
          <w:p w14:paraId="0A6A7F10" w14:textId="77777777" w:rsidR="006F1B3D" w:rsidRDefault="006F1B3D" w:rsidP="008C7539">
            <w:pPr>
              <w:pStyle w:val="TableParagraph"/>
              <w:suppressAutoHyphens/>
              <w:rPr>
                <w:sz w:val="20"/>
              </w:rPr>
            </w:pPr>
          </w:p>
        </w:tc>
        <w:tc>
          <w:tcPr>
            <w:tcW w:w="971" w:type="dxa"/>
          </w:tcPr>
          <w:p w14:paraId="32994727" w14:textId="77777777" w:rsidR="006F1B3D" w:rsidRDefault="00191F14" w:rsidP="008C7539">
            <w:pPr>
              <w:pStyle w:val="TableParagraph"/>
              <w:suppressAutoHyphens/>
              <w:spacing w:before="4" w:line="262" w:lineRule="exact"/>
              <w:ind w:left="7"/>
              <w:jc w:val="center"/>
              <w:rPr>
                <w:sz w:val="23"/>
              </w:rPr>
            </w:pPr>
            <w:r>
              <w:rPr>
                <w:spacing w:val="-2"/>
                <w:sz w:val="23"/>
              </w:rPr>
              <w:t>15,642</w:t>
            </w:r>
          </w:p>
        </w:tc>
        <w:tc>
          <w:tcPr>
            <w:tcW w:w="115" w:type="dxa"/>
          </w:tcPr>
          <w:p w14:paraId="3D4B81CE" w14:textId="77777777" w:rsidR="006F1B3D" w:rsidRDefault="006F1B3D" w:rsidP="008C7539">
            <w:pPr>
              <w:pStyle w:val="TableParagraph"/>
              <w:suppressAutoHyphens/>
              <w:rPr>
                <w:sz w:val="20"/>
              </w:rPr>
            </w:pPr>
          </w:p>
        </w:tc>
      </w:tr>
      <w:tr w:rsidR="006F1B3D" w14:paraId="27BADF0C" w14:textId="77777777" w:rsidTr="00C40890">
        <w:trPr>
          <w:trHeight w:val="262"/>
        </w:trPr>
        <w:tc>
          <w:tcPr>
            <w:tcW w:w="118" w:type="dxa"/>
          </w:tcPr>
          <w:p w14:paraId="117CA673" w14:textId="77777777" w:rsidR="006F1B3D" w:rsidRDefault="006F1B3D" w:rsidP="008C7539">
            <w:pPr>
              <w:pStyle w:val="TableParagraph"/>
              <w:suppressAutoHyphens/>
              <w:rPr>
                <w:sz w:val="20"/>
              </w:rPr>
            </w:pPr>
          </w:p>
        </w:tc>
        <w:tc>
          <w:tcPr>
            <w:tcW w:w="3327" w:type="dxa"/>
          </w:tcPr>
          <w:p w14:paraId="760A499D" w14:textId="77777777" w:rsidR="006F1B3D" w:rsidRDefault="009F43C9" w:rsidP="008C7539">
            <w:pPr>
              <w:pStyle w:val="TableParagraph"/>
              <w:suppressAutoHyphens/>
              <w:spacing w:before="4"/>
              <w:rPr>
                <w:sz w:val="23"/>
              </w:rPr>
            </w:pPr>
            <w:ins w:id="3233" w:author="Editor" w:date="2026-09-10T11:19:00Z">
              <w:r>
                <w:rPr>
                  <w:sz w:val="23"/>
                </w:rPr>
                <w:t>Number of municipalities</w:t>
              </w:r>
            </w:ins>
            <w:del w:id="3234" w:author="Editor" w:date="2026-09-10T11:19:00Z">
              <w:r w:rsidR="00191F14" w:rsidDel="009F43C9">
                <w:rPr>
                  <w:sz w:val="23"/>
                </w:rPr>
                <w:delText>No.</w:delText>
              </w:r>
              <w:r w:rsidR="00191F14" w:rsidDel="009F43C9">
                <w:rPr>
                  <w:spacing w:val="21"/>
                  <w:sz w:val="23"/>
                </w:rPr>
                <w:delText xml:space="preserve"> </w:delText>
              </w:r>
              <w:r w:rsidR="00191F14" w:rsidDel="009F43C9">
                <w:rPr>
                  <w:spacing w:val="-5"/>
                  <w:sz w:val="23"/>
                </w:rPr>
                <w:delText>Mun</w:delText>
              </w:r>
            </w:del>
          </w:p>
        </w:tc>
        <w:tc>
          <w:tcPr>
            <w:tcW w:w="234" w:type="dxa"/>
          </w:tcPr>
          <w:p w14:paraId="03B702F3" w14:textId="77777777" w:rsidR="006F1B3D" w:rsidRDefault="006F1B3D" w:rsidP="008C7539">
            <w:pPr>
              <w:pStyle w:val="TableParagraph"/>
              <w:suppressAutoHyphens/>
              <w:rPr>
                <w:sz w:val="20"/>
              </w:rPr>
            </w:pPr>
          </w:p>
        </w:tc>
        <w:tc>
          <w:tcPr>
            <w:tcW w:w="971" w:type="dxa"/>
          </w:tcPr>
          <w:p w14:paraId="1EF8E1F2" w14:textId="77777777" w:rsidR="006F1B3D" w:rsidRDefault="00191F14" w:rsidP="008C7539">
            <w:pPr>
              <w:pStyle w:val="TableParagraph"/>
              <w:suppressAutoHyphens/>
              <w:spacing w:before="4"/>
              <w:ind w:left="7" w:right="5"/>
              <w:jc w:val="center"/>
              <w:rPr>
                <w:sz w:val="23"/>
              </w:rPr>
            </w:pPr>
            <w:r>
              <w:rPr>
                <w:spacing w:val="-2"/>
                <w:sz w:val="23"/>
              </w:rPr>
              <w:t>1,422</w:t>
            </w:r>
          </w:p>
        </w:tc>
        <w:tc>
          <w:tcPr>
            <w:tcW w:w="231" w:type="dxa"/>
          </w:tcPr>
          <w:p w14:paraId="4D00C732" w14:textId="77777777" w:rsidR="006F1B3D" w:rsidRDefault="006F1B3D" w:rsidP="008C7539">
            <w:pPr>
              <w:pStyle w:val="TableParagraph"/>
              <w:suppressAutoHyphens/>
              <w:rPr>
                <w:sz w:val="20"/>
              </w:rPr>
            </w:pPr>
          </w:p>
        </w:tc>
        <w:tc>
          <w:tcPr>
            <w:tcW w:w="971" w:type="dxa"/>
          </w:tcPr>
          <w:p w14:paraId="31E6B18A" w14:textId="77777777" w:rsidR="006F1B3D" w:rsidRDefault="00191F14" w:rsidP="008C7539">
            <w:pPr>
              <w:pStyle w:val="TableParagraph"/>
              <w:suppressAutoHyphens/>
              <w:spacing w:before="4"/>
              <w:ind w:left="7" w:right="3"/>
              <w:jc w:val="center"/>
              <w:rPr>
                <w:sz w:val="23"/>
              </w:rPr>
            </w:pPr>
            <w:r>
              <w:rPr>
                <w:spacing w:val="-2"/>
                <w:sz w:val="23"/>
              </w:rPr>
              <w:t>1,422</w:t>
            </w:r>
          </w:p>
        </w:tc>
        <w:tc>
          <w:tcPr>
            <w:tcW w:w="231" w:type="dxa"/>
          </w:tcPr>
          <w:p w14:paraId="7A35D5F1" w14:textId="77777777" w:rsidR="006F1B3D" w:rsidRDefault="006F1B3D" w:rsidP="008C7539">
            <w:pPr>
              <w:pStyle w:val="TableParagraph"/>
              <w:suppressAutoHyphens/>
              <w:rPr>
                <w:sz w:val="20"/>
              </w:rPr>
            </w:pPr>
          </w:p>
        </w:tc>
        <w:tc>
          <w:tcPr>
            <w:tcW w:w="971" w:type="dxa"/>
          </w:tcPr>
          <w:p w14:paraId="7E5D8472" w14:textId="77777777" w:rsidR="006F1B3D" w:rsidRDefault="00191F14" w:rsidP="008C7539">
            <w:pPr>
              <w:pStyle w:val="TableParagraph"/>
              <w:suppressAutoHyphens/>
              <w:spacing w:before="4"/>
              <w:ind w:left="7"/>
              <w:jc w:val="center"/>
              <w:rPr>
                <w:sz w:val="23"/>
              </w:rPr>
            </w:pPr>
            <w:r>
              <w:rPr>
                <w:spacing w:val="-2"/>
                <w:sz w:val="23"/>
              </w:rPr>
              <w:t>1,422</w:t>
            </w:r>
          </w:p>
        </w:tc>
        <w:tc>
          <w:tcPr>
            <w:tcW w:w="115" w:type="dxa"/>
          </w:tcPr>
          <w:p w14:paraId="64AEFA08" w14:textId="77777777" w:rsidR="006F1B3D" w:rsidRDefault="006F1B3D" w:rsidP="008C7539">
            <w:pPr>
              <w:pStyle w:val="TableParagraph"/>
              <w:suppressAutoHyphens/>
              <w:rPr>
                <w:sz w:val="20"/>
              </w:rPr>
            </w:pPr>
          </w:p>
        </w:tc>
      </w:tr>
      <w:tr w:rsidR="006F1B3D" w14:paraId="7E2F06EF" w14:textId="77777777">
        <w:trPr>
          <w:trHeight w:val="487"/>
        </w:trPr>
        <w:tc>
          <w:tcPr>
            <w:tcW w:w="118" w:type="dxa"/>
            <w:tcBorders>
              <w:bottom w:val="single" w:sz="8" w:space="0" w:color="000000"/>
            </w:tcBorders>
          </w:tcPr>
          <w:p w14:paraId="470B968B" w14:textId="77777777" w:rsidR="006F1B3D" w:rsidRDefault="006F1B3D" w:rsidP="008C7539">
            <w:pPr>
              <w:pStyle w:val="TableParagraph"/>
              <w:suppressAutoHyphens/>
              <w:rPr>
                <w:sz w:val="20"/>
              </w:rPr>
            </w:pPr>
          </w:p>
        </w:tc>
        <w:tc>
          <w:tcPr>
            <w:tcW w:w="3327" w:type="dxa"/>
            <w:tcBorders>
              <w:bottom w:val="single" w:sz="8" w:space="0" w:color="000000"/>
            </w:tcBorders>
          </w:tcPr>
          <w:p w14:paraId="229B1B67" w14:textId="77777777" w:rsidR="006F1B3D" w:rsidRDefault="00191F14" w:rsidP="009F43C9">
            <w:pPr>
              <w:pStyle w:val="TableParagraph"/>
              <w:suppressAutoHyphens/>
              <w:spacing w:before="147"/>
              <w:rPr>
                <w:sz w:val="23"/>
              </w:rPr>
            </w:pPr>
            <w:r>
              <w:rPr>
                <w:sz w:val="23"/>
              </w:rPr>
              <w:t>Mean</w:t>
            </w:r>
            <w:r>
              <w:rPr>
                <w:spacing w:val="12"/>
                <w:sz w:val="23"/>
              </w:rPr>
              <w:t xml:space="preserve"> </w:t>
            </w:r>
            <w:del w:id="3235" w:author="Editor" w:date="2026-09-10T11:20:00Z">
              <w:r w:rsidDel="009F43C9">
                <w:rPr>
                  <w:sz w:val="23"/>
                </w:rPr>
                <w:delText>Intensity</w:delText>
              </w:r>
              <w:r w:rsidDel="009F43C9">
                <w:rPr>
                  <w:spacing w:val="13"/>
                  <w:sz w:val="23"/>
                </w:rPr>
                <w:delText xml:space="preserve"> </w:delText>
              </w:r>
            </w:del>
            <w:ins w:id="3236" w:author="Editor" w:date="2026-09-10T11:20:00Z">
              <w:r w:rsidR="009F43C9">
                <w:rPr>
                  <w:sz w:val="23"/>
                </w:rPr>
                <w:t>intensity</w:t>
              </w:r>
              <w:r w:rsidR="009F43C9">
                <w:rPr>
                  <w:spacing w:val="13"/>
                  <w:sz w:val="23"/>
                </w:rPr>
                <w:t xml:space="preserve"> </w:t>
              </w:r>
            </w:ins>
            <w:r>
              <w:rPr>
                <w:sz w:val="23"/>
              </w:rPr>
              <w:t>1999</w:t>
            </w:r>
            <w:r>
              <w:rPr>
                <w:spacing w:val="13"/>
                <w:sz w:val="23"/>
              </w:rPr>
              <w:t xml:space="preserve"> </w:t>
            </w:r>
            <w:del w:id="3237" w:author="Editor" w:date="2026-09-10T11:20:00Z">
              <w:r w:rsidDel="009F43C9">
                <w:rPr>
                  <w:spacing w:val="-5"/>
                  <w:sz w:val="23"/>
                </w:rPr>
                <w:delText>(%)</w:delText>
              </w:r>
            </w:del>
            <w:ins w:id="3238" w:author="Editor" w:date="2026-09-10T11:20:00Z">
              <w:r w:rsidR="009F43C9">
                <w:rPr>
                  <w:spacing w:val="-5"/>
                  <w:sz w:val="23"/>
                </w:rPr>
                <w:t>(percent)</w:t>
              </w:r>
            </w:ins>
          </w:p>
        </w:tc>
        <w:tc>
          <w:tcPr>
            <w:tcW w:w="234" w:type="dxa"/>
            <w:tcBorders>
              <w:bottom w:val="single" w:sz="8" w:space="0" w:color="000000"/>
            </w:tcBorders>
          </w:tcPr>
          <w:p w14:paraId="33770E25" w14:textId="77777777" w:rsidR="006F1B3D" w:rsidRDefault="006F1B3D" w:rsidP="008C7539">
            <w:pPr>
              <w:pStyle w:val="TableParagraph"/>
              <w:suppressAutoHyphens/>
              <w:rPr>
                <w:sz w:val="20"/>
              </w:rPr>
            </w:pPr>
          </w:p>
        </w:tc>
        <w:tc>
          <w:tcPr>
            <w:tcW w:w="971" w:type="dxa"/>
            <w:tcBorders>
              <w:bottom w:val="single" w:sz="8" w:space="0" w:color="000000"/>
            </w:tcBorders>
          </w:tcPr>
          <w:p w14:paraId="79665F1B" w14:textId="77777777" w:rsidR="006F1B3D" w:rsidRDefault="00191F14" w:rsidP="008C7539">
            <w:pPr>
              <w:pStyle w:val="TableParagraph"/>
              <w:suppressAutoHyphens/>
              <w:spacing w:before="147"/>
              <w:ind w:left="7" w:right="5"/>
              <w:jc w:val="center"/>
              <w:rPr>
                <w:sz w:val="23"/>
              </w:rPr>
            </w:pPr>
            <w:r>
              <w:rPr>
                <w:spacing w:val="-4"/>
                <w:sz w:val="23"/>
              </w:rPr>
              <w:t>31.6</w:t>
            </w:r>
          </w:p>
        </w:tc>
        <w:tc>
          <w:tcPr>
            <w:tcW w:w="231" w:type="dxa"/>
            <w:tcBorders>
              <w:bottom w:val="single" w:sz="8" w:space="0" w:color="000000"/>
            </w:tcBorders>
          </w:tcPr>
          <w:p w14:paraId="675B7B74" w14:textId="77777777" w:rsidR="006F1B3D" w:rsidRDefault="006F1B3D" w:rsidP="008C7539">
            <w:pPr>
              <w:pStyle w:val="TableParagraph"/>
              <w:suppressAutoHyphens/>
              <w:rPr>
                <w:sz w:val="20"/>
              </w:rPr>
            </w:pPr>
          </w:p>
        </w:tc>
        <w:tc>
          <w:tcPr>
            <w:tcW w:w="971" w:type="dxa"/>
            <w:tcBorders>
              <w:bottom w:val="single" w:sz="8" w:space="0" w:color="000000"/>
            </w:tcBorders>
          </w:tcPr>
          <w:p w14:paraId="3B9BF9AB" w14:textId="77777777" w:rsidR="006F1B3D" w:rsidRDefault="00191F14" w:rsidP="008C7539">
            <w:pPr>
              <w:pStyle w:val="TableParagraph"/>
              <w:suppressAutoHyphens/>
              <w:spacing w:before="147"/>
              <w:ind w:left="7" w:right="3"/>
              <w:jc w:val="center"/>
              <w:rPr>
                <w:sz w:val="23"/>
              </w:rPr>
            </w:pPr>
            <w:r>
              <w:rPr>
                <w:spacing w:val="-4"/>
                <w:sz w:val="23"/>
              </w:rPr>
              <w:t>31.6</w:t>
            </w:r>
          </w:p>
        </w:tc>
        <w:tc>
          <w:tcPr>
            <w:tcW w:w="231" w:type="dxa"/>
            <w:tcBorders>
              <w:bottom w:val="single" w:sz="8" w:space="0" w:color="000000"/>
            </w:tcBorders>
          </w:tcPr>
          <w:p w14:paraId="69C5D781" w14:textId="77777777" w:rsidR="006F1B3D" w:rsidRDefault="006F1B3D" w:rsidP="008C7539">
            <w:pPr>
              <w:pStyle w:val="TableParagraph"/>
              <w:suppressAutoHyphens/>
              <w:rPr>
                <w:sz w:val="20"/>
              </w:rPr>
            </w:pPr>
          </w:p>
        </w:tc>
        <w:tc>
          <w:tcPr>
            <w:tcW w:w="971" w:type="dxa"/>
            <w:tcBorders>
              <w:bottom w:val="single" w:sz="8" w:space="0" w:color="000000"/>
            </w:tcBorders>
          </w:tcPr>
          <w:p w14:paraId="65E96D84" w14:textId="77777777" w:rsidR="006F1B3D" w:rsidRDefault="00191F14" w:rsidP="008C7539">
            <w:pPr>
              <w:pStyle w:val="TableParagraph"/>
              <w:suppressAutoHyphens/>
              <w:spacing w:before="147"/>
              <w:ind w:left="7"/>
              <w:jc w:val="center"/>
              <w:rPr>
                <w:sz w:val="23"/>
              </w:rPr>
            </w:pPr>
            <w:r>
              <w:rPr>
                <w:spacing w:val="-4"/>
                <w:sz w:val="23"/>
              </w:rPr>
              <w:t>31.6</w:t>
            </w:r>
          </w:p>
        </w:tc>
        <w:tc>
          <w:tcPr>
            <w:tcW w:w="115" w:type="dxa"/>
            <w:tcBorders>
              <w:bottom w:val="single" w:sz="8" w:space="0" w:color="000000"/>
            </w:tcBorders>
          </w:tcPr>
          <w:p w14:paraId="471B523F" w14:textId="77777777" w:rsidR="006F1B3D" w:rsidRDefault="006F1B3D" w:rsidP="008C7539">
            <w:pPr>
              <w:pStyle w:val="TableParagraph"/>
              <w:suppressAutoHyphens/>
              <w:rPr>
                <w:sz w:val="20"/>
              </w:rPr>
            </w:pPr>
          </w:p>
        </w:tc>
      </w:tr>
    </w:tbl>
    <w:p w14:paraId="6D2A0D09" w14:textId="77777777" w:rsidR="0071283D" w:rsidRDefault="0071283D" w:rsidP="00C40890">
      <w:pPr>
        <w:suppressAutoHyphens/>
        <w:ind w:left="254" w:right="720" w:firstLine="720"/>
        <w:jc w:val="both"/>
        <w:rPr>
          <w:ins w:id="3239" w:author="Editor" w:date="2026-09-11T11:27:00Z"/>
          <w:sz w:val="20"/>
        </w:rPr>
      </w:pPr>
      <w:ins w:id="3240" w:author="Editor" w:date="2026-09-11T11:27:00Z">
        <w:r>
          <w:rPr>
            <w:sz w:val="20"/>
          </w:rPr>
          <w:t>Source: Prepared by the authors.</w:t>
        </w:r>
      </w:ins>
    </w:p>
    <w:p w14:paraId="0143092F" w14:textId="77777777" w:rsidR="006F1B3D" w:rsidRDefault="00191F14" w:rsidP="008C7539">
      <w:pPr>
        <w:suppressAutoHyphens/>
        <w:spacing w:before="50" w:line="247" w:lineRule="auto"/>
        <w:ind w:left="974" w:right="1692"/>
        <w:jc w:val="both"/>
        <w:rPr>
          <w:sz w:val="20"/>
        </w:rPr>
      </w:pPr>
      <w:r>
        <w:rPr>
          <w:sz w:val="20"/>
        </w:rPr>
        <w:t>Note</w:t>
      </w:r>
      <w:del w:id="3241" w:author="Editor" w:date="2026-09-10T11:20:00Z">
        <w:r w:rsidDel="009F43C9">
          <w:rPr>
            <w:sz w:val="20"/>
          </w:rPr>
          <w:delText>s</w:delText>
        </w:r>
      </w:del>
      <w:r>
        <w:rPr>
          <w:sz w:val="20"/>
        </w:rPr>
        <w:t>:</w:t>
      </w:r>
      <w:r>
        <w:rPr>
          <w:spacing w:val="40"/>
          <w:sz w:val="20"/>
        </w:rPr>
        <w:t xml:space="preserve"> </w:t>
      </w:r>
      <w:r>
        <w:rPr>
          <w:sz w:val="20"/>
        </w:rPr>
        <w:t>Th</w:t>
      </w:r>
      <w:ins w:id="3242" w:author="Editor" w:date="2026-09-11T11:44:00Z">
        <w:r w:rsidR="0085492B">
          <w:rPr>
            <w:sz w:val="20"/>
          </w:rPr>
          <w:t>e</w:t>
        </w:r>
      </w:ins>
      <w:del w:id="3243" w:author="Editor" w:date="2026-09-11T11:44:00Z">
        <w:r w:rsidDel="0085492B">
          <w:rPr>
            <w:sz w:val="20"/>
          </w:rPr>
          <w:delText>is</w:delText>
        </w:r>
      </w:del>
      <w:r>
        <w:rPr>
          <w:sz w:val="20"/>
        </w:rPr>
        <w:t xml:space="preserve"> table replicates the main specification of Barham and Rowberry (2013) using the same sample (municipalities incorporated into </w:t>
      </w:r>
      <w:r w:rsidRPr="000724F4">
        <w:rPr>
          <w:sz w:val="20"/>
        </w:rPr>
        <w:t>Progresa</w:t>
      </w:r>
      <w:r>
        <w:rPr>
          <w:sz w:val="20"/>
        </w:rPr>
        <w:t xml:space="preserve"> in 1998 or 1999) and the same estimating</w:t>
      </w:r>
      <w:r>
        <w:rPr>
          <w:spacing w:val="-9"/>
          <w:sz w:val="20"/>
        </w:rPr>
        <w:t xml:space="preserve"> </w:t>
      </w:r>
      <w:r>
        <w:rPr>
          <w:sz w:val="20"/>
        </w:rPr>
        <w:t>equation</w:t>
      </w:r>
      <w:r>
        <w:rPr>
          <w:spacing w:val="-9"/>
          <w:sz w:val="20"/>
        </w:rPr>
        <w:t xml:space="preserve"> </w:t>
      </w:r>
      <w:r>
        <w:rPr>
          <w:sz w:val="20"/>
        </w:rPr>
        <w:t>(two-year</w:t>
      </w:r>
      <w:r>
        <w:rPr>
          <w:spacing w:val="-9"/>
          <w:sz w:val="20"/>
        </w:rPr>
        <w:t xml:space="preserve"> </w:t>
      </w:r>
      <w:r>
        <w:rPr>
          <w:sz w:val="20"/>
        </w:rPr>
        <w:t>lagged</w:t>
      </w:r>
      <w:r>
        <w:rPr>
          <w:spacing w:val="-9"/>
          <w:sz w:val="20"/>
        </w:rPr>
        <w:t xml:space="preserve"> </w:t>
      </w:r>
      <w:r>
        <w:rPr>
          <w:sz w:val="20"/>
        </w:rPr>
        <w:t>intensity,</w:t>
      </w:r>
      <w:r>
        <w:rPr>
          <w:spacing w:val="-9"/>
          <w:sz w:val="20"/>
        </w:rPr>
        <w:t xml:space="preserve"> </w:t>
      </w:r>
      <w:r>
        <w:rPr>
          <w:sz w:val="20"/>
        </w:rPr>
        <w:t>no</w:t>
      </w:r>
      <w:r>
        <w:rPr>
          <w:spacing w:val="-9"/>
          <w:sz w:val="20"/>
        </w:rPr>
        <w:t xml:space="preserve"> </w:t>
      </w:r>
      <w:r>
        <w:rPr>
          <w:sz w:val="20"/>
        </w:rPr>
        <w:t>post-interaction). The</w:t>
      </w:r>
      <w:r>
        <w:rPr>
          <w:spacing w:val="-9"/>
          <w:sz w:val="20"/>
        </w:rPr>
        <w:t xml:space="preserve"> </w:t>
      </w:r>
      <w:r>
        <w:rPr>
          <w:sz w:val="20"/>
        </w:rPr>
        <w:t>outcome</w:t>
      </w:r>
      <w:r>
        <w:rPr>
          <w:spacing w:val="-9"/>
          <w:sz w:val="20"/>
        </w:rPr>
        <w:t xml:space="preserve"> </w:t>
      </w:r>
      <w:r>
        <w:rPr>
          <w:sz w:val="20"/>
        </w:rPr>
        <w:t>is</w:t>
      </w:r>
      <w:r>
        <w:rPr>
          <w:spacing w:val="-9"/>
          <w:sz w:val="20"/>
        </w:rPr>
        <w:t xml:space="preserve"> </w:t>
      </w:r>
      <w:r>
        <w:rPr>
          <w:sz w:val="20"/>
        </w:rPr>
        <w:t>the</w:t>
      </w:r>
      <w:r>
        <w:rPr>
          <w:spacing w:val="-9"/>
          <w:sz w:val="20"/>
        </w:rPr>
        <w:t xml:space="preserve"> </w:t>
      </w:r>
      <w:del w:id="3244" w:author="Editor" w:date="2026-09-10T08:59:00Z">
        <w:r w:rsidDel="00D261A8">
          <w:rPr>
            <w:sz w:val="20"/>
          </w:rPr>
          <w:delText>mor-tality</w:delText>
        </w:r>
      </w:del>
      <w:ins w:id="3245" w:author="Editor" w:date="2026-09-10T08:59:00Z">
        <w:r w:rsidR="00D261A8">
          <w:rPr>
            <w:sz w:val="20"/>
          </w:rPr>
          <w:t>mortality</w:t>
        </w:r>
      </w:ins>
      <w:r>
        <w:rPr>
          <w:spacing w:val="-12"/>
          <w:sz w:val="20"/>
        </w:rPr>
        <w:t xml:space="preserve"> </w:t>
      </w:r>
      <w:r>
        <w:rPr>
          <w:sz w:val="20"/>
        </w:rPr>
        <w:t>rate</w:t>
      </w:r>
      <w:r>
        <w:rPr>
          <w:spacing w:val="-12"/>
          <w:sz w:val="20"/>
        </w:rPr>
        <w:t xml:space="preserve"> </w:t>
      </w:r>
      <w:r>
        <w:rPr>
          <w:sz w:val="20"/>
        </w:rPr>
        <w:t>for</w:t>
      </w:r>
      <w:r>
        <w:rPr>
          <w:spacing w:val="-12"/>
          <w:sz w:val="20"/>
        </w:rPr>
        <w:t xml:space="preserve"> </w:t>
      </w:r>
      <w:r>
        <w:rPr>
          <w:sz w:val="20"/>
        </w:rPr>
        <w:t>adults</w:t>
      </w:r>
      <w:r>
        <w:rPr>
          <w:spacing w:val="-12"/>
          <w:sz w:val="20"/>
        </w:rPr>
        <w:t xml:space="preserve"> </w:t>
      </w:r>
      <w:r>
        <w:rPr>
          <w:sz w:val="20"/>
        </w:rPr>
        <w:t>aged</w:t>
      </w:r>
      <w:r>
        <w:rPr>
          <w:spacing w:val="-12"/>
          <w:sz w:val="20"/>
        </w:rPr>
        <w:t xml:space="preserve"> </w:t>
      </w:r>
      <w:r>
        <w:rPr>
          <w:sz w:val="20"/>
        </w:rPr>
        <w:t>65</w:t>
      </w:r>
      <w:r>
        <w:rPr>
          <w:spacing w:val="-12"/>
          <w:sz w:val="20"/>
        </w:rPr>
        <w:t xml:space="preserve"> </w:t>
      </w:r>
      <w:r>
        <w:rPr>
          <w:sz w:val="20"/>
        </w:rPr>
        <w:t>and</w:t>
      </w:r>
      <w:r>
        <w:rPr>
          <w:spacing w:val="-12"/>
          <w:sz w:val="20"/>
        </w:rPr>
        <w:t xml:space="preserve"> </w:t>
      </w:r>
      <w:r>
        <w:rPr>
          <w:sz w:val="20"/>
        </w:rPr>
        <w:t>older</w:t>
      </w:r>
      <w:r>
        <w:rPr>
          <w:spacing w:val="-12"/>
          <w:sz w:val="20"/>
        </w:rPr>
        <w:t xml:space="preserve"> </w:t>
      </w:r>
      <w:r>
        <w:rPr>
          <w:sz w:val="20"/>
        </w:rPr>
        <w:t>per</w:t>
      </w:r>
      <w:r>
        <w:rPr>
          <w:spacing w:val="-12"/>
          <w:sz w:val="20"/>
        </w:rPr>
        <w:t xml:space="preserve"> </w:t>
      </w:r>
      <w:r>
        <w:rPr>
          <w:sz w:val="20"/>
        </w:rPr>
        <w:t>1,000</w:t>
      </w:r>
      <w:r>
        <w:rPr>
          <w:spacing w:val="-12"/>
          <w:sz w:val="20"/>
        </w:rPr>
        <w:t xml:space="preserve"> </w:t>
      </w:r>
      <w:del w:id="3246" w:author="Editor" w:date="2026-09-11T11:45:00Z">
        <w:r w:rsidDel="0085492B">
          <w:rPr>
            <w:sz w:val="20"/>
          </w:rPr>
          <w:delText>inhabitants</w:delText>
        </w:r>
      </w:del>
      <w:ins w:id="3247" w:author="Editor" w:date="2026-09-11T11:45:00Z">
        <w:r w:rsidR="0085492B">
          <w:rPr>
            <w:sz w:val="20"/>
          </w:rPr>
          <w:t>persons</w:t>
        </w:r>
      </w:ins>
      <w:r>
        <w:rPr>
          <w:sz w:val="20"/>
        </w:rPr>
        <w:t>.</w:t>
      </w:r>
      <w:r>
        <w:rPr>
          <w:spacing w:val="3"/>
          <w:sz w:val="20"/>
        </w:rPr>
        <w:t xml:space="preserve"> </w:t>
      </w:r>
      <w:r>
        <w:rPr>
          <w:sz w:val="20"/>
        </w:rPr>
        <w:t>Panel</w:t>
      </w:r>
      <w:r>
        <w:rPr>
          <w:spacing w:val="-12"/>
          <w:sz w:val="20"/>
        </w:rPr>
        <w:t xml:space="preserve"> </w:t>
      </w:r>
      <w:r>
        <w:rPr>
          <w:sz w:val="20"/>
        </w:rPr>
        <w:t>A</w:t>
      </w:r>
      <w:r>
        <w:rPr>
          <w:spacing w:val="-12"/>
          <w:sz w:val="20"/>
        </w:rPr>
        <w:t xml:space="preserve"> </w:t>
      </w:r>
      <w:r>
        <w:rPr>
          <w:sz w:val="20"/>
        </w:rPr>
        <w:t>reproduces</w:t>
      </w:r>
      <w:r>
        <w:rPr>
          <w:spacing w:val="-12"/>
          <w:sz w:val="20"/>
        </w:rPr>
        <w:t xml:space="preserve"> </w:t>
      </w:r>
      <w:r>
        <w:rPr>
          <w:sz w:val="20"/>
        </w:rPr>
        <w:t>their</w:t>
      </w:r>
      <w:r>
        <w:rPr>
          <w:spacing w:val="-12"/>
          <w:sz w:val="20"/>
        </w:rPr>
        <w:t xml:space="preserve"> </w:t>
      </w:r>
      <w:r>
        <w:rPr>
          <w:sz w:val="20"/>
        </w:rPr>
        <w:t xml:space="preserve">original unweighted estimate using a two-year lagged intensity variable and </w:t>
      </w:r>
      <w:r>
        <w:rPr>
          <w:sz w:val="20"/>
        </w:rPr>
        <w:lastRenderedPageBreak/>
        <w:t>the B</w:t>
      </w:r>
      <w:ins w:id="3248" w:author="Editor" w:date="2026-09-10T11:23:00Z">
        <w:r w:rsidR="009F43C9">
          <w:rPr>
            <w:sz w:val="20"/>
          </w:rPr>
          <w:t>arham and Rowberry</w:t>
        </w:r>
      </w:ins>
      <w:del w:id="3249" w:author="Editor" w:date="2026-09-10T11:23:00Z">
        <w:r w:rsidDel="009F43C9">
          <w:rPr>
            <w:sz w:val="20"/>
          </w:rPr>
          <w:delText>R s</w:delText>
        </w:r>
      </w:del>
      <w:ins w:id="3250" w:author="Editor" w:date="2026-09-10T11:23:00Z">
        <w:r w:rsidR="009F43C9">
          <w:rPr>
            <w:sz w:val="20"/>
          </w:rPr>
          <w:t xml:space="preserve"> s</w:t>
        </w:r>
      </w:ins>
      <w:r>
        <w:rPr>
          <w:sz w:val="20"/>
        </w:rPr>
        <w:t>ample (</w:t>
      </w:r>
      <w:del w:id="3251" w:author="Editor" w:date="2026-09-10T08:59:00Z">
        <w:r w:rsidDel="00D261A8">
          <w:rPr>
            <w:sz w:val="20"/>
          </w:rPr>
          <w:delText>munic-ipalities</w:delText>
        </w:r>
      </w:del>
      <w:ins w:id="3252" w:author="Editor" w:date="2026-09-10T08:59:00Z">
        <w:r w:rsidR="00D261A8">
          <w:rPr>
            <w:sz w:val="20"/>
          </w:rPr>
          <w:t>municipalities</w:t>
        </w:r>
      </w:ins>
      <w:r>
        <w:rPr>
          <w:sz w:val="20"/>
        </w:rPr>
        <w:t xml:space="preserve"> incorporated in 1998 or 1999</w:t>
      </w:r>
      <w:del w:id="3253" w:author="Editor" w:date="2026-09-11T11:45:00Z">
        <w:r w:rsidDel="0085492B">
          <w:rPr>
            <w:sz w:val="20"/>
          </w:rPr>
          <w:delText xml:space="preserve">); </w:delText>
        </w:r>
      </w:del>
      <w:ins w:id="3254" w:author="Editor" w:date="2026-09-11T11:45:00Z">
        <w:r w:rsidR="0085492B">
          <w:rPr>
            <w:sz w:val="20"/>
          </w:rPr>
          <w:t xml:space="preserve">). </w:t>
        </w:r>
      </w:ins>
      <w:r>
        <w:rPr>
          <w:sz w:val="20"/>
        </w:rPr>
        <w:t>Panel B reports our close replication.</w:t>
      </w:r>
      <w:r>
        <w:rPr>
          <w:spacing w:val="39"/>
          <w:sz w:val="20"/>
        </w:rPr>
        <w:t xml:space="preserve"> </w:t>
      </w:r>
      <w:r>
        <w:rPr>
          <w:sz w:val="20"/>
        </w:rPr>
        <w:t>Panel C adds population</w:t>
      </w:r>
      <w:r>
        <w:rPr>
          <w:spacing w:val="-2"/>
          <w:sz w:val="20"/>
        </w:rPr>
        <w:t xml:space="preserve"> </w:t>
      </w:r>
      <w:r>
        <w:rPr>
          <w:sz w:val="20"/>
        </w:rPr>
        <w:t>weight. Panel</w:t>
      </w:r>
      <w:r>
        <w:rPr>
          <w:spacing w:val="-2"/>
          <w:sz w:val="20"/>
        </w:rPr>
        <w:t xml:space="preserve"> </w:t>
      </w:r>
      <w:r>
        <w:rPr>
          <w:sz w:val="20"/>
        </w:rPr>
        <w:t>D</w:t>
      </w:r>
      <w:r>
        <w:rPr>
          <w:spacing w:val="-2"/>
          <w:sz w:val="20"/>
        </w:rPr>
        <w:t xml:space="preserve"> </w:t>
      </w:r>
      <w:r>
        <w:rPr>
          <w:sz w:val="20"/>
        </w:rPr>
        <w:t>replaces</w:t>
      </w:r>
      <w:r>
        <w:rPr>
          <w:spacing w:val="-2"/>
          <w:sz w:val="20"/>
        </w:rPr>
        <w:t xml:space="preserve"> </w:t>
      </w:r>
      <w:r>
        <w:rPr>
          <w:sz w:val="20"/>
        </w:rPr>
        <w:t>the</w:t>
      </w:r>
      <w:r>
        <w:rPr>
          <w:spacing w:val="-2"/>
          <w:sz w:val="20"/>
        </w:rPr>
        <w:t xml:space="preserve"> </w:t>
      </w:r>
      <w:r>
        <w:rPr>
          <w:sz w:val="20"/>
        </w:rPr>
        <w:t>two-year</w:t>
      </w:r>
      <w:r>
        <w:rPr>
          <w:spacing w:val="-2"/>
          <w:sz w:val="20"/>
        </w:rPr>
        <w:t xml:space="preserve"> </w:t>
      </w:r>
      <w:r>
        <w:rPr>
          <w:sz w:val="20"/>
        </w:rPr>
        <w:t>lag</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three-year</w:t>
      </w:r>
      <w:r>
        <w:rPr>
          <w:spacing w:val="-2"/>
          <w:sz w:val="20"/>
        </w:rPr>
        <w:t xml:space="preserve"> </w:t>
      </w:r>
      <w:r>
        <w:rPr>
          <w:sz w:val="20"/>
        </w:rPr>
        <w:t>lag. Panel</w:t>
      </w:r>
      <w:r>
        <w:rPr>
          <w:spacing w:val="-2"/>
          <w:sz w:val="20"/>
        </w:rPr>
        <w:t xml:space="preserve"> </w:t>
      </w:r>
      <w:r>
        <w:rPr>
          <w:sz w:val="20"/>
        </w:rPr>
        <w:t>E</w:t>
      </w:r>
      <w:r>
        <w:rPr>
          <w:spacing w:val="-2"/>
          <w:sz w:val="20"/>
        </w:rPr>
        <w:t xml:space="preserve"> </w:t>
      </w:r>
      <w:r>
        <w:rPr>
          <w:sz w:val="20"/>
        </w:rPr>
        <w:t>replaces it</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one-year</w:t>
      </w:r>
      <w:r>
        <w:rPr>
          <w:spacing w:val="-2"/>
          <w:sz w:val="20"/>
        </w:rPr>
        <w:t xml:space="preserve"> </w:t>
      </w:r>
      <w:r>
        <w:rPr>
          <w:sz w:val="20"/>
        </w:rPr>
        <w:t>lag</w:t>
      </w:r>
      <w:r>
        <w:rPr>
          <w:spacing w:val="-2"/>
          <w:sz w:val="20"/>
        </w:rPr>
        <w:t xml:space="preserve"> </w:t>
      </w:r>
      <w:r>
        <w:rPr>
          <w:sz w:val="20"/>
        </w:rPr>
        <w:t>instead,</w:t>
      </w:r>
      <w:r>
        <w:rPr>
          <w:spacing w:val="-1"/>
          <w:sz w:val="20"/>
        </w:rPr>
        <w:t xml:space="preserve"> </w:t>
      </w:r>
      <w:r>
        <w:rPr>
          <w:sz w:val="20"/>
        </w:rPr>
        <w:t>as</w:t>
      </w:r>
      <w:r>
        <w:rPr>
          <w:spacing w:val="-2"/>
          <w:sz w:val="20"/>
        </w:rPr>
        <w:t xml:space="preserve"> </w:t>
      </w:r>
      <w:r>
        <w:rPr>
          <w:sz w:val="20"/>
        </w:rPr>
        <w:t>an</w:t>
      </w:r>
      <w:r>
        <w:rPr>
          <w:spacing w:val="-2"/>
          <w:sz w:val="20"/>
        </w:rPr>
        <w:t xml:space="preserve"> </w:t>
      </w:r>
      <w:r>
        <w:rPr>
          <w:sz w:val="20"/>
        </w:rPr>
        <w:t>additional</w:t>
      </w:r>
      <w:r>
        <w:rPr>
          <w:spacing w:val="-2"/>
          <w:sz w:val="20"/>
        </w:rPr>
        <w:t xml:space="preserve"> </w:t>
      </w:r>
      <w:r>
        <w:rPr>
          <w:sz w:val="20"/>
        </w:rPr>
        <w:t>sensitivity</w:t>
      </w:r>
      <w:r>
        <w:rPr>
          <w:spacing w:val="-2"/>
          <w:sz w:val="20"/>
        </w:rPr>
        <w:t xml:space="preserve"> </w:t>
      </w:r>
      <w:r>
        <w:rPr>
          <w:sz w:val="20"/>
        </w:rPr>
        <w:t>check. All</w:t>
      </w:r>
      <w:r>
        <w:rPr>
          <w:spacing w:val="-2"/>
          <w:sz w:val="20"/>
        </w:rPr>
        <w:t xml:space="preserve"> </w:t>
      </w:r>
      <w:r>
        <w:rPr>
          <w:sz w:val="20"/>
        </w:rPr>
        <w:t>regressions</w:t>
      </w:r>
      <w:r>
        <w:rPr>
          <w:spacing w:val="-2"/>
          <w:sz w:val="20"/>
        </w:rPr>
        <w:t xml:space="preserve"> </w:t>
      </w:r>
      <w:r>
        <w:rPr>
          <w:sz w:val="20"/>
        </w:rPr>
        <w:t>include</w:t>
      </w:r>
      <w:r>
        <w:rPr>
          <w:spacing w:val="-2"/>
          <w:sz w:val="20"/>
        </w:rPr>
        <w:t xml:space="preserve"> </w:t>
      </w:r>
      <w:r>
        <w:rPr>
          <w:sz w:val="20"/>
        </w:rPr>
        <w:t>mu</w:t>
      </w:r>
      <w:del w:id="3255" w:author="Editor" w:date="2026-09-10T08:59:00Z">
        <w:r w:rsidDel="00D261A8">
          <w:rPr>
            <w:sz w:val="20"/>
          </w:rPr>
          <w:delText>-</w:delText>
        </w:r>
      </w:del>
      <w:r>
        <w:rPr>
          <w:sz w:val="20"/>
        </w:rPr>
        <w:t xml:space="preserve">nicipality and year fixed </w:t>
      </w:r>
      <w:del w:id="3256" w:author="Editor" w:date="2026-09-08T18:23:00Z">
        <w:r w:rsidDel="00CE47F7">
          <w:rPr>
            <w:sz w:val="20"/>
          </w:rPr>
          <w:delText>e</w:delText>
        </w:r>
        <w:r w:rsidDel="00CE47F7">
          <w:rPr>
            <w:rFonts w:ascii="Arial MT"/>
            <w:sz w:val="20"/>
          </w:rPr>
          <w:delText>ff</w:delText>
        </w:r>
        <w:r w:rsidDel="00CE47F7">
          <w:rPr>
            <w:sz w:val="20"/>
          </w:rPr>
          <w:delText>ects</w:delText>
        </w:r>
      </w:del>
      <w:ins w:id="3257" w:author="Editor" w:date="2026-09-08T18:23:00Z">
        <w:r w:rsidR="00CE47F7">
          <w:rPr>
            <w:sz w:val="20"/>
          </w:rPr>
          <w:t>effects</w:t>
        </w:r>
      </w:ins>
      <w:r>
        <w:rPr>
          <w:sz w:val="20"/>
        </w:rPr>
        <w:t>.</w:t>
      </w:r>
      <w:r>
        <w:rPr>
          <w:spacing w:val="40"/>
          <w:sz w:val="20"/>
        </w:rPr>
        <w:t xml:space="preserve"> </w:t>
      </w:r>
      <w:r>
        <w:rPr>
          <w:sz w:val="20"/>
        </w:rPr>
        <w:t>Standard errors are clustered at the municipality level and shown in parentheses. ***p</w:t>
      </w:r>
      <w:ins w:id="3258" w:author="Editor" w:date="2026-09-13T17:51:00Z">
        <w:r w:rsidR="00A724E6">
          <w:rPr>
            <w:sz w:val="20"/>
          </w:rPr>
          <w:t xml:space="preserve"> </w:t>
        </w:r>
      </w:ins>
      <w:r>
        <w:rPr>
          <w:rFonts w:ascii="Sitka Heading"/>
          <w:i/>
          <w:sz w:val="20"/>
        </w:rPr>
        <w:t xml:space="preserve">&lt; </w:t>
      </w:r>
      <w:r>
        <w:rPr>
          <w:sz w:val="20"/>
        </w:rPr>
        <w:t>0</w:t>
      </w:r>
      <w:r>
        <w:rPr>
          <w:rFonts w:ascii="Sitka Heading"/>
          <w:i/>
          <w:sz w:val="20"/>
        </w:rPr>
        <w:t>.</w:t>
      </w:r>
      <w:r>
        <w:rPr>
          <w:sz w:val="20"/>
        </w:rPr>
        <w:t>01, **p</w:t>
      </w:r>
      <w:ins w:id="3259" w:author="Editor" w:date="2026-09-13T17:51:00Z">
        <w:r w:rsidR="00A724E6">
          <w:rPr>
            <w:sz w:val="20"/>
          </w:rPr>
          <w:t xml:space="preserve"> </w:t>
        </w:r>
      </w:ins>
      <w:r>
        <w:rPr>
          <w:rFonts w:ascii="Sitka Heading"/>
          <w:i/>
          <w:sz w:val="20"/>
        </w:rPr>
        <w:t xml:space="preserve">&lt; </w:t>
      </w:r>
      <w:r>
        <w:rPr>
          <w:sz w:val="20"/>
        </w:rPr>
        <w:t>0</w:t>
      </w:r>
      <w:r>
        <w:rPr>
          <w:rFonts w:ascii="Sitka Heading"/>
          <w:i/>
          <w:sz w:val="20"/>
        </w:rPr>
        <w:t>.</w:t>
      </w:r>
      <w:r>
        <w:rPr>
          <w:sz w:val="20"/>
        </w:rPr>
        <w:t>05, *p</w:t>
      </w:r>
      <w:ins w:id="3260" w:author="Editor" w:date="2026-09-13T17:51:00Z">
        <w:r w:rsidR="00A724E6">
          <w:rPr>
            <w:sz w:val="20"/>
          </w:rPr>
          <w:t xml:space="preserve"> </w:t>
        </w:r>
      </w:ins>
      <w:r>
        <w:rPr>
          <w:rFonts w:ascii="Sitka Heading"/>
          <w:i/>
          <w:sz w:val="20"/>
        </w:rPr>
        <w:t xml:space="preserve">&lt; </w:t>
      </w:r>
      <w:r>
        <w:rPr>
          <w:sz w:val="20"/>
        </w:rPr>
        <w:t>0</w:t>
      </w:r>
      <w:r>
        <w:rPr>
          <w:rFonts w:ascii="Sitka Heading"/>
          <w:i/>
          <w:sz w:val="20"/>
        </w:rPr>
        <w:t>.</w:t>
      </w:r>
      <w:r>
        <w:rPr>
          <w:sz w:val="20"/>
        </w:rPr>
        <w:t>1.</w:t>
      </w:r>
    </w:p>
    <w:p w14:paraId="03C40DBF" w14:textId="77777777" w:rsidR="006F1B3D" w:rsidRDefault="006F1B3D" w:rsidP="008C7539">
      <w:pPr>
        <w:suppressAutoHyphens/>
        <w:spacing w:line="247" w:lineRule="auto"/>
        <w:jc w:val="both"/>
        <w:rPr>
          <w:sz w:val="20"/>
        </w:rPr>
        <w:sectPr w:rsidR="006F1B3D">
          <w:pgSz w:w="12240" w:h="15840"/>
          <w:pgMar w:top="1700" w:right="720" w:bottom="1400" w:left="1440" w:header="0" w:footer="1208" w:gutter="0"/>
          <w:cols w:space="720"/>
        </w:sectPr>
      </w:pPr>
    </w:p>
    <w:p w14:paraId="134FF84F" w14:textId="77777777" w:rsidR="006F1B3D" w:rsidRPr="00C40890" w:rsidDel="0085492B" w:rsidRDefault="00191F14" w:rsidP="008C7539">
      <w:pPr>
        <w:pStyle w:val="BodyText"/>
        <w:suppressAutoHyphens/>
        <w:spacing w:before="77" w:line="252" w:lineRule="auto"/>
        <w:ind w:right="718"/>
        <w:rPr>
          <w:del w:id="3261" w:author="Editor" w:date="2026-09-11T11:47:00Z"/>
          <w:b/>
        </w:rPr>
      </w:pPr>
      <w:bookmarkStart w:id="3262" w:name="_bookmark85"/>
      <w:bookmarkEnd w:id="3262"/>
      <w:r>
        <w:rPr>
          <w:b/>
        </w:rPr>
        <w:lastRenderedPageBreak/>
        <w:t>Table</w:t>
      </w:r>
      <w:r>
        <w:rPr>
          <w:b/>
          <w:spacing w:val="-3"/>
        </w:rPr>
        <w:t xml:space="preserve"> </w:t>
      </w:r>
      <w:r>
        <w:rPr>
          <w:b/>
        </w:rPr>
        <w:t>A.5</w:t>
      </w:r>
      <w:del w:id="3263" w:author="Editor" w:date="2026-09-10T11:20:00Z">
        <w:r w:rsidDel="009F43C9">
          <w:rPr>
            <w:b/>
          </w:rPr>
          <w:delText xml:space="preserve">: </w:delText>
        </w:r>
      </w:del>
      <w:ins w:id="3264" w:author="Editor" w:date="2026-09-10T11:20:00Z">
        <w:r w:rsidR="009F43C9">
          <w:rPr>
            <w:b/>
          </w:rPr>
          <w:t xml:space="preserve">. </w:t>
        </w:r>
      </w:ins>
      <w:ins w:id="3265" w:author="Editor" w:date="2026-09-08T18:23:00Z">
        <w:r w:rsidR="00CE47F7" w:rsidRPr="00C40890">
          <w:rPr>
            <w:b/>
          </w:rPr>
          <w:t xml:space="preserve">Effect </w:t>
        </w:r>
      </w:ins>
      <w:del w:id="3266" w:author="Editor" w:date="2026-09-08T18:23:00Z">
        <w:r w:rsidRPr="00C40890" w:rsidDel="00CE47F7">
          <w:rPr>
            <w:b/>
          </w:rPr>
          <w:delText>E</w:delText>
        </w:r>
        <w:r w:rsidRPr="00C40890" w:rsidDel="00CE47F7">
          <w:rPr>
            <w:rFonts w:ascii="Arial MT" w:hAnsi="Arial MT"/>
            <w:b/>
          </w:rPr>
          <w:delText>ff</w:delText>
        </w:r>
        <w:r w:rsidRPr="00C40890" w:rsidDel="00CE47F7">
          <w:rPr>
            <w:b/>
          </w:rPr>
          <w:delText>ect</w:delText>
        </w:r>
        <w:r w:rsidRPr="00C40890" w:rsidDel="00CE47F7">
          <w:rPr>
            <w:b/>
            <w:spacing w:val="-3"/>
          </w:rPr>
          <w:delText xml:space="preserve"> </w:delText>
        </w:r>
      </w:del>
      <w:r w:rsidRPr="00C40890">
        <w:rPr>
          <w:b/>
        </w:rPr>
        <w:t>of</w:t>
      </w:r>
      <w:r w:rsidRPr="00C40890">
        <w:rPr>
          <w:b/>
          <w:spacing w:val="-3"/>
        </w:rPr>
        <w:t xml:space="preserve"> </w:t>
      </w:r>
      <w:r w:rsidRPr="00C40890">
        <w:rPr>
          <w:b/>
        </w:rPr>
        <w:t>Progresa</w:t>
      </w:r>
      <w:r w:rsidRPr="00C40890">
        <w:rPr>
          <w:b/>
          <w:spacing w:val="-2"/>
        </w:rPr>
        <w:t xml:space="preserve"> </w:t>
      </w:r>
      <w:r w:rsidRPr="00C40890">
        <w:rPr>
          <w:b/>
        </w:rPr>
        <w:t>Enrollment</w:t>
      </w:r>
      <w:r w:rsidRPr="00C40890">
        <w:rPr>
          <w:b/>
          <w:spacing w:val="-3"/>
        </w:rPr>
        <w:t xml:space="preserve"> </w:t>
      </w:r>
      <w:r w:rsidRPr="00C40890">
        <w:rPr>
          <w:b/>
        </w:rPr>
        <w:t>Intensity</w:t>
      </w:r>
      <w:r w:rsidRPr="00C40890">
        <w:rPr>
          <w:b/>
          <w:spacing w:val="-3"/>
        </w:rPr>
        <w:t xml:space="preserve"> </w:t>
      </w:r>
      <w:r w:rsidRPr="00C40890">
        <w:rPr>
          <w:b/>
        </w:rPr>
        <w:t>on</w:t>
      </w:r>
      <w:r w:rsidRPr="00C40890">
        <w:rPr>
          <w:b/>
          <w:spacing w:val="-3"/>
        </w:rPr>
        <w:t xml:space="preserve"> </w:t>
      </w:r>
      <w:r w:rsidRPr="00C40890">
        <w:rPr>
          <w:b/>
        </w:rPr>
        <w:t>Older</w:t>
      </w:r>
      <w:r w:rsidRPr="00C40890">
        <w:rPr>
          <w:b/>
          <w:spacing w:val="-3"/>
        </w:rPr>
        <w:t xml:space="preserve"> </w:t>
      </w:r>
      <w:r w:rsidRPr="00C40890">
        <w:rPr>
          <w:b/>
        </w:rPr>
        <w:t>Adults’</w:t>
      </w:r>
      <w:r w:rsidRPr="00C40890">
        <w:rPr>
          <w:b/>
          <w:spacing w:val="-3"/>
        </w:rPr>
        <w:t xml:space="preserve"> </w:t>
      </w:r>
      <w:r w:rsidRPr="00C40890">
        <w:rPr>
          <w:b/>
        </w:rPr>
        <w:t>Mortality: Sensitivity</w:t>
      </w:r>
      <w:r w:rsidRPr="00C40890">
        <w:rPr>
          <w:b/>
          <w:spacing w:val="-3"/>
        </w:rPr>
        <w:t xml:space="preserve"> </w:t>
      </w:r>
      <w:r w:rsidRPr="00C40890">
        <w:rPr>
          <w:b/>
        </w:rPr>
        <w:t>Anal</w:t>
      </w:r>
      <w:del w:id="3267" w:author="Editor" w:date="2026-09-10T08:59:00Z">
        <w:r w:rsidRPr="00C40890" w:rsidDel="00D261A8">
          <w:rPr>
            <w:b/>
          </w:rPr>
          <w:delText>-</w:delText>
        </w:r>
      </w:del>
      <w:r w:rsidRPr="00C40890">
        <w:rPr>
          <w:b/>
          <w:spacing w:val="-4"/>
        </w:rPr>
        <w:t>ysis</w:t>
      </w:r>
    </w:p>
    <w:p w14:paraId="7DF5BC34" w14:textId="77777777" w:rsidR="006F1B3D" w:rsidDel="0085492B" w:rsidRDefault="00191F14" w:rsidP="00C40890">
      <w:pPr>
        <w:pStyle w:val="BodyText"/>
        <w:suppressAutoHyphens/>
        <w:spacing w:before="77" w:line="252" w:lineRule="auto"/>
        <w:ind w:right="718"/>
        <w:rPr>
          <w:del w:id="3268" w:author="Editor" w:date="2026-09-11T11:47:00Z"/>
          <w:sz w:val="16"/>
        </w:rPr>
      </w:pPr>
      <w:del w:id="3269" w:author="Editor" w:date="2026-09-11T11:47:00Z">
        <w:r w:rsidDel="0085492B">
          <w:rPr>
            <w:noProof/>
            <w:sz w:val="16"/>
          </w:rPr>
          <mc:AlternateContent>
            <mc:Choice Requires="wpg">
              <w:drawing>
                <wp:anchor distT="0" distB="0" distL="0" distR="0" simplePos="0" relativeHeight="487746560" behindDoc="1" locked="0" layoutInCell="1" allowOverlap="1" wp14:anchorId="4DFCB120" wp14:editId="7223FC34">
                  <wp:simplePos x="0" y="0"/>
                  <wp:positionH relativeFrom="page">
                    <wp:posOffset>1011340</wp:posOffset>
                  </wp:positionH>
                  <wp:positionV relativeFrom="paragraph">
                    <wp:posOffset>139392</wp:posOffset>
                  </wp:positionV>
                  <wp:extent cx="5674360" cy="35560"/>
                  <wp:effectExtent l="0" t="0" r="0" b="0"/>
                  <wp:wrapTopAndBottom/>
                  <wp:docPr id="685"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4360" cy="35560"/>
                            <a:chOff x="0" y="0"/>
                            <a:chExt cx="5674360" cy="35560"/>
                          </a:xfrm>
                        </wpg:grpSpPr>
                        <wps:wsp>
                          <wps:cNvPr id="686" name="Graphic 686"/>
                          <wps:cNvSpPr/>
                          <wps:spPr>
                            <a:xfrm>
                              <a:off x="0" y="2502"/>
                              <a:ext cx="5674360" cy="1270"/>
                            </a:xfrm>
                            <a:custGeom>
                              <a:avLst/>
                              <a:gdLst/>
                              <a:ahLst/>
                              <a:cxnLst/>
                              <a:rect l="l" t="t" r="r" b="b"/>
                              <a:pathLst>
                                <a:path w="5674360">
                                  <a:moveTo>
                                    <a:pt x="0" y="0"/>
                                  </a:moveTo>
                                  <a:lnTo>
                                    <a:pt x="5674144" y="0"/>
                                  </a:lnTo>
                                </a:path>
                              </a:pathLst>
                            </a:custGeom>
                            <a:ln w="5004">
                              <a:solidFill>
                                <a:srgbClr val="000000"/>
                              </a:solidFill>
                              <a:prstDash val="solid"/>
                            </a:ln>
                          </wps:spPr>
                          <wps:bodyPr wrap="square" lIns="0" tIns="0" rIns="0" bIns="0" rtlCol="0">
                            <a:prstTxWarp prst="textNoShape">
                              <a:avLst/>
                            </a:prstTxWarp>
                            <a:noAutofit/>
                          </wps:bodyPr>
                        </wps:wsp>
                        <wps:wsp>
                          <wps:cNvPr id="687" name="Graphic 687"/>
                          <wps:cNvSpPr/>
                          <wps:spPr>
                            <a:xfrm>
                              <a:off x="0" y="32564"/>
                              <a:ext cx="5674360" cy="1270"/>
                            </a:xfrm>
                            <a:custGeom>
                              <a:avLst/>
                              <a:gdLst/>
                              <a:ahLst/>
                              <a:cxnLst/>
                              <a:rect l="l" t="t" r="r" b="b"/>
                              <a:pathLst>
                                <a:path w="5674360">
                                  <a:moveTo>
                                    <a:pt x="0" y="0"/>
                                  </a:moveTo>
                                  <a:lnTo>
                                    <a:pt x="5674144" y="0"/>
                                  </a:lnTo>
                                </a:path>
                              </a:pathLst>
                            </a:custGeom>
                            <a:ln w="5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90E0B0" id="Group 685" o:spid="_x0000_s1026" style="position:absolute;margin-left:79.65pt;margin-top:11pt;width:446.8pt;height:2.8pt;z-index:-15569920;mso-wrap-distance-left:0;mso-wrap-distance-right:0;mso-position-horizontal-relative:page" coordsize="5674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">
                  <v:shape id="Graphic 686" o:spid="_x0000_s1027" style="position:absolute;top:25;width:56743;height:12;visibility:visible;mso-wrap-style:square;v-text-anchor:top" coordsize="5674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" path="m,l5674144,e" filled="f" strokeweight=".139mm">
                    <v:path arrowok="t"/>
                  </v:shape>
                  <v:shape id="Graphic 687" o:spid="_x0000_s1028" style="position:absolute;top:325;width:56743;height:13;visibility:visible;mso-wrap-style:square;v-text-anchor:top" coordsize="5674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" path="m,l5674144,e" filled="f" strokeweight=".139mm">
                    <v:path arrowok="t"/>
                  </v:shape>
                  <w10:wrap type="topAndBottom" anchorx="page"/>
                </v:group>
              </w:pict>
            </mc:Fallback>
          </mc:AlternateContent>
        </w:r>
      </w:del>
    </w:p>
    <w:p w14:paraId="57421F17" w14:textId="77777777" w:rsidR="006F1B3D" w:rsidRDefault="009F43C9" w:rsidP="00C40890">
      <w:pPr>
        <w:pStyle w:val="BodyText"/>
        <w:suppressAutoHyphens/>
        <w:spacing w:before="77" w:line="252" w:lineRule="auto"/>
        <w:ind w:right="718"/>
        <w:rPr>
          <w:ins w:id="3270" w:author="Editor" w:date="2026-09-11T11:46:00Z"/>
          <w:b/>
          <w:spacing w:val="-2"/>
          <w:sz w:val="23"/>
        </w:rPr>
      </w:pPr>
      <w:ins w:id="3271" w:author="Editor" w:date="2026-09-10T11:20:00Z">
        <w:r>
          <w:rPr>
            <w:sz w:val="20"/>
          </w:rPr>
          <w:t xml:space="preserve"> </w:t>
        </w:r>
      </w:ins>
      <w:ins w:id="3272" w:author="Editor" w:date="2026-09-10T11:21:00Z">
        <w:r>
          <w:rPr>
            <w:sz w:val="20"/>
          </w:rPr>
          <w:t xml:space="preserve">                                         </w:t>
        </w:r>
        <w:r w:rsidR="0085492B">
          <w:rPr>
            <w:sz w:val="20"/>
          </w:rPr>
          <w:t xml:space="preserve">                         </w:t>
        </w:r>
        <w:r>
          <w:rPr>
            <w:sz w:val="20"/>
          </w:rPr>
          <w:t xml:space="preserve"> </w:t>
        </w:r>
      </w:ins>
      <w:del w:id="3273" w:author="Editor" w:date="2026-09-10T11:21:00Z">
        <w:r w:rsidR="00191F14" w:rsidRPr="00C40890" w:rsidDel="009F43C9">
          <w:rPr>
            <w:b/>
            <w:sz w:val="23"/>
          </w:rPr>
          <w:delText>BR</w:delText>
        </w:r>
        <w:r w:rsidR="00191F14" w:rsidRPr="00C40890" w:rsidDel="009F43C9">
          <w:rPr>
            <w:b/>
            <w:spacing w:val="6"/>
            <w:sz w:val="23"/>
          </w:rPr>
          <w:delText xml:space="preserve"> </w:delText>
        </w:r>
      </w:del>
      <w:del w:id="3274" w:author="Editor" w:date="2026-09-11T11:46:00Z">
        <w:r w:rsidR="00191F14" w:rsidRPr="00C40890" w:rsidDel="0085492B">
          <w:rPr>
            <w:b/>
            <w:spacing w:val="-2"/>
            <w:sz w:val="23"/>
          </w:rPr>
          <w:delText>Sample</w:delText>
        </w:r>
      </w:del>
      <w:r w:rsidR="00191F14" w:rsidRPr="00C40890">
        <w:rPr>
          <w:b/>
          <w:sz w:val="23"/>
        </w:rPr>
        <w:tab/>
      </w:r>
      <w:ins w:id="3275" w:author="Editor" w:date="2026-09-10T11:24:00Z">
        <w:r w:rsidRPr="00C40890">
          <w:rPr>
            <w:b/>
            <w:sz w:val="23"/>
          </w:rPr>
          <w:t xml:space="preserve">  </w:t>
        </w:r>
      </w:ins>
      <w:del w:id="3276" w:author="Editor" w:date="2026-09-11T11:47:00Z">
        <w:r w:rsidR="00191F14" w:rsidRPr="00C40890" w:rsidDel="0085492B">
          <w:rPr>
            <w:b/>
            <w:sz w:val="23"/>
          </w:rPr>
          <w:delText>High</w:delText>
        </w:r>
        <w:r w:rsidR="00191F14" w:rsidRPr="00C40890" w:rsidDel="0085492B">
          <w:rPr>
            <w:b/>
            <w:spacing w:val="10"/>
            <w:sz w:val="23"/>
          </w:rPr>
          <w:delText xml:space="preserve"> </w:delText>
        </w:r>
        <w:r w:rsidR="00191F14" w:rsidRPr="00C40890" w:rsidDel="0085492B">
          <w:rPr>
            <w:b/>
            <w:spacing w:val="-2"/>
            <w:sz w:val="23"/>
          </w:rPr>
          <w:delText>Marginalization</w:delText>
        </w:r>
      </w:del>
    </w:p>
    <w:p w14:paraId="1EAF9FAE" w14:textId="77777777" w:rsidR="0085492B" w:rsidRPr="00C40890" w:rsidRDefault="0085492B" w:rsidP="00C40890">
      <w:pPr>
        <w:tabs>
          <w:tab w:val="left" w:pos="6790"/>
        </w:tabs>
        <w:suppressAutoHyphens/>
        <w:rPr>
          <w:b/>
          <w:sz w:val="23"/>
        </w:rPr>
      </w:pPr>
      <w:ins w:id="3277" w:author="Editor" w:date="2026-09-11T11:46:00Z">
        <w:r>
          <w:rPr>
            <w:b/>
            <w:spacing w:val="-2"/>
            <w:sz w:val="23"/>
          </w:rPr>
          <w:t xml:space="preserve">                                                            </w:t>
        </w:r>
      </w:ins>
    </w:p>
    <w:p w14:paraId="528DA662" w14:textId="77777777" w:rsidR="006F1B3D" w:rsidRDefault="006F1B3D" w:rsidP="008C7539">
      <w:pPr>
        <w:pStyle w:val="BodyText"/>
        <w:suppressAutoHyphens/>
        <w:spacing w:before="8"/>
        <w:rPr>
          <w:i/>
          <w:sz w:val="5"/>
        </w:rPr>
      </w:pPr>
    </w:p>
    <w:tbl>
      <w:tblPr>
        <w:tblW w:w="0" w:type="auto"/>
        <w:tblInd w:w="160" w:type="dxa"/>
        <w:tblLayout w:type="fixed"/>
        <w:tblCellMar>
          <w:left w:w="0" w:type="dxa"/>
          <w:right w:w="0" w:type="dxa"/>
        </w:tblCellMar>
        <w:tblLook w:val="01E0" w:firstRow="1" w:lastRow="1" w:firstColumn="1" w:lastColumn="1" w:noHBand="0" w:noVBand="0"/>
      </w:tblPr>
      <w:tblGrid>
        <w:gridCol w:w="3800"/>
        <w:gridCol w:w="1440"/>
        <w:gridCol w:w="142"/>
        <w:gridCol w:w="907"/>
        <w:gridCol w:w="232"/>
        <w:gridCol w:w="1239"/>
        <w:gridCol w:w="155"/>
        <w:gridCol w:w="907"/>
        <w:gridCol w:w="117"/>
      </w:tblGrid>
      <w:tr w:rsidR="0085492B" w14:paraId="27FFF5AB" w14:textId="77777777" w:rsidTr="00D271AA">
        <w:trPr>
          <w:trHeight w:val="384"/>
          <w:ins w:id="3278" w:author="Editor" w:date="2026-09-11T11:46:00Z"/>
        </w:trPr>
        <w:tc>
          <w:tcPr>
            <w:tcW w:w="3800" w:type="dxa"/>
            <w:vMerge w:val="restart"/>
          </w:tcPr>
          <w:p w14:paraId="1F34E514" w14:textId="77777777" w:rsidR="0085492B" w:rsidRDefault="0085492B" w:rsidP="008C7539">
            <w:pPr>
              <w:pStyle w:val="TableParagraph"/>
              <w:suppressAutoHyphens/>
              <w:rPr>
                <w:ins w:id="3279" w:author="Editor" w:date="2026-09-11T11:46:00Z"/>
                <w:sz w:val="20"/>
              </w:rPr>
            </w:pPr>
          </w:p>
        </w:tc>
        <w:tc>
          <w:tcPr>
            <w:tcW w:w="2489" w:type="dxa"/>
            <w:gridSpan w:val="3"/>
            <w:tcBorders>
              <w:top w:val="single" w:sz="4" w:space="0" w:color="000000"/>
            </w:tcBorders>
          </w:tcPr>
          <w:p w14:paraId="4B45042F" w14:textId="77777777" w:rsidR="0085492B" w:rsidRPr="0085492B" w:rsidRDefault="0085492B" w:rsidP="008C7539">
            <w:pPr>
              <w:pStyle w:val="TableParagraph"/>
              <w:suppressAutoHyphens/>
              <w:spacing w:before="50"/>
              <w:ind w:right="1"/>
              <w:jc w:val="center"/>
              <w:rPr>
                <w:ins w:id="3280" w:author="Editor" w:date="2026-09-11T11:46:00Z"/>
                <w:b/>
                <w:spacing w:val="-2"/>
                <w:sz w:val="23"/>
              </w:rPr>
            </w:pPr>
            <w:ins w:id="3281" w:author="Editor" w:date="2026-09-11T11:47:00Z">
              <w:r w:rsidRPr="005E1025">
                <w:rPr>
                  <w:b/>
                  <w:sz w:val="23"/>
                  <w:szCs w:val="23"/>
                </w:rPr>
                <w:t>Barham and Rowberry</w:t>
              </w:r>
              <w:r w:rsidRPr="005E1025">
                <w:rPr>
                  <w:b/>
                  <w:sz w:val="20"/>
                </w:rPr>
                <w:t xml:space="preserve"> </w:t>
              </w:r>
              <w:r w:rsidRPr="005E1025">
                <w:rPr>
                  <w:b/>
                  <w:sz w:val="23"/>
                  <w:szCs w:val="23"/>
                </w:rPr>
                <w:t>(2023)</w:t>
              </w:r>
              <w:r>
                <w:rPr>
                  <w:b/>
                  <w:sz w:val="23"/>
                  <w:szCs w:val="23"/>
                </w:rPr>
                <w:t xml:space="preserve"> Sample</w:t>
              </w:r>
            </w:ins>
          </w:p>
        </w:tc>
        <w:tc>
          <w:tcPr>
            <w:tcW w:w="232" w:type="dxa"/>
          </w:tcPr>
          <w:p w14:paraId="31BE69B3" w14:textId="77777777" w:rsidR="0085492B" w:rsidRPr="0085492B" w:rsidRDefault="0085492B" w:rsidP="008C7539">
            <w:pPr>
              <w:pStyle w:val="TableParagraph"/>
              <w:suppressAutoHyphens/>
              <w:rPr>
                <w:ins w:id="3282" w:author="Editor" w:date="2026-09-11T11:46:00Z"/>
                <w:b/>
                <w:sz w:val="20"/>
              </w:rPr>
            </w:pPr>
          </w:p>
        </w:tc>
        <w:tc>
          <w:tcPr>
            <w:tcW w:w="2301" w:type="dxa"/>
            <w:gridSpan w:val="3"/>
            <w:tcBorders>
              <w:top w:val="single" w:sz="4" w:space="0" w:color="000000"/>
            </w:tcBorders>
          </w:tcPr>
          <w:p w14:paraId="70E9BDB5" w14:textId="77777777" w:rsidR="0085492B" w:rsidRPr="00C40890" w:rsidRDefault="0085492B" w:rsidP="008C7539">
            <w:pPr>
              <w:pStyle w:val="TableParagraph"/>
              <w:suppressAutoHyphens/>
              <w:spacing w:before="50"/>
              <w:ind w:right="1"/>
              <w:jc w:val="center"/>
              <w:rPr>
                <w:ins w:id="3283" w:author="Editor" w:date="2026-09-11T11:46:00Z"/>
                <w:b/>
                <w:sz w:val="23"/>
              </w:rPr>
            </w:pPr>
            <w:ins w:id="3284" w:author="Editor" w:date="2026-09-11T11:47:00Z">
              <w:r w:rsidRPr="0085492B">
                <w:rPr>
                  <w:b/>
                  <w:sz w:val="23"/>
                </w:rPr>
                <w:t>High</w:t>
              </w:r>
              <w:r w:rsidRPr="00C40890">
                <w:rPr>
                  <w:b/>
                  <w:sz w:val="23"/>
                </w:rPr>
                <w:t xml:space="preserve"> Marginalization</w:t>
              </w:r>
            </w:ins>
          </w:p>
        </w:tc>
        <w:tc>
          <w:tcPr>
            <w:tcW w:w="117" w:type="dxa"/>
            <w:tcBorders>
              <w:bottom w:val="single" w:sz="8" w:space="0" w:color="000000"/>
            </w:tcBorders>
          </w:tcPr>
          <w:p w14:paraId="521FC61C" w14:textId="77777777" w:rsidR="0085492B" w:rsidRDefault="0085492B" w:rsidP="008C7539">
            <w:pPr>
              <w:pStyle w:val="TableParagraph"/>
              <w:suppressAutoHyphens/>
              <w:rPr>
                <w:ins w:id="3285" w:author="Editor" w:date="2026-09-11T11:46:00Z"/>
                <w:sz w:val="20"/>
              </w:rPr>
            </w:pPr>
          </w:p>
        </w:tc>
      </w:tr>
      <w:tr w:rsidR="0085492B" w14:paraId="53F87830" w14:textId="77777777" w:rsidTr="00D271AA">
        <w:trPr>
          <w:trHeight w:val="384"/>
        </w:trPr>
        <w:tc>
          <w:tcPr>
            <w:tcW w:w="3800" w:type="dxa"/>
            <w:vMerge/>
          </w:tcPr>
          <w:p w14:paraId="21805E44" w14:textId="77777777" w:rsidR="0085492B" w:rsidRDefault="0085492B" w:rsidP="008C7539">
            <w:pPr>
              <w:pStyle w:val="TableParagraph"/>
              <w:suppressAutoHyphens/>
              <w:rPr>
                <w:sz w:val="20"/>
              </w:rPr>
            </w:pPr>
          </w:p>
        </w:tc>
        <w:tc>
          <w:tcPr>
            <w:tcW w:w="1440" w:type="dxa"/>
            <w:tcBorders>
              <w:top w:val="single" w:sz="4" w:space="0" w:color="000000"/>
            </w:tcBorders>
          </w:tcPr>
          <w:p w14:paraId="54AD1292" w14:textId="77777777" w:rsidR="0085492B" w:rsidRPr="00C40890" w:rsidRDefault="0085492B" w:rsidP="008C7539">
            <w:pPr>
              <w:pStyle w:val="TableParagraph"/>
              <w:suppressAutoHyphens/>
              <w:spacing w:before="50"/>
              <w:ind w:left="2"/>
              <w:rPr>
                <w:b/>
                <w:sz w:val="23"/>
              </w:rPr>
            </w:pPr>
            <w:r w:rsidRPr="00C40890">
              <w:rPr>
                <w:b/>
                <w:spacing w:val="-2"/>
                <w:sz w:val="23"/>
              </w:rPr>
              <w:t>Unweighted</w:t>
            </w:r>
          </w:p>
        </w:tc>
        <w:tc>
          <w:tcPr>
            <w:tcW w:w="1049" w:type="dxa"/>
            <w:gridSpan w:val="2"/>
            <w:tcBorders>
              <w:top w:val="single" w:sz="4" w:space="0" w:color="000000"/>
              <w:bottom w:val="single" w:sz="4" w:space="0" w:color="000000"/>
            </w:tcBorders>
          </w:tcPr>
          <w:p w14:paraId="0EAE49E7" w14:textId="77777777" w:rsidR="0085492B" w:rsidRPr="00C40890" w:rsidRDefault="0085492B" w:rsidP="008C7539">
            <w:pPr>
              <w:pStyle w:val="TableParagraph"/>
              <w:suppressAutoHyphens/>
              <w:spacing w:before="50"/>
              <w:ind w:right="1"/>
              <w:jc w:val="center"/>
              <w:rPr>
                <w:b/>
                <w:sz w:val="23"/>
              </w:rPr>
            </w:pPr>
            <w:r w:rsidRPr="00C40890">
              <w:rPr>
                <w:b/>
                <w:spacing w:val="-2"/>
                <w:sz w:val="23"/>
              </w:rPr>
              <w:t>Weighted</w:t>
            </w:r>
          </w:p>
        </w:tc>
        <w:tc>
          <w:tcPr>
            <w:tcW w:w="232" w:type="dxa"/>
          </w:tcPr>
          <w:p w14:paraId="4F55D4BF" w14:textId="77777777" w:rsidR="0085492B" w:rsidRPr="00C40890" w:rsidRDefault="0085492B" w:rsidP="008C7539">
            <w:pPr>
              <w:pStyle w:val="TableParagraph"/>
              <w:suppressAutoHyphens/>
              <w:rPr>
                <w:b/>
                <w:sz w:val="20"/>
              </w:rPr>
            </w:pPr>
          </w:p>
        </w:tc>
        <w:tc>
          <w:tcPr>
            <w:tcW w:w="1239" w:type="dxa"/>
            <w:tcBorders>
              <w:top w:val="single" w:sz="4" w:space="0" w:color="000000"/>
            </w:tcBorders>
          </w:tcPr>
          <w:p w14:paraId="2ACF7536" w14:textId="77777777" w:rsidR="0085492B" w:rsidRPr="00C40890" w:rsidRDefault="0085492B" w:rsidP="008C7539">
            <w:pPr>
              <w:pStyle w:val="TableParagraph"/>
              <w:suppressAutoHyphens/>
              <w:spacing w:before="50"/>
              <w:ind w:left="1"/>
              <w:rPr>
                <w:b/>
                <w:sz w:val="23"/>
              </w:rPr>
            </w:pPr>
            <w:r w:rsidRPr="00C40890">
              <w:rPr>
                <w:b/>
                <w:spacing w:val="-2"/>
                <w:sz w:val="23"/>
              </w:rPr>
              <w:t>Unweighted</w:t>
            </w:r>
          </w:p>
        </w:tc>
        <w:tc>
          <w:tcPr>
            <w:tcW w:w="1062" w:type="dxa"/>
            <w:gridSpan w:val="2"/>
            <w:tcBorders>
              <w:top w:val="single" w:sz="4" w:space="0" w:color="000000"/>
              <w:bottom w:val="single" w:sz="4" w:space="0" w:color="000000"/>
            </w:tcBorders>
          </w:tcPr>
          <w:p w14:paraId="73D05994" w14:textId="77777777" w:rsidR="0085492B" w:rsidRPr="00C40890" w:rsidRDefault="0085492B" w:rsidP="008C7539">
            <w:pPr>
              <w:pStyle w:val="TableParagraph"/>
              <w:suppressAutoHyphens/>
              <w:spacing w:before="50"/>
              <w:ind w:right="1"/>
              <w:jc w:val="center"/>
              <w:rPr>
                <w:b/>
                <w:sz w:val="23"/>
              </w:rPr>
            </w:pPr>
            <w:r w:rsidRPr="00C40890">
              <w:rPr>
                <w:b/>
                <w:spacing w:val="-2"/>
                <w:sz w:val="23"/>
              </w:rPr>
              <w:t>Weighted</w:t>
            </w:r>
          </w:p>
        </w:tc>
        <w:tc>
          <w:tcPr>
            <w:tcW w:w="117" w:type="dxa"/>
            <w:vMerge w:val="restart"/>
            <w:tcBorders>
              <w:bottom w:val="single" w:sz="8" w:space="0" w:color="000000"/>
            </w:tcBorders>
          </w:tcPr>
          <w:p w14:paraId="1B096F1D" w14:textId="77777777" w:rsidR="0085492B" w:rsidRDefault="0085492B" w:rsidP="008C7539">
            <w:pPr>
              <w:pStyle w:val="TableParagraph"/>
              <w:suppressAutoHyphens/>
              <w:rPr>
                <w:sz w:val="20"/>
              </w:rPr>
            </w:pPr>
          </w:p>
        </w:tc>
      </w:tr>
      <w:tr w:rsidR="0085492B" w14:paraId="401C4634" w14:textId="77777777" w:rsidTr="00D271AA">
        <w:trPr>
          <w:trHeight w:val="345"/>
        </w:trPr>
        <w:tc>
          <w:tcPr>
            <w:tcW w:w="3800" w:type="dxa"/>
            <w:vMerge/>
          </w:tcPr>
          <w:p w14:paraId="7E279C4E" w14:textId="77777777" w:rsidR="0085492B" w:rsidRDefault="0085492B" w:rsidP="008C7539">
            <w:pPr>
              <w:suppressAutoHyphens/>
              <w:rPr>
                <w:sz w:val="2"/>
                <w:szCs w:val="2"/>
              </w:rPr>
            </w:pPr>
          </w:p>
        </w:tc>
        <w:tc>
          <w:tcPr>
            <w:tcW w:w="1440" w:type="dxa"/>
            <w:tcBorders>
              <w:bottom w:val="single" w:sz="8" w:space="0" w:color="000000"/>
            </w:tcBorders>
          </w:tcPr>
          <w:p w14:paraId="50A4587E" w14:textId="77777777" w:rsidR="0085492B" w:rsidRPr="00C40890" w:rsidRDefault="0085492B" w:rsidP="008C7539">
            <w:pPr>
              <w:pStyle w:val="TableParagraph"/>
              <w:suppressAutoHyphens/>
              <w:spacing w:line="20" w:lineRule="exact"/>
              <w:ind w:left="-1"/>
              <w:rPr>
                <w:b/>
                <w:sz w:val="2"/>
              </w:rPr>
            </w:pPr>
            <w:r w:rsidRPr="00C40890">
              <w:rPr>
                <w:b/>
                <w:noProof/>
                <w:sz w:val="2"/>
              </w:rPr>
              <mc:AlternateContent>
                <mc:Choice Requires="wpg">
                  <w:drawing>
                    <wp:inline distT="0" distB="0" distL="0" distR="0" wp14:anchorId="49CFB593" wp14:editId="407596ED">
                      <wp:extent cx="737870" cy="4445"/>
                      <wp:effectExtent l="9525" t="0" r="0" b="5080"/>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870" cy="4445"/>
                                <a:chOff x="0" y="0"/>
                                <a:chExt cx="737870" cy="4445"/>
                              </a:xfrm>
                            </wpg:grpSpPr>
                            <wps:wsp>
                              <wps:cNvPr id="689" name="Graphic 689"/>
                              <wps:cNvSpPr/>
                              <wps:spPr>
                                <a:xfrm>
                                  <a:off x="0" y="2206"/>
                                  <a:ext cx="737870" cy="1270"/>
                                </a:xfrm>
                                <a:custGeom>
                                  <a:avLst/>
                                  <a:gdLst/>
                                  <a:ahLst/>
                                  <a:cxnLst/>
                                  <a:rect l="l" t="t" r="r" b="b"/>
                                  <a:pathLst>
                                    <a:path w="737870">
                                      <a:moveTo>
                                        <a:pt x="0" y="0"/>
                                      </a:moveTo>
                                      <a:lnTo>
                                        <a:pt x="737859" y="0"/>
                                      </a:lnTo>
                                    </a:path>
                                  </a:pathLst>
                                </a:custGeom>
                                <a:ln w="44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15D91F" id="Group 688" o:spid="_x0000_s1026" style="width:58.1pt;height:.35pt;mso-position-horizontal-relative:char;mso-position-vertical-relative:line" coordsize="737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">
                      <v:shape id="Graphic 689" o:spid="_x0000_s1027" style="position:absolute;top:22;width:7378;height:12;visibility:visible;mso-wrap-style:square;v-text-anchor:top" coordsize="737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" path="m,l737859,e" filled="f" strokeweight=".1226mm">
                        <v:path arrowok="t"/>
                      </v:shape>
                      <w10:anchorlock/>
                    </v:group>
                  </w:pict>
                </mc:Fallback>
              </mc:AlternateContent>
            </w:r>
          </w:p>
          <w:p w14:paraId="4BE3B2DD" w14:textId="77777777" w:rsidR="0085492B" w:rsidRPr="00C40890" w:rsidRDefault="0085492B" w:rsidP="008C7539">
            <w:pPr>
              <w:pStyle w:val="TableParagraph"/>
              <w:suppressAutoHyphens/>
              <w:spacing w:before="25"/>
              <w:ind w:left="442"/>
              <w:rPr>
                <w:b/>
                <w:sz w:val="23"/>
              </w:rPr>
            </w:pPr>
            <w:r w:rsidRPr="00C40890">
              <w:rPr>
                <w:b/>
                <w:spacing w:val="-5"/>
                <w:sz w:val="23"/>
              </w:rPr>
              <w:t>(1)</w:t>
            </w:r>
          </w:p>
        </w:tc>
        <w:tc>
          <w:tcPr>
            <w:tcW w:w="1049" w:type="dxa"/>
            <w:gridSpan w:val="2"/>
            <w:tcBorders>
              <w:top w:val="single" w:sz="4" w:space="0" w:color="000000"/>
              <w:bottom w:val="single" w:sz="8" w:space="0" w:color="000000"/>
            </w:tcBorders>
          </w:tcPr>
          <w:p w14:paraId="7951A0FF" w14:textId="77777777" w:rsidR="0085492B" w:rsidRPr="00C40890" w:rsidRDefault="0085492B" w:rsidP="008C7539">
            <w:pPr>
              <w:pStyle w:val="TableParagraph"/>
              <w:suppressAutoHyphens/>
              <w:spacing w:before="45"/>
              <w:ind w:right="1"/>
              <w:jc w:val="center"/>
              <w:rPr>
                <w:b/>
                <w:sz w:val="23"/>
              </w:rPr>
            </w:pPr>
            <w:r w:rsidRPr="00C40890">
              <w:rPr>
                <w:b/>
                <w:spacing w:val="-5"/>
                <w:sz w:val="23"/>
              </w:rPr>
              <w:t>(2)</w:t>
            </w:r>
          </w:p>
        </w:tc>
        <w:tc>
          <w:tcPr>
            <w:tcW w:w="232" w:type="dxa"/>
            <w:tcBorders>
              <w:bottom w:val="single" w:sz="8" w:space="0" w:color="000000"/>
            </w:tcBorders>
          </w:tcPr>
          <w:p w14:paraId="4B9A593D" w14:textId="77777777" w:rsidR="0085492B" w:rsidRPr="00C40890" w:rsidRDefault="0085492B" w:rsidP="008C7539">
            <w:pPr>
              <w:pStyle w:val="TableParagraph"/>
              <w:suppressAutoHyphens/>
              <w:rPr>
                <w:b/>
                <w:sz w:val="20"/>
              </w:rPr>
            </w:pPr>
          </w:p>
        </w:tc>
        <w:tc>
          <w:tcPr>
            <w:tcW w:w="1239" w:type="dxa"/>
            <w:tcBorders>
              <w:bottom w:val="single" w:sz="8" w:space="0" w:color="000000"/>
            </w:tcBorders>
          </w:tcPr>
          <w:p w14:paraId="7B5E43B6" w14:textId="77777777" w:rsidR="0085492B" w:rsidRPr="00C40890" w:rsidRDefault="0085492B" w:rsidP="008C7539">
            <w:pPr>
              <w:pStyle w:val="TableParagraph"/>
              <w:suppressAutoHyphens/>
              <w:spacing w:line="20" w:lineRule="exact"/>
              <w:ind w:left="-2"/>
              <w:rPr>
                <w:b/>
                <w:sz w:val="2"/>
              </w:rPr>
            </w:pPr>
            <w:r w:rsidRPr="00C40890">
              <w:rPr>
                <w:b/>
                <w:noProof/>
                <w:sz w:val="2"/>
              </w:rPr>
              <mc:AlternateContent>
                <mc:Choice Requires="wpg">
                  <w:drawing>
                    <wp:inline distT="0" distB="0" distL="0" distR="0" wp14:anchorId="55ED47BC" wp14:editId="0AE5D63C">
                      <wp:extent cx="737870" cy="4445"/>
                      <wp:effectExtent l="9525" t="0" r="0" b="5080"/>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870" cy="4445"/>
                                <a:chOff x="0" y="0"/>
                                <a:chExt cx="737870" cy="4445"/>
                              </a:xfrm>
                            </wpg:grpSpPr>
                            <wps:wsp>
                              <wps:cNvPr id="691" name="Graphic 691"/>
                              <wps:cNvSpPr/>
                              <wps:spPr>
                                <a:xfrm>
                                  <a:off x="0" y="2206"/>
                                  <a:ext cx="737870" cy="1270"/>
                                </a:xfrm>
                                <a:custGeom>
                                  <a:avLst/>
                                  <a:gdLst/>
                                  <a:ahLst/>
                                  <a:cxnLst/>
                                  <a:rect l="l" t="t" r="r" b="b"/>
                                  <a:pathLst>
                                    <a:path w="737870">
                                      <a:moveTo>
                                        <a:pt x="0" y="0"/>
                                      </a:moveTo>
                                      <a:lnTo>
                                        <a:pt x="737859" y="0"/>
                                      </a:lnTo>
                                    </a:path>
                                  </a:pathLst>
                                </a:custGeom>
                                <a:ln w="44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8FDAA" id="Group 690" o:spid="_x0000_s1026" style="width:58.1pt;height:.35pt;mso-position-horizontal-relative:char;mso-position-vertical-relative:line" coordsize="737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">
                      <v:shape id="Graphic 691" o:spid="_x0000_s1027" style="position:absolute;top:22;width:7378;height:12;visibility:visible;mso-wrap-style:square;v-text-anchor:top" coordsize="737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" path="m,l737859,e" filled="f" strokeweight=".1226mm">
                        <v:path arrowok="t"/>
                      </v:shape>
                      <w10:anchorlock/>
                    </v:group>
                  </w:pict>
                </mc:Fallback>
              </mc:AlternateContent>
            </w:r>
          </w:p>
          <w:p w14:paraId="6A58930D" w14:textId="77777777" w:rsidR="0085492B" w:rsidRPr="00C40890" w:rsidRDefault="0085492B" w:rsidP="008C7539">
            <w:pPr>
              <w:pStyle w:val="TableParagraph"/>
              <w:suppressAutoHyphens/>
              <w:spacing w:before="25"/>
              <w:ind w:left="441"/>
              <w:rPr>
                <w:b/>
                <w:sz w:val="23"/>
              </w:rPr>
            </w:pPr>
            <w:r w:rsidRPr="00C40890">
              <w:rPr>
                <w:b/>
                <w:spacing w:val="-5"/>
                <w:sz w:val="23"/>
              </w:rPr>
              <w:t>(3)</w:t>
            </w:r>
          </w:p>
        </w:tc>
        <w:tc>
          <w:tcPr>
            <w:tcW w:w="1062" w:type="dxa"/>
            <w:gridSpan w:val="2"/>
            <w:tcBorders>
              <w:top w:val="single" w:sz="4" w:space="0" w:color="000000"/>
              <w:bottom w:val="single" w:sz="8" w:space="0" w:color="000000"/>
            </w:tcBorders>
          </w:tcPr>
          <w:p w14:paraId="630E5654" w14:textId="77777777" w:rsidR="0085492B" w:rsidRPr="00C40890" w:rsidRDefault="0085492B" w:rsidP="008C7539">
            <w:pPr>
              <w:pStyle w:val="TableParagraph"/>
              <w:suppressAutoHyphens/>
              <w:spacing w:before="45"/>
              <w:ind w:right="1"/>
              <w:jc w:val="center"/>
              <w:rPr>
                <w:b/>
                <w:sz w:val="23"/>
              </w:rPr>
            </w:pPr>
            <w:r w:rsidRPr="00C40890">
              <w:rPr>
                <w:b/>
                <w:spacing w:val="-5"/>
                <w:sz w:val="23"/>
              </w:rPr>
              <w:t>(4)</w:t>
            </w:r>
          </w:p>
        </w:tc>
        <w:tc>
          <w:tcPr>
            <w:tcW w:w="117" w:type="dxa"/>
            <w:vMerge/>
            <w:tcBorders>
              <w:top w:val="nil"/>
              <w:bottom w:val="single" w:sz="8" w:space="0" w:color="000000"/>
            </w:tcBorders>
          </w:tcPr>
          <w:p w14:paraId="3812B0FA" w14:textId="77777777" w:rsidR="0085492B" w:rsidRDefault="0085492B" w:rsidP="008C7539">
            <w:pPr>
              <w:suppressAutoHyphens/>
              <w:rPr>
                <w:sz w:val="2"/>
                <w:szCs w:val="2"/>
              </w:rPr>
            </w:pPr>
          </w:p>
        </w:tc>
      </w:tr>
      <w:tr w:rsidR="006F1B3D" w14:paraId="1752AB99" w14:textId="77777777" w:rsidTr="00C40890">
        <w:trPr>
          <w:trHeight w:val="618"/>
        </w:trPr>
        <w:tc>
          <w:tcPr>
            <w:tcW w:w="3800" w:type="dxa"/>
          </w:tcPr>
          <w:p w14:paraId="17BE1B80" w14:textId="77777777" w:rsidR="006F1B3D" w:rsidRDefault="00191F14" w:rsidP="008C7539">
            <w:pPr>
              <w:pStyle w:val="TableParagraph"/>
              <w:suppressAutoHyphens/>
              <w:spacing w:before="35" w:line="280" w:lineRule="atLeast"/>
              <w:ind w:left="118" w:right="1654"/>
              <w:rPr>
                <w:i/>
                <w:sz w:val="23"/>
              </w:rPr>
            </w:pPr>
            <w:r w:rsidRPr="00C40890">
              <w:rPr>
                <w:sz w:val="23"/>
                <w:u w:val="single"/>
              </w:rPr>
              <w:t>Panel A: Pooled</w:t>
            </w:r>
            <w:r>
              <w:rPr>
                <w:i/>
                <w:sz w:val="23"/>
              </w:rPr>
              <w:t xml:space="preserve"> </w:t>
            </w:r>
            <w:ins w:id="3286" w:author="Editor" w:date="2026-09-12T15:39:00Z">
              <w:r w:rsidR="00BA336D" w:rsidRPr="00DF5074">
                <w:rPr>
                  <w:i/>
                  <w:sz w:val="21"/>
                </w:rPr>
                <w:t>Intensity</w:t>
              </w:r>
              <w:r w:rsidR="00BA336D" w:rsidRPr="0010201A">
                <w:rPr>
                  <w:sz w:val="21"/>
                  <w:vertAlign w:val="subscript"/>
                </w:rPr>
                <w:t>1999</w:t>
              </w:r>
              <w:r w:rsidR="00BA336D">
                <w:rPr>
                  <w:i/>
                  <w:spacing w:val="13"/>
                  <w:sz w:val="23"/>
                </w:rPr>
                <w:t xml:space="preserve"> </w:t>
              </w:r>
            </w:ins>
            <w:del w:id="3287" w:author="Editor" w:date="2026-09-12T15:39:00Z">
              <w:r w:rsidRPr="0010201A" w:rsidDel="00BA336D">
                <w:rPr>
                  <w:i/>
                  <w:sz w:val="23"/>
                </w:rPr>
                <w:delText xml:space="preserve">Intensity 1999 </w:delText>
              </w:r>
            </w:del>
            <w:r w:rsidRPr="0010201A">
              <w:rPr>
                <w:i/>
                <w:sz w:val="23"/>
              </w:rPr>
              <w:t>x Post</w:t>
            </w:r>
          </w:p>
        </w:tc>
        <w:tc>
          <w:tcPr>
            <w:tcW w:w="1582" w:type="dxa"/>
            <w:gridSpan w:val="2"/>
            <w:tcBorders>
              <w:top w:val="single" w:sz="8" w:space="0" w:color="000000"/>
            </w:tcBorders>
          </w:tcPr>
          <w:p w14:paraId="7331B279" w14:textId="77777777" w:rsidR="006F1B3D" w:rsidRDefault="006F1B3D" w:rsidP="008C7539">
            <w:pPr>
              <w:pStyle w:val="TableParagraph"/>
              <w:suppressAutoHyphens/>
              <w:spacing w:before="72"/>
              <w:rPr>
                <w:i/>
                <w:sz w:val="23"/>
              </w:rPr>
            </w:pPr>
          </w:p>
          <w:p w14:paraId="5498B5E8" w14:textId="77777777" w:rsidR="006F1B3D" w:rsidRDefault="00191F14" w:rsidP="008C7539">
            <w:pPr>
              <w:pStyle w:val="TableParagraph"/>
              <w:suppressAutoHyphens/>
              <w:spacing w:line="262" w:lineRule="exact"/>
              <w:ind w:left="97"/>
              <w:rPr>
                <w:sz w:val="23"/>
              </w:rPr>
            </w:pPr>
            <w:r>
              <w:rPr>
                <w:sz w:val="23"/>
              </w:rPr>
              <w:t>-</w:t>
            </w:r>
            <w:r>
              <w:rPr>
                <w:spacing w:val="-2"/>
                <w:sz w:val="23"/>
              </w:rPr>
              <w:t>3.974***</w:t>
            </w:r>
          </w:p>
        </w:tc>
        <w:tc>
          <w:tcPr>
            <w:tcW w:w="907" w:type="dxa"/>
            <w:tcBorders>
              <w:top w:val="single" w:sz="8" w:space="0" w:color="000000"/>
            </w:tcBorders>
          </w:tcPr>
          <w:p w14:paraId="01875921" w14:textId="77777777" w:rsidR="006F1B3D" w:rsidRDefault="006F1B3D" w:rsidP="008C7539">
            <w:pPr>
              <w:pStyle w:val="TableParagraph"/>
              <w:suppressAutoHyphens/>
              <w:spacing w:before="72"/>
              <w:rPr>
                <w:i/>
                <w:sz w:val="23"/>
              </w:rPr>
            </w:pPr>
          </w:p>
          <w:p w14:paraId="40730448" w14:textId="77777777" w:rsidR="006F1B3D" w:rsidRDefault="00191F14" w:rsidP="008C7539">
            <w:pPr>
              <w:pStyle w:val="TableParagraph"/>
              <w:suppressAutoHyphens/>
              <w:spacing w:line="262" w:lineRule="exact"/>
              <w:ind w:right="1"/>
              <w:jc w:val="center"/>
              <w:rPr>
                <w:sz w:val="23"/>
              </w:rPr>
            </w:pPr>
            <w:r>
              <w:rPr>
                <w:sz w:val="23"/>
              </w:rPr>
              <w:t>-</w:t>
            </w:r>
            <w:r>
              <w:rPr>
                <w:spacing w:val="-2"/>
                <w:sz w:val="23"/>
              </w:rPr>
              <w:t>1.660**</w:t>
            </w:r>
          </w:p>
        </w:tc>
        <w:tc>
          <w:tcPr>
            <w:tcW w:w="232" w:type="dxa"/>
            <w:tcBorders>
              <w:top w:val="single" w:sz="8" w:space="0" w:color="000000"/>
            </w:tcBorders>
          </w:tcPr>
          <w:p w14:paraId="177807F7" w14:textId="77777777" w:rsidR="006F1B3D" w:rsidRDefault="006F1B3D" w:rsidP="008C7539">
            <w:pPr>
              <w:pStyle w:val="TableParagraph"/>
              <w:suppressAutoHyphens/>
              <w:rPr>
                <w:sz w:val="20"/>
              </w:rPr>
            </w:pPr>
          </w:p>
        </w:tc>
        <w:tc>
          <w:tcPr>
            <w:tcW w:w="1394" w:type="dxa"/>
            <w:gridSpan w:val="2"/>
            <w:tcBorders>
              <w:top w:val="single" w:sz="8" w:space="0" w:color="000000"/>
            </w:tcBorders>
          </w:tcPr>
          <w:p w14:paraId="72D64A72" w14:textId="77777777" w:rsidR="006F1B3D" w:rsidRDefault="006F1B3D" w:rsidP="008C7539">
            <w:pPr>
              <w:pStyle w:val="TableParagraph"/>
              <w:suppressAutoHyphens/>
              <w:spacing w:before="72"/>
              <w:rPr>
                <w:i/>
                <w:sz w:val="23"/>
              </w:rPr>
            </w:pPr>
          </w:p>
          <w:p w14:paraId="21F2EEB4" w14:textId="77777777" w:rsidR="006F1B3D" w:rsidRDefault="00191F14" w:rsidP="008C7539">
            <w:pPr>
              <w:pStyle w:val="TableParagraph"/>
              <w:suppressAutoHyphens/>
              <w:spacing w:line="262" w:lineRule="exact"/>
              <w:ind w:left="313"/>
              <w:rPr>
                <w:sz w:val="23"/>
              </w:rPr>
            </w:pPr>
            <w:r>
              <w:rPr>
                <w:spacing w:val="-2"/>
                <w:sz w:val="23"/>
              </w:rPr>
              <w:t>0.225</w:t>
            </w:r>
          </w:p>
        </w:tc>
        <w:tc>
          <w:tcPr>
            <w:tcW w:w="907" w:type="dxa"/>
            <w:tcBorders>
              <w:top w:val="single" w:sz="8" w:space="0" w:color="000000"/>
            </w:tcBorders>
          </w:tcPr>
          <w:p w14:paraId="7FBC2975" w14:textId="77777777" w:rsidR="006F1B3D" w:rsidRDefault="006F1B3D" w:rsidP="008C7539">
            <w:pPr>
              <w:pStyle w:val="TableParagraph"/>
              <w:suppressAutoHyphens/>
              <w:spacing w:before="72"/>
              <w:rPr>
                <w:i/>
                <w:sz w:val="23"/>
              </w:rPr>
            </w:pPr>
          </w:p>
          <w:p w14:paraId="708F64F0" w14:textId="77777777" w:rsidR="006F1B3D" w:rsidRDefault="00191F14" w:rsidP="008C7539">
            <w:pPr>
              <w:pStyle w:val="TableParagraph"/>
              <w:suppressAutoHyphens/>
              <w:spacing w:line="262" w:lineRule="exact"/>
              <w:ind w:right="1"/>
              <w:jc w:val="center"/>
              <w:rPr>
                <w:sz w:val="23"/>
              </w:rPr>
            </w:pPr>
            <w:r>
              <w:rPr>
                <w:sz w:val="23"/>
              </w:rPr>
              <w:t>-</w:t>
            </w:r>
            <w:r>
              <w:rPr>
                <w:spacing w:val="-2"/>
                <w:sz w:val="23"/>
              </w:rPr>
              <w:t>1.563</w:t>
            </w:r>
          </w:p>
        </w:tc>
        <w:tc>
          <w:tcPr>
            <w:tcW w:w="117" w:type="dxa"/>
            <w:tcBorders>
              <w:top w:val="single" w:sz="8" w:space="0" w:color="000000"/>
            </w:tcBorders>
          </w:tcPr>
          <w:p w14:paraId="482039B5" w14:textId="77777777" w:rsidR="006F1B3D" w:rsidRDefault="006F1B3D" w:rsidP="008C7539">
            <w:pPr>
              <w:pStyle w:val="TableParagraph"/>
              <w:suppressAutoHyphens/>
              <w:rPr>
                <w:sz w:val="20"/>
              </w:rPr>
            </w:pPr>
          </w:p>
        </w:tc>
      </w:tr>
      <w:tr w:rsidR="006F1B3D" w14:paraId="28AEEA1B" w14:textId="77777777" w:rsidTr="00C40890">
        <w:trPr>
          <w:trHeight w:val="429"/>
        </w:trPr>
        <w:tc>
          <w:tcPr>
            <w:tcW w:w="3800" w:type="dxa"/>
          </w:tcPr>
          <w:p w14:paraId="598DD410" w14:textId="77777777" w:rsidR="006F1B3D" w:rsidRDefault="006F1B3D" w:rsidP="008C7539">
            <w:pPr>
              <w:pStyle w:val="TableParagraph"/>
              <w:suppressAutoHyphens/>
              <w:rPr>
                <w:sz w:val="20"/>
              </w:rPr>
            </w:pPr>
          </w:p>
        </w:tc>
        <w:tc>
          <w:tcPr>
            <w:tcW w:w="1582" w:type="dxa"/>
            <w:gridSpan w:val="2"/>
          </w:tcPr>
          <w:p w14:paraId="310D4E98" w14:textId="77777777" w:rsidR="006F1B3D" w:rsidRDefault="00191F14" w:rsidP="008C7539">
            <w:pPr>
              <w:pStyle w:val="TableParagraph"/>
              <w:suppressAutoHyphens/>
              <w:spacing w:before="4"/>
              <w:ind w:left="206"/>
              <w:rPr>
                <w:sz w:val="23"/>
              </w:rPr>
            </w:pPr>
            <w:r>
              <w:rPr>
                <w:sz w:val="23"/>
              </w:rPr>
              <w:t>(</w:t>
            </w:r>
            <w:r>
              <w:rPr>
                <w:spacing w:val="2"/>
                <w:sz w:val="23"/>
              </w:rPr>
              <w:t xml:space="preserve"> </w:t>
            </w:r>
            <w:r>
              <w:rPr>
                <w:spacing w:val="-2"/>
                <w:sz w:val="23"/>
              </w:rPr>
              <w:t>1.214)</w:t>
            </w:r>
          </w:p>
        </w:tc>
        <w:tc>
          <w:tcPr>
            <w:tcW w:w="907" w:type="dxa"/>
          </w:tcPr>
          <w:p w14:paraId="668CDC75" w14:textId="77777777" w:rsidR="006F1B3D" w:rsidRDefault="00191F14" w:rsidP="008C7539">
            <w:pPr>
              <w:pStyle w:val="TableParagraph"/>
              <w:suppressAutoHyphens/>
              <w:spacing w:before="4"/>
              <w:ind w:right="1"/>
              <w:jc w:val="center"/>
              <w:rPr>
                <w:sz w:val="23"/>
              </w:rPr>
            </w:pPr>
            <w:r>
              <w:rPr>
                <w:sz w:val="23"/>
              </w:rPr>
              <w:t>(</w:t>
            </w:r>
            <w:r>
              <w:rPr>
                <w:spacing w:val="2"/>
                <w:sz w:val="23"/>
              </w:rPr>
              <w:t xml:space="preserve"> </w:t>
            </w:r>
            <w:r>
              <w:rPr>
                <w:spacing w:val="-2"/>
                <w:sz w:val="23"/>
              </w:rPr>
              <w:t>0.807)</w:t>
            </w:r>
          </w:p>
        </w:tc>
        <w:tc>
          <w:tcPr>
            <w:tcW w:w="232" w:type="dxa"/>
          </w:tcPr>
          <w:p w14:paraId="44F25A08" w14:textId="77777777" w:rsidR="006F1B3D" w:rsidRDefault="006F1B3D" w:rsidP="008C7539">
            <w:pPr>
              <w:pStyle w:val="TableParagraph"/>
              <w:suppressAutoHyphens/>
              <w:rPr>
                <w:sz w:val="20"/>
              </w:rPr>
            </w:pPr>
          </w:p>
        </w:tc>
        <w:tc>
          <w:tcPr>
            <w:tcW w:w="1394" w:type="dxa"/>
            <w:gridSpan w:val="2"/>
          </w:tcPr>
          <w:p w14:paraId="2074C378" w14:textId="77777777" w:rsidR="006F1B3D" w:rsidRDefault="00191F14" w:rsidP="008C7539">
            <w:pPr>
              <w:pStyle w:val="TableParagraph"/>
              <w:suppressAutoHyphens/>
              <w:spacing w:before="4"/>
              <w:ind w:left="204"/>
              <w:rPr>
                <w:sz w:val="23"/>
              </w:rPr>
            </w:pPr>
            <w:r>
              <w:rPr>
                <w:sz w:val="23"/>
              </w:rPr>
              <w:t>(</w:t>
            </w:r>
            <w:r>
              <w:rPr>
                <w:spacing w:val="2"/>
                <w:sz w:val="23"/>
              </w:rPr>
              <w:t xml:space="preserve"> </w:t>
            </w:r>
            <w:r>
              <w:rPr>
                <w:spacing w:val="-2"/>
                <w:sz w:val="23"/>
              </w:rPr>
              <w:t>2.107)</w:t>
            </w:r>
          </w:p>
        </w:tc>
        <w:tc>
          <w:tcPr>
            <w:tcW w:w="907" w:type="dxa"/>
          </w:tcPr>
          <w:p w14:paraId="3A7B8EE9" w14:textId="77777777" w:rsidR="006F1B3D" w:rsidRDefault="00191F14" w:rsidP="008C7539">
            <w:pPr>
              <w:pStyle w:val="TableParagraph"/>
              <w:suppressAutoHyphens/>
              <w:spacing w:before="4"/>
              <w:ind w:right="1"/>
              <w:jc w:val="center"/>
              <w:rPr>
                <w:sz w:val="23"/>
              </w:rPr>
            </w:pPr>
            <w:r>
              <w:rPr>
                <w:sz w:val="23"/>
              </w:rPr>
              <w:t>(</w:t>
            </w:r>
            <w:r>
              <w:rPr>
                <w:spacing w:val="2"/>
                <w:sz w:val="23"/>
              </w:rPr>
              <w:t xml:space="preserve"> </w:t>
            </w:r>
            <w:r>
              <w:rPr>
                <w:spacing w:val="-2"/>
                <w:sz w:val="23"/>
              </w:rPr>
              <w:t>1.261)</w:t>
            </w:r>
          </w:p>
        </w:tc>
        <w:tc>
          <w:tcPr>
            <w:tcW w:w="117" w:type="dxa"/>
          </w:tcPr>
          <w:p w14:paraId="312662F4" w14:textId="77777777" w:rsidR="006F1B3D" w:rsidRDefault="006F1B3D" w:rsidP="008C7539">
            <w:pPr>
              <w:pStyle w:val="TableParagraph"/>
              <w:suppressAutoHyphens/>
              <w:rPr>
                <w:sz w:val="20"/>
              </w:rPr>
            </w:pPr>
          </w:p>
        </w:tc>
      </w:tr>
      <w:tr w:rsidR="006F1B3D" w14:paraId="007838E1" w14:textId="77777777" w:rsidTr="00C40890">
        <w:trPr>
          <w:trHeight w:val="429"/>
        </w:trPr>
        <w:tc>
          <w:tcPr>
            <w:tcW w:w="3800" w:type="dxa"/>
          </w:tcPr>
          <w:p w14:paraId="5957E1E0" w14:textId="77777777" w:rsidR="006F1B3D" w:rsidRDefault="00191F14" w:rsidP="009F43C9">
            <w:pPr>
              <w:pStyle w:val="TableParagraph"/>
              <w:suppressAutoHyphens/>
              <w:spacing w:before="147" w:line="262" w:lineRule="exact"/>
              <w:ind w:left="118"/>
              <w:rPr>
                <w:sz w:val="23"/>
              </w:rPr>
            </w:pPr>
            <w:r>
              <w:rPr>
                <w:sz w:val="23"/>
              </w:rPr>
              <w:t>Mean</w:t>
            </w:r>
            <w:r>
              <w:rPr>
                <w:spacing w:val="23"/>
                <w:sz w:val="23"/>
              </w:rPr>
              <w:t xml:space="preserve"> </w:t>
            </w:r>
            <w:r>
              <w:rPr>
                <w:sz w:val="23"/>
              </w:rPr>
              <w:t>(1991</w:t>
            </w:r>
            <w:ins w:id="3288" w:author="Editor" w:date="2026-09-10T11:24:00Z">
              <w:r w:rsidR="009F43C9">
                <w:rPr>
                  <w:sz w:val="23"/>
                </w:rPr>
                <w:t>–</w:t>
              </w:r>
            </w:ins>
            <w:del w:id="3289" w:author="Editor" w:date="2026-09-10T11:24:00Z">
              <w:r w:rsidDel="009F43C9">
                <w:rPr>
                  <w:sz w:val="23"/>
                </w:rPr>
                <w:delText>-</w:delText>
              </w:r>
            </w:del>
            <w:r>
              <w:rPr>
                <w:spacing w:val="-2"/>
                <w:sz w:val="23"/>
              </w:rPr>
              <w:t>1996)</w:t>
            </w:r>
          </w:p>
        </w:tc>
        <w:tc>
          <w:tcPr>
            <w:tcW w:w="1582" w:type="dxa"/>
            <w:gridSpan w:val="2"/>
          </w:tcPr>
          <w:p w14:paraId="1B8146F0" w14:textId="77777777" w:rsidR="006F1B3D" w:rsidRDefault="00191F14" w:rsidP="008C7539">
            <w:pPr>
              <w:pStyle w:val="TableParagraph"/>
              <w:suppressAutoHyphens/>
              <w:spacing w:before="147" w:line="262" w:lineRule="exact"/>
              <w:ind w:left="314"/>
              <w:rPr>
                <w:sz w:val="23"/>
              </w:rPr>
            </w:pPr>
            <w:r>
              <w:rPr>
                <w:spacing w:val="-2"/>
                <w:sz w:val="23"/>
              </w:rPr>
              <w:t>47.45</w:t>
            </w:r>
          </w:p>
        </w:tc>
        <w:tc>
          <w:tcPr>
            <w:tcW w:w="907" w:type="dxa"/>
          </w:tcPr>
          <w:p w14:paraId="498B22A1" w14:textId="77777777" w:rsidR="006F1B3D" w:rsidRDefault="00191F14" w:rsidP="008C7539">
            <w:pPr>
              <w:pStyle w:val="TableParagraph"/>
              <w:suppressAutoHyphens/>
              <w:spacing w:before="147" w:line="262" w:lineRule="exact"/>
              <w:ind w:right="1"/>
              <w:jc w:val="center"/>
              <w:rPr>
                <w:sz w:val="23"/>
              </w:rPr>
            </w:pPr>
            <w:r>
              <w:rPr>
                <w:spacing w:val="-2"/>
                <w:sz w:val="23"/>
              </w:rPr>
              <w:t>47.45</w:t>
            </w:r>
          </w:p>
        </w:tc>
        <w:tc>
          <w:tcPr>
            <w:tcW w:w="232" w:type="dxa"/>
          </w:tcPr>
          <w:p w14:paraId="79BC523A" w14:textId="77777777" w:rsidR="006F1B3D" w:rsidRDefault="006F1B3D" w:rsidP="008C7539">
            <w:pPr>
              <w:pStyle w:val="TableParagraph"/>
              <w:suppressAutoHyphens/>
              <w:rPr>
                <w:sz w:val="20"/>
              </w:rPr>
            </w:pPr>
          </w:p>
        </w:tc>
        <w:tc>
          <w:tcPr>
            <w:tcW w:w="1394" w:type="dxa"/>
            <w:gridSpan w:val="2"/>
          </w:tcPr>
          <w:p w14:paraId="48AB6FCF" w14:textId="77777777" w:rsidR="006F1B3D" w:rsidRDefault="00191F14" w:rsidP="008C7539">
            <w:pPr>
              <w:pStyle w:val="TableParagraph"/>
              <w:suppressAutoHyphens/>
              <w:spacing w:before="147" w:line="262" w:lineRule="exact"/>
              <w:ind w:left="313"/>
              <w:rPr>
                <w:sz w:val="23"/>
              </w:rPr>
            </w:pPr>
            <w:r>
              <w:rPr>
                <w:spacing w:val="-2"/>
                <w:sz w:val="23"/>
              </w:rPr>
              <w:t>46.65</w:t>
            </w:r>
          </w:p>
        </w:tc>
        <w:tc>
          <w:tcPr>
            <w:tcW w:w="907" w:type="dxa"/>
          </w:tcPr>
          <w:p w14:paraId="73ED3209" w14:textId="77777777" w:rsidR="006F1B3D" w:rsidRDefault="00191F14" w:rsidP="008C7539">
            <w:pPr>
              <w:pStyle w:val="TableParagraph"/>
              <w:suppressAutoHyphens/>
              <w:spacing w:before="147" w:line="262" w:lineRule="exact"/>
              <w:ind w:right="1"/>
              <w:jc w:val="center"/>
              <w:rPr>
                <w:sz w:val="23"/>
              </w:rPr>
            </w:pPr>
            <w:r>
              <w:rPr>
                <w:spacing w:val="-2"/>
                <w:sz w:val="23"/>
              </w:rPr>
              <w:t>46.65</w:t>
            </w:r>
          </w:p>
        </w:tc>
        <w:tc>
          <w:tcPr>
            <w:tcW w:w="117" w:type="dxa"/>
          </w:tcPr>
          <w:p w14:paraId="6DA57B4D" w14:textId="77777777" w:rsidR="006F1B3D" w:rsidRDefault="006F1B3D" w:rsidP="008C7539">
            <w:pPr>
              <w:pStyle w:val="TableParagraph"/>
              <w:suppressAutoHyphens/>
              <w:rPr>
                <w:sz w:val="20"/>
              </w:rPr>
            </w:pPr>
          </w:p>
        </w:tc>
      </w:tr>
      <w:tr w:rsidR="006F1B3D" w14:paraId="53C75147" w14:textId="77777777" w:rsidTr="00C40890">
        <w:trPr>
          <w:trHeight w:val="286"/>
        </w:trPr>
        <w:tc>
          <w:tcPr>
            <w:tcW w:w="3800" w:type="dxa"/>
          </w:tcPr>
          <w:p w14:paraId="1F2AC59D" w14:textId="77777777" w:rsidR="006F1B3D" w:rsidRPr="0085492B" w:rsidRDefault="00191F14" w:rsidP="008C7539">
            <w:pPr>
              <w:pStyle w:val="TableParagraph"/>
              <w:suppressAutoHyphens/>
              <w:spacing w:before="4" w:line="262" w:lineRule="exact"/>
              <w:ind w:left="118"/>
              <w:rPr>
                <w:sz w:val="23"/>
              </w:rPr>
            </w:pPr>
            <w:r w:rsidRPr="00C40890">
              <w:rPr>
                <w:sz w:val="23"/>
              </w:rPr>
              <w:t>Obs</w:t>
            </w:r>
            <w:ins w:id="3290" w:author="Editor" w:date="2026-09-10T11:24:00Z">
              <w:r w:rsidR="009F43C9" w:rsidRPr="00C40890">
                <w:rPr>
                  <w:sz w:val="23"/>
                </w:rPr>
                <w:t>ervations</w:t>
              </w:r>
            </w:ins>
          </w:p>
        </w:tc>
        <w:tc>
          <w:tcPr>
            <w:tcW w:w="1582" w:type="dxa"/>
            <w:gridSpan w:val="2"/>
          </w:tcPr>
          <w:p w14:paraId="46EBE284" w14:textId="77777777" w:rsidR="006F1B3D" w:rsidRDefault="00191F14" w:rsidP="008C7539">
            <w:pPr>
              <w:pStyle w:val="TableParagraph"/>
              <w:suppressAutoHyphens/>
              <w:spacing w:before="4" w:line="262" w:lineRule="exact"/>
              <w:ind w:left="284"/>
              <w:rPr>
                <w:sz w:val="23"/>
              </w:rPr>
            </w:pPr>
            <w:r>
              <w:rPr>
                <w:spacing w:val="-2"/>
                <w:sz w:val="23"/>
              </w:rPr>
              <w:t>15</w:t>
            </w:r>
            <w:ins w:id="3291" w:author="Editor" w:date="2026-09-10T11:25:00Z">
              <w:r w:rsidR="009F43C9">
                <w:rPr>
                  <w:spacing w:val="-2"/>
                  <w:sz w:val="23"/>
                </w:rPr>
                <w:t>,</w:t>
              </w:r>
            </w:ins>
            <w:r>
              <w:rPr>
                <w:spacing w:val="-2"/>
                <w:sz w:val="23"/>
              </w:rPr>
              <w:t>642</w:t>
            </w:r>
          </w:p>
        </w:tc>
        <w:tc>
          <w:tcPr>
            <w:tcW w:w="907" w:type="dxa"/>
          </w:tcPr>
          <w:p w14:paraId="625DB60F" w14:textId="77777777" w:rsidR="006F1B3D" w:rsidRDefault="00191F14" w:rsidP="008C7539">
            <w:pPr>
              <w:pStyle w:val="TableParagraph"/>
              <w:suppressAutoHyphens/>
              <w:spacing w:before="4" w:line="262" w:lineRule="exact"/>
              <w:ind w:right="1"/>
              <w:jc w:val="center"/>
              <w:rPr>
                <w:sz w:val="23"/>
              </w:rPr>
            </w:pPr>
            <w:r>
              <w:rPr>
                <w:spacing w:val="-2"/>
                <w:sz w:val="23"/>
              </w:rPr>
              <w:t>15</w:t>
            </w:r>
            <w:ins w:id="3292" w:author="Editor" w:date="2026-09-10T11:25:00Z">
              <w:r w:rsidR="009F43C9">
                <w:rPr>
                  <w:spacing w:val="-2"/>
                  <w:sz w:val="23"/>
                </w:rPr>
                <w:t>,</w:t>
              </w:r>
            </w:ins>
            <w:r>
              <w:rPr>
                <w:spacing w:val="-2"/>
                <w:sz w:val="23"/>
              </w:rPr>
              <w:t>642</w:t>
            </w:r>
          </w:p>
        </w:tc>
        <w:tc>
          <w:tcPr>
            <w:tcW w:w="232" w:type="dxa"/>
          </w:tcPr>
          <w:p w14:paraId="401E4659" w14:textId="77777777" w:rsidR="006F1B3D" w:rsidRDefault="006F1B3D" w:rsidP="008C7539">
            <w:pPr>
              <w:pStyle w:val="TableParagraph"/>
              <w:suppressAutoHyphens/>
              <w:rPr>
                <w:sz w:val="20"/>
              </w:rPr>
            </w:pPr>
          </w:p>
        </w:tc>
        <w:tc>
          <w:tcPr>
            <w:tcW w:w="1394" w:type="dxa"/>
            <w:gridSpan w:val="2"/>
          </w:tcPr>
          <w:p w14:paraId="647DA98F" w14:textId="77777777" w:rsidR="006F1B3D" w:rsidRDefault="00191F14" w:rsidP="008C7539">
            <w:pPr>
              <w:pStyle w:val="TableParagraph"/>
              <w:suppressAutoHyphens/>
              <w:spacing w:before="4" w:line="262" w:lineRule="exact"/>
              <w:ind w:left="283"/>
              <w:rPr>
                <w:sz w:val="23"/>
              </w:rPr>
            </w:pPr>
            <w:r>
              <w:rPr>
                <w:spacing w:val="-2"/>
                <w:sz w:val="23"/>
              </w:rPr>
              <w:t>12</w:t>
            </w:r>
            <w:ins w:id="3293" w:author="Editor" w:date="2026-09-10T11:25:00Z">
              <w:r w:rsidR="009F43C9">
                <w:rPr>
                  <w:spacing w:val="-2"/>
                  <w:sz w:val="23"/>
                </w:rPr>
                <w:t>,</w:t>
              </w:r>
            </w:ins>
            <w:r>
              <w:rPr>
                <w:spacing w:val="-2"/>
                <w:sz w:val="23"/>
              </w:rPr>
              <w:t>309</w:t>
            </w:r>
          </w:p>
        </w:tc>
        <w:tc>
          <w:tcPr>
            <w:tcW w:w="907" w:type="dxa"/>
          </w:tcPr>
          <w:p w14:paraId="43DEBC00" w14:textId="77777777" w:rsidR="006F1B3D" w:rsidRDefault="00191F14" w:rsidP="008C7539">
            <w:pPr>
              <w:pStyle w:val="TableParagraph"/>
              <w:suppressAutoHyphens/>
              <w:spacing w:before="4" w:line="262" w:lineRule="exact"/>
              <w:ind w:right="1"/>
              <w:jc w:val="center"/>
              <w:rPr>
                <w:sz w:val="23"/>
              </w:rPr>
            </w:pPr>
            <w:r>
              <w:rPr>
                <w:spacing w:val="-2"/>
                <w:sz w:val="23"/>
              </w:rPr>
              <w:t>12</w:t>
            </w:r>
            <w:ins w:id="3294" w:author="Editor" w:date="2026-09-10T11:25:00Z">
              <w:r w:rsidR="009F43C9">
                <w:rPr>
                  <w:spacing w:val="-2"/>
                  <w:sz w:val="23"/>
                </w:rPr>
                <w:t>,</w:t>
              </w:r>
            </w:ins>
            <w:r>
              <w:rPr>
                <w:spacing w:val="-2"/>
                <w:sz w:val="23"/>
              </w:rPr>
              <w:t>309</w:t>
            </w:r>
          </w:p>
        </w:tc>
        <w:tc>
          <w:tcPr>
            <w:tcW w:w="117" w:type="dxa"/>
          </w:tcPr>
          <w:p w14:paraId="52DF18CD" w14:textId="77777777" w:rsidR="006F1B3D" w:rsidRDefault="006F1B3D" w:rsidP="008C7539">
            <w:pPr>
              <w:pStyle w:val="TableParagraph"/>
              <w:suppressAutoHyphens/>
              <w:rPr>
                <w:sz w:val="20"/>
              </w:rPr>
            </w:pPr>
          </w:p>
        </w:tc>
      </w:tr>
      <w:tr w:rsidR="006F1B3D" w14:paraId="24A37BF0" w14:textId="77777777" w:rsidTr="00C40890">
        <w:trPr>
          <w:trHeight w:val="429"/>
        </w:trPr>
        <w:tc>
          <w:tcPr>
            <w:tcW w:w="3800" w:type="dxa"/>
          </w:tcPr>
          <w:p w14:paraId="208604B6" w14:textId="77777777" w:rsidR="006F1B3D" w:rsidRDefault="00191F14" w:rsidP="009F43C9">
            <w:pPr>
              <w:pStyle w:val="TableParagraph"/>
              <w:suppressAutoHyphens/>
              <w:spacing w:before="4"/>
              <w:ind w:left="118"/>
              <w:rPr>
                <w:sz w:val="23"/>
              </w:rPr>
            </w:pPr>
            <w:r>
              <w:rPr>
                <w:sz w:val="23"/>
              </w:rPr>
              <w:t>N</w:t>
            </w:r>
            <w:ins w:id="3295" w:author="Editor" w:date="2026-09-10T11:24:00Z">
              <w:r w:rsidR="009F43C9">
                <w:rPr>
                  <w:sz w:val="23"/>
                </w:rPr>
                <w:t>umber of municipalities</w:t>
              </w:r>
            </w:ins>
            <w:del w:id="3296" w:author="Editor" w:date="2026-09-10T11:24:00Z">
              <w:r w:rsidDel="009F43C9">
                <w:rPr>
                  <w:sz w:val="23"/>
                </w:rPr>
                <w:delText>o.</w:delText>
              </w:r>
              <w:r w:rsidDel="009F43C9">
                <w:rPr>
                  <w:spacing w:val="21"/>
                  <w:sz w:val="23"/>
                </w:rPr>
                <w:delText xml:space="preserve"> </w:delText>
              </w:r>
              <w:r w:rsidDel="009F43C9">
                <w:rPr>
                  <w:spacing w:val="-5"/>
                  <w:sz w:val="23"/>
                </w:rPr>
                <w:delText>Mun</w:delText>
              </w:r>
            </w:del>
          </w:p>
        </w:tc>
        <w:tc>
          <w:tcPr>
            <w:tcW w:w="1582" w:type="dxa"/>
            <w:gridSpan w:val="2"/>
          </w:tcPr>
          <w:p w14:paraId="506F6D84" w14:textId="77777777" w:rsidR="006F1B3D" w:rsidRDefault="00191F14" w:rsidP="008C7539">
            <w:pPr>
              <w:pStyle w:val="TableParagraph"/>
              <w:suppressAutoHyphens/>
              <w:spacing w:before="4"/>
              <w:ind w:left="344"/>
              <w:rPr>
                <w:sz w:val="23"/>
              </w:rPr>
            </w:pPr>
            <w:r>
              <w:rPr>
                <w:spacing w:val="-4"/>
                <w:sz w:val="23"/>
              </w:rPr>
              <w:t>1</w:t>
            </w:r>
            <w:ins w:id="3297" w:author="Editor" w:date="2026-09-10T11:25:00Z">
              <w:r w:rsidR="009F43C9">
                <w:rPr>
                  <w:spacing w:val="-4"/>
                  <w:sz w:val="23"/>
                </w:rPr>
                <w:t>,</w:t>
              </w:r>
            </w:ins>
            <w:r>
              <w:rPr>
                <w:spacing w:val="-4"/>
                <w:sz w:val="23"/>
              </w:rPr>
              <w:t>422</w:t>
            </w:r>
          </w:p>
        </w:tc>
        <w:tc>
          <w:tcPr>
            <w:tcW w:w="907" w:type="dxa"/>
          </w:tcPr>
          <w:p w14:paraId="5DC95205" w14:textId="77777777" w:rsidR="006F1B3D" w:rsidRDefault="00191F14" w:rsidP="008C7539">
            <w:pPr>
              <w:pStyle w:val="TableParagraph"/>
              <w:suppressAutoHyphens/>
              <w:spacing w:before="4"/>
              <w:ind w:right="1"/>
              <w:jc w:val="center"/>
              <w:rPr>
                <w:sz w:val="23"/>
              </w:rPr>
            </w:pPr>
            <w:r>
              <w:rPr>
                <w:spacing w:val="-4"/>
                <w:sz w:val="23"/>
              </w:rPr>
              <w:t>1</w:t>
            </w:r>
            <w:ins w:id="3298" w:author="Editor" w:date="2026-09-10T11:25:00Z">
              <w:r w:rsidR="009F43C9">
                <w:rPr>
                  <w:spacing w:val="-4"/>
                  <w:sz w:val="23"/>
                </w:rPr>
                <w:t>,</w:t>
              </w:r>
            </w:ins>
            <w:r>
              <w:rPr>
                <w:spacing w:val="-4"/>
                <w:sz w:val="23"/>
              </w:rPr>
              <w:t>422</w:t>
            </w:r>
          </w:p>
        </w:tc>
        <w:tc>
          <w:tcPr>
            <w:tcW w:w="232" w:type="dxa"/>
          </w:tcPr>
          <w:p w14:paraId="0F5C6755" w14:textId="77777777" w:rsidR="006F1B3D" w:rsidRDefault="006F1B3D" w:rsidP="008C7539">
            <w:pPr>
              <w:pStyle w:val="TableParagraph"/>
              <w:suppressAutoHyphens/>
              <w:rPr>
                <w:sz w:val="20"/>
              </w:rPr>
            </w:pPr>
          </w:p>
        </w:tc>
        <w:tc>
          <w:tcPr>
            <w:tcW w:w="1394" w:type="dxa"/>
            <w:gridSpan w:val="2"/>
          </w:tcPr>
          <w:p w14:paraId="66F4CF5D" w14:textId="77777777" w:rsidR="006F1B3D" w:rsidRDefault="00191F14" w:rsidP="008C7539">
            <w:pPr>
              <w:pStyle w:val="TableParagraph"/>
              <w:suppressAutoHyphens/>
              <w:spacing w:before="4"/>
              <w:ind w:left="342"/>
              <w:rPr>
                <w:sz w:val="23"/>
              </w:rPr>
            </w:pPr>
            <w:r>
              <w:rPr>
                <w:spacing w:val="-4"/>
                <w:sz w:val="23"/>
              </w:rPr>
              <w:t>1</w:t>
            </w:r>
            <w:ins w:id="3299" w:author="Editor" w:date="2026-09-10T11:25:00Z">
              <w:r w:rsidR="009F43C9">
                <w:rPr>
                  <w:spacing w:val="-4"/>
                  <w:sz w:val="23"/>
                </w:rPr>
                <w:t>,</w:t>
              </w:r>
            </w:ins>
            <w:r>
              <w:rPr>
                <w:spacing w:val="-4"/>
                <w:sz w:val="23"/>
              </w:rPr>
              <w:t>119</w:t>
            </w:r>
          </w:p>
        </w:tc>
        <w:tc>
          <w:tcPr>
            <w:tcW w:w="907" w:type="dxa"/>
          </w:tcPr>
          <w:p w14:paraId="58C4186C" w14:textId="77777777" w:rsidR="006F1B3D" w:rsidRDefault="00191F14" w:rsidP="008C7539">
            <w:pPr>
              <w:pStyle w:val="TableParagraph"/>
              <w:suppressAutoHyphens/>
              <w:spacing w:before="4"/>
              <w:ind w:right="1"/>
              <w:jc w:val="center"/>
              <w:rPr>
                <w:sz w:val="23"/>
              </w:rPr>
            </w:pPr>
            <w:r>
              <w:rPr>
                <w:spacing w:val="-4"/>
                <w:sz w:val="23"/>
              </w:rPr>
              <w:t>1</w:t>
            </w:r>
            <w:ins w:id="3300" w:author="Editor" w:date="2026-09-10T11:25:00Z">
              <w:r w:rsidR="009F43C9">
                <w:rPr>
                  <w:spacing w:val="-4"/>
                  <w:sz w:val="23"/>
                </w:rPr>
                <w:t>,</w:t>
              </w:r>
            </w:ins>
            <w:r>
              <w:rPr>
                <w:spacing w:val="-4"/>
                <w:sz w:val="23"/>
              </w:rPr>
              <w:t>119</w:t>
            </w:r>
          </w:p>
        </w:tc>
        <w:tc>
          <w:tcPr>
            <w:tcW w:w="117" w:type="dxa"/>
          </w:tcPr>
          <w:p w14:paraId="75E9C7D0" w14:textId="77777777" w:rsidR="006F1B3D" w:rsidRDefault="006F1B3D" w:rsidP="008C7539">
            <w:pPr>
              <w:pStyle w:val="TableParagraph"/>
              <w:suppressAutoHyphens/>
              <w:rPr>
                <w:sz w:val="20"/>
              </w:rPr>
            </w:pPr>
          </w:p>
        </w:tc>
      </w:tr>
      <w:tr w:rsidR="006F1B3D" w14:paraId="75773D0B" w14:textId="77777777" w:rsidTr="00C40890">
        <w:trPr>
          <w:trHeight w:val="715"/>
        </w:trPr>
        <w:tc>
          <w:tcPr>
            <w:tcW w:w="3800" w:type="dxa"/>
          </w:tcPr>
          <w:p w14:paraId="2ED665F4" w14:textId="77777777" w:rsidR="006F1B3D" w:rsidRPr="00C40890" w:rsidRDefault="00191F14" w:rsidP="008C7539">
            <w:pPr>
              <w:pStyle w:val="TableParagraph"/>
              <w:suppressAutoHyphens/>
              <w:spacing w:before="132" w:line="280" w:lineRule="atLeast"/>
              <w:ind w:left="118" w:right="1654"/>
              <w:rPr>
                <w:sz w:val="23"/>
              </w:rPr>
            </w:pPr>
            <w:r w:rsidRPr="00C40890">
              <w:rPr>
                <w:sz w:val="23"/>
                <w:u w:val="single"/>
              </w:rPr>
              <w:t>Panel B: Females</w:t>
            </w:r>
            <w:r w:rsidRPr="00C40890">
              <w:rPr>
                <w:sz w:val="23"/>
              </w:rPr>
              <w:t xml:space="preserve"> </w:t>
            </w:r>
            <w:ins w:id="3301" w:author="Editor" w:date="2026-09-12T15:40:00Z">
              <w:r w:rsidR="00BA336D" w:rsidRPr="00DF5074">
                <w:rPr>
                  <w:i/>
                  <w:sz w:val="21"/>
                </w:rPr>
                <w:t>Intensity</w:t>
              </w:r>
              <w:r w:rsidR="00BA336D" w:rsidRPr="0010201A">
                <w:rPr>
                  <w:sz w:val="21"/>
                  <w:vertAlign w:val="subscript"/>
                </w:rPr>
                <w:t>1999</w:t>
              </w:r>
              <w:r w:rsidR="00BA336D">
                <w:rPr>
                  <w:i/>
                  <w:spacing w:val="13"/>
                  <w:sz w:val="23"/>
                </w:rPr>
                <w:t xml:space="preserve"> </w:t>
              </w:r>
            </w:ins>
            <w:del w:id="3302" w:author="Editor" w:date="2026-09-12T15:40:00Z">
              <w:r w:rsidRPr="0010201A" w:rsidDel="00BA336D">
                <w:rPr>
                  <w:i/>
                  <w:sz w:val="23"/>
                </w:rPr>
                <w:delText xml:space="preserve">Intensity 1999 </w:delText>
              </w:r>
            </w:del>
            <w:r w:rsidRPr="0010201A">
              <w:rPr>
                <w:i/>
                <w:sz w:val="23"/>
              </w:rPr>
              <w:t>x Post</w:t>
            </w:r>
          </w:p>
        </w:tc>
        <w:tc>
          <w:tcPr>
            <w:tcW w:w="1582" w:type="dxa"/>
            <w:gridSpan w:val="2"/>
          </w:tcPr>
          <w:p w14:paraId="72120B38" w14:textId="77777777" w:rsidR="006F1B3D" w:rsidRDefault="006F1B3D" w:rsidP="008C7539">
            <w:pPr>
              <w:pStyle w:val="TableParagraph"/>
              <w:suppressAutoHyphens/>
              <w:spacing w:before="168"/>
              <w:rPr>
                <w:i/>
                <w:sz w:val="23"/>
              </w:rPr>
            </w:pPr>
          </w:p>
          <w:p w14:paraId="39454B6B" w14:textId="77777777" w:rsidR="006F1B3D" w:rsidRDefault="00191F14" w:rsidP="008C7539">
            <w:pPr>
              <w:pStyle w:val="TableParagraph"/>
              <w:suppressAutoHyphens/>
              <w:spacing w:before="1" w:line="262" w:lineRule="exact"/>
              <w:ind w:left="97"/>
              <w:rPr>
                <w:sz w:val="23"/>
              </w:rPr>
            </w:pPr>
            <w:r>
              <w:rPr>
                <w:sz w:val="23"/>
              </w:rPr>
              <w:t>-</w:t>
            </w:r>
            <w:r>
              <w:rPr>
                <w:spacing w:val="-2"/>
                <w:sz w:val="23"/>
              </w:rPr>
              <w:t>6.016***</w:t>
            </w:r>
          </w:p>
        </w:tc>
        <w:tc>
          <w:tcPr>
            <w:tcW w:w="907" w:type="dxa"/>
          </w:tcPr>
          <w:p w14:paraId="326B2D40" w14:textId="77777777" w:rsidR="006F1B3D" w:rsidRDefault="006F1B3D" w:rsidP="008C7539">
            <w:pPr>
              <w:pStyle w:val="TableParagraph"/>
              <w:suppressAutoHyphens/>
              <w:spacing w:before="168"/>
              <w:rPr>
                <w:i/>
                <w:sz w:val="23"/>
              </w:rPr>
            </w:pPr>
          </w:p>
          <w:p w14:paraId="54B3C0DF" w14:textId="77777777" w:rsidR="006F1B3D" w:rsidRDefault="00191F14" w:rsidP="008C7539">
            <w:pPr>
              <w:pStyle w:val="TableParagraph"/>
              <w:suppressAutoHyphens/>
              <w:spacing w:before="1" w:line="262" w:lineRule="exact"/>
              <w:ind w:right="1"/>
              <w:jc w:val="center"/>
              <w:rPr>
                <w:sz w:val="23"/>
              </w:rPr>
            </w:pPr>
            <w:r>
              <w:rPr>
                <w:sz w:val="23"/>
              </w:rPr>
              <w:t>-</w:t>
            </w:r>
            <w:r>
              <w:rPr>
                <w:spacing w:val="-2"/>
                <w:sz w:val="23"/>
              </w:rPr>
              <w:t>2.343**</w:t>
            </w:r>
          </w:p>
        </w:tc>
        <w:tc>
          <w:tcPr>
            <w:tcW w:w="232" w:type="dxa"/>
          </w:tcPr>
          <w:p w14:paraId="0EFB15F0" w14:textId="77777777" w:rsidR="006F1B3D" w:rsidRDefault="006F1B3D" w:rsidP="008C7539">
            <w:pPr>
              <w:pStyle w:val="TableParagraph"/>
              <w:suppressAutoHyphens/>
              <w:rPr>
                <w:sz w:val="20"/>
              </w:rPr>
            </w:pPr>
          </w:p>
        </w:tc>
        <w:tc>
          <w:tcPr>
            <w:tcW w:w="1394" w:type="dxa"/>
            <w:gridSpan w:val="2"/>
          </w:tcPr>
          <w:p w14:paraId="51855361" w14:textId="77777777" w:rsidR="006F1B3D" w:rsidRDefault="006F1B3D" w:rsidP="008C7539">
            <w:pPr>
              <w:pStyle w:val="TableParagraph"/>
              <w:suppressAutoHyphens/>
              <w:spacing w:before="168"/>
              <w:rPr>
                <w:i/>
                <w:sz w:val="23"/>
              </w:rPr>
            </w:pPr>
          </w:p>
          <w:p w14:paraId="02DC9D1D" w14:textId="77777777" w:rsidR="006F1B3D" w:rsidRDefault="00191F14" w:rsidP="008C7539">
            <w:pPr>
              <w:pStyle w:val="TableParagraph"/>
              <w:suppressAutoHyphens/>
              <w:spacing w:before="1" w:line="262" w:lineRule="exact"/>
              <w:ind w:left="313"/>
              <w:rPr>
                <w:sz w:val="23"/>
              </w:rPr>
            </w:pPr>
            <w:r>
              <w:rPr>
                <w:spacing w:val="-2"/>
                <w:sz w:val="23"/>
              </w:rPr>
              <w:t>0.063</w:t>
            </w:r>
          </w:p>
        </w:tc>
        <w:tc>
          <w:tcPr>
            <w:tcW w:w="907" w:type="dxa"/>
          </w:tcPr>
          <w:p w14:paraId="64841216" w14:textId="77777777" w:rsidR="006F1B3D" w:rsidRDefault="006F1B3D" w:rsidP="008C7539">
            <w:pPr>
              <w:pStyle w:val="TableParagraph"/>
              <w:suppressAutoHyphens/>
              <w:spacing w:before="168"/>
              <w:rPr>
                <w:i/>
                <w:sz w:val="23"/>
              </w:rPr>
            </w:pPr>
          </w:p>
          <w:p w14:paraId="39B6CACF" w14:textId="77777777" w:rsidR="006F1B3D" w:rsidRDefault="00191F14" w:rsidP="008C7539">
            <w:pPr>
              <w:pStyle w:val="TableParagraph"/>
              <w:suppressAutoHyphens/>
              <w:spacing w:before="1" w:line="262" w:lineRule="exact"/>
              <w:ind w:right="1"/>
              <w:jc w:val="center"/>
              <w:rPr>
                <w:sz w:val="23"/>
              </w:rPr>
            </w:pPr>
            <w:r>
              <w:rPr>
                <w:sz w:val="23"/>
              </w:rPr>
              <w:t>-</w:t>
            </w:r>
            <w:r>
              <w:rPr>
                <w:spacing w:val="-2"/>
                <w:sz w:val="23"/>
              </w:rPr>
              <w:t>1.492</w:t>
            </w:r>
          </w:p>
        </w:tc>
        <w:tc>
          <w:tcPr>
            <w:tcW w:w="117" w:type="dxa"/>
          </w:tcPr>
          <w:p w14:paraId="348F387F" w14:textId="77777777" w:rsidR="006F1B3D" w:rsidRDefault="006F1B3D" w:rsidP="008C7539">
            <w:pPr>
              <w:pStyle w:val="TableParagraph"/>
              <w:suppressAutoHyphens/>
              <w:rPr>
                <w:sz w:val="20"/>
              </w:rPr>
            </w:pPr>
          </w:p>
        </w:tc>
      </w:tr>
      <w:tr w:rsidR="006F1B3D" w14:paraId="7F36FB6B" w14:textId="77777777" w:rsidTr="00C40890">
        <w:trPr>
          <w:trHeight w:val="429"/>
        </w:trPr>
        <w:tc>
          <w:tcPr>
            <w:tcW w:w="3800" w:type="dxa"/>
          </w:tcPr>
          <w:p w14:paraId="7A6DD830" w14:textId="77777777" w:rsidR="006F1B3D" w:rsidRDefault="006F1B3D" w:rsidP="008C7539">
            <w:pPr>
              <w:pStyle w:val="TableParagraph"/>
              <w:suppressAutoHyphens/>
              <w:rPr>
                <w:sz w:val="20"/>
              </w:rPr>
            </w:pPr>
          </w:p>
        </w:tc>
        <w:tc>
          <w:tcPr>
            <w:tcW w:w="1582" w:type="dxa"/>
            <w:gridSpan w:val="2"/>
          </w:tcPr>
          <w:p w14:paraId="630B99C1" w14:textId="77777777" w:rsidR="006F1B3D" w:rsidRDefault="00191F14" w:rsidP="008C7539">
            <w:pPr>
              <w:pStyle w:val="TableParagraph"/>
              <w:suppressAutoHyphens/>
              <w:spacing w:before="4"/>
              <w:ind w:left="206"/>
              <w:rPr>
                <w:sz w:val="23"/>
              </w:rPr>
            </w:pPr>
            <w:r>
              <w:rPr>
                <w:sz w:val="23"/>
              </w:rPr>
              <w:t>(</w:t>
            </w:r>
            <w:r>
              <w:rPr>
                <w:spacing w:val="2"/>
                <w:sz w:val="23"/>
              </w:rPr>
              <w:t xml:space="preserve"> </w:t>
            </w:r>
            <w:r>
              <w:rPr>
                <w:spacing w:val="-2"/>
                <w:sz w:val="23"/>
              </w:rPr>
              <w:t>1.599)</w:t>
            </w:r>
          </w:p>
        </w:tc>
        <w:tc>
          <w:tcPr>
            <w:tcW w:w="907" w:type="dxa"/>
          </w:tcPr>
          <w:p w14:paraId="4F1665BE" w14:textId="77777777" w:rsidR="006F1B3D" w:rsidRDefault="00191F14" w:rsidP="008C7539">
            <w:pPr>
              <w:pStyle w:val="TableParagraph"/>
              <w:suppressAutoHyphens/>
              <w:spacing w:before="4"/>
              <w:ind w:right="1"/>
              <w:jc w:val="center"/>
              <w:rPr>
                <w:sz w:val="23"/>
              </w:rPr>
            </w:pPr>
            <w:r>
              <w:rPr>
                <w:sz w:val="23"/>
              </w:rPr>
              <w:t>(</w:t>
            </w:r>
            <w:r>
              <w:rPr>
                <w:spacing w:val="2"/>
                <w:sz w:val="23"/>
              </w:rPr>
              <w:t xml:space="preserve"> </w:t>
            </w:r>
            <w:r>
              <w:rPr>
                <w:spacing w:val="-2"/>
                <w:sz w:val="23"/>
              </w:rPr>
              <w:t>1.008)</w:t>
            </w:r>
          </w:p>
        </w:tc>
        <w:tc>
          <w:tcPr>
            <w:tcW w:w="232" w:type="dxa"/>
          </w:tcPr>
          <w:p w14:paraId="294A01B1" w14:textId="77777777" w:rsidR="006F1B3D" w:rsidRDefault="006F1B3D" w:rsidP="008C7539">
            <w:pPr>
              <w:pStyle w:val="TableParagraph"/>
              <w:suppressAutoHyphens/>
              <w:rPr>
                <w:sz w:val="20"/>
              </w:rPr>
            </w:pPr>
          </w:p>
        </w:tc>
        <w:tc>
          <w:tcPr>
            <w:tcW w:w="1394" w:type="dxa"/>
            <w:gridSpan w:val="2"/>
          </w:tcPr>
          <w:p w14:paraId="172FAAB6" w14:textId="77777777" w:rsidR="006F1B3D" w:rsidRDefault="00191F14" w:rsidP="008C7539">
            <w:pPr>
              <w:pStyle w:val="TableParagraph"/>
              <w:suppressAutoHyphens/>
              <w:spacing w:before="4"/>
              <w:ind w:left="204"/>
              <w:rPr>
                <w:sz w:val="23"/>
              </w:rPr>
            </w:pPr>
            <w:r>
              <w:rPr>
                <w:sz w:val="23"/>
              </w:rPr>
              <w:t>(</w:t>
            </w:r>
            <w:r>
              <w:rPr>
                <w:spacing w:val="2"/>
                <w:sz w:val="23"/>
              </w:rPr>
              <w:t xml:space="preserve"> </w:t>
            </w:r>
            <w:r>
              <w:rPr>
                <w:spacing w:val="-2"/>
                <w:sz w:val="23"/>
              </w:rPr>
              <w:t>2.458)</w:t>
            </w:r>
          </w:p>
        </w:tc>
        <w:tc>
          <w:tcPr>
            <w:tcW w:w="907" w:type="dxa"/>
          </w:tcPr>
          <w:p w14:paraId="1AB4BF91" w14:textId="77777777" w:rsidR="006F1B3D" w:rsidRDefault="00191F14" w:rsidP="008C7539">
            <w:pPr>
              <w:pStyle w:val="TableParagraph"/>
              <w:suppressAutoHyphens/>
              <w:spacing w:before="4"/>
              <w:ind w:right="1"/>
              <w:jc w:val="center"/>
              <w:rPr>
                <w:sz w:val="23"/>
              </w:rPr>
            </w:pPr>
            <w:r>
              <w:rPr>
                <w:sz w:val="23"/>
              </w:rPr>
              <w:t>(</w:t>
            </w:r>
            <w:r>
              <w:rPr>
                <w:spacing w:val="2"/>
                <w:sz w:val="23"/>
              </w:rPr>
              <w:t xml:space="preserve"> </w:t>
            </w:r>
            <w:r>
              <w:rPr>
                <w:spacing w:val="-2"/>
                <w:sz w:val="23"/>
              </w:rPr>
              <w:t>1.523)</w:t>
            </w:r>
          </w:p>
        </w:tc>
        <w:tc>
          <w:tcPr>
            <w:tcW w:w="117" w:type="dxa"/>
          </w:tcPr>
          <w:p w14:paraId="2325E10A" w14:textId="77777777" w:rsidR="006F1B3D" w:rsidRDefault="006F1B3D" w:rsidP="008C7539">
            <w:pPr>
              <w:pStyle w:val="TableParagraph"/>
              <w:suppressAutoHyphens/>
              <w:rPr>
                <w:sz w:val="20"/>
              </w:rPr>
            </w:pPr>
          </w:p>
        </w:tc>
      </w:tr>
      <w:tr w:rsidR="006F1B3D" w14:paraId="4A37B462" w14:textId="77777777" w:rsidTr="00C40890">
        <w:trPr>
          <w:trHeight w:val="429"/>
        </w:trPr>
        <w:tc>
          <w:tcPr>
            <w:tcW w:w="3800" w:type="dxa"/>
          </w:tcPr>
          <w:p w14:paraId="7B584050" w14:textId="77777777" w:rsidR="006F1B3D" w:rsidRDefault="00191F14" w:rsidP="008C7539">
            <w:pPr>
              <w:pStyle w:val="TableParagraph"/>
              <w:suppressAutoHyphens/>
              <w:spacing w:before="147" w:line="262" w:lineRule="exact"/>
              <w:ind w:left="118"/>
              <w:rPr>
                <w:sz w:val="23"/>
              </w:rPr>
            </w:pPr>
            <w:r>
              <w:rPr>
                <w:sz w:val="23"/>
              </w:rPr>
              <w:t>Mean</w:t>
            </w:r>
            <w:r>
              <w:rPr>
                <w:spacing w:val="23"/>
                <w:sz w:val="23"/>
              </w:rPr>
              <w:t xml:space="preserve"> </w:t>
            </w:r>
            <w:r>
              <w:rPr>
                <w:sz w:val="23"/>
              </w:rPr>
              <w:t>(1991</w:t>
            </w:r>
            <w:ins w:id="3303" w:author="Editor" w:date="2026-09-10T11:25:00Z">
              <w:r w:rsidR="00C03E63">
                <w:rPr>
                  <w:sz w:val="23"/>
                </w:rPr>
                <w:t>–</w:t>
              </w:r>
            </w:ins>
            <w:del w:id="3304" w:author="Editor" w:date="2026-09-10T11:25:00Z">
              <w:r w:rsidDel="00C03E63">
                <w:rPr>
                  <w:sz w:val="23"/>
                </w:rPr>
                <w:delText>-</w:delText>
              </w:r>
            </w:del>
            <w:r>
              <w:rPr>
                <w:spacing w:val="-2"/>
                <w:sz w:val="23"/>
              </w:rPr>
              <w:t>1996)</w:t>
            </w:r>
          </w:p>
        </w:tc>
        <w:tc>
          <w:tcPr>
            <w:tcW w:w="1582" w:type="dxa"/>
            <w:gridSpan w:val="2"/>
          </w:tcPr>
          <w:p w14:paraId="03A8346D" w14:textId="77777777" w:rsidR="006F1B3D" w:rsidRDefault="00191F14" w:rsidP="008C7539">
            <w:pPr>
              <w:pStyle w:val="TableParagraph"/>
              <w:suppressAutoHyphens/>
              <w:spacing w:before="147" w:line="262" w:lineRule="exact"/>
              <w:ind w:left="314"/>
              <w:rPr>
                <w:sz w:val="23"/>
              </w:rPr>
            </w:pPr>
            <w:r>
              <w:rPr>
                <w:spacing w:val="-2"/>
                <w:sz w:val="23"/>
              </w:rPr>
              <w:t>46.69</w:t>
            </w:r>
          </w:p>
        </w:tc>
        <w:tc>
          <w:tcPr>
            <w:tcW w:w="907" w:type="dxa"/>
          </w:tcPr>
          <w:p w14:paraId="66EFFAB5" w14:textId="77777777" w:rsidR="006F1B3D" w:rsidRDefault="00191F14" w:rsidP="008C7539">
            <w:pPr>
              <w:pStyle w:val="TableParagraph"/>
              <w:suppressAutoHyphens/>
              <w:spacing w:before="147" w:line="262" w:lineRule="exact"/>
              <w:ind w:right="1"/>
              <w:jc w:val="center"/>
              <w:rPr>
                <w:sz w:val="23"/>
              </w:rPr>
            </w:pPr>
            <w:r>
              <w:rPr>
                <w:spacing w:val="-2"/>
                <w:sz w:val="23"/>
              </w:rPr>
              <w:t>46.69</w:t>
            </w:r>
          </w:p>
        </w:tc>
        <w:tc>
          <w:tcPr>
            <w:tcW w:w="232" w:type="dxa"/>
          </w:tcPr>
          <w:p w14:paraId="1F71EC0A" w14:textId="77777777" w:rsidR="006F1B3D" w:rsidRDefault="006F1B3D" w:rsidP="008C7539">
            <w:pPr>
              <w:pStyle w:val="TableParagraph"/>
              <w:suppressAutoHyphens/>
              <w:rPr>
                <w:sz w:val="20"/>
              </w:rPr>
            </w:pPr>
          </w:p>
        </w:tc>
        <w:tc>
          <w:tcPr>
            <w:tcW w:w="1394" w:type="dxa"/>
            <w:gridSpan w:val="2"/>
          </w:tcPr>
          <w:p w14:paraId="7078FFE4" w14:textId="77777777" w:rsidR="006F1B3D" w:rsidRDefault="00191F14" w:rsidP="008C7539">
            <w:pPr>
              <w:pStyle w:val="TableParagraph"/>
              <w:suppressAutoHyphens/>
              <w:spacing w:before="147" w:line="262" w:lineRule="exact"/>
              <w:ind w:left="313"/>
              <w:rPr>
                <w:sz w:val="23"/>
              </w:rPr>
            </w:pPr>
            <w:r>
              <w:rPr>
                <w:spacing w:val="-2"/>
                <w:sz w:val="23"/>
              </w:rPr>
              <w:t>46.45</w:t>
            </w:r>
          </w:p>
        </w:tc>
        <w:tc>
          <w:tcPr>
            <w:tcW w:w="907" w:type="dxa"/>
          </w:tcPr>
          <w:p w14:paraId="6CFDB9DF" w14:textId="77777777" w:rsidR="006F1B3D" w:rsidRDefault="00191F14" w:rsidP="008C7539">
            <w:pPr>
              <w:pStyle w:val="TableParagraph"/>
              <w:suppressAutoHyphens/>
              <w:spacing w:before="147" w:line="262" w:lineRule="exact"/>
              <w:ind w:right="1"/>
              <w:jc w:val="center"/>
              <w:rPr>
                <w:sz w:val="23"/>
              </w:rPr>
            </w:pPr>
            <w:r>
              <w:rPr>
                <w:spacing w:val="-2"/>
                <w:sz w:val="23"/>
              </w:rPr>
              <w:t>46.45</w:t>
            </w:r>
          </w:p>
        </w:tc>
        <w:tc>
          <w:tcPr>
            <w:tcW w:w="117" w:type="dxa"/>
          </w:tcPr>
          <w:p w14:paraId="5CD09D84" w14:textId="77777777" w:rsidR="006F1B3D" w:rsidRDefault="006F1B3D" w:rsidP="008C7539">
            <w:pPr>
              <w:pStyle w:val="TableParagraph"/>
              <w:suppressAutoHyphens/>
              <w:rPr>
                <w:sz w:val="20"/>
              </w:rPr>
            </w:pPr>
          </w:p>
        </w:tc>
      </w:tr>
      <w:tr w:rsidR="006F1B3D" w14:paraId="372E5C37" w14:textId="77777777" w:rsidTr="00C40890">
        <w:trPr>
          <w:trHeight w:val="286"/>
        </w:trPr>
        <w:tc>
          <w:tcPr>
            <w:tcW w:w="3800" w:type="dxa"/>
          </w:tcPr>
          <w:p w14:paraId="560FEEDD" w14:textId="77777777" w:rsidR="006F1B3D" w:rsidRDefault="0085492B" w:rsidP="008C7539">
            <w:pPr>
              <w:pStyle w:val="TableParagraph"/>
              <w:suppressAutoHyphens/>
              <w:spacing w:before="4" w:line="262" w:lineRule="exact"/>
              <w:ind w:left="118"/>
              <w:rPr>
                <w:sz w:val="23"/>
              </w:rPr>
            </w:pPr>
            <w:ins w:id="3305" w:author="Editor" w:date="2026-09-11T11:48:00Z">
              <w:r w:rsidRPr="005E1025">
                <w:rPr>
                  <w:sz w:val="23"/>
                </w:rPr>
                <w:t>Observations</w:t>
              </w:r>
              <w:r w:rsidDel="00C03E63">
                <w:rPr>
                  <w:spacing w:val="-5"/>
                  <w:sz w:val="23"/>
                </w:rPr>
                <w:t xml:space="preserve"> </w:t>
              </w:r>
            </w:ins>
            <w:del w:id="3306" w:author="Editor" w:date="2026-09-10T11:25:00Z">
              <w:r w:rsidR="00191F14" w:rsidDel="00C03E63">
                <w:rPr>
                  <w:spacing w:val="-5"/>
                  <w:sz w:val="23"/>
                </w:rPr>
                <w:delText>Obs</w:delText>
              </w:r>
            </w:del>
          </w:p>
        </w:tc>
        <w:tc>
          <w:tcPr>
            <w:tcW w:w="1582" w:type="dxa"/>
            <w:gridSpan w:val="2"/>
          </w:tcPr>
          <w:p w14:paraId="3C4B7744" w14:textId="77777777" w:rsidR="006F1B3D" w:rsidRDefault="00191F14" w:rsidP="008C7539">
            <w:pPr>
              <w:pStyle w:val="TableParagraph"/>
              <w:suppressAutoHyphens/>
              <w:spacing w:before="4" w:line="262" w:lineRule="exact"/>
              <w:ind w:left="284"/>
              <w:rPr>
                <w:sz w:val="23"/>
              </w:rPr>
            </w:pPr>
            <w:r>
              <w:rPr>
                <w:spacing w:val="-2"/>
                <w:sz w:val="23"/>
              </w:rPr>
              <w:t>15</w:t>
            </w:r>
            <w:ins w:id="3307" w:author="Editor" w:date="2026-09-10T11:25:00Z">
              <w:r w:rsidR="00C03E63">
                <w:rPr>
                  <w:spacing w:val="-2"/>
                  <w:sz w:val="23"/>
                </w:rPr>
                <w:t>,</w:t>
              </w:r>
            </w:ins>
            <w:r>
              <w:rPr>
                <w:spacing w:val="-2"/>
                <w:sz w:val="23"/>
              </w:rPr>
              <w:t>642</w:t>
            </w:r>
          </w:p>
        </w:tc>
        <w:tc>
          <w:tcPr>
            <w:tcW w:w="907" w:type="dxa"/>
          </w:tcPr>
          <w:p w14:paraId="362B4385" w14:textId="77777777" w:rsidR="006F1B3D" w:rsidRDefault="00191F14" w:rsidP="008C7539">
            <w:pPr>
              <w:pStyle w:val="TableParagraph"/>
              <w:suppressAutoHyphens/>
              <w:spacing w:before="4" w:line="262" w:lineRule="exact"/>
              <w:ind w:right="1"/>
              <w:jc w:val="center"/>
              <w:rPr>
                <w:sz w:val="23"/>
              </w:rPr>
            </w:pPr>
            <w:r>
              <w:rPr>
                <w:spacing w:val="-2"/>
                <w:sz w:val="23"/>
              </w:rPr>
              <w:t>15</w:t>
            </w:r>
            <w:ins w:id="3308" w:author="Editor" w:date="2026-09-10T11:25:00Z">
              <w:r w:rsidR="00C03E63">
                <w:rPr>
                  <w:spacing w:val="-2"/>
                  <w:sz w:val="23"/>
                </w:rPr>
                <w:t>,</w:t>
              </w:r>
            </w:ins>
            <w:r>
              <w:rPr>
                <w:spacing w:val="-2"/>
                <w:sz w:val="23"/>
              </w:rPr>
              <w:t>642</w:t>
            </w:r>
          </w:p>
        </w:tc>
        <w:tc>
          <w:tcPr>
            <w:tcW w:w="232" w:type="dxa"/>
          </w:tcPr>
          <w:p w14:paraId="34CA1AA9" w14:textId="77777777" w:rsidR="006F1B3D" w:rsidRDefault="006F1B3D" w:rsidP="008C7539">
            <w:pPr>
              <w:pStyle w:val="TableParagraph"/>
              <w:suppressAutoHyphens/>
              <w:rPr>
                <w:sz w:val="20"/>
              </w:rPr>
            </w:pPr>
          </w:p>
        </w:tc>
        <w:tc>
          <w:tcPr>
            <w:tcW w:w="1394" w:type="dxa"/>
            <w:gridSpan w:val="2"/>
          </w:tcPr>
          <w:p w14:paraId="486D9AF6" w14:textId="77777777" w:rsidR="006F1B3D" w:rsidRDefault="00191F14" w:rsidP="008C7539">
            <w:pPr>
              <w:pStyle w:val="TableParagraph"/>
              <w:suppressAutoHyphens/>
              <w:spacing w:before="4" w:line="262" w:lineRule="exact"/>
              <w:ind w:left="283"/>
              <w:rPr>
                <w:sz w:val="23"/>
              </w:rPr>
            </w:pPr>
            <w:r>
              <w:rPr>
                <w:spacing w:val="-2"/>
                <w:sz w:val="23"/>
              </w:rPr>
              <w:t>12</w:t>
            </w:r>
            <w:ins w:id="3309" w:author="Editor" w:date="2026-09-10T11:25:00Z">
              <w:r w:rsidR="00C03E63">
                <w:rPr>
                  <w:spacing w:val="-2"/>
                  <w:sz w:val="23"/>
                </w:rPr>
                <w:t>,</w:t>
              </w:r>
            </w:ins>
            <w:r>
              <w:rPr>
                <w:spacing w:val="-2"/>
                <w:sz w:val="23"/>
              </w:rPr>
              <w:t>309</w:t>
            </w:r>
          </w:p>
        </w:tc>
        <w:tc>
          <w:tcPr>
            <w:tcW w:w="907" w:type="dxa"/>
          </w:tcPr>
          <w:p w14:paraId="2FDEB9D7" w14:textId="77777777" w:rsidR="006F1B3D" w:rsidRDefault="00191F14" w:rsidP="008C7539">
            <w:pPr>
              <w:pStyle w:val="TableParagraph"/>
              <w:suppressAutoHyphens/>
              <w:spacing w:before="4" w:line="262" w:lineRule="exact"/>
              <w:ind w:right="1"/>
              <w:jc w:val="center"/>
              <w:rPr>
                <w:sz w:val="23"/>
              </w:rPr>
            </w:pPr>
            <w:r>
              <w:rPr>
                <w:spacing w:val="-2"/>
                <w:sz w:val="23"/>
              </w:rPr>
              <w:t>12</w:t>
            </w:r>
            <w:ins w:id="3310" w:author="Editor" w:date="2026-09-10T11:25:00Z">
              <w:r w:rsidR="00C03E63">
                <w:rPr>
                  <w:spacing w:val="-2"/>
                  <w:sz w:val="23"/>
                </w:rPr>
                <w:t>,</w:t>
              </w:r>
            </w:ins>
            <w:r>
              <w:rPr>
                <w:spacing w:val="-2"/>
                <w:sz w:val="23"/>
              </w:rPr>
              <w:t>309</w:t>
            </w:r>
          </w:p>
        </w:tc>
        <w:tc>
          <w:tcPr>
            <w:tcW w:w="117" w:type="dxa"/>
          </w:tcPr>
          <w:p w14:paraId="0E8C4B38" w14:textId="77777777" w:rsidR="006F1B3D" w:rsidRDefault="006F1B3D" w:rsidP="008C7539">
            <w:pPr>
              <w:pStyle w:val="TableParagraph"/>
              <w:suppressAutoHyphens/>
              <w:rPr>
                <w:sz w:val="20"/>
              </w:rPr>
            </w:pPr>
          </w:p>
        </w:tc>
      </w:tr>
      <w:tr w:rsidR="006F1B3D" w14:paraId="35DF8024" w14:textId="77777777" w:rsidTr="00C40890">
        <w:trPr>
          <w:trHeight w:val="429"/>
        </w:trPr>
        <w:tc>
          <w:tcPr>
            <w:tcW w:w="3800" w:type="dxa"/>
          </w:tcPr>
          <w:p w14:paraId="08947EA7" w14:textId="77777777" w:rsidR="006F1B3D" w:rsidRDefault="00C03E63" w:rsidP="008C7539">
            <w:pPr>
              <w:pStyle w:val="TableParagraph"/>
              <w:suppressAutoHyphens/>
              <w:spacing w:before="4"/>
              <w:ind w:left="118"/>
              <w:rPr>
                <w:sz w:val="23"/>
              </w:rPr>
            </w:pPr>
            <w:ins w:id="3311" w:author="Editor" w:date="2026-09-10T11:25:00Z">
              <w:r>
                <w:rPr>
                  <w:sz w:val="23"/>
                </w:rPr>
                <w:t>Number of municipalities</w:t>
              </w:r>
            </w:ins>
            <w:del w:id="3312" w:author="Editor" w:date="2026-09-10T11:25:00Z">
              <w:r w:rsidR="00191F14" w:rsidDel="00C03E63">
                <w:rPr>
                  <w:sz w:val="23"/>
                </w:rPr>
                <w:delText>No.</w:delText>
              </w:r>
              <w:r w:rsidR="00191F14" w:rsidDel="00C03E63">
                <w:rPr>
                  <w:spacing w:val="21"/>
                  <w:sz w:val="23"/>
                </w:rPr>
                <w:delText xml:space="preserve"> </w:delText>
              </w:r>
              <w:r w:rsidR="00191F14" w:rsidDel="00C03E63">
                <w:rPr>
                  <w:spacing w:val="-5"/>
                  <w:sz w:val="23"/>
                </w:rPr>
                <w:delText>Mun</w:delText>
              </w:r>
            </w:del>
          </w:p>
        </w:tc>
        <w:tc>
          <w:tcPr>
            <w:tcW w:w="1582" w:type="dxa"/>
            <w:gridSpan w:val="2"/>
          </w:tcPr>
          <w:p w14:paraId="43CB89E2" w14:textId="77777777" w:rsidR="006F1B3D" w:rsidRDefault="00191F14" w:rsidP="008C7539">
            <w:pPr>
              <w:pStyle w:val="TableParagraph"/>
              <w:suppressAutoHyphens/>
              <w:spacing w:before="4"/>
              <w:ind w:left="344"/>
              <w:rPr>
                <w:sz w:val="23"/>
              </w:rPr>
            </w:pPr>
            <w:r>
              <w:rPr>
                <w:spacing w:val="-4"/>
                <w:sz w:val="23"/>
              </w:rPr>
              <w:t>1</w:t>
            </w:r>
            <w:ins w:id="3313" w:author="Editor" w:date="2026-09-10T11:25:00Z">
              <w:r w:rsidR="00C03E63">
                <w:rPr>
                  <w:spacing w:val="-4"/>
                  <w:sz w:val="23"/>
                </w:rPr>
                <w:t>,</w:t>
              </w:r>
            </w:ins>
            <w:r>
              <w:rPr>
                <w:spacing w:val="-4"/>
                <w:sz w:val="23"/>
              </w:rPr>
              <w:t>422</w:t>
            </w:r>
          </w:p>
        </w:tc>
        <w:tc>
          <w:tcPr>
            <w:tcW w:w="907" w:type="dxa"/>
          </w:tcPr>
          <w:p w14:paraId="72758C4C" w14:textId="77777777" w:rsidR="006F1B3D" w:rsidRDefault="00191F14" w:rsidP="008C7539">
            <w:pPr>
              <w:pStyle w:val="TableParagraph"/>
              <w:suppressAutoHyphens/>
              <w:spacing w:before="4"/>
              <w:ind w:right="1"/>
              <w:jc w:val="center"/>
              <w:rPr>
                <w:sz w:val="23"/>
              </w:rPr>
            </w:pPr>
            <w:r>
              <w:rPr>
                <w:spacing w:val="-4"/>
                <w:sz w:val="23"/>
              </w:rPr>
              <w:t>1</w:t>
            </w:r>
            <w:ins w:id="3314" w:author="Editor" w:date="2026-09-10T11:25:00Z">
              <w:r w:rsidR="00C03E63">
                <w:rPr>
                  <w:spacing w:val="-4"/>
                  <w:sz w:val="23"/>
                </w:rPr>
                <w:t>,</w:t>
              </w:r>
            </w:ins>
            <w:r>
              <w:rPr>
                <w:spacing w:val="-4"/>
                <w:sz w:val="23"/>
              </w:rPr>
              <w:t>422</w:t>
            </w:r>
          </w:p>
        </w:tc>
        <w:tc>
          <w:tcPr>
            <w:tcW w:w="232" w:type="dxa"/>
          </w:tcPr>
          <w:p w14:paraId="229440B7" w14:textId="77777777" w:rsidR="006F1B3D" w:rsidRDefault="006F1B3D" w:rsidP="008C7539">
            <w:pPr>
              <w:pStyle w:val="TableParagraph"/>
              <w:suppressAutoHyphens/>
              <w:rPr>
                <w:sz w:val="20"/>
              </w:rPr>
            </w:pPr>
          </w:p>
        </w:tc>
        <w:tc>
          <w:tcPr>
            <w:tcW w:w="1394" w:type="dxa"/>
            <w:gridSpan w:val="2"/>
          </w:tcPr>
          <w:p w14:paraId="2C835EC2" w14:textId="77777777" w:rsidR="006F1B3D" w:rsidRDefault="00191F14" w:rsidP="008C7539">
            <w:pPr>
              <w:pStyle w:val="TableParagraph"/>
              <w:suppressAutoHyphens/>
              <w:spacing w:before="4"/>
              <w:ind w:left="342"/>
              <w:rPr>
                <w:sz w:val="23"/>
              </w:rPr>
            </w:pPr>
            <w:r>
              <w:rPr>
                <w:spacing w:val="-4"/>
                <w:sz w:val="23"/>
              </w:rPr>
              <w:t>1</w:t>
            </w:r>
            <w:ins w:id="3315" w:author="Editor" w:date="2026-09-10T11:25:00Z">
              <w:r w:rsidR="00C03E63">
                <w:rPr>
                  <w:spacing w:val="-4"/>
                  <w:sz w:val="23"/>
                </w:rPr>
                <w:t>,</w:t>
              </w:r>
            </w:ins>
            <w:r>
              <w:rPr>
                <w:spacing w:val="-4"/>
                <w:sz w:val="23"/>
              </w:rPr>
              <w:t>119</w:t>
            </w:r>
          </w:p>
        </w:tc>
        <w:tc>
          <w:tcPr>
            <w:tcW w:w="907" w:type="dxa"/>
          </w:tcPr>
          <w:p w14:paraId="46D70DBF" w14:textId="77777777" w:rsidR="006F1B3D" w:rsidRDefault="00191F14" w:rsidP="008C7539">
            <w:pPr>
              <w:pStyle w:val="TableParagraph"/>
              <w:suppressAutoHyphens/>
              <w:spacing w:before="4"/>
              <w:ind w:right="1"/>
              <w:jc w:val="center"/>
              <w:rPr>
                <w:sz w:val="23"/>
              </w:rPr>
            </w:pPr>
            <w:r>
              <w:rPr>
                <w:spacing w:val="-4"/>
                <w:sz w:val="23"/>
              </w:rPr>
              <w:t>1</w:t>
            </w:r>
            <w:ins w:id="3316" w:author="Editor" w:date="2026-09-10T11:25:00Z">
              <w:r w:rsidR="00C03E63">
                <w:rPr>
                  <w:spacing w:val="-4"/>
                  <w:sz w:val="23"/>
                </w:rPr>
                <w:t>,</w:t>
              </w:r>
            </w:ins>
            <w:r>
              <w:rPr>
                <w:spacing w:val="-4"/>
                <w:sz w:val="23"/>
              </w:rPr>
              <w:t>119</w:t>
            </w:r>
          </w:p>
        </w:tc>
        <w:tc>
          <w:tcPr>
            <w:tcW w:w="117" w:type="dxa"/>
          </w:tcPr>
          <w:p w14:paraId="433726FD" w14:textId="77777777" w:rsidR="006F1B3D" w:rsidRDefault="006F1B3D" w:rsidP="008C7539">
            <w:pPr>
              <w:pStyle w:val="TableParagraph"/>
              <w:suppressAutoHyphens/>
              <w:rPr>
                <w:sz w:val="20"/>
              </w:rPr>
            </w:pPr>
          </w:p>
        </w:tc>
      </w:tr>
      <w:tr w:rsidR="006F1B3D" w14:paraId="3092E6E4" w14:textId="77777777" w:rsidTr="00C40890">
        <w:trPr>
          <w:trHeight w:val="715"/>
        </w:trPr>
        <w:tc>
          <w:tcPr>
            <w:tcW w:w="3800" w:type="dxa"/>
          </w:tcPr>
          <w:p w14:paraId="5A43C2D0" w14:textId="77777777" w:rsidR="006F1B3D" w:rsidRPr="00C40890" w:rsidRDefault="00191F14" w:rsidP="008C7539">
            <w:pPr>
              <w:pStyle w:val="TableParagraph"/>
              <w:suppressAutoHyphens/>
              <w:spacing w:before="132" w:line="280" w:lineRule="atLeast"/>
              <w:ind w:left="118" w:right="1654"/>
              <w:rPr>
                <w:sz w:val="23"/>
              </w:rPr>
            </w:pPr>
            <w:r w:rsidRPr="00C40890">
              <w:rPr>
                <w:sz w:val="23"/>
                <w:u w:val="single"/>
              </w:rPr>
              <w:t>Panel C: Males</w:t>
            </w:r>
            <w:r w:rsidRPr="00C40890">
              <w:rPr>
                <w:sz w:val="23"/>
              </w:rPr>
              <w:t xml:space="preserve"> </w:t>
            </w:r>
            <w:ins w:id="3317" w:author="Editor" w:date="2026-09-12T15:40:00Z">
              <w:r w:rsidR="00BA336D" w:rsidRPr="00DF5074">
                <w:rPr>
                  <w:i/>
                  <w:sz w:val="21"/>
                </w:rPr>
                <w:t>Intensity</w:t>
              </w:r>
              <w:r w:rsidR="00BA336D" w:rsidRPr="0010201A">
                <w:rPr>
                  <w:sz w:val="21"/>
                  <w:vertAlign w:val="subscript"/>
                </w:rPr>
                <w:t>1999</w:t>
              </w:r>
              <w:r w:rsidR="00BA336D">
                <w:rPr>
                  <w:i/>
                  <w:spacing w:val="13"/>
                  <w:sz w:val="23"/>
                </w:rPr>
                <w:t xml:space="preserve"> </w:t>
              </w:r>
            </w:ins>
            <w:del w:id="3318" w:author="Editor" w:date="2026-09-12T15:40:00Z">
              <w:r w:rsidRPr="0010201A" w:rsidDel="00BA336D">
                <w:rPr>
                  <w:i/>
                  <w:sz w:val="23"/>
                </w:rPr>
                <w:delText xml:space="preserve">Intensity 1999 </w:delText>
              </w:r>
            </w:del>
            <w:r w:rsidRPr="0010201A">
              <w:rPr>
                <w:i/>
                <w:sz w:val="23"/>
              </w:rPr>
              <w:t>x Post</w:t>
            </w:r>
          </w:p>
        </w:tc>
        <w:tc>
          <w:tcPr>
            <w:tcW w:w="1582" w:type="dxa"/>
            <w:gridSpan w:val="2"/>
          </w:tcPr>
          <w:p w14:paraId="74958851" w14:textId="77777777" w:rsidR="006F1B3D" w:rsidRDefault="006F1B3D" w:rsidP="008C7539">
            <w:pPr>
              <w:pStyle w:val="TableParagraph"/>
              <w:suppressAutoHyphens/>
              <w:spacing w:before="168"/>
              <w:rPr>
                <w:i/>
                <w:sz w:val="23"/>
              </w:rPr>
            </w:pPr>
          </w:p>
          <w:p w14:paraId="279B74B4" w14:textId="77777777" w:rsidR="006F1B3D" w:rsidRDefault="00191F14" w:rsidP="008C7539">
            <w:pPr>
              <w:pStyle w:val="TableParagraph"/>
              <w:suppressAutoHyphens/>
              <w:spacing w:before="1" w:line="262" w:lineRule="exact"/>
              <w:ind w:left="274"/>
              <w:rPr>
                <w:sz w:val="23"/>
              </w:rPr>
            </w:pPr>
            <w:r>
              <w:rPr>
                <w:sz w:val="23"/>
              </w:rPr>
              <w:t>-</w:t>
            </w:r>
            <w:r>
              <w:rPr>
                <w:spacing w:val="-2"/>
                <w:sz w:val="23"/>
              </w:rPr>
              <w:t>2.609</w:t>
            </w:r>
          </w:p>
        </w:tc>
        <w:tc>
          <w:tcPr>
            <w:tcW w:w="907" w:type="dxa"/>
          </w:tcPr>
          <w:p w14:paraId="11D8D8D0" w14:textId="77777777" w:rsidR="006F1B3D" w:rsidRDefault="006F1B3D" w:rsidP="008C7539">
            <w:pPr>
              <w:pStyle w:val="TableParagraph"/>
              <w:suppressAutoHyphens/>
              <w:spacing w:before="168"/>
              <w:rPr>
                <w:i/>
                <w:sz w:val="23"/>
              </w:rPr>
            </w:pPr>
          </w:p>
          <w:p w14:paraId="4702589D" w14:textId="77777777" w:rsidR="006F1B3D" w:rsidRDefault="00191F14" w:rsidP="008C7539">
            <w:pPr>
              <w:pStyle w:val="TableParagraph"/>
              <w:suppressAutoHyphens/>
              <w:spacing w:before="1" w:line="262" w:lineRule="exact"/>
              <w:ind w:right="1"/>
              <w:jc w:val="center"/>
              <w:rPr>
                <w:sz w:val="23"/>
              </w:rPr>
            </w:pPr>
            <w:r>
              <w:rPr>
                <w:sz w:val="23"/>
              </w:rPr>
              <w:t>-</w:t>
            </w:r>
            <w:r>
              <w:rPr>
                <w:spacing w:val="-2"/>
                <w:sz w:val="23"/>
              </w:rPr>
              <w:t>1.002</w:t>
            </w:r>
          </w:p>
        </w:tc>
        <w:tc>
          <w:tcPr>
            <w:tcW w:w="232" w:type="dxa"/>
          </w:tcPr>
          <w:p w14:paraId="400E4997" w14:textId="77777777" w:rsidR="006F1B3D" w:rsidRDefault="006F1B3D" w:rsidP="008C7539">
            <w:pPr>
              <w:pStyle w:val="TableParagraph"/>
              <w:suppressAutoHyphens/>
              <w:rPr>
                <w:sz w:val="20"/>
              </w:rPr>
            </w:pPr>
          </w:p>
        </w:tc>
        <w:tc>
          <w:tcPr>
            <w:tcW w:w="1394" w:type="dxa"/>
            <w:gridSpan w:val="2"/>
          </w:tcPr>
          <w:p w14:paraId="7F29F56D" w14:textId="77777777" w:rsidR="006F1B3D" w:rsidRDefault="006F1B3D" w:rsidP="008C7539">
            <w:pPr>
              <w:pStyle w:val="TableParagraph"/>
              <w:suppressAutoHyphens/>
              <w:spacing w:before="168"/>
              <w:rPr>
                <w:i/>
                <w:sz w:val="23"/>
              </w:rPr>
            </w:pPr>
          </w:p>
          <w:p w14:paraId="07B9530F" w14:textId="77777777" w:rsidR="006F1B3D" w:rsidRDefault="00191F14" w:rsidP="008C7539">
            <w:pPr>
              <w:pStyle w:val="TableParagraph"/>
              <w:suppressAutoHyphens/>
              <w:spacing w:before="1" w:line="262" w:lineRule="exact"/>
              <w:ind w:left="273"/>
              <w:rPr>
                <w:sz w:val="23"/>
              </w:rPr>
            </w:pPr>
            <w:r>
              <w:rPr>
                <w:sz w:val="23"/>
              </w:rPr>
              <w:t>-</w:t>
            </w:r>
            <w:r>
              <w:rPr>
                <w:spacing w:val="-2"/>
                <w:sz w:val="23"/>
              </w:rPr>
              <w:t>0.509</w:t>
            </w:r>
          </w:p>
        </w:tc>
        <w:tc>
          <w:tcPr>
            <w:tcW w:w="907" w:type="dxa"/>
          </w:tcPr>
          <w:p w14:paraId="6BB40EAF" w14:textId="77777777" w:rsidR="006F1B3D" w:rsidRDefault="006F1B3D" w:rsidP="008C7539">
            <w:pPr>
              <w:pStyle w:val="TableParagraph"/>
              <w:suppressAutoHyphens/>
              <w:spacing w:before="168"/>
              <w:rPr>
                <w:i/>
                <w:sz w:val="23"/>
              </w:rPr>
            </w:pPr>
          </w:p>
          <w:p w14:paraId="75A43E2A" w14:textId="77777777" w:rsidR="006F1B3D" w:rsidRDefault="00191F14" w:rsidP="008C7539">
            <w:pPr>
              <w:pStyle w:val="TableParagraph"/>
              <w:suppressAutoHyphens/>
              <w:spacing w:before="1" w:line="262" w:lineRule="exact"/>
              <w:ind w:right="1"/>
              <w:jc w:val="center"/>
              <w:rPr>
                <w:sz w:val="23"/>
              </w:rPr>
            </w:pPr>
            <w:r>
              <w:rPr>
                <w:sz w:val="23"/>
              </w:rPr>
              <w:t>-</w:t>
            </w:r>
            <w:r>
              <w:rPr>
                <w:spacing w:val="-2"/>
                <w:sz w:val="23"/>
              </w:rPr>
              <w:t>1.722</w:t>
            </w:r>
          </w:p>
        </w:tc>
        <w:tc>
          <w:tcPr>
            <w:tcW w:w="117" w:type="dxa"/>
          </w:tcPr>
          <w:p w14:paraId="38F1D55B" w14:textId="77777777" w:rsidR="006F1B3D" w:rsidRDefault="006F1B3D" w:rsidP="008C7539">
            <w:pPr>
              <w:pStyle w:val="TableParagraph"/>
              <w:suppressAutoHyphens/>
              <w:rPr>
                <w:sz w:val="20"/>
              </w:rPr>
            </w:pPr>
          </w:p>
        </w:tc>
      </w:tr>
      <w:tr w:rsidR="006F1B3D" w14:paraId="502419D0" w14:textId="77777777" w:rsidTr="00C40890">
        <w:trPr>
          <w:trHeight w:val="429"/>
        </w:trPr>
        <w:tc>
          <w:tcPr>
            <w:tcW w:w="3800" w:type="dxa"/>
          </w:tcPr>
          <w:p w14:paraId="0EB082B6" w14:textId="77777777" w:rsidR="006F1B3D" w:rsidRDefault="006F1B3D" w:rsidP="008C7539">
            <w:pPr>
              <w:pStyle w:val="TableParagraph"/>
              <w:suppressAutoHyphens/>
              <w:rPr>
                <w:sz w:val="20"/>
              </w:rPr>
            </w:pPr>
          </w:p>
        </w:tc>
        <w:tc>
          <w:tcPr>
            <w:tcW w:w="1582" w:type="dxa"/>
            <w:gridSpan w:val="2"/>
          </w:tcPr>
          <w:p w14:paraId="24933757" w14:textId="77777777" w:rsidR="006F1B3D" w:rsidRDefault="00191F14" w:rsidP="008C7539">
            <w:pPr>
              <w:pStyle w:val="TableParagraph"/>
              <w:suppressAutoHyphens/>
              <w:spacing w:before="4"/>
              <w:ind w:left="206"/>
              <w:rPr>
                <w:sz w:val="23"/>
              </w:rPr>
            </w:pPr>
            <w:r>
              <w:rPr>
                <w:sz w:val="23"/>
              </w:rPr>
              <w:t>(</w:t>
            </w:r>
            <w:r>
              <w:rPr>
                <w:spacing w:val="2"/>
                <w:sz w:val="23"/>
              </w:rPr>
              <w:t xml:space="preserve"> </w:t>
            </w:r>
            <w:r>
              <w:rPr>
                <w:spacing w:val="-2"/>
                <w:sz w:val="23"/>
              </w:rPr>
              <w:t>1.681)</w:t>
            </w:r>
          </w:p>
        </w:tc>
        <w:tc>
          <w:tcPr>
            <w:tcW w:w="907" w:type="dxa"/>
          </w:tcPr>
          <w:p w14:paraId="3EBED96D" w14:textId="77777777" w:rsidR="006F1B3D" w:rsidRDefault="00191F14" w:rsidP="008C7539">
            <w:pPr>
              <w:pStyle w:val="TableParagraph"/>
              <w:suppressAutoHyphens/>
              <w:spacing w:before="4"/>
              <w:ind w:right="1"/>
              <w:jc w:val="center"/>
              <w:rPr>
                <w:sz w:val="23"/>
              </w:rPr>
            </w:pPr>
            <w:r>
              <w:rPr>
                <w:sz w:val="23"/>
              </w:rPr>
              <w:t>(</w:t>
            </w:r>
            <w:r>
              <w:rPr>
                <w:spacing w:val="2"/>
                <w:sz w:val="23"/>
              </w:rPr>
              <w:t xml:space="preserve"> </w:t>
            </w:r>
            <w:r>
              <w:rPr>
                <w:spacing w:val="-2"/>
                <w:sz w:val="23"/>
              </w:rPr>
              <w:t>1.032)</w:t>
            </w:r>
          </w:p>
        </w:tc>
        <w:tc>
          <w:tcPr>
            <w:tcW w:w="232" w:type="dxa"/>
          </w:tcPr>
          <w:p w14:paraId="3AA7F5C0" w14:textId="77777777" w:rsidR="006F1B3D" w:rsidRDefault="006F1B3D" w:rsidP="008C7539">
            <w:pPr>
              <w:pStyle w:val="TableParagraph"/>
              <w:suppressAutoHyphens/>
              <w:rPr>
                <w:sz w:val="20"/>
              </w:rPr>
            </w:pPr>
          </w:p>
        </w:tc>
        <w:tc>
          <w:tcPr>
            <w:tcW w:w="1394" w:type="dxa"/>
            <w:gridSpan w:val="2"/>
          </w:tcPr>
          <w:p w14:paraId="588BA7B5" w14:textId="77777777" w:rsidR="006F1B3D" w:rsidRDefault="00191F14" w:rsidP="008C7539">
            <w:pPr>
              <w:pStyle w:val="TableParagraph"/>
              <w:suppressAutoHyphens/>
              <w:spacing w:before="4"/>
              <w:ind w:left="204"/>
              <w:rPr>
                <w:sz w:val="23"/>
              </w:rPr>
            </w:pPr>
            <w:r>
              <w:rPr>
                <w:sz w:val="23"/>
              </w:rPr>
              <w:t>(</w:t>
            </w:r>
            <w:r>
              <w:rPr>
                <w:spacing w:val="2"/>
                <w:sz w:val="23"/>
              </w:rPr>
              <w:t xml:space="preserve"> </w:t>
            </w:r>
            <w:r>
              <w:rPr>
                <w:spacing w:val="-2"/>
                <w:sz w:val="23"/>
              </w:rPr>
              <w:t>2.621)</w:t>
            </w:r>
          </w:p>
        </w:tc>
        <w:tc>
          <w:tcPr>
            <w:tcW w:w="907" w:type="dxa"/>
          </w:tcPr>
          <w:p w14:paraId="00ADA63F" w14:textId="77777777" w:rsidR="006F1B3D" w:rsidRDefault="00191F14" w:rsidP="008C7539">
            <w:pPr>
              <w:pStyle w:val="TableParagraph"/>
              <w:suppressAutoHyphens/>
              <w:spacing w:before="4"/>
              <w:ind w:right="1"/>
              <w:jc w:val="center"/>
              <w:rPr>
                <w:sz w:val="23"/>
              </w:rPr>
            </w:pPr>
            <w:r>
              <w:rPr>
                <w:sz w:val="23"/>
              </w:rPr>
              <w:t>(</w:t>
            </w:r>
            <w:r>
              <w:rPr>
                <w:spacing w:val="2"/>
                <w:sz w:val="23"/>
              </w:rPr>
              <w:t xml:space="preserve"> </w:t>
            </w:r>
            <w:r>
              <w:rPr>
                <w:spacing w:val="-2"/>
                <w:sz w:val="23"/>
              </w:rPr>
              <w:t>1.579)</w:t>
            </w:r>
          </w:p>
        </w:tc>
        <w:tc>
          <w:tcPr>
            <w:tcW w:w="117" w:type="dxa"/>
          </w:tcPr>
          <w:p w14:paraId="20CF6A0C" w14:textId="77777777" w:rsidR="006F1B3D" w:rsidRDefault="006F1B3D" w:rsidP="008C7539">
            <w:pPr>
              <w:pStyle w:val="TableParagraph"/>
              <w:suppressAutoHyphens/>
              <w:rPr>
                <w:sz w:val="20"/>
              </w:rPr>
            </w:pPr>
          </w:p>
        </w:tc>
      </w:tr>
      <w:tr w:rsidR="006F1B3D" w14:paraId="3C1D8B03" w14:textId="77777777" w:rsidTr="00C40890">
        <w:trPr>
          <w:trHeight w:val="429"/>
        </w:trPr>
        <w:tc>
          <w:tcPr>
            <w:tcW w:w="3800" w:type="dxa"/>
          </w:tcPr>
          <w:p w14:paraId="13FF2289" w14:textId="77777777" w:rsidR="006F1B3D" w:rsidRDefault="00191F14" w:rsidP="008C7539">
            <w:pPr>
              <w:pStyle w:val="TableParagraph"/>
              <w:suppressAutoHyphens/>
              <w:spacing w:before="147" w:line="262" w:lineRule="exact"/>
              <w:ind w:left="118"/>
              <w:rPr>
                <w:sz w:val="23"/>
              </w:rPr>
            </w:pPr>
            <w:r>
              <w:rPr>
                <w:sz w:val="23"/>
              </w:rPr>
              <w:t>Mean</w:t>
            </w:r>
            <w:r>
              <w:rPr>
                <w:spacing w:val="23"/>
                <w:sz w:val="23"/>
              </w:rPr>
              <w:t xml:space="preserve"> </w:t>
            </w:r>
            <w:r>
              <w:rPr>
                <w:sz w:val="23"/>
              </w:rPr>
              <w:t>(1991</w:t>
            </w:r>
            <w:ins w:id="3319" w:author="Editor" w:date="2026-09-10T11:26:00Z">
              <w:r w:rsidR="00C03E63">
                <w:rPr>
                  <w:sz w:val="23"/>
                </w:rPr>
                <w:t>–</w:t>
              </w:r>
            </w:ins>
            <w:del w:id="3320" w:author="Editor" w:date="2026-09-10T11:26:00Z">
              <w:r w:rsidDel="00C03E63">
                <w:rPr>
                  <w:sz w:val="23"/>
                </w:rPr>
                <w:delText>-</w:delText>
              </w:r>
            </w:del>
            <w:r>
              <w:rPr>
                <w:spacing w:val="-2"/>
                <w:sz w:val="23"/>
              </w:rPr>
              <w:t>1996)</w:t>
            </w:r>
          </w:p>
        </w:tc>
        <w:tc>
          <w:tcPr>
            <w:tcW w:w="1582" w:type="dxa"/>
            <w:gridSpan w:val="2"/>
          </w:tcPr>
          <w:p w14:paraId="3DDC9505" w14:textId="77777777" w:rsidR="006F1B3D" w:rsidRDefault="00191F14" w:rsidP="008C7539">
            <w:pPr>
              <w:pStyle w:val="TableParagraph"/>
              <w:suppressAutoHyphens/>
              <w:spacing w:before="147" w:line="262" w:lineRule="exact"/>
              <w:ind w:left="314"/>
              <w:rPr>
                <w:sz w:val="23"/>
              </w:rPr>
            </w:pPr>
            <w:r>
              <w:rPr>
                <w:spacing w:val="-2"/>
                <w:sz w:val="23"/>
              </w:rPr>
              <w:t>48.49</w:t>
            </w:r>
          </w:p>
        </w:tc>
        <w:tc>
          <w:tcPr>
            <w:tcW w:w="907" w:type="dxa"/>
          </w:tcPr>
          <w:p w14:paraId="524DC3F2" w14:textId="77777777" w:rsidR="006F1B3D" w:rsidRDefault="00191F14" w:rsidP="008C7539">
            <w:pPr>
              <w:pStyle w:val="TableParagraph"/>
              <w:suppressAutoHyphens/>
              <w:spacing w:before="147" w:line="262" w:lineRule="exact"/>
              <w:ind w:right="1"/>
              <w:jc w:val="center"/>
              <w:rPr>
                <w:sz w:val="23"/>
              </w:rPr>
            </w:pPr>
            <w:r>
              <w:rPr>
                <w:spacing w:val="-2"/>
                <w:sz w:val="23"/>
              </w:rPr>
              <w:t>48.49</w:t>
            </w:r>
          </w:p>
        </w:tc>
        <w:tc>
          <w:tcPr>
            <w:tcW w:w="232" w:type="dxa"/>
          </w:tcPr>
          <w:p w14:paraId="0C6300AC" w14:textId="77777777" w:rsidR="006F1B3D" w:rsidRDefault="006F1B3D" w:rsidP="008C7539">
            <w:pPr>
              <w:pStyle w:val="TableParagraph"/>
              <w:suppressAutoHyphens/>
              <w:rPr>
                <w:sz w:val="20"/>
              </w:rPr>
            </w:pPr>
          </w:p>
        </w:tc>
        <w:tc>
          <w:tcPr>
            <w:tcW w:w="1394" w:type="dxa"/>
            <w:gridSpan w:val="2"/>
          </w:tcPr>
          <w:p w14:paraId="4D1D6D39" w14:textId="77777777" w:rsidR="006F1B3D" w:rsidRDefault="00191F14" w:rsidP="008C7539">
            <w:pPr>
              <w:pStyle w:val="TableParagraph"/>
              <w:suppressAutoHyphens/>
              <w:spacing w:before="147" w:line="262" w:lineRule="exact"/>
              <w:ind w:left="313"/>
              <w:rPr>
                <w:sz w:val="23"/>
              </w:rPr>
            </w:pPr>
            <w:r>
              <w:rPr>
                <w:spacing w:val="-2"/>
                <w:sz w:val="23"/>
              </w:rPr>
              <w:t>47.28</w:t>
            </w:r>
          </w:p>
        </w:tc>
        <w:tc>
          <w:tcPr>
            <w:tcW w:w="907" w:type="dxa"/>
          </w:tcPr>
          <w:p w14:paraId="7CF3FA05" w14:textId="77777777" w:rsidR="006F1B3D" w:rsidRDefault="00191F14" w:rsidP="008C7539">
            <w:pPr>
              <w:pStyle w:val="TableParagraph"/>
              <w:suppressAutoHyphens/>
              <w:spacing w:before="147" w:line="262" w:lineRule="exact"/>
              <w:ind w:right="1"/>
              <w:jc w:val="center"/>
              <w:rPr>
                <w:sz w:val="23"/>
              </w:rPr>
            </w:pPr>
            <w:r>
              <w:rPr>
                <w:spacing w:val="-2"/>
                <w:sz w:val="23"/>
              </w:rPr>
              <w:t>47.28</w:t>
            </w:r>
          </w:p>
        </w:tc>
        <w:tc>
          <w:tcPr>
            <w:tcW w:w="117" w:type="dxa"/>
          </w:tcPr>
          <w:p w14:paraId="36CB9B9C" w14:textId="77777777" w:rsidR="006F1B3D" w:rsidRDefault="006F1B3D" w:rsidP="008C7539">
            <w:pPr>
              <w:pStyle w:val="TableParagraph"/>
              <w:suppressAutoHyphens/>
              <w:rPr>
                <w:sz w:val="20"/>
              </w:rPr>
            </w:pPr>
          </w:p>
        </w:tc>
      </w:tr>
      <w:tr w:rsidR="006F1B3D" w14:paraId="3B71BBC5" w14:textId="77777777" w:rsidTr="00C40890">
        <w:trPr>
          <w:trHeight w:val="286"/>
        </w:trPr>
        <w:tc>
          <w:tcPr>
            <w:tcW w:w="3800" w:type="dxa"/>
          </w:tcPr>
          <w:p w14:paraId="546AB5AD" w14:textId="77777777" w:rsidR="006F1B3D" w:rsidRDefault="0085492B" w:rsidP="008C7539">
            <w:pPr>
              <w:pStyle w:val="TableParagraph"/>
              <w:suppressAutoHyphens/>
              <w:spacing w:before="4" w:line="262" w:lineRule="exact"/>
              <w:ind w:left="118"/>
              <w:rPr>
                <w:sz w:val="23"/>
              </w:rPr>
            </w:pPr>
            <w:ins w:id="3321" w:author="Editor" w:date="2026-09-11T11:48:00Z">
              <w:r w:rsidRPr="005E1025">
                <w:rPr>
                  <w:sz w:val="23"/>
                </w:rPr>
                <w:t>Observations</w:t>
              </w:r>
              <w:r w:rsidDel="00C03E63">
                <w:rPr>
                  <w:spacing w:val="-5"/>
                  <w:sz w:val="23"/>
                </w:rPr>
                <w:t xml:space="preserve"> </w:t>
              </w:r>
            </w:ins>
            <w:del w:id="3322" w:author="Editor" w:date="2026-09-10T11:26:00Z">
              <w:r w:rsidR="00191F14" w:rsidDel="00C03E63">
                <w:rPr>
                  <w:spacing w:val="-5"/>
                  <w:sz w:val="23"/>
                </w:rPr>
                <w:delText>Obs</w:delText>
              </w:r>
            </w:del>
          </w:p>
        </w:tc>
        <w:tc>
          <w:tcPr>
            <w:tcW w:w="1582" w:type="dxa"/>
            <w:gridSpan w:val="2"/>
          </w:tcPr>
          <w:p w14:paraId="1CC8818C" w14:textId="77777777" w:rsidR="006F1B3D" w:rsidRDefault="00191F14" w:rsidP="008C7539">
            <w:pPr>
              <w:pStyle w:val="TableParagraph"/>
              <w:suppressAutoHyphens/>
              <w:spacing w:before="4" w:line="262" w:lineRule="exact"/>
              <w:ind w:left="284"/>
              <w:rPr>
                <w:sz w:val="23"/>
              </w:rPr>
            </w:pPr>
            <w:r>
              <w:rPr>
                <w:spacing w:val="-2"/>
                <w:sz w:val="23"/>
              </w:rPr>
              <w:t>15</w:t>
            </w:r>
            <w:ins w:id="3323" w:author="Editor" w:date="2026-09-11T11:48:00Z">
              <w:r w:rsidR="0085492B">
                <w:rPr>
                  <w:spacing w:val="-2"/>
                  <w:sz w:val="23"/>
                </w:rPr>
                <w:t>,</w:t>
              </w:r>
            </w:ins>
            <w:r>
              <w:rPr>
                <w:spacing w:val="-2"/>
                <w:sz w:val="23"/>
              </w:rPr>
              <w:t>642</w:t>
            </w:r>
          </w:p>
        </w:tc>
        <w:tc>
          <w:tcPr>
            <w:tcW w:w="907" w:type="dxa"/>
          </w:tcPr>
          <w:p w14:paraId="531E8737" w14:textId="77777777" w:rsidR="006F1B3D" w:rsidRDefault="00191F14" w:rsidP="008C7539">
            <w:pPr>
              <w:pStyle w:val="TableParagraph"/>
              <w:suppressAutoHyphens/>
              <w:spacing w:before="4" w:line="262" w:lineRule="exact"/>
              <w:ind w:right="1"/>
              <w:jc w:val="center"/>
              <w:rPr>
                <w:sz w:val="23"/>
              </w:rPr>
            </w:pPr>
            <w:r>
              <w:rPr>
                <w:spacing w:val="-2"/>
                <w:sz w:val="23"/>
              </w:rPr>
              <w:t>15</w:t>
            </w:r>
            <w:ins w:id="3324" w:author="Editor" w:date="2026-09-11T11:48:00Z">
              <w:r w:rsidR="0085492B">
                <w:rPr>
                  <w:spacing w:val="-2"/>
                  <w:sz w:val="23"/>
                </w:rPr>
                <w:t>,</w:t>
              </w:r>
            </w:ins>
            <w:r>
              <w:rPr>
                <w:spacing w:val="-2"/>
                <w:sz w:val="23"/>
              </w:rPr>
              <w:t>642</w:t>
            </w:r>
          </w:p>
        </w:tc>
        <w:tc>
          <w:tcPr>
            <w:tcW w:w="232" w:type="dxa"/>
          </w:tcPr>
          <w:p w14:paraId="55361B07" w14:textId="77777777" w:rsidR="006F1B3D" w:rsidRDefault="006F1B3D" w:rsidP="008C7539">
            <w:pPr>
              <w:pStyle w:val="TableParagraph"/>
              <w:suppressAutoHyphens/>
              <w:rPr>
                <w:sz w:val="20"/>
              </w:rPr>
            </w:pPr>
          </w:p>
        </w:tc>
        <w:tc>
          <w:tcPr>
            <w:tcW w:w="1394" w:type="dxa"/>
            <w:gridSpan w:val="2"/>
          </w:tcPr>
          <w:p w14:paraId="17B7B16A" w14:textId="77777777" w:rsidR="006F1B3D" w:rsidRDefault="00191F14" w:rsidP="008C7539">
            <w:pPr>
              <w:pStyle w:val="TableParagraph"/>
              <w:suppressAutoHyphens/>
              <w:spacing w:before="4" w:line="262" w:lineRule="exact"/>
              <w:ind w:left="283"/>
              <w:rPr>
                <w:sz w:val="23"/>
              </w:rPr>
            </w:pPr>
            <w:r>
              <w:rPr>
                <w:spacing w:val="-2"/>
                <w:sz w:val="23"/>
              </w:rPr>
              <w:t>12</w:t>
            </w:r>
            <w:ins w:id="3325" w:author="Editor" w:date="2026-09-11T11:48:00Z">
              <w:r w:rsidR="0085492B">
                <w:rPr>
                  <w:spacing w:val="-2"/>
                  <w:sz w:val="23"/>
                </w:rPr>
                <w:t>,</w:t>
              </w:r>
            </w:ins>
            <w:r>
              <w:rPr>
                <w:spacing w:val="-2"/>
                <w:sz w:val="23"/>
              </w:rPr>
              <w:t>309</w:t>
            </w:r>
          </w:p>
        </w:tc>
        <w:tc>
          <w:tcPr>
            <w:tcW w:w="907" w:type="dxa"/>
          </w:tcPr>
          <w:p w14:paraId="7D1DE920" w14:textId="77777777" w:rsidR="006F1B3D" w:rsidRDefault="00191F14" w:rsidP="008C7539">
            <w:pPr>
              <w:pStyle w:val="TableParagraph"/>
              <w:suppressAutoHyphens/>
              <w:spacing w:before="4" w:line="262" w:lineRule="exact"/>
              <w:ind w:right="1"/>
              <w:jc w:val="center"/>
              <w:rPr>
                <w:sz w:val="23"/>
              </w:rPr>
            </w:pPr>
            <w:r>
              <w:rPr>
                <w:spacing w:val="-2"/>
                <w:sz w:val="23"/>
              </w:rPr>
              <w:t>12</w:t>
            </w:r>
            <w:ins w:id="3326" w:author="Editor" w:date="2026-09-11T11:48:00Z">
              <w:r w:rsidR="0085492B">
                <w:rPr>
                  <w:spacing w:val="-2"/>
                  <w:sz w:val="23"/>
                </w:rPr>
                <w:t>,</w:t>
              </w:r>
            </w:ins>
            <w:r>
              <w:rPr>
                <w:spacing w:val="-2"/>
                <w:sz w:val="23"/>
              </w:rPr>
              <w:t>309</w:t>
            </w:r>
          </w:p>
        </w:tc>
        <w:tc>
          <w:tcPr>
            <w:tcW w:w="117" w:type="dxa"/>
          </w:tcPr>
          <w:p w14:paraId="7F85649C" w14:textId="77777777" w:rsidR="006F1B3D" w:rsidRDefault="006F1B3D" w:rsidP="008C7539">
            <w:pPr>
              <w:pStyle w:val="TableParagraph"/>
              <w:suppressAutoHyphens/>
              <w:rPr>
                <w:sz w:val="20"/>
              </w:rPr>
            </w:pPr>
          </w:p>
        </w:tc>
      </w:tr>
      <w:tr w:rsidR="006F1B3D" w14:paraId="4F7CC79F" w14:textId="77777777" w:rsidTr="00C40890">
        <w:trPr>
          <w:trHeight w:val="429"/>
        </w:trPr>
        <w:tc>
          <w:tcPr>
            <w:tcW w:w="3800" w:type="dxa"/>
          </w:tcPr>
          <w:p w14:paraId="153D3B3A" w14:textId="77777777" w:rsidR="006F1B3D" w:rsidRDefault="00C03E63" w:rsidP="008C7539">
            <w:pPr>
              <w:pStyle w:val="TableParagraph"/>
              <w:suppressAutoHyphens/>
              <w:spacing w:before="4"/>
              <w:ind w:left="118"/>
              <w:rPr>
                <w:sz w:val="23"/>
              </w:rPr>
            </w:pPr>
            <w:ins w:id="3327" w:author="Editor" w:date="2026-09-10T11:26:00Z">
              <w:r>
                <w:rPr>
                  <w:sz w:val="23"/>
                </w:rPr>
                <w:t>Number of municipalities</w:t>
              </w:r>
            </w:ins>
            <w:del w:id="3328" w:author="Editor" w:date="2026-09-10T11:26:00Z">
              <w:r w:rsidR="00191F14" w:rsidDel="00C03E63">
                <w:rPr>
                  <w:sz w:val="23"/>
                </w:rPr>
                <w:delText>No.</w:delText>
              </w:r>
              <w:r w:rsidR="00191F14" w:rsidDel="00C03E63">
                <w:rPr>
                  <w:spacing w:val="21"/>
                  <w:sz w:val="23"/>
                </w:rPr>
                <w:delText xml:space="preserve"> </w:delText>
              </w:r>
              <w:r w:rsidR="00191F14" w:rsidDel="00C03E63">
                <w:rPr>
                  <w:spacing w:val="-5"/>
                  <w:sz w:val="23"/>
                </w:rPr>
                <w:delText>Mun</w:delText>
              </w:r>
            </w:del>
          </w:p>
        </w:tc>
        <w:tc>
          <w:tcPr>
            <w:tcW w:w="1582" w:type="dxa"/>
            <w:gridSpan w:val="2"/>
          </w:tcPr>
          <w:p w14:paraId="6915DE8F" w14:textId="77777777" w:rsidR="006F1B3D" w:rsidRDefault="00191F14" w:rsidP="008C7539">
            <w:pPr>
              <w:pStyle w:val="TableParagraph"/>
              <w:suppressAutoHyphens/>
              <w:spacing w:before="4"/>
              <w:ind w:left="344"/>
              <w:rPr>
                <w:sz w:val="23"/>
              </w:rPr>
            </w:pPr>
            <w:r>
              <w:rPr>
                <w:spacing w:val="-4"/>
                <w:sz w:val="23"/>
              </w:rPr>
              <w:t>1</w:t>
            </w:r>
            <w:ins w:id="3329" w:author="Editor" w:date="2026-09-11T11:48:00Z">
              <w:r w:rsidR="0085492B">
                <w:rPr>
                  <w:spacing w:val="-4"/>
                  <w:sz w:val="23"/>
                </w:rPr>
                <w:t>,</w:t>
              </w:r>
            </w:ins>
            <w:r>
              <w:rPr>
                <w:spacing w:val="-4"/>
                <w:sz w:val="23"/>
              </w:rPr>
              <w:t>422</w:t>
            </w:r>
          </w:p>
        </w:tc>
        <w:tc>
          <w:tcPr>
            <w:tcW w:w="907" w:type="dxa"/>
          </w:tcPr>
          <w:p w14:paraId="07080086" w14:textId="77777777" w:rsidR="006F1B3D" w:rsidRDefault="00191F14" w:rsidP="008C7539">
            <w:pPr>
              <w:pStyle w:val="TableParagraph"/>
              <w:suppressAutoHyphens/>
              <w:spacing w:before="4"/>
              <w:ind w:right="1"/>
              <w:jc w:val="center"/>
              <w:rPr>
                <w:sz w:val="23"/>
              </w:rPr>
            </w:pPr>
            <w:r>
              <w:rPr>
                <w:spacing w:val="-4"/>
                <w:sz w:val="23"/>
              </w:rPr>
              <w:t>1</w:t>
            </w:r>
            <w:ins w:id="3330" w:author="Editor" w:date="2026-09-11T11:48:00Z">
              <w:r w:rsidR="0085492B">
                <w:rPr>
                  <w:spacing w:val="-4"/>
                  <w:sz w:val="23"/>
                </w:rPr>
                <w:t>,</w:t>
              </w:r>
            </w:ins>
            <w:r>
              <w:rPr>
                <w:spacing w:val="-4"/>
                <w:sz w:val="23"/>
              </w:rPr>
              <w:t>422</w:t>
            </w:r>
          </w:p>
        </w:tc>
        <w:tc>
          <w:tcPr>
            <w:tcW w:w="232" w:type="dxa"/>
          </w:tcPr>
          <w:p w14:paraId="5908CFB9" w14:textId="77777777" w:rsidR="006F1B3D" w:rsidRDefault="006F1B3D" w:rsidP="008C7539">
            <w:pPr>
              <w:pStyle w:val="TableParagraph"/>
              <w:suppressAutoHyphens/>
              <w:rPr>
                <w:sz w:val="20"/>
              </w:rPr>
            </w:pPr>
          </w:p>
        </w:tc>
        <w:tc>
          <w:tcPr>
            <w:tcW w:w="1394" w:type="dxa"/>
            <w:gridSpan w:val="2"/>
          </w:tcPr>
          <w:p w14:paraId="4215CB24" w14:textId="77777777" w:rsidR="006F1B3D" w:rsidRDefault="00191F14" w:rsidP="008C7539">
            <w:pPr>
              <w:pStyle w:val="TableParagraph"/>
              <w:suppressAutoHyphens/>
              <w:spacing w:before="4"/>
              <w:ind w:left="342"/>
              <w:rPr>
                <w:sz w:val="23"/>
              </w:rPr>
            </w:pPr>
            <w:r>
              <w:rPr>
                <w:spacing w:val="-4"/>
                <w:sz w:val="23"/>
              </w:rPr>
              <w:t>1</w:t>
            </w:r>
            <w:ins w:id="3331" w:author="Editor" w:date="2026-09-11T11:48:00Z">
              <w:r w:rsidR="0085492B">
                <w:rPr>
                  <w:spacing w:val="-4"/>
                  <w:sz w:val="23"/>
                </w:rPr>
                <w:t>,</w:t>
              </w:r>
            </w:ins>
            <w:r>
              <w:rPr>
                <w:spacing w:val="-4"/>
                <w:sz w:val="23"/>
              </w:rPr>
              <w:t>119</w:t>
            </w:r>
          </w:p>
        </w:tc>
        <w:tc>
          <w:tcPr>
            <w:tcW w:w="907" w:type="dxa"/>
          </w:tcPr>
          <w:p w14:paraId="591F033C" w14:textId="77777777" w:rsidR="006F1B3D" w:rsidRDefault="00191F14" w:rsidP="008C7539">
            <w:pPr>
              <w:pStyle w:val="TableParagraph"/>
              <w:suppressAutoHyphens/>
              <w:spacing w:before="4"/>
              <w:ind w:right="1"/>
              <w:jc w:val="center"/>
              <w:rPr>
                <w:sz w:val="23"/>
              </w:rPr>
            </w:pPr>
            <w:r>
              <w:rPr>
                <w:spacing w:val="-4"/>
                <w:sz w:val="23"/>
              </w:rPr>
              <w:t>1</w:t>
            </w:r>
            <w:ins w:id="3332" w:author="Editor" w:date="2026-09-11T11:48:00Z">
              <w:r w:rsidR="0085492B">
                <w:rPr>
                  <w:spacing w:val="-4"/>
                  <w:sz w:val="23"/>
                </w:rPr>
                <w:t>,</w:t>
              </w:r>
            </w:ins>
            <w:r>
              <w:rPr>
                <w:spacing w:val="-4"/>
                <w:sz w:val="23"/>
              </w:rPr>
              <w:t>119</w:t>
            </w:r>
          </w:p>
        </w:tc>
        <w:tc>
          <w:tcPr>
            <w:tcW w:w="117" w:type="dxa"/>
          </w:tcPr>
          <w:p w14:paraId="15CC08DD" w14:textId="77777777" w:rsidR="006F1B3D" w:rsidRDefault="006F1B3D" w:rsidP="008C7539">
            <w:pPr>
              <w:pStyle w:val="TableParagraph"/>
              <w:suppressAutoHyphens/>
              <w:rPr>
                <w:sz w:val="20"/>
              </w:rPr>
            </w:pPr>
          </w:p>
        </w:tc>
      </w:tr>
      <w:tr w:rsidR="006F1B3D" w14:paraId="7BD3E70E" w14:textId="77777777" w:rsidTr="00C40890">
        <w:trPr>
          <w:trHeight w:val="487"/>
        </w:trPr>
        <w:tc>
          <w:tcPr>
            <w:tcW w:w="3800" w:type="dxa"/>
            <w:tcBorders>
              <w:bottom w:val="single" w:sz="8" w:space="0" w:color="000000"/>
            </w:tcBorders>
          </w:tcPr>
          <w:p w14:paraId="01030797" w14:textId="77777777" w:rsidR="006F1B3D" w:rsidRDefault="00191F14" w:rsidP="00C03E63">
            <w:pPr>
              <w:pStyle w:val="TableParagraph"/>
              <w:suppressAutoHyphens/>
              <w:spacing w:before="147"/>
              <w:ind w:left="118"/>
              <w:rPr>
                <w:sz w:val="23"/>
              </w:rPr>
            </w:pPr>
            <w:r>
              <w:rPr>
                <w:sz w:val="23"/>
              </w:rPr>
              <w:t>Mean</w:t>
            </w:r>
            <w:r>
              <w:rPr>
                <w:spacing w:val="15"/>
                <w:sz w:val="23"/>
              </w:rPr>
              <w:t xml:space="preserve"> </w:t>
            </w:r>
            <w:del w:id="3333" w:author="Editor" w:date="2026-09-10T11:25:00Z">
              <w:r w:rsidDel="00C03E63">
                <w:rPr>
                  <w:sz w:val="23"/>
                </w:rPr>
                <w:delText>Intensity</w:delText>
              </w:r>
              <w:r w:rsidDel="00C03E63">
                <w:rPr>
                  <w:spacing w:val="16"/>
                  <w:sz w:val="23"/>
                </w:rPr>
                <w:delText xml:space="preserve"> </w:delText>
              </w:r>
            </w:del>
            <w:ins w:id="3334" w:author="Editor" w:date="2026-09-10T11:25:00Z">
              <w:r w:rsidR="00C03E63">
                <w:rPr>
                  <w:sz w:val="23"/>
                </w:rPr>
                <w:t>intensity</w:t>
              </w:r>
              <w:r w:rsidR="00C03E63">
                <w:rPr>
                  <w:spacing w:val="16"/>
                  <w:sz w:val="23"/>
                </w:rPr>
                <w:t xml:space="preserve"> </w:t>
              </w:r>
            </w:ins>
            <w:r>
              <w:rPr>
                <w:sz w:val="23"/>
              </w:rPr>
              <w:t>1999,</w:t>
            </w:r>
            <w:r>
              <w:rPr>
                <w:spacing w:val="16"/>
                <w:sz w:val="23"/>
              </w:rPr>
              <w:t xml:space="preserve"> </w:t>
            </w:r>
            <w:del w:id="3335" w:author="Editor" w:date="2026-09-10T11:26:00Z">
              <w:r w:rsidDel="00C03E63">
                <w:rPr>
                  <w:sz w:val="23"/>
                </w:rPr>
                <w:delText>End</w:delText>
              </w:r>
            </w:del>
            <w:ins w:id="3336" w:author="Editor" w:date="2026-09-10T11:26:00Z">
              <w:r w:rsidR="00C03E63">
                <w:rPr>
                  <w:sz w:val="23"/>
                </w:rPr>
                <w:t>end</w:t>
              </w:r>
            </w:ins>
            <w:r>
              <w:rPr>
                <w:sz w:val="23"/>
              </w:rPr>
              <w:t>-of-year</w:t>
            </w:r>
            <w:r>
              <w:rPr>
                <w:spacing w:val="16"/>
                <w:sz w:val="23"/>
              </w:rPr>
              <w:t xml:space="preserve"> </w:t>
            </w:r>
            <w:del w:id="3337" w:author="Editor" w:date="2026-09-10T11:25:00Z">
              <w:r w:rsidDel="00C03E63">
                <w:rPr>
                  <w:spacing w:val="-5"/>
                  <w:sz w:val="23"/>
                </w:rPr>
                <w:delText>(%)</w:delText>
              </w:r>
            </w:del>
            <w:ins w:id="3338" w:author="Editor" w:date="2026-09-10T11:25:00Z">
              <w:r w:rsidR="00C03E63">
                <w:rPr>
                  <w:spacing w:val="-5"/>
                  <w:sz w:val="23"/>
                </w:rPr>
                <w:t>(percent)</w:t>
              </w:r>
            </w:ins>
          </w:p>
        </w:tc>
        <w:tc>
          <w:tcPr>
            <w:tcW w:w="1582" w:type="dxa"/>
            <w:gridSpan w:val="2"/>
            <w:tcBorders>
              <w:bottom w:val="single" w:sz="8" w:space="0" w:color="000000"/>
            </w:tcBorders>
          </w:tcPr>
          <w:p w14:paraId="6C46E3C0" w14:textId="77777777" w:rsidR="006F1B3D" w:rsidRDefault="00191F14" w:rsidP="008C7539">
            <w:pPr>
              <w:pStyle w:val="TableParagraph"/>
              <w:suppressAutoHyphens/>
              <w:spacing w:before="147"/>
              <w:ind w:right="35"/>
              <w:jc w:val="right"/>
              <w:rPr>
                <w:sz w:val="23"/>
              </w:rPr>
            </w:pPr>
            <w:r>
              <w:rPr>
                <w:spacing w:val="-4"/>
                <w:sz w:val="23"/>
              </w:rPr>
              <w:t>31.6</w:t>
            </w:r>
          </w:p>
        </w:tc>
        <w:tc>
          <w:tcPr>
            <w:tcW w:w="907" w:type="dxa"/>
            <w:tcBorders>
              <w:bottom w:val="single" w:sz="8" w:space="0" w:color="000000"/>
            </w:tcBorders>
          </w:tcPr>
          <w:p w14:paraId="769C29EB" w14:textId="77777777" w:rsidR="006F1B3D" w:rsidRDefault="006F1B3D" w:rsidP="008C7539">
            <w:pPr>
              <w:pStyle w:val="TableParagraph"/>
              <w:suppressAutoHyphens/>
              <w:rPr>
                <w:sz w:val="20"/>
              </w:rPr>
            </w:pPr>
          </w:p>
        </w:tc>
        <w:tc>
          <w:tcPr>
            <w:tcW w:w="232" w:type="dxa"/>
            <w:tcBorders>
              <w:bottom w:val="single" w:sz="8" w:space="0" w:color="000000"/>
            </w:tcBorders>
          </w:tcPr>
          <w:p w14:paraId="60011AC6" w14:textId="77777777" w:rsidR="006F1B3D" w:rsidRDefault="006F1B3D" w:rsidP="008C7539">
            <w:pPr>
              <w:pStyle w:val="TableParagraph"/>
              <w:suppressAutoHyphens/>
              <w:rPr>
                <w:sz w:val="20"/>
              </w:rPr>
            </w:pPr>
          </w:p>
        </w:tc>
        <w:tc>
          <w:tcPr>
            <w:tcW w:w="1394" w:type="dxa"/>
            <w:gridSpan w:val="2"/>
            <w:tcBorders>
              <w:bottom w:val="single" w:sz="8" w:space="0" w:color="000000"/>
            </w:tcBorders>
          </w:tcPr>
          <w:p w14:paraId="256D0841" w14:textId="77777777" w:rsidR="006F1B3D" w:rsidRDefault="00191F14" w:rsidP="008C7539">
            <w:pPr>
              <w:pStyle w:val="TableParagraph"/>
              <w:suppressAutoHyphens/>
              <w:spacing w:before="147"/>
              <w:ind w:right="36"/>
              <w:jc w:val="right"/>
              <w:rPr>
                <w:sz w:val="23"/>
              </w:rPr>
            </w:pPr>
            <w:r>
              <w:rPr>
                <w:spacing w:val="-4"/>
                <w:sz w:val="23"/>
              </w:rPr>
              <w:t>44.4</w:t>
            </w:r>
          </w:p>
        </w:tc>
        <w:tc>
          <w:tcPr>
            <w:tcW w:w="907" w:type="dxa"/>
            <w:tcBorders>
              <w:bottom w:val="single" w:sz="8" w:space="0" w:color="000000"/>
            </w:tcBorders>
          </w:tcPr>
          <w:p w14:paraId="62E275C9" w14:textId="77777777" w:rsidR="006F1B3D" w:rsidRDefault="006F1B3D" w:rsidP="008C7539">
            <w:pPr>
              <w:pStyle w:val="TableParagraph"/>
              <w:suppressAutoHyphens/>
              <w:rPr>
                <w:sz w:val="20"/>
              </w:rPr>
            </w:pPr>
          </w:p>
        </w:tc>
        <w:tc>
          <w:tcPr>
            <w:tcW w:w="117" w:type="dxa"/>
            <w:tcBorders>
              <w:bottom w:val="single" w:sz="8" w:space="0" w:color="000000"/>
            </w:tcBorders>
          </w:tcPr>
          <w:p w14:paraId="24CD877F" w14:textId="77777777" w:rsidR="006F1B3D" w:rsidRDefault="006F1B3D" w:rsidP="008C7539">
            <w:pPr>
              <w:pStyle w:val="TableParagraph"/>
              <w:suppressAutoHyphens/>
              <w:rPr>
                <w:sz w:val="20"/>
              </w:rPr>
            </w:pPr>
          </w:p>
        </w:tc>
      </w:tr>
    </w:tbl>
    <w:p w14:paraId="0B53EEB6" w14:textId="77777777" w:rsidR="0071283D" w:rsidRDefault="0071283D" w:rsidP="0071283D">
      <w:pPr>
        <w:suppressAutoHyphens/>
        <w:ind w:right="720"/>
        <w:jc w:val="both"/>
        <w:rPr>
          <w:ins w:id="3339" w:author="Editor" w:date="2026-09-11T11:27:00Z"/>
          <w:sz w:val="20"/>
        </w:rPr>
      </w:pPr>
      <w:ins w:id="3340" w:author="Editor" w:date="2026-09-11T11:27:00Z">
        <w:r>
          <w:rPr>
            <w:sz w:val="20"/>
          </w:rPr>
          <w:t xml:space="preserve"> Source: Prepared by the authors.</w:t>
        </w:r>
      </w:ins>
    </w:p>
    <w:p w14:paraId="2DF981E0" w14:textId="77777777" w:rsidR="006F1B3D" w:rsidDel="0085492B" w:rsidRDefault="00191F14" w:rsidP="00C40890">
      <w:pPr>
        <w:suppressAutoHyphens/>
        <w:spacing w:line="214" w:lineRule="auto"/>
        <w:ind w:left="58" w:right="778"/>
        <w:jc w:val="both"/>
        <w:rPr>
          <w:del w:id="3341" w:author="Editor" w:date="2026-09-11T11:49:00Z"/>
          <w:sz w:val="20"/>
        </w:rPr>
      </w:pPr>
      <w:r>
        <w:rPr>
          <w:sz w:val="20"/>
        </w:rPr>
        <w:t>Note</w:t>
      </w:r>
      <w:del w:id="3342" w:author="Editor" w:date="2026-09-10T11:26:00Z">
        <w:r w:rsidDel="00C03E63">
          <w:rPr>
            <w:sz w:val="20"/>
          </w:rPr>
          <w:delText>s</w:delText>
        </w:r>
      </w:del>
      <w:r>
        <w:rPr>
          <w:sz w:val="20"/>
        </w:rPr>
        <w:t>:</w:t>
      </w:r>
      <w:r>
        <w:rPr>
          <w:spacing w:val="32"/>
          <w:sz w:val="20"/>
        </w:rPr>
        <w:t xml:space="preserve"> </w:t>
      </w:r>
      <w:del w:id="3343" w:author="Editor" w:date="2026-09-11T11:49:00Z">
        <w:r w:rsidDel="0085492B">
          <w:rPr>
            <w:sz w:val="20"/>
          </w:rPr>
          <w:delText xml:space="preserve">This </w:delText>
        </w:r>
      </w:del>
      <w:ins w:id="3344" w:author="Editor" w:date="2026-09-11T11:49:00Z">
        <w:r w:rsidR="0085492B">
          <w:rPr>
            <w:sz w:val="20"/>
          </w:rPr>
          <w:t xml:space="preserve">The </w:t>
        </w:r>
      </w:ins>
      <w:r>
        <w:rPr>
          <w:sz w:val="20"/>
        </w:rPr>
        <w:t>table applies the interaction design of equation (</w:t>
      </w:r>
      <w:hyperlink w:anchor="_bookmark27" w:history="1">
        <w:r>
          <w:rPr>
            <w:color w:val="FF0000"/>
            <w:sz w:val="20"/>
          </w:rPr>
          <w:t>4</w:t>
        </w:r>
      </w:hyperlink>
      <w:r>
        <w:rPr>
          <w:sz w:val="20"/>
        </w:rPr>
        <w:t xml:space="preserve">) to both the Barham-Rowberry </w:t>
      </w:r>
      <w:ins w:id="3345" w:author="Editor" w:date="2026-09-11T11:49:00Z">
        <w:r w:rsidR="0085492B">
          <w:rPr>
            <w:sz w:val="20"/>
          </w:rPr>
          <w:t>(2023) sa</w:t>
        </w:r>
      </w:ins>
      <w:del w:id="3346" w:author="Editor" w:date="2026-09-11T11:49:00Z">
        <w:r w:rsidDel="0085492B">
          <w:rPr>
            <w:sz w:val="20"/>
          </w:rPr>
          <w:delText>sa</w:delText>
        </w:r>
      </w:del>
      <w:r>
        <w:rPr>
          <w:sz w:val="20"/>
        </w:rPr>
        <w:t xml:space="preserve">mple and the full highly marginalized sample, using </w:t>
      </w:r>
      <w:r>
        <w:rPr>
          <w:i/>
          <w:sz w:val="20"/>
        </w:rPr>
        <w:t>Intensity</w:t>
      </w:r>
      <w:r>
        <w:rPr>
          <w:position w:val="-4"/>
          <w:sz w:val="14"/>
        </w:rPr>
        <w:t>1999</w:t>
      </w:r>
      <w:r>
        <w:rPr>
          <w:spacing w:val="25"/>
          <w:position w:val="-4"/>
          <w:sz w:val="14"/>
        </w:rPr>
        <w:t xml:space="preserve"> </w:t>
      </w:r>
      <w:r>
        <w:rPr>
          <w:rFonts w:ascii="Lucida Sans Unicode" w:hAnsi="Lucida Sans Unicode"/>
          <w:sz w:val="20"/>
        </w:rPr>
        <w:t>×</w:t>
      </w:r>
      <w:r>
        <w:rPr>
          <w:rFonts w:ascii="Lucida Sans Unicode" w:hAnsi="Lucida Sans Unicode"/>
          <w:spacing w:val="-13"/>
          <w:sz w:val="20"/>
        </w:rPr>
        <w:t xml:space="preserve"> </w:t>
      </w:r>
      <w:r>
        <w:rPr>
          <w:i/>
          <w:sz w:val="20"/>
        </w:rPr>
        <w:t xml:space="preserve">Post </w:t>
      </w:r>
      <w:r>
        <w:rPr>
          <w:sz w:val="20"/>
        </w:rPr>
        <w:t>as the treatment variable over a 1992–2002 window.</w:t>
      </w:r>
      <w:r>
        <w:rPr>
          <w:spacing w:val="40"/>
          <w:sz w:val="20"/>
        </w:rPr>
        <w:t xml:space="preserve"> </w:t>
      </w:r>
      <w:r>
        <w:rPr>
          <w:sz w:val="20"/>
        </w:rPr>
        <w:t>The outcome is</w:t>
      </w:r>
      <w:r>
        <w:rPr>
          <w:spacing w:val="1"/>
          <w:sz w:val="20"/>
        </w:rPr>
        <w:t xml:space="preserve"> </w:t>
      </w:r>
      <w:r>
        <w:rPr>
          <w:sz w:val="20"/>
        </w:rPr>
        <w:t>the mortality rate</w:t>
      </w:r>
      <w:r>
        <w:rPr>
          <w:spacing w:val="1"/>
          <w:sz w:val="20"/>
        </w:rPr>
        <w:t xml:space="preserve"> </w:t>
      </w:r>
      <w:r>
        <w:rPr>
          <w:sz w:val="20"/>
        </w:rPr>
        <w:t>for adults</w:t>
      </w:r>
      <w:r>
        <w:rPr>
          <w:spacing w:val="1"/>
          <w:sz w:val="20"/>
        </w:rPr>
        <w:t xml:space="preserve"> </w:t>
      </w:r>
      <w:r>
        <w:rPr>
          <w:sz w:val="20"/>
        </w:rPr>
        <w:t>aged 65 and</w:t>
      </w:r>
      <w:r>
        <w:rPr>
          <w:spacing w:val="1"/>
          <w:sz w:val="20"/>
        </w:rPr>
        <w:t xml:space="preserve"> </w:t>
      </w:r>
      <w:r>
        <w:rPr>
          <w:sz w:val="20"/>
        </w:rPr>
        <w:t>older</w:t>
      </w:r>
      <w:r>
        <w:rPr>
          <w:spacing w:val="1"/>
          <w:sz w:val="20"/>
        </w:rPr>
        <w:t xml:space="preserve"> </w:t>
      </w:r>
      <w:r>
        <w:rPr>
          <w:sz w:val="20"/>
        </w:rPr>
        <w:t>per 1,000</w:t>
      </w:r>
      <w:r>
        <w:rPr>
          <w:spacing w:val="1"/>
          <w:sz w:val="20"/>
        </w:rPr>
        <w:t xml:space="preserve"> </w:t>
      </w:r>
      <w:del w:id="3347" w:author="Editor" w:date="2026-09-11T11:49:00Z">
        <w:r w:rsidDel="0085492B">
          <w:rPr>
            <w:sz w:val="20"/>
          </w:rPr>
          <w:delText>inhabitants</w:delText>
        </w:r>
      </w:del>
      <w:ins w:id="3348" w:author="Editor" w:date="2026-09-11T11:49:00Z">
        <w:r w:rsidR="0085492B">
          <w:rPr>
            <w:sz w:val="20"/>
          </w:rPr>
          <w:t>persons</w:t>
        </w:r>
      </w:ins>
      <w:r>
        <w:rPr>
          <w:sz w:val="20"/>
        </w:rPr>
        <w:t>.</w:t>
      </w:r>
      <w:r>
        <w:rPr>
          <w:spacing w:val="21"/>
          <w:sz w:val="20"/>
        </w:rPr>
        <w:t xml:space="preserve"> </w:t>
      </w:r>
      <w:r>
        <w:rPr>
          <w:sz w:val="20"/>
        </w:rPr>
        <w:t>Columns</w:t>
      </w:r>
      <w:r>
        <w:rPr>
          <w:spacing w:val="1"/>
          <w:sz w:val="20"/>
        </w:rPr>
        <w:t xml:space="preserve"> </w:t>
      </w:r>
      <w:r>
        <w:rPr>
          <w:sz w:val="20"/>
        </w:rPr>
        <w:t>(1)</w:t>
      </w:r>
      <w:r>
        <w:rPr>
          <w:rFonts w:ascii="Arial MT" w:hAnsi="Arial MT"/>
          <w:sz w:val="20"/>
        </w:rPr>
        <w:t>/</w:t>
      </w:r>
      <w:r>
        <w:rPr>
          <w:sz w:val="20"/>
        </w:rPr>
        <w:t>(3) and (2)</w:t>
      </w:r>
      <w:r>
        <w:rPr>
          <w:rFonts w:ascii="Arial MT" w:hAnsi="Arial MT"/>
          <w:sz w:val="20"/>
        </w:rPr>
        <w:t>/</w:t>
      </w:r>
      <w:r>
        <w:rPr>
          <w:sz w:val="20"/>
        </w:rPr>
        <w:t>(4)</w:t>
      </w:r>
      <w:r>
        <w:rPr>
          <w:spacing w:val="1"/>
          <w:sz w:val="20"/>
        </w:rPr>
        <w:t xml:space="preserve"> </w:t>
      </w:r>
      <w:r>
        <w:rPr>
          <w:spacing w:val="-2"/>
          <w:sz w:val="20"/>
        </w:rPr>
        <w:t>report</w:t>
      </w:r>
      <w:ins w:id="3349" w:author="Editor" w:date="2026-09-11T11:49:00Z">
        <w:r w:rsidR="0085492B">
          <w:rPr>
            <w:spacing w:val="-2"/>
            <w:sz w:val="20"/>
          </w:rPr>
          <w:t xml:space="preserve"> </w:t>
        </w:r>
      </w:ins>
    </w:p>
    <w:p w14:paraId="57F84C55" w14:textId="77777777" w:rsidR="006F1B3D" w:rsidRDefault="00191F14" w:rsidP="00C40890">
      <w:pPr>
        <w:suppressAutoHyphens/>
        <w:spacing w:line="214" w:lineRule="auto"/>
        <w:ind w:left="58" w:right="778"/>
        <w:jc w:val="both"/>
        <w:rPr>
          <w:sz w:val="20"/>
        </w:rPr>
      </w:pPr>
      <w:r>
        <w:rPr>
          <w:sz w:val="20"/>
        </w:rPr>
        <w:lastRenderedPageBreak/>
        <w:t xml:space="preserve">unweighted and weighted estimates for the Barham-Rowberry and full highly marginalized samples, respectively. Panel A reports pooled estimates; </w:t>
      </w:r>
      <w:del w:id="3350" w:author="Editor" w:date="2026-09-10T15:25:00Z">
        <w:r w:rsidDel="0068580C">
          <w:rPr>
            <w:sz w:val="20"/>
          </w:rPr>
          <w:delText xml:space="preserve">Panel </w:delText>
        </w:r>
      </w:del>
      <w:ins w:id="3351" w:author="Editor" w:date="2026-09-10T15:25:00Z">
        <w:r w:rsidR="0068580C">
          <w:rPr>
            <w:sz w:val="20"/>
          </w:rPr>
          <w:t xml:space="preserve">panel </w:t>
        </w:r>
      </w:ins>
      <w:r>
        <w:rPr>
          <w:sz w:val="20"/>
        </w:rPr>
        <w:t xml:space="preserve">B reports estimates for females; </w:t>
      </w:r>
      <w:del w:id="3352" w:author="Editor" w:date="2026-09-11T11:50:00Z">
        <w:r w:rsidDel="0085492B">
          <w:rPr>
            <w:sz w:val="20"/>
          </w:rPr>
          <w:delText xml:space="preserve">Panel </w:delText>
        </w:r>
      </w:del>
      <w:ins w:id="3353" w:author="Editor" w:date="2026-09-11T11:50:00Z">
        <w:r w:rsidR="0085492B">
          <w:rPr>
            <w:sz w:val="20"/>
          </w:rPr>
          <w:t xml:space="preserve">panel </w:t>
        </w:r>
      </w:ins>
      <w:r>
        <w:rPr>
          <w:sz w:val="20"/>
        </w:rPr>
        <w:t>C reports estimates for males.</w:t>
      </w:r>
      <w:r>
        <w:rPr>
          <w:spacing w:val="40"/>
          <w:sz w:val="20"/>
        </w:rPr>
        <w:t xml:space="preserve"> </w:t>
      </w:r>
      <w:r>
        <w:rPr>
          <w:sz w:val="20"/>
        </w:rPr>
        <w:t xml:space="preserve">All regressions include municipality and year fixed </w:t>
      </w:r>
      <w:del w:id="3354" w:author="Editor" w:date="2026-09-08T18:23:00Z">
        <w:r w:rsidDel="00CE47F7">
          <w:rPr>
            <w:sz w:val="20"/>
          </w:rPr>
          <w:delText>e</w:delText>
        </w:r>
        <w:r w:rsidDel="00CE47F7">
          <w:rPr>
            <w:rFonts w:ascii="Arial MT"/>
            <w:sz w:val="20"/>
          </w:rPr>
          <w:delText>ff</w:delText>
        </w:r>
        <w:r w:rsidDel="00CE47F7">
          <w:rPr>
            <w:sz w:val="20"/>
          </w:rPr>
          <w:delText xml:space="preserve">ects </w:delText>
        </w:r>
      </w:del>
      <w:ins w:id="3355" w:author="Editor" w:date="2026-09-08T18:23:00Z">
        <w:r w:rsidR="00CE47F7">
          <w:rPr>
            <w:sz w:val="20"/>
          </w:rPr>
          <w:t xml:space="preserve">effects </w:t>
        </w:r>
      </w:ins>
      <w:r>
        <w:rPr>
          <w:sz w:val="20"/>
        </w:rPr>
        <w:t xml:space="preserve">and </w:t>
      </w:r>
      <w:r w:rsidRPr="00C40890">
        <w:rPr>
          <w:i/>
          <w:sz w:val="20"/>
        </w:rPr>
        <w:t>Seguro Popular</w:t>
      </w:r>
      <w:r>
        <w:rPr>
          <w:sz w:val="20"/>
        </w:rPr>
        <w:t xml:space="preserve"> intensity controls.</w:t>
      </w:r>
      <w:r>
        <w:rPr>
          <w:spacing w:val="40"/>
          <w:sz w:val="20"/>
        </w:rPr>
        <w:t xml:space="preserve"> </w:t>
      </w:r>
      <w:r>
        <w:rPr>
          <w:sz w:val="20"/>
        </w:rPr>
        <w:t>Standard errors are clustered at the municipality level and shown in parentheses. ***p</w:t>
      </w:r>
      <w:ins w:id="3356" w:author="Editor" w:date="2026-09-13T17:50:00Z">
        <w:r w:rsidR="00A724E6">
          <w:rPr>
            <w:sz w:val="20"/>
          </w:rPr>
          <w:t xml:space="preserve"> </w:t>
        </w:r>
      </w:ins>
      <w:r>
        <w:rPr>
          <w:rFonts w:ascii="Sitka Heading"/>
          <w:i/>
          <w:sz w:val="20"/>
        </w:rPr>
        <w:t xml:space="preserve">&lt; </w:t>
      </w:r>
      <w:r>
        <w:rPr>
          <w:sz w:val="20"/>
        </w:rPr>
        <w:t>0</w:t>
      </w:r>
      <w:r>
        <w:rPr>
          <w:rFonts w:ascii="Sitka Heading"/>
          <w:i/>
          <w:sz w:val="20"/>
        </w:rPr>
        <w:t>.</w:t>
      </w:r>
      <w:r>
        <w:rPr>
          <w:sz w:val="20"/>
        </w:rPr>
        <w:t>01, **p</w:t>
      </w:r>
      <w:ins w:id="3357" w:author="Editor" w:date="2026-09-13T17:50:00Z">
        <w:r w:rsidR="00A724E6">
          <w:rPr>
            <w:sz w:val="20"/>
          </w:rPr>
          <w:t xml:space="preserve"> </w:t>
        </w:r>
      </w:ins>
      <w:r>
        <w:rPr>
          <w:rFonts w:ascii="Sitka Heading"/>
          <w:i/>
          <w:sz w:val="20"/>
        </w:rPr>
        <w:t xml:space="preserve">&lt; </w:t>
      </w:r>
      <w:r>
        <w:rPr>
          <w:sz w:val="20"/>
        </w:rPr>
        <w:t>0</w:t>
      </w:r>
      <w:r>
        <w:rPr>
          <w:rFonts w:ascii="Sitka Heading"/>
          <w:i/>
          <w:sz w:val="20"/>
        </w:rPr>
        <w:t>.</w:t>
      </w:r>
      <w:r>
        <w:rPr>
          <w:sz w:val="20"/>
        </w:rPr>
        <w:t>05, *p</w:t>
      </w:r>
      <w:ins w:id="3358" w:author="Editor" w:date="2026-09-13T17:50:00Z">
        <w:r w:rsidR="00A724E6">
          <w:rPr>
            <w:sz w:val="20"/>
          </w:rPr>
          <w:t xml:space="preserve"> </w:t>
        </w:r>
      </w:ins>
      <w:r>
        <w:rPr>
          <w:rFonts w:ascii="Sitka Heading"/>
          <w:i/>
          <w:sz w:val="20"/>
        </w:rPr>
        <w:t xml:space="preserve">&lt; </w:t>
      </w:r>
      <w:r>
        <w:rPr>
          <w:sz w:val="20"/>
        </w:rPr>
        <w:t>0</w:t>
      </w:r>
      <w:r>
        <w:rPr>
          <w:rFonts w:ascii="Sitka Heading"/>
          <w:i/>
          <w:sz w:val="20"/>
        </w:rPr>
        <w:t>.</w:t>
      </w:r>
      <w:r>
        <w:rPr>
          <w:sz w:val="20"/>
        </w:rPr>
        <w:t>1.</w:t>
      </w:r>
    </w:p>
    <w:p w14:paraId="6B955089" w14:textId="77777777" w:rsidR="006F1B3D" w:rsidRDefault="006F1B3D" w:rsidP="008C7539">
      <w:pPr>
        <w:suppressAutoHyphens/>
        <w:spacing w:line="244" w:lineRule="auto"/>
        <w:jc w:val="both"/>
        <w:rPr>
          <w:sz w:val="20"/>
        </w:rPr>
        <w:sectPr w:rsidR="006F1B3D">
          <w:pgSz w:w="12240" w:h="15840"/>
          <w:pgMar w:top="1700" w:right="720" w:bottom="1420" w:left="1440" w:header="0" w:footer="1208" w:gutter="0"/>
          <w:cols w:space="720"/>
        </w:sectPr>
      </w:pPr>
    </w:p>
    <w:p w14:paraId="5A3F9B0B" w14:textId="77777777" w:rsidR="006F1B3D" w:rsidRPr="00BA667C" w:rsidRDefault="00191F14" w:rsidP="008C7539">
      <w:pPr>
        <w:pStyle w:val="BodyText"/>
        <w:suppressAutoHyphens/>
        <w:spacing w:before="77" w:line="252" w:lineRule="auto"/>
        <w:ind w:right="718"/>
        <w:rPr>
          <w:b/>
        </w:rPr>
      </w:pPr>
      <w:bookmarkStart w:id="3359" w:name="_bookmark86"/>
      <w:bookmarkEnd w:id="3359"/>
      <w:r>
        <w:rPr>
          <w:b/>
        </w:rPr>
        <w:lastRenderedPageBreak/>
        <w:t>Table A.6</w:t>
      </w:r>
      <w:r w:rsidR="00BA667C">
        <w:rPr>
          <w:b/>
        </w:rPr>
        <w:t>.</w:t>
      </w:r>
      <w:r>
        <w:rPr>
          <w:b/>
          <w:spacing w:val="40"/>
        </w:rPr>
        <w:t xml:space="preserve"> </w:t>
      </w:r>
      <w:r w:rsidRPr="00BA667C">
        <w:rPr>
          <w:b/>
        </w:rPr>
        <w:t>Short-</w:t>
      </w:r>
      <w:del w:id="3360" w:author="Editor" w:date="2026-09-11T11:55:00Z">
        <w:r w:rsidRPr="00BA667C" w:rsidDel="00E0145E">
          <w:rPr>
            <w:b/>
          </w:rPr>
          <w:delText xml:space="preserve">Run </w:delText>
        </w:r>
      </w:del>
      <w:ins w:id="3361" w:author="Editor" w:date="2026-09-11T11:55:00Z">
        <w:r w:rsidR="00E0145E">
          <w:rPr>
            <w:b/>
          </w:rPr>
          <w:t>term</w:t>
        </w:r>
        <w:r w:rsidR="00E0145E" w:rsidRPr="00BA667C">
          <w:rPr>
            <w:b/>
          </w:rPr>
          <w:t xml:space="preserve"> </w:t>
        </w:r>
      </w:ins>
      <w:ins w:id="3362" w:author="Editor" w:date="2026-09-08T18:23:00Z">
        <w:r w:rsidR="00CE47F7" w:rsidRPr="00BA667C">
          <w:rPr>
            <w:b/>
          </w:rPr>
          <w:t xml:space="preserve">Effects </w:t>
        </w:r>
      </w:ins>
      <w:del w:id="3363" w:author="Editor" w:date="2026-09-08T18:23:00Z">
        <w:r w:rsidRPr="00BA667C" w:rsidDel="00CE47F7">
          <w:rPr>
            <w:b/>
          </w:rPr>
          <w:delText>E</w:delText>
        </w:r>
        <w:r w:rsidRPr="00BA667C" w:rsidDel="00CE47F7">
          <w:rPr>
            <w:rFonts w:ascii="Arial MT"/>
            <w:b/>
          </w:rPr>
          <w:delText>ff</w:delText>
        </w:r>
        <w:r w:rsidRPr="00BA667C" w:rsidDel="00CE47F7">
          <w:rPr>
            <w:b/>
          </w:rPr>
          <w:delText xml:space="preserve">ects </w:delText>
        </w:r>
      </w:del>
      <w:r w:rsidRPr="00BA667C">
        <w:rPr>
          <w:b/>
        </w:rPr>
        <w:t xml:space="preserve">of </w:t>
      </w:r>
      <w:r w:rsidRPr="000724F4">
        <w:rPr>
          <w:b/>
        </w:rPr>
        <w:t>Progresa</w:t>
      </w:r>
      <w:r w:rsidRPr="00BA667C">
        <w:rPr>
          <w:b/>
        </w:rPr>
        <w:t xml:space="preserve"> on Household Expenditure, by Older Adult Presence and Older-Adults-Only Household Eligibility</w:t>
      </w:r>
    </w:p>
    <w:p w14:paraId="552BD7D3" w14:textId="77777777" w:rsidR="006F1B3D" w:rsidRDefault="00191F14" w:rsidP="008C7539">
      <w:pPr>
        <w:pStyle w:val="BodyText"/>
        <w:suppressAutoHyphens/>
        <w:spacing w:before="11"/>
        <w:rPr>
          <w:sz w:val="16"/>
        </w:rPr>
      </w:pPr>
      <w:r>
        <w:rPr>
          <w:noProof/>
          <w:sz w:val="16"/>
        </w:rPr>
        <mc:AlternateContent>
          <mc:Choice Requires="wpg">
            <w:drawing>
              <wp:anchor distT="0" distB="0" distL="0" distR="0" simplePos="0" relativeHeight="487748096" behindDoc="1" locked="0" layoutInCell="1" allowOverlap="1" wp14:anchorId="19F507F9" wp14:editId="683F88A3">
                <wp:simplePos x="0" y="0"/>
                <wp:positionH relativeFrom="page">
                  <wp:posOffset>1161289</wp:posOffset>
                </wp:positionH>
                <wp:positionV relativeFrom="paragraph">
                  <wp:posOffset>139383</wp:posOffset>
                </wp:positionV>
                <wp:extent cx="5374640" cy="35560"/>
                <wp:effectExtent l="0" t="0" r="0" b="0"/>
                <wp:wrapTopAndBottom/>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4640" cy="35560"/>
                          <a:chOff x="0" y="0"/>
                          <a:chExt cx="5374640" cy="35560"/>
                        </a:xfrm>
                      </wpg:grpSpPr>
                      <wps:wsp>
                        <wps:cNvPr id="693" name="Graphic 693"/>
                        <wps:cNvSpPr/>
                        <wps:spPr>
                          <a:xfrm>
                            <a:off x="0" y="2502"/>
                            <a:ext cx="5374640" cy="1270"/>
                          </a:xfrm>
                          <a:custGeom>
                            <a:avLst/>
                            <a:gdLst/>
                            <a:ahLst/>
                            <a:cxnLst/>
                            <a:rect l="l" t="t" r="r" b="b"/>
                            <a:pathLst>
                              <a:path w="5374640">
                                <a:moveTo>
                                  <a:pt x="0" y="0"/>
                                </a:moveTo>
                                <a:lnTo>
                                  <a:pt x="5374266" y="0"/>
                                </a:lnTo>
                              </a:path>
                            </a:pathLst>
                          </a:custGeom>
                          <a:ln w="5004">
                            <a:solidFill>
                              <a:srgbClr val="000000"/>
                            </a:solidFill>
                            <a:prstDash val="solid"/>
                          </a:ln>
                        </wps:spPr>
                        <wps:bodyPr wrap="square" lIns="0" tIns="0" rIns="0" bIns="0" rtlCol="0">
                          <a:prstTxWarp prst="textNoShape">
                            <a:avLst/>
                          </a:prstTxWarp>
                          <a:noAutofit/>
                        </wps:bodyPr>
                      </wps:wsp>
                      <wps:wsp>
                        <wps:cNvPr id="694" name="Graphic 694"/>
                        <wps:cNvSpPr/>
                        <wps:spPr>
                          <a:xfrm>
                            <a:off x="0" y="32564"/>
                            <a:ext cx="5374640" cy="1270"/>
                          </a:xfrm>
                          <a:custGeom>
                            <a:avLst/>
                            <a:gdLst/>
                            <a:ahLst/>
                            <a:cxnLst/>
                            <a:rect l="l" t="t" r="r" b="b"/>
                            <a:pathLst>
                              <a:path w="5374640">
                                <a:moveTo>
                                  <a:pt x="0" y="0"/>
                                </a:moveTo>
                                <a:lnTo>
                                  <a:pt x="5374266" y="0"/>
                                </a:lnTo>
                              </a:path>
                            </a:pathLst>
                          </a:custGeom>
                          <a:ln w="50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4E58B5" id="Group 692" o:spid="_x0000_s1026" style="position:absolute;margin-left:91.45pt;margin-top:11pt;width:423.2pt;height:2.8pt;z-index:-15568384;mso-wrap-distance-left:0;mso-wrap-distance-right:0;mso-position-horizontal-relative:page" coordsize="537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">
                <v:shape id="Graphic 693" o:spid="_x0000_s1027" style="position:absolute;top:25;width:53746;height:12;visibility:visible;mso-wrap-style:square;v-text-anchor:top" coordsize="5374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" path="m,l5374266,e" filled="f" strokeweight=".139mm">
                  <v:path arrowok="t"/>
                </v:shape>
                <v:shape id="Graphic 694" o:spid="_x0000_s1028" style="position:absolute;top:325;width:53746;height:13;visibility:visible;mso-wrap-style:square;v-text-anchor:top" coordsize="5374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" path="m,l5374266,e" filled="f" strokeweight=".139mm">
                  <v:path arrowok="t"/>
                </v:shape>
                <w10:wrap type="topAndBottom" anchorx="page"/>
              </v:group>
            </w:pict>
          </mc:Fallback>
        </mc:AlternateContent>
      </w:r>
    </w:p>
    <w:p w14:paraId="0E03A9E6" w14:textId="77777777" w:rsidR="006F1B3D" w:rsidRPr="00BA667C" w:rsidRDefault="00191F14" w:rsidP="008C7539">
      <w:pPr>
        <w:tabs>
          <w:tab w:val="left" w:pos="7448"/>
        </w:tabs>
        <w:suppressAutoHyphens/>
        <w:ind w:left="5277"/>
        <w:rPr>
          <w:b/>
          <w:sz w:val="23"/>
        </w:rPr>
      </w:pPr>
      <w:r w:rsidRPr="00BA667C">
        <w:rPr>
          <w:b/>
          <w:spacing w:val="-4"/>
          <w:sz w:val="23"/>
        </w:rPr>
        <w:t>Food</w:t>
      </w:r>
      <w:r w:rsidRPr="00BA667C">
        <w:rPr>
          <w:b/>
          <w:sz w:val="23"/>
        </w:rPr>
        <w:tab/>
      </w:r>
      <w:r w:rsidRPr="00BA667C">
        <w:rPr>
          <w:b/>
          <w:spacing w:val="-2"/>
          <w:sz w:val="23"/>
        </w:rPr>
        <w:t>Health</w:t>
      </w:r>
    </w:p>
    <w:p w14:paraId="3D9993C7" w14:textId="77777777" w:rsidR="006F1B3D" w:rsidRPr="00BA667C" w:rsidRDefault="006F1B3D" w:rsidP="008C7539">
      <w:pPr>
        <w:pStyle w:val="BodyText"/>
        <w:suppressAutoHyphens/>
        <w:spacing w:before="8"/>
        <w:rPr>
          <w:b/>
          <w:sz w:val="5"/>
        </w:rPr>
      </w:pPr>
    </w:p>
    <w:tbl>
      <w:tblPr>
        <w:tblW w:w="0" w:type="auto"/>
        <w:tblInd w:w="396" w:type="dxa"/>
        <w:tblLayout w:type="fixed"/>
        <w:tblCellMar>
          <w:left w:w="0" w:type="dxa"/>
          <w:right w:w="0" w:type="dxa"/>
        </w:tblCellMar>
        <w:tblLook w:val="01E0" w:firstRow="1" w:lastRow="1" w:firstColumn="1" w:lastColumn="1" w:noHBand="0" w:noVBand="0"/>
      </w:tblPr>
      <w:tblGrid>
        <w:gridCol w:w="118"/>
        <w:gridCol w:w="3736"/>
        <w:gridCol w:w="234"/>
        <w:gridCol w:w="892"/>
        <w:gridCol w:w="231"/>
        <w:gridCol w:w="957"/>
        <w:gridCol w:w="231"/>
        <w:gridCol w:w="754"/>
        <w:gridCol w:w="231"/>
        <w:gridCol w:w="957"/>
        <w:gridCol w:w="115"/>
      </w:tblGrid>
      <w:tr w:rsidR="006F1B3D" w:rsidRPr="00BA667C" w14:paraId="491E586D" w14:textId="77777777">
        <w:trPr>
          <w:trHeight w:val="384"/>
        </w:trPr>
        <w:tc>
          <w:tcPr>
            <w:tcW w:w="4088" w:type="dxa"/>
            <w:gridSpan w:val="3"/>
            <w:vMerge w:val="restart"/>
            <w:tcBorders>
              <w:bottom w:val="single" w:sz="8" w:space="0" w:color="000000"/>
            </w:tcBorders>
          </w:tcPr>
          <w:p w14:paraId="47C70E1D" w14:textId="77777777" w:rsidR="006F1B3D" w:rsidRPr="00BA667C" w:rsidRDefault="006F1B3D" w:rsidP="008C7539">
            <w:pPr>
              <w:pStyle w:val="TableParagraph"/>
              <w:suppressAutoHyphens/>
              <w:rPr>
                <w:b/>
                <w:sz w:val="20"/>
              </w:rPr>
            </w:pPr>
          </w:p>
        </w:tc>
        <w:tc>
          <w:tcPr>
            <w:tcW w:w="892" w:type="dxa"/>
            <w:tcBorders>
              <w:top w:val="single" w:sz="4" w:space="0" w:color="000000"/>
              <w:bottom w:val="single" w:sz="4" w:space="0" w:color="000000"/>
            </w:tcBorders>
          </w:tcPr>
          <w:p w14:paraId="3A7539B0" w14:textId="77777777" w:rsidR="006F1B3D" w:rsidRPr="00BA667C" w:rsidRDefault="00191F14" w:rsidP="008C7539">
            <w:pPr>
              <w:pStyle w:val="TableParagraph"/>
              <w:suppressAutoHyphens/>
              <w:spacing w:before="50"/>
              <w:ind w:left="3"/>
              <w:jc w:val="center"/>
              <w:rPr>
                <w:b/>
                <w:sz w:val="23"/>
              </w:rPr>
            </w:pPr>
            <w:r w:rsidRPr="00BA667C">
              <w:rPr>
                <w:b/>
                <w:spacing w:val="-5"/>
                <w:sz w:val="23"/>
              </w:rPr>
              <w:t>Log</w:t>
            </w:r>
          </w:p>
        </w:tc>
        <w:tc>
          <w:tcPr>
            <w:tcW w:w="231" w:type="dxa"/>
            <w:tcBorders>
              <w:top w:val="single" w:sz="4" w:space="0" w:color="000000"/>
            </w:tcBorders>
          </w:tcPr>
          <w:p w14:paraId="3E32F5E5" w14:textId="77777777" w:rsidR="006F1B3D" w:rsidRPr="00BA667C" w:rsidRDefault="006F1B3D" w:rsidP="008C7539">
            <w:pPr>
              <w:pStyle w:val="TableParagraph"/>
              <w:suppressAutoHyphens/>
              <w:rPr>
                <w:b/>
                <w:sz w:val="20"/>
              </w:rPr>
            </w:pPr>
          </w:p>
        </w:tc>
        <w:tc>
          <w:tcPr>
            <w:tcW w:w="957" w:type="dxa"/>
            <w:tcBorders>
              <w:top w:val="single" w:sz="4" w:space="0" w:color="000000"/>
              <w:bottom w:val="single" w:sz="4" w:space="0" w:color="000000"/>
            </w:tcBorders>
          </w:tcPr>
          <w:p w14:paraId="44102DAE" w14:textId="77777777" w:rsidR="006F1B3D" w:rsidRPr="00BA667C" w:rsidRDefault="00191F14" w:rsidP="0085492B">
            <w:pPr>
              <w:pStyle w:val="TableParagraph"/>
              <w:suppressAutoHyphens/>
              <w:spacing w:before="50"/>
              <w:ind w:left="5" w:right="-15"/>
              <w:jc w:val="center"/>
              <w:rPr>
                <w:b/>
                <w:sz w:val="23"/>
              </w:rPr>
            </w:pPr>
            <w:r w:rsidRPr="00BA667C">
              <w:rPr>
                <w:b/>
                <w:sz w:val="23"/>
              </w:rPr>
              <w:t>Share</w:t>
            </w:r>
            <w:r w:rsidRPr="00BA667C">
              <w:rPr>
                <w:b/>
                <w:spacing w:val="11"/>
                <w:sz w:val="23"/>
              </w:rPr>
              <w:t xml:space="preserve"> </w:t>
            </w:r>
            <w:del w:id="3364" w:author="Editor" w:date="2026-09-11T11:50:00Z">
              <w:r w:rsidRPr="00BA667C" w:rsidDel="0085492B">
                <w:rPr>
                  <w:b/>
                  <w:spacing w:val="-5"/>
                  <w:sz w:val="23"/>
                </w:rPr>
                <w:delText>(%)</w:delText>
              </w:r>
            </w:del>
            <w:ins w:id="3365" w:author="Editor" w:date="2026-09-11T11:50:00Z">
              <w:r w:rsidR="0085492B" w:rsidRPr="00BA667C">
                <w:rPr>
                  <w:b/>
                  <w:spacing w:val="-5"/>
                  <w:sz w:val="23"/>
                </w:rPr>
                <w:t>(</w:t>
              </w:r>
              <w:r w:rsidR="0085492B">
                <w:rPr>
                  <w:b/>
                  <w:spacing w:val="-5"/>
                  <w:sz w:val="23"/>
                </w:rPr>
                <w:t>percent</w:t>
              </w:r>
              <w:r w:rsidR="0085492B" w:rsidRPr="00BA667C">
                <w:rPr>
                  <w:b/>
                  <w:spacing w:val="-5"/>
                  <w:sz w:val="23"/>
                </w:rPr>
                <w:t>)</w:t>
              </w:r>
            </w:ins>
          </w:p>
        </w:tc>
        <w:tc>
          <w:tcPr>
            <w:tcW w:w="231" w:type="dxa"/>
          </w:tcPr>
          <w:p w14:paraId="3BB53DBC" w14:textId="77777777" w:rsidR="006F1B3D" w:rsidRPr="00BA667C" w:rsidRDefault="006F1B3D" w:rsidP="008C7539">
            <w:pPr>
              <w:pStyle w:val="TableParagraph"/>
              <w:suppressAutoHyphens/>
              <w:rPr>
                <w:b/>
                <w:sz w:val="20"/>
              </w:rPr>
            </w:pPr>
          </w:p>
        </w:tc>
        <w:tc>
          <w:tcPr>
            <w:tcW w:w="754" w:type="dxa"/>
            <w:tcBorders>
              <w:top w:val="single" w:sz="4" w:space="0" w:color="000000"/>
              <w:bottom w:val="single" w:sz="4" w:space="0" w:color="000000"/>
            </w:tcBorders>
          </w:tcPr>
          <w:p w14:paraId="330E20C0" w14:textId="77777777" w:rsidR="006F1B3D" w:rsidRPr="00BA667C" w:rsidRDefault="00191F14" w:rsidP="008C7539">
            <w:pPr>
              <w:pStyle w:val="TableParagraph"/>
              <w:suppressAutoHyphens/>
              <w:spacing w:before="50"/>
              <w:ind w:left="9"/>
              <w:jc w:val="center"/>
              <w:rPr>
                <w:b/>
                <w:sz w:val="23"/>
              </w:rPr>
            </w:pPr>
            <w:r w:rsidRPr="00BA667C">
              <w:rPr>
                <w:b/>
                <w:spacing w:val="-5"/>
                <w:sz w:val="23"/>
              </w:rPr>
              <w:t>Log</w:t>
            </w:r>
          </w:p>
        </w:tc>
        <w:tc>
          <w:tcPr>
            <w:tcW w:w="231" w:type="dxa"/>
            <w:tcBorders>
              <w:top w:val="single" w:sz="4" w:space="0" w:color="000000"/>
            </w:tcBorders>
          </w:tcPr>
          <w:p w14:paraId="400B3C38" w14:textId="77777777" w:rsidR="006F1B3D" w:rsidRPr="00BA667C" w:rsidRDefault="006F1B3D" w:rsidP="008C7539">
            <w:pPr>
              <w:pStyle w:val="TableParagraph"/>
              <w:suppressAutoHyphens/>
              <w:rPr>
                <w:b/>
                <w:sz w:val="20"/>
              </w:rPr>
            </w:pPr>
          </w:p>
        </w:tc>
        <w:tc>
          <w:tcPr>
            <w:tcW w:w="957" w:type="dxa"/>
            <w:tcBorders>
              <w:top w:val="single" w:sz="4" w:space="0" w:color="000000"/>
              <w:bottom w:val="single" w:sz="4" w:space="0" w:color="000000"/>
            </w:tcBorders>
          </w:tcPr>
          <w:p w14:paraId="0A11FB5A" w14:textId="77777777" w:rsidR="006F1B3D" w:rsidRPr="00BA667C" w:rsidRDefault="00191F14" w:rsidP="0085492B">
            <w:pPr>
              <w:pStyle w:val="TableParagraph"/>
              <w:suppressAutoHyphens/>
              <w:spacing w:before="50"/>
              <w:ind w:left="7" w:right="-15"/>
              <w:jc w:val="center"/>
              <w:rPr>
                <w:b/>
                <w:sz w:val="23"/>
              </w:rPr>
            </w:pPr>
            <w:r w:rsidRPr="00BA667C">
              <w:rPr>
                <w:b/>
                <w:sz w:val="23"/>
              </w:rPr>
              <w:t>Share</w:t>
            </w:r>
            <w:r w:rsidRPr="00BA667C">
              <w:rPr>
                <w:b/>
                <w:spacing w:val="11"/>
                <w:sz w:val="23"/>
              </w:rPr>
              <w:t xml:space="preserve"> </w:t>
            </w:r>
            <w:del w:id="3366" w:author="Editor" w:date="2026-09-11T11:50:00Z">
              <w:r w:rsidRPr="00BA667C" w:rsidDel="0085492B">
                <w:rPr>
                  <w:b/>
                  <w:spacing w:val="-5"/>
                  <w:sz w:val="23"/>
                </w:rPr>
                <w:delText>(%)</w:delText>
              </w:r>
            </w:del>
            <w:ins w:id="3367" w:author="Editor" w:date="2026-09-11T11:50:00Z">
              <w:r w:rsidR="0085492B" w:rsidRPr="00BA667C">
                <w:rPr>
                  <w:b/>
                  <w:spacing w:val="-5"/>
                  <w:sz w:val="23"/>
                </w:rPr>
                <w:t>(</w:t>
              </w:r>
              <w:r w:rsidR="0085492B">
                <w:rPr>
                  <w:b/>
                  <w:spacing w:val="-5"/>
                  <w:sz w:val="23"/>
                </w:rPr>
                <w:t>percent</w:t>
              </w:r>
              <w:r w:rsidR="0085492B" w:rsidRPr="00BA667C">
                <w:rPr>
                  <w:b/>
                  <w:spacing w:val="-5"/>
                  <w:sz w:val="23"/>
                </w:rPr>
                <w:t>)</w:t>
              </w:r>
            </w:ins>
          </w:p>
        </w:tc>
        <w:tc>
          <w:tcPr>
            <w:tcW w:w="115" w:type="dxa"/>
            <w:vMerge w:val="restart"/>
            <w:tcBorders>
              <w:bottom w:val="single" w:sz="8" w:space="0" w:color="000000"/>
            </w:tcBorders>
          </w:tcPr>
          <w:p w14:paraId="6EE4585A" w14:textId="77777777" w:rsidR="006F1B3D" w:rsidRPr="00BA667C" w:rsidRDefault="006F1B3D" w:rsidP="008C7539">
            <w:pPr>
              <w:pStyle w:val="TableParagraph"/>
              <w:suppressAutoHyphens/>
              <w:rPr>
                <w:b/>
                <w:sz w:val="20"/>
              </w:rPr>
            </w:pPr>
          </w:p>
        </w:tc>
      </w:tr>
      <w:tr w:rsidR="006F1B3D" w:rsidRPr="00BA667C" w14:paraId="094B3D51" w14:textId="77777777">
        <w:trPr>
          <w:trHeight w:val="345"/>
        </w:trPr>
        <w:tc>
          <w:tcPr>
            <w:tcW w:w="4088" w:type="dxa"/>
            <w:gridSpan w:val="3"/>
            <w:vMerge/>
            <w:tcBorders>
              <w:top w:val="nil"/>
              <w:bottom w:val="single" w:sz="8" w:space="0" w:color="000000"/>
            </w:tcBorders>
          </w:tcPr>
          <w:p w14:paraId="2C331E72" w14:textId="77777777" w:rsidR="006F1B3D" w:rsidRPr="00BA667C" w:rsidRDefault="006F1B3D" w:rsidP="008C7539">
            <w:pPr>
              <w:suppressAutoHyphens/>
              <w:rPr>
                <w:b/>
                <w:sz w:val="2"/>
                <w:szCs w:val="2"/>
              </w:rPr>
            </w:pPr>
          </w:p>
        </w:tc>
        <w:tc>
          <w:tcPr>
            <w:tcW w:w="892" w:type="dxa"/>
            <w:tcBorders>
              <w:top w:val="single" w:sz="4" w:space="0" w:color="000000"/>
              <w:bottom w:val="single" w:sz="8" w:space="0" w:color="000000"/>
            </w:tcBorders>
          </w:tcPr>
          <w:p w14:paraId="4023D4E1" w14:textId="77777777" w:rsidR="006F1B3D" w:rsidRPr="00BA667C" w:rsidRDefault="00191F14" w:rsidP="008C7539">
            <w:pPr>
              <w:pStyle w:val="TableParagraph"/>
              <w:suppressAutoHyphens/>
              <w:spacing w:before="45"/>
              <w:ind w:left="3"/>
              <w:jc w:val="center"/>
              <w:rPr>
                <w:b/>
                <w:sz w:val="23"/>
              </w:rPr>
            </w:pPr>
            <w:r w:rsidRPr="00BA667C">
              <w:rPr>
                <w:b/>
                <w:spacing w:val="-5"/>
                <w:sz w:val="23"/>
              </w:rPr>
              <w:t>(1)</w:t>
            </w:r>
          </w:p>
        </w:tc>
        <w:tc>
          <w:tcPr>
            <w:tcW w:w="231" w:type="dxa"/>
            <w:tcBorders>
              <w:bottom w:val="single" w:sz="8" w:space="0" w:color="000000"/>
            </w:tcBorders>
          </w:tcPr>
          <w:p w14:paraId="39AA90EF" w14:textId="77777777" w:rsidR="006F1B3D" w:rsidRPr="00BA667C" w:rsidRDefault="006F1B3D" w:rsidP="008C7539">
            <w:pPr>
              <w:pStyle w:val="TableParagraph"/>
              <w:suppressAutoHyphens/>
              <w:rPr>
                <w:b/>
                <w:sz w:val="20"/>
              </w:rPr>
            </w:pPr>
          </w:p>
        </w:tc>
        <w:tc>
          <w:tcPr>
            <w:tcW w:w="957" w:type="dxa"/>
            <w:tcBorders>
              <w:top w:val="single" w:sz="4" w:space="0" w:color="000000"/>
              <w:bottom w:val="single" w:sz="8" w:space="0" w:color="000000"/>
            </w:tcBorders>
          </w:tcPr>
          <w:p w14:paraId="5F86E874" w14:textId="77777777" w:rsidR="006F1B3D" w:rsidRPr="00BA667C" w:rsidRDefault="00191F14" w:rsidP="008C7539">
            <w:pPr>
              <w:pStyle w:val="TableParagraph"/>
              <w:suppressAutoHyphens/>
              <w:spacing w:before="45"/>
              <w:ind w:left="6"/>
              <w:jc w:val="center"/>
              <w:rPr>
                <w:b/>
                <w:sz w:val="23"/>
              </w:rPr>
            </w:pPr>
            <w:r w:rsidRPr="00BA667C">
              <w:rPr>
                <w:b/>
                <w:spacing w:val="-5"/>
                <w:sz w:val="23"/>
              </w:rPr>
              <w:t>(2)</w:t>
            </w:r>
          </w:p>
        </w:tc>
        <w:tc>
          <w:tcPr>
            <w:tcW w:w="231" w:type="dxa"/>
            <w:tcBorders>
              <w:bottom w:val="single" w:sz="8" w:space="0" w:color="000000"/>
            </w:tcBorders>
          </w:tcPr>
          <w:p w14:paraId="55909CDB" w14:textId="77777777" w:rsidR="006F1B3D" w:rsidRPr="00BA667C" w:rsidRDefault="006F1B3D" w:rsidP="008C7539">
            <w:pPr>
              <w:pStyle w:val="TableParagraph"/>
              <w:suppressAutoHyphens/>
              <w:rPr>
                <w:b/>
                <w:sz w:val="20"/>
              </w:rPr>
            </w:pPr>
          </w:p>
        </w:tc>
        <w:tc>
          <w:tcPr>
            <w:tcW w:w="754" w:type="dxa"/>
            <w:tcBorders>
              <w:top w:val="single" w:sz="4" w:space="0" w:color="000000"/>
              <w:bottom w:val="single" w:sz="8" w:space="0" w:color="000000"/>
            </w:tcBorders>
          </w:tcPr>
          <w:p w14:paraId="27DE5AEC" w14:textId="77777777" w:rsidR="006F1B3D" w:rsidRPr="00BA667C" w:rsidRDefault="00191F14" w:rsidP="008C7539">
            <w:pPr>
              <w:pStyle w:val="TableParagraph"/>
              <w:suppressAutoHyphens/>
              <w:spacing w:before="45"/>
              <w:ind w:left="9"/>
              <w:jc w:val="center"/>
              <w:rPr>
                <w:b/>
                <w:sz w:val="23"/>
              </w:rPr>
            </w:pPr>
            <w:r w:rsidRPr="00BA667C">
              <w:rPr>
                <w:b/>
                <w:spacing w:val="-5"/>
                <w:sz w:val="23"/>
              </w:rPr>
              <w:t>(3)</w:t>
            </w:r>
          </w:p>
        </w:tc>
        <w:tc>
          <w:tcPr>
            <w:tcW w:w="231" w:type="dxa"/>
            <w:tcBorders>
              <w:bottom w:val="single" w:sz="8" w:space="0" w:color="000000"/>
            </w:tcBorders>
          </w:tcPr>
          <w:p w14:paraId="1852CFA7" w14:textId="77777777" w:rsidR="006F1B3D" w:rsidRPr="00BA667C" w:rsidRDefault="006F1B3D" w:rsidP="008C7539">
            <w:pPr>
              <w:pStyle w:val="TableParagraph"/>
              <w:suppressAutoHyphens/>
              <w:rPr>
                <w:b/>
                <w:sz w:val="20"/>
              </w:rPr>
            </w:pPr>
          </w:p>
        </w:tc>
        <w:tc>
          <w:tcPr>
            <w:tcW w:w="957" w:type="dxa"/>
            <w:tcBorders>
              <w:top w:val="single" w:sz="4" w:space="0" w:color="000000"/>
              <w:bottom w:val="single" w:sz="8" w:space="0" w:color="000000"/>
            </w:tcBorders>
          </w:tcPr>
          <w:p w14:paraId="3BF4EAD2" w14:textId="77777777" w:rsidR="006F1B3D" w:rsidRPr="00BA667C" w:rsidRDefault="00191F14" w:rsidP="008C7539">
            <w:pPr>
              <w:pStyle w:val="TableParagraph"/>
              <w:suppressAutoHyphens/>
              <w:spacing w:before="45"/>
              <w:ind w:left="12"/>
              <w:jc w:val="center"/>
              <w:rPr>
                <w:b/>
                <w:sz w:val="23"/>
              </w:rPr>
            </w:pPr>
            <w:r w:rsidRPr="00BA667C">
              <w:rPr>
                <w:b/>
                <w:spacing w:val="-5"/>
                <w:sz w:val="23"/>
              </w:rPr>
              <w:t>(4)</w:t>
            </w:r>
          </w:p>
        </w:tc>
        <w:tc>
          <w:tcPr>
            <w:tcW w:w="115" w:type="dxa"/>
            <w:vMerge/>
            <w:tcBorders>
              <w:top w:val="nil"/>
              <w:bottom w:val="single" w:sz="8" w:space="0" w:color="000000"/>
            </w:tcBorders>
          </w:tcPr>
          <w:p w14:paraId="3DE15A1F" w14:textId="77777777" w:rsidR="006F1B3D" w:rsidRPr="00BA667C" w:rsidRDefault="006F1B3D" w:rsidP="008C7539">
            <w:pPr>
              <w:suppressAutoHyphens/>
              <w:rPr>
                <w:b/>
                <w:sz w:val="2"/>
                <w:szCs w:val="2"/>
              </w:rPr>
            </w:pPr>
          </w:p>
        </w:tc>
      </w:tr>
      <w:tr w:rsidR="006F1B3D" w14:paraId="1BF02CB0" w14:textId="77777777">
        <w:trPr>
          <w:trHeight w:val="360"/>
        </w:trPr>
        <w:tc>
          <w:tcPr>
            <w:tcW w:w="118" w:type="dxa"/>
            <w:tcBorders>
              <w:top w:val="single" w:sz="8" w:space="0" w:color="000000"/>
            </w:tcBorders>
          </w:tcPr>
          <w:p w14:paraId="267C0F0A" w14:textId="77777777" w:rsidR="006F1B3D" w:rsidRDefault="006F1B3D" w:rsidP="008C7539">
            <w:pPr>
              <w:pStyle w:val="TableParagraph"/>
              <w:suppressAutoHyphens/>
              <w:rPr>
                <w:sz w:val="20"/>
              </w:rPr>
            </w:pPr>
          </w:p>
        </w:tc>
        <w:tc>
          <w:tcPr>
            <w:tcW w:w="3736" w:type="dxa"/>
            <w:tcBorders>
              <w:top w:val="single" w:sz="8" w:space="0" w:color="000000"/>
            </w:tcBorders>
          </w:tcPr>
          <w:p w14:paraId="0059B878" w14:textId="77777777" w:rsidR="006F1B3D" w:rsidRPr="00181B91" w:rsidRDefault="00191F14" w:rsidP="008C7539">
            <w:pPr>
              <w:pStyle w:val="TableParagraph"/>
              <w:suppressAutoHyphens/>
              <w:spacing w:before="51"/>
              <w:rPr>
                <w:sz w:val="23"/>
              </w:rPr>
            </w:pPr>
            <w:r w:rsidRPr="00181B91">
              <w:rPr>
                <w:noProof/>
                <w:sz w:val="23"/>
              </w:rPr>
              <mc:AlternateContent>
                <mc:Choice Requires="wpg">
                  <w:drawing>
                    <wp:anchor distT="0" distB="0" distL="0" distR="0" simplePos="0" relativeHeight="483951616" behindDoc="1" locked="0" layoutInCell="1" allowOverlap="1" wp14:anchorId="7149D654" wp14:editId="38B03CB9">
                      <wp:simplePos x="0" y="0"/>
                      <wp:positionH relativeFrom="column">
                        <wp:posOffset>0</wp:posOffset>
                      </wp:positionH>
                      <wp:positionV relativeFrom="paragraph">
                        <wp:posOffset>224881</wp:posOffset>
                      </wp:positionV>
                      <wp:extent cx="1581150" cy="8890"/>
                      <wp:effectExtent l="0" t="0" r="0" b="0"/>
                      <wp:wrapNone/>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8890"/>
                                <a:chOff x="0" y="0"/>
                                <a:chExt cx="1581150" cy="8890"/>
                              </a:xfrm>
                            </wpg:grpSpPr>
                            <wps:wsp>
                              <wps:cNvPr id="696" name="Graphic 696"/>
                              <wps:cNvSpPr/>
                              <wps:spPr>
                                <a:xfrm>
                                  <a:off x="0" y="4205"/>
                                  <a:ext cx="1581150" cy="1270"/>
                                </a:xfrm>
                                <a:custGeom>
                                  <a:avLst/>
                                  <a:gdLst/>
                                  <a:ahLst/>
                                  <a:cxnLst/>
                                  <a:rect l="l" t="t" r="r" b="b"/>
                                  <a:pathLst>
                                    <a:path w="1581150">
                                      <a:moveTo>
                                        <a:pt x="0" y="0"/>
                                      </a:moveTo>
                                      <a:lnTo>
                                        <a:pt x="1581130" y="0"/>
                                      </a:lnTo>
                                    </a:path>
                                  </a:pathLst>
                                </a:custGeom>
                                <a:ln w="84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45440E" id="Group 695" o:spid="_x0000_s1026" style="position:absolute;margin-left:0;margin-top:17.7pt;width:124.5pt;height:.7pt;z-index:-19364864;mso-wrap-distance-left:0;mso-wrap-distance-right:0" coordsize="158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">
                      <v:shape id="Graphic 696" o:spid="_x0000_s1027" style="position:absolute;top:42;width:15811;height:12;visibility:visible;mso-wrap-style:square;v-text-anchor:top" coordsize="1581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" path="m,l1581130,e" filled="f" strokeweight=".23364mm">
                        <v:path arrowok="t"/>
                      </v:shape>
                    </v:group>
                  </w:pict>
                </mc:Fallback>
              </mc:AlternateContent>
            </w:r>
            <w:r w:rsidRPr="00181B91">
              <w:rPr>
                <w:sz w:val="23"/>
              </w:rPr>
              <w:t>Panel</w:t>
            </w:r>
            <w:r w:rsidRPr="00181B91">
              <w:rPr>
                <w:spacing w:val="4"/>
                <w:sz w:val="23"/>
              </w:rPr>
              <w:t xml:space="preserve"> </w:t>
            </w:r>
            <w:r w:rsidRPr="00181B91">
              <w:rPr>
                <w:sz w:val="23"/>
              </w:rPr>
              <w:t>A:</w:t>
            </w:r>
            <w:r w:rsidRPr="00181B91">
              <w:rPr>
                <w:spacing w:val="4"/>
                <w:sz w:val="23"/>
              </w:rPr>
              <w:t xml:space="preserve"> </w:t>
            </w:r>
            <w:r w:rsidRPr="00181B91">
              <w:rPr>
                <w:sz w:val="23"/>
              </w:rPr>
              <w:t>Elderly</w:t>
            </w:r>
            <w:r w:rsidRPr="00181B91">
              <w:rPr>
                <w:spacing w:val="4"/>
                <w:sz w:val="23"/>
              </w:rPr>
              <w:t xml:space="preserve"> </w:t>
            </w:r>
            <w:r w:rsidRPr="00181B91">
              <w:rPr>
                <w:spacing w:val="-2"/>
                <w:sz w:val="23"/>
              </w:rPr>
              <w:t>Presence</w:t>
            </w:r>
          </w:p>
        </w:tc>
        <w:tc>
          <w:tcPr>
            <w:tcW w:w="234" w:type="dxa"/>
            <w:tcBorders>
              <w:top w:val="single" w:sz="8" w:space="0" w:color="000000"/>
            </w:tcBorders>
          </w:tcPr>
          <w:p w14:paraId="0D06922A" w14:textId="77777777" w:rsidR="006F1B3D" w:rsidRDefault="006F1B3D" w:rsidP="008C7539">
            <w:pPr>
              <w:pStyle w:val="TableParagraph"/>
              <w:suppressAutoHyphens/>
              <w:rPr>
                <w:sz w:val="20"/>
              </w:rPr>
            </w:pPr>
          </w:p>
        </w:tc>
        <w:tc>
          <w:tcPr>
            <w:tcW w:w="892" w:type="dxa"/>
            <w:tcBorders>
              <w:top w:val="single" w:sz="8" w:space="0" w:color="000000"/>
            </w:tcBorders>
          </w:tcPr>
          <w:p w14:paraId="5021FC12" w14:textId="77777777" w:rsidR="006F1B3D" w:rsidRDefault="006F1B3D" w:rsidP="008C7539">
            <w:pPr>
              <w:pStyle w:val="TableParagraph"/>
              <w:suppressAutoHyphens/>
              <w:rPr>
                <w:sz w:val="20"/>
              </w:rPr>
            </w:pPr>
          </w:p>
        </w:tc>
        <w:tc>
          <w:tcPr>
            <w:tcW w:w="231" w:type="dxa"/>
            <w:tcBorders>
              <w:top w:val="single" w:sz="8" w:space="0" w:color="000000"/>
            </w:tcBorders>
          </w:tcPr>
          <w:p w14:paraId="42D02A34" w14:textId="77777777" w:rsidR="006F1B3D" w:rsidRDefault="006F1B3D" w:rsidP="008C7539">
            <w:pPr>
              <w:pStyle w:val="TableParagraph"/>
              <w:suppressAutoHyphens/>
              <w:rPr>
                <w:sz w:val="20"/>
              </w:rPr>
            </w:pPr>
          </w:p>
        </w:tc>
        <w:tc>
          <w:tcPr>
            <w:tcW w:w="957" w:type="dxa"/>
            <w:tcBorders>
              <w:top w:val="single" w:sz="8" w:space="0" w:color="000000"/>
            </w:tcBorders>
          </w:tcPr>
          <w:p w14:paraId="46EFD81E" w14:textId="77777777" w:rsidR="006F1B3D" w:rsidRDefault="006F1B3D" w:rsidP="008C7539">
            <w:pPr>
              <w:pStyle w:val="TableParagraph"/>
              <w:suppressAutoHyphens/>
              <w:rPr>
                <w:sz w:val="20"/>
              </w:rPr>
            </w:pPr>
          </w:p>
        </w:tc>
        <w:tc>
          <w:tcPr>
            <w:tcW w:w="231" w:type="dxa"/>
            <w:tcBorders>
              <w:top w:val="single" w:sz="8" w:space="0" w:color="000000"/>
            </w:tcBorders>
          </w:tcPr>
          <w:p w14:paraId="7A42DED2" w14:textId="77777777" w:rsidR="006F1B3D" w:rsidRDefault="006F1B3D" w:rsidP="008C7539">
            <w:pPr>
              <w:pStyle w:val="TableParagraph"/>
              <w:suppressAutoHyphens/>
              <w:rPr>
                <w:sz w:val="20"/>
              </w:rPr>
            </w:pPr>
          </w:p>
        </w:tc>
        <w:tc>
          <w:tcPr>
            <w:tcW w:w="754" w:type="dxa"/>
            <w:tcBorders>
              <w:top w:val="single" w:sz="8" w:space="0" w:color="000000"/>
            </w:tcBorders>
          </w:tcPr>
          <w:p w14:paraId="726B1C04" w14:textId="77777777" w:rsidR="006F1B3D" w:rsidRDefault="006F1B3D" w:rsidP="008C7539">
            <w:pPr>
              <w:pStyle w:val="TableParagraph"/>
              <w:suppressAutoHyphens/>
              <w:rPr>
                <w:sz w:val="20"/>
              </w:rPr>
            </w:pPr>
          </w:p>
        </w:tc>
        <w:tc>
          <w:tcPr>
            <w:tcW w:w="231" w:type="dxa"/>
            <w:tcBorders>
              <w:top w:val="single" w:sz="8" w:space="0" w:color="000000"/>
            </w:tcBorders>
          </w:tcPr>
          <w:p w14:paraId="121EBDDE" w14:textId="77777777" w:rsidR="006F1B3D" w:rsidRDefault="006F1B3D" w:rsidP="008C7539">
            <w:pPr>
              <w:pStyle w:val="TableParagraph"/>
              <w:suppressAutoHyphens/>
              <w:rPr>
                <w:sz w:val="20"/>
              </w:rPr>
            </w:pPr>
          </w:p>
        </w:tc>
        <w:tc>
          <w:tcPr>
            <w:tcW w:w="957" w:type="dxa"/>
            <w:tcBorders>
              <w:top w:val="single" w:sz="8" w:space="0" w:color="000000"/>
            </w:tcBorders>
          </w:tcPr>
          <w:p w14:paraId="40669D3A" w14:textId="77777777" w:rsidR="006F1B3D" w:rsidRDefault="006F1B3D" w:rsidP="008C7539">
            <w:pPr>
              <w:pStyle w:val="TableParagraph"/>
              <w:suppressAutoHyphens/>
              <w:rPr>
                <w:sz w:val="20"/>
              </w:rPr>
            </w:pPr>
          </w:p>
        </w:tc>
        <w:tc>
          <w:tcPr>
            <w:tcW w:w="115" w:type="dxa"/>
            <w:tcBorders>
              <w:top w:val="single" w:sz="8" w:space="0" w:color="000000"/>
            </w:tcBorders>
          </w:tcPr>
          <w:p w14:paraId="3BAAA106" w14:textId="77777777" w:rsidR="006F1B3D" w:rsidRDefault="006F1B3D" w:rsidP="008C7539">
            <w:pPr>
              <w:pStyle w:val="TableParagraph"/>
              <w:suppressAutoHyphens/>
              <w:rPr>
                <w:sz w:val="20"/>
              </w:rPr>
            </w:pPr>
          </w:p>
        </w:tc>
      </w:tr>
      <w:tr w:rsidR="006F1B3D" w14:paraId="0322EA0F" w14:textId="77777777">
        <w:trPr>
          <w:trHeight w:val="287"/>
        </w:trPr>
        <w:tc>
          <w:tcPr>
            <w:tcW w:w="118" w:type="dxa"/>
          </w:tcPr>
          <w:p w14:paraId="67EF16AE" w14:textId="77777777" w:rsidR="006F1B3D" w:rsidRDefault="006F1B3D" w:rsidP="008C7539">
            <w:pPr>
              <w:pStyle w:val="TableParagraph"/>
              <w:suppressAutoHyphens/>
              <w:rPr>
                <w:sz w:val="20"/>
              </w:rPr>
            </w:pPr>
          </w:p>
        </w:tc>
        <w:tc>
          <w:tcPr>
            <w:tcW w:w="3736" w:type="dxa"/>
          </w:tcPr>
          <w:p w14:paraId="5A45FAA2" w14:textId="77777777" w:rsidR="006F1B3D" w:rsidRPr="00181B91" w:rsidRDefault="00191F14" w:rsidP="008C7539">
            <w:pPr>
              <w:pStyle w:val="TableParagraph"/>
              <w:suppressAutoHyphens/>
              <w:spacing w:line="267" w:lineRule="exact"/>
              <w:rPr>
                <w:sz w:val="23"/>
              </w:rPr>
            </w:pPr>
            <w:r w:rsidRPr="0010201A">
              <w:rPr>
                <w:i/>
                <w:sz w:val="23"/>
              </w:rPr>
              <w:t>Treatment</w:t>
            </w:r>
            <w:r w:rsidRPr="0010201A">
              <w:rPr>
                <w:i/>
                <w:spacing w:val="-6"/>
                <w:sz w:val="23"/>
              </w:rPr>
              <w:t xml:space="preserve"> </w:t>
            </w:r>
            <w:r w:rsidRPr="0010201A">
              <w:rPr>
                <w:rFonts w:ascii="Lucida Sans Unicode" w:hAnsi="Lucida Sans Unicode"/>
                <w:i/>
                <w:sz w:val="23"/>
              </w:rPr>
              <w:t>×</w:t>
            </w:r>
            <w:r w:rsidRPr="0010201A">
              <w:rPr>
                <w:rFonts w:ascii="Lucida Sans Unicode" w:hAnsi="Lucida Sans Unicode"/>
                <w:i/>
                <w:spacing w:val="-18"/>
                <w:sz w:val="23"/>
              </w:rPr>
              <w:t xml:space="preserve"> </w:t>
            </w:r>
            <w:r w:rsidRPr="0010201A">
              <w:rPr>
                <w:i/>
                <w:sz w:val="23"/>
              </w:rPr>
              <w:t>1999</w:t>
            </w:r>
            <w:r w:rsidRPr="00181B91">
              <w:rPr>
                <w:spacing w:val="-5"/>
                <w:sz w:val="23"/>
              </w:rPr>
              <w:t xml:space="preserve"> </w:t>
            </w:r>
            <w:r w:rsidRPr="00181B91">
              <w:rPr>
                <w:sz w:val="23"/>
              </w:rPr>
              <w:t>(no</w:t>
            </w:r>
            <w:r w:rsidRPr="00181B91">
              <w:rPr>
                <w:spacing w:val="-4"/>
                <w:sz w:val="23"/>
              </w:rPr>
              <w:t xml:space="preserve"> </w:t>
            </w:r>
            <w:r w:rsidRPr="00181B91">
              <w:rPr>
                <w:spacing w:val="-2"/>
                <w:sz w:val="23"/>
              </w:rPr>
              <w:t>elderly)</w:t>
            </w:r>
          </w:p>
        </w:tc>
        <w:tc>
          <w:tcPr>
            <w:tcW w:w="234" w:type="dxa"/>
          </w:tcPr>
          <w:p w14:paraId="49AD087F" w14:textId="77777777" w:rsidR="006F1B3D" w:rsidRDefault="006F1B3D" w:rsidP="008C7539">
            <w:pPr>
              <w:pStyle w:val="TableParagraph"/>
              <w:suppressAutoHyphens/>
              <w:rPr>
                <w:sz w:val="20"/>
              </w:rPr>
            </w:pPr>
          </w:p>
        </w:tc>
        <w:tc>
          <w:tcPr>
            <w:tcW w:w="892" w:type="dxa"/>
          </w:tcPr>
          <w:p w14:paraId="0E2BBC58" w14:textId="77777777" w:rsidR="006F1B3D" w:rsidRDefault="00191F14" w:rsidP="008C7539">
            <w:pPr>
              <w:pStyle w:val="TableParagraph"/>
              <w:suppressAutoHyphens/>
              <w:spacing w:before="5" w:line="262" w:lineRule="exact"/>
              <w:ind w:left="3"/>
              <w:jc w:val="center"/>
              <w:rPr>
                <w:sz w:val="23"/>
              </w:rPr>
            </w:pPr>
            <w:r>
              <w:rPr>
                <w:spacing w:val="-2"/>
                <w:sz w:val="23"/>
              </w:rPr>
              <w:t>0.121***</w:t>
            </w:r>
          </w:p>
        </w:tc>
        <w:tc>
          <w:tcPr>
            <w:tcW w:w="231" w:type="dxa"/>
          </w:tcPr>
          <w:p w14:paraId="3EE52508" w14:textId="77777777" w:rsidR="006F1B3D" w:rsidRDefault="006F1B3D" w:rsidP="008C7539">
            <w:pPr>
              <w:pStyle w:val="TableParagraph"/>
              <w:suppressAutoHyphens/>
              <w:rPr>
                <w:sz w:val="20"/>
              </w:rPr>
            </w:pPr>
          </w:p>
        </w:tc>
        <w:tc>
          <w:tcPr>
            <w:tcW w:w="957" w:type="dxa"/>
          </w:tcPr>
          <w:p w14:paraId="77CA6C0F" w14:textId="77777777" w:rsidR="006F1B3D" w:rsidRDefault="00191F14" w:rsidP="008C7539">
            <w:pPr>
              <w:pStyle w:val="TableParagraph"/>
              <w:suppressAutoHyphens/>
              <w:spacing w:before="5" w:line="262" w:lineRule="exact"/>
              <w:ind w:left="6"/>
              <w:jc w:val="center"/>
              <w:rPr>
                <w:sz w:val="23"/>
              </w:rPr>
            </w:pPr>
            <w:r>
              <w:rPr>
                <w:sz w:val="23"/>
              </w:rPr>
              <w:t>-</w:t>
            </w:r>
            <w:r>
              <w:rPr>
                <w:spacing w:val="-2"/>
                <w:sz w:val="23"/>
              </w:rPr>
              <w:t>0.014</w:t>
            </w:r>
          </w:p>
        </w:tc>
        <w:tc>
          <w:tcPr>
            <w:tcW w:w="231" w:type="dxa"/>
          </w:tcPr>
          <w:p w14:paraId="2BA07895" w14:textId="77777777" w:rsidR="006F1B3D" w:rsidRDefault="006F1B3D" w:rsidP="008C7539">
            <w:pPr>
              <w:pStyle w:val="TableParagraph"/>
              <w:suppressAutoHyphens/>
              <w:rPr>
                <w:sz w:val="20"/>
              </w:rPr>
            </w:pPr>
          </w:p>
        </w:tc>
        <w:tc>
          <w:tcPr>
            <w:tcW w:w="754" w:type="dxa"/>
          </w:tcPr>
          <w:p w14:paraId="463EACCB" w14:textId="77777777" w:rsidR="006F1B3D" w:rsidRDefault="00191F14" w:rsidP="008C7539">
            <w:pPr>
              <w:pStyle w:val="TableParagraph"/>
              <w:suppressAutoHyphens/>
              <w:spacing w:before="5" w:line="262" w:lineRule="exact"/>
              <w:ind w:left="9"/>
              <w:jc w:val="center"/>
              <w:rPr>
                <w:sz w:val="23"/>
              </w:rPr>
            </w:pPr>
            <w:r>
              <w:rPr>
                <w:spacing w:val="-2"/>
                <w:sz w:val="23"/>
              </w:rPr>
              <w:t>0.039</w:t>
            </w:r>
          </w:p>
        </w:tc>
        <w:tc>
          <w:tcPr>
            <w:tcW w:w="231" w:type="dxa"/>
          </w:tcPr>
          <w:p w14:paraId="6D77B837" w14:textId="77777777" w:rsidR="006F1B3D" w:rsidRDefault="006F1B3D" w:rsidP="008C7539">
            <w:pPr>
              <w:pStyle w:val="TableParagraph"/>
              <w:suppressAutoHyphens/>
              <w:rPr>
                <w:sz w:val="20"/>
              </w:rPr>
            </w:pPr>
          </w:p>
        </w:tc>
        <w:tc>
          <w:tcPr>
            <w:tcW w:w="957" w:type="dxa"/>
          </w:tcPr>
          <w:p w14:paraId="24E31955" w14:textId="77777777" w:rsidR="006F1B3D" w:rsidRDefault="00191F14" w:rsidP="008C7539">
            <w:pPr>
              <w:pStyle w:val="TableParagraph"/>
              <w:suppressAutoHyphens/>
              <w:spacing w:before="5" w:line="262" w:lineRule="exact"/>
              <w:ind w:left="12"/>
              <w:jc w:val="center"/>
              <w:rPr>
                <w:sz w:val="23"/>
              </w:rPr>
            </w:pPr>
            <w:r>
              <w:rPr>
                <w:spacing w:val="-2"/>
                <w:sz w:val="23"/>
              </w:rPr>
              <w:t>0.000</w:t>
            </w:r>
          </w:p>
        </w:tc>
        <w:tc>
          <w:tcPr>
            <w:tcW w:w="115" w:type="dxa"/>
          </w:tcPr>
          <w:p w14:paraId="374F9564" w14:textId="77777777" w:rsidR="006F1B3D" w:rsidRDefault="006F1B3D" w:rsidP="008C7539">
            <w:pPr>
              <w:pStyle w:val="TableParagraph"/>
              <w:suppressAutoHyphens/>
              <w:rPr>
                <w:sz w:val="20"/>
              </w:rPr>
            </w:pPr>
          </w:p>
        </w:tc>
      </w:tr>
      <w:tr w:rsidR="006F1B3D" w14:paraId="3792E8D4" w14:textId="77777777">
        <w:trPr>
          <w:trHeight w:val="429"/>
        </w:trPr>
        <w:tc>
          <w:tcPr>
            <w:tcW w:w="118" w:type="dxa"/>
          </w:tcPr>
          <w:p w14:paraId="6D79F4EC" w14:textId="77777777" w:rsidR="006F1B3D" w:rsidRDefault="006F1B3D" w:rsidP="008C7539">
            <w:pPr>
              <w:pStyle w:val="TableParagraph"/>
              <w:suppressAutoHyphens/>
              <w:rPr>
                <w:sz w:val="20"/>
              </w:rPr>
            </w:pPr>
          </w:p>
        </w:tc>
        <w:tc>
          <w:tcPr>
            <w:tcW w:w="3736" w:type="dxa"/>
          </w:tcPr>
          <w:p w14:paraId="7AB5F9C5" w14:textId="77777777" w:rsidR="006F1B3D" w:rsidRDefault="006F1B3D" w:rsidP="008C7539">
            <w:pPr>
              <w:pStyle w:val="TableParagraph"/>
              <w:suppressAutoHyphens/>
              <w:rPr>
                <w:sz w:val="20"/>
              </w:rPr>
            </w:pPr>
          </w:p>
        </w:tc>
        <w:tc>
          <w:tcPr>
            <w:tcW w:w="234" w:type="dxa"/>
          </w:tcPr>
          <w:p w14:paraId="323BEB09" w14:textId="77777777" w:rsidR="006F1B3D" w:rsidRDefault="006F1B3D" w:rsidP="008C7539">
            <w:pPr>
              <w:pStyle w:val="TableParagraph"/>
              <w:suppressAutoHyphens/>
              <w:rPr>
                <w:sz w:val="20"/>
              </w:rPr>
            </w:pPr>
          </w:p>
        </w:tc>
        <w:tc>
          <w:tcPr>
            <w:tcW w:w="892" w:type="dxa"/>
          </w:tcPr>
          <w:p w14:paraId="3FB48479" w14:textId="77777777" w:rsidR="006F1B3D" w:rsidRDefault="00191F14" w:rsidP="008C7539">
            <w:pPr>
              <w:pStyle w:val="TableParagraph"/>
              <w:suppressAutoHyphens/>
              <w:spacing w:before="4"/>
              <w:ind w:left="3"/>
              <w:jc w:val="center"/>
              <w:rPr>
                <w:sz w:val="23"/>
              </w:rPr>
            </w:pPr>
            <w:r>
              <w:rPr>
                <w:sz w:val="23"/>
              </w:rPr>
              <w:t>(</w:t>
            </w:r>
            <w:r>
              <w:rPr>
                <w:spacing w:val="2"/>
                <w:sz w:val="23"/>
              </w:rPr>
              <w:t xml:space="preserve"> </w:t>
            </w:r>
            <w:r>
              <w:rPr>
                <w:spacing w:val="-2"/>
                <w:sz w:val="23"/>
              </w:rPr>
              <w:t>0.026)</w:t>
            </w:r>
          </w:p>
        </w:tc>
        <w:tc>
          <w:tcPr>
            <w:tcW w:w="231" w:type="dxa"/>
          </w:tcPr>
          <w:p w14:paraId="0B4AE562" w14:textId="77777777" w:rsidR="006F1B3D" w:rsidRDefault="006F1B3D" w:rsidP="008C7539">
            <w:pPr>
              <w:pStyle w:val="TableParagraph"/>
              <w:suppressAutoHyphens/>
              <w:rPr>
                <w:sz w:val="20"/>
              </w:rPr>
            </w:pPr>
          </w:p>
        </w:tc>
        <w:tc>
          <w:tcPr>
            <w:tcW w:w="957" w:type="dxa"/>
          </w:tcPr>
          <w:p w14:paraId="534EA8C2" w14:textId="77777777" w:rsidR="006F1B3D" w:rsidRDefault="00191F14" w:rsidP="008C7539">
            <w:pPr>
              <w:pStyle w:val="TableParagraph"/>
              <w:suppressAutoHyphens/>
              <w:spacing w:before="4"/>
              <w:ind w:left="6"/>
              <w:jc w:val="center"/>
              <w:rPr>
                <w:sz w:val="23"/>
              </w:rPr>
            </w:pPr>
            <w:r>
              <w:rPr>
                <w:sz w:val="23"/>
              </w:rPr>
              <w:t>(</w:t>
            </w:r>
            <w:r>
              <w:rPr>
                <w:spacing w:val="2"/>
                <w:sz w:val="23"/>
              </w:rPr>
              <w:t xml:space="preserve"> </w:t>
            </w:r>
            <w:r>
              <w:rPr>
                <w:spacing w:val="-2"/>
                <w:sz w:val="23"/>
              </w:rPr>
              <w:t>0.014)</w:t>
            </w:r>
          </w:p>
        </w:tc>
        <w:tc>
          <w:tcPr>
            <w:tcW w:w="231" w:type="dxa"/>
          </w:tcPr>
          <w:p w14:paraId="0BACF13F" w14:textId="77777777" w:rsidR="006F1B3D" w:rsidRDefault="006F1B3D" w:rsidP="008C7539">
            <w:pPr>
              <w:pStyle w:val="TableParagraph"/>
              <w:suppressAutoHyphens/>
              <w:rPr>
                <w:sz w:val="20"/>
              </w:rPr>
            </w:pPr>
          </w:p>
        </w:tc>
        <w:tc>
          <w:tcPr>
            <w:tcW w:w="754" w:type="dxa"/>
          </w:tcPr>
          <w:p w14:paraId="04AFBE67" w14:textId="77777777" w:rsidR="006F1B3D" w:rsidRDefault="00191F14" w:rsidP="008C7539">
            <w:pPr>
              <w:pStyle w:val="TableParagraph"/>
              <w:suppressAutoHyphens/>
              <w:spacing w:before="4"/>
              <w:ind w:left="6" w:right="-15"/>
              <w:jc w:val="center"/>
              <w:rPr>
                <w:sz w:val="23"/>
              </w:rPr>
            </w:pPr>
            <w:r>
              <w:rPr>
                <w:sz w:val="23"/>
              </w:rPr>
              <w:t>(</w:t>
            </w:r>
            <w:r>
              <w:rPr>
                <w:spacing w:val="2"/>
                <w:sz w:val="23"/>
              </w:rPr>
              <w:t xml:space="preserve"> </w:t>
            </w:r>
            <w:r>
              <w:rPr>
                <w:spacing w:val="-2"/>
                <w:sz w:val="23"/>
              </w:rPr>
              <w:t>0.062)</w:t>
            </w:r>
          </w:p>
        </w:tc>
        <w:tc>
          <w:tcPr>
            <w:tcW w:w="231" w:type="dxa"/>
          </w:tcPr>
          <w:p w14:paraId="652837F4" w14:textId="77777777" w:rsidR="006F1B3D" w:rsidRDefault="006F1B3D" w:rsidP="008C7539">
            <w:pPr>
              <w:pStyle w:val="TableParagraph"/>
              <w:suppressAutoHyphens/>
              <w:rPr>
                <w:sz w:val="20"/>
              </w:rPr>
            </w:pPr>
          </w:p>
        </w:tc>
        <w:tc>
          <w:tcPr>
            <w:tcW w:w="957" w:type="dxa"/>
          </w:tcPr>
          <w:p w14:paraId="52F770DE" w14:textId="77777777" w:rsidR="006F1B3D" w:rsidRDefault="00191F14" w:rsidP="008C7539">
            <w:pPr>
              <w:pStyle w:val="TableParagraph"/>
              <w:suppressAutoHyphens/>
              <w:spacing w:before="4"/>
              <w:ind w:left="12"/>
              <w:jc w:val="center"/>
              <w:rPr>
                <w:sz w:val="23"/>
              </w:rPr>
            </w:pPr>
            <w:r>
              <w:rPr>
                <w:sz w:val="23"/>
              </w:rPr>
              <w:t>(</w:t>
            </w:r>
            <w:r>
              <w:rPr>
                <w:spacing w:val="2"/>
                <w:sz w:val="23"/>
              </w:rPr>
              <w:t xml:space="preserve"> </w:t>
            </w:r>
            <w:r>
              <w:rPr>
                <w:spacing w:val="-2"/>
                <w:sz w:val="23"/>
              </w:rPr>
              <w:t>0.005)</w:t>
            </w:r>
          </w:p>
        </w:tc>
        <w:tc>
          <w:tcPr>
            <w:tcW w:w="115" w:type="dxa"/>
          </w:tcPr>
          <w:p w14:paraId="79B1DDB2" w14:textId="77777777" w:rsidR="006F1B3D" w:rsidRDefault="006F1B3D" w:rsidP="008C7539">
            <w:pPr>
              <w:pStyle w:val="TableParagraph"/>
              <w:suppressAutoHyphens/>
              <w:rPr>
                <w:sz w:val="20"/>
              </w:rPr>
            </w:pPr>
          </w:p>
        </w:tc>
      </w:tr>
      <w:tr w:rsidR="006F1B3D" w14:paraId="1579E191" w14:textId="77777777">
        <w:trPr>
          <w:trHeight w:val="429"/>
        </w:trPr>
        <w:tc>
          <w:tcPr>
            <w:tcW w:w="118" w:type="dxa"/>
          </w:tcPr>
          <w:p w14:paraId="19FAEDE7" w14:textId="77777777" w:rsidR="006F1B3D" w:rsidRDefault="006F1B3D" w:rsidP="008C7539">
            <w:pPr>
              <w:pStyle w:val="TableParagraph"/>
              <w:suppressAutoHyphens/>
              <w:rPr>
                <w:sz w:val="20"/>
              </w:rPr>
            </w:pPr>
          </w:p>
        </w:tc>
        <w:tc>
          <w:tcPr>
            <w:tcW w:w="3736" w:type="dxa"/>
          </w:tcPr>
          <w:p w14:paraId="4A856513" w14:textId="77777777" w:rsidR="006F1B3D" w:rsidRPr="00181B91" w:rsidRDefault="00191F14" w:rsidP="00181B91">
            <w:pPr>
              <w:pStyle w:val="TableParagraph"/>
              <w:suppressAutoHyphens/>
              <w:spacing w:before="143" w:line="266" w:lineRule="exact"/>
              <w:rPr>
                <w:sz w:val="23"/>
              </w:rPr>
            </w:pPr>
            <w:del w:id="3368" w:author="Editor" w:date="2026-09-08T18:23:00Z">
              <w:r w:rsidRPr="00181B91" w:rsidDel="00CE47F7">
                <w:rPr>
                  <w:sz w:val="23"/>
                </w:rPr>
                <w:delText>Di</w:delText>
              </w:r>
              <w:r w:rsidRPr="0085492B" w:rsidDel="00CE47F7">
                <w:rPr>
                  <w:rFonts w:ascii="Calibri"/>
                  <w:sz w:val="23"/>
                </w:rPr>
                <w:delText>ff</w:delText>
              </w:r>
              <w:r w:rsidRPr="00181B91" w:rsidDel="00CE47F7">
                <w:rPr>
                  <w:sz w:val="23"/>
                </w:rPr>
                <w:delText>erential</w:delText>
              </w:r>
              <w:r w:rsidRPr="00181B91" w:rsidDel="00CE47F7">
                <w:rPr>
                  <w:spacing w:val="5"/>
                  <w:sz w:val="23"/>
                </w:rPr>
                <w:delText xml:space="preserve"> </w:delText>
              </w:r>
            </w:del>
            <w:ins w:id="3369" w:author="Editor" w:date="2026-09-08T18:23:00Z">
              <w:r w:rsidR="00CE47F7" w:rsidRPr="00181B91">
                <w:rPr>
                  <w:sz w:val="23"/>
                </w:rPr>
                <w:t>Differential</w:t>
              </w:r>
              <w:r w:rsidR="00CE47F7" w:rsidRPr="00181B91">
                <w:rPr>
                  <w:spacing w:val="5"/>
                  <w:sz w:val="23"/>
                </w:rPr>
                <w:t xml:space="preserve"> </w:t>
              </w:r>
            </w:ins>
            <w:r w:rsidRPr="00181B91">
              <w:rPr>
                <w:sz w:val="23"/>
              </w:rPr>
              <w:t>(elderly</w:t>
            </w:r>
            <w:r w:rsidRPr="00181B91">
              <w:rPr>
                <w:spacing w:val="5"/>
                <w:sz w:val="23"/>
              </w:rPr>
              <w:t xml:space="preserve"> </w:t>
            </w:r>
            <w:del w:id="3370" w:author="Editor" w:date="2026-09-11T11:50:00Z">
              <w:r w:rsidRPr="00181B91" w:rsidDel="0085492B">
                <w:rPr>
                  <w:spacing w:val="-5"/>
                  <w:sz w:val="23"/>
                </w:rPr>
                <w:delText>HH</w:delText>
              </w:r>
            </w:del>
            <w:ins w:id="3371" w:author="Editor" w:date="2026-09-11T11:50:00Z">
              <w:r w:rsidR="0085492B" w:rsidRPr="00181B91">
                <w:rPr>
                  <w:spacing w:val="-5"/>
                  <w:sz w:val="23"/>
                </w:rPr>
                <w:t>households</w:t>
              </w:r>
            </w:ins>
            <w:r w:rsidRPr="00181B91">
              <w:rPr>
                <w:spacing w:val="-5"/>
                <w:sz w:val="23"/>
              </w:rPr>
              <w:t>)</w:t>
            </w:r>
          </w:p>
        </w:tc>
        <w:tc>
          <w:tcPr>
            <w:tcW w:w="234" w:type="dxa"/>
          </w:tcPr>
          <w:p w14:paraId="7A835F8B" w14:textId="77777777" w:rsidR="006F1B3D" w:rsidRDefault="006F1B3D" w:rsidP="008C7539">
            <w:pPr>
              <w:pStyle w:val="TableParagraph"/>
              <w:suppressAutoHyphens/>
              <w:rPr>
                <w:sz w:val="20"/>
              </w:rPr>
            </w:pPr>
          </w:p>
        </w:tc>
        <w:tc>
          <w:tcPr>
            <w:tcW w:w="892" w:type="dxa"/>
          </w:tcPr>
          <w:p w14:paraId="1CF548F1" w14:textId="77777777" w:rsidR="006F1B3D" w:rsidRDefault="00191F14" w:rsidP="008C7539">
            <w:pPr>
              <w:pStyle w:val="TableParagraph"/>
              <w:suppressAutoHyphens/>
              <w:spacing w:before="147" w:line="262" w:lineRule="exact"/>
              <w:ind w:left="3"/>
              <w:jc w:val="center"/>
              <w:rPr>
                <w:sz w:val="23"/>
              </w:rPr>
            </w:pPr>
            <w:r>
              <w:rPr>
                <w:spacing w:val="-2"/>
                <w:sz w:val="23"/>
              </w:rPr>
              <w:t>0.007</w:t>
            </w:r>
          </w:p>
        </w:tc>
        <w:tc>
          <w:tcPr>
            <w:tcW w:w="231" w:type="dxa"/>
          </w:tcPr>
          <w:p w14:paraId="08FBF954" w14:textId="77777777" w:rsidR="006F1B3D" w:rsidRDefault="006F1B3D" w:rsidP="008C7539">
            <w:pPr>
              <w:pStyle w:val="TableParagraph"/>
              <w:suppressAutoHyphens/>
              <w:rPr>
                <w:sz w:val="20"/>
              </w:rPr>
            </w:pPr>
          </w:p>
        </w:tc>
        <w:tc>
          <w:tcPr>
            <w:tcW w:w="957" w:type="dxa"/>
          </w:tcPr>
          <w:p w14:paraId="4598D2B3" w14:textId="77777777" w:rsidR="006F1B3D" w:rsidRDefault="00191F14" w:rsidP="008C7539">
            <w:pPr>
              <w:pStyle w:val="TableParagraph"/>
              <w:suppressAutoHyphens/>
              <w:spacing w:before="147" w:line="262" w:lineRule="exact"/>
              <w:ind w:left="6"/>
              <w:jc w:val="center"/>
              <w:rPr>
                <w:sz w:val="23"/>
              </w:rPr>
            </w:pPr>
            <w:r>
              <w:rPr>
                <w:spacing w:val="-2"/>
                <w:sz w:val="23"/>
              </w:rPr>
              <w:t>0.021</w:t>
            </w:r>
          </w:p>
        </w:tc>
        <w:tc>
          <w:tcPr>
            <w:tcW w:w="231" w:type="dxa"/>
          </w:tcPr>
          <w:p w14:paraId="12D7E5F0" w14:textId="77777777" w:rsidR="006F1B3D" w:rsidRDefault="006F1B3D" w:rsidP="008C7539">
            <w:pPr>
              <w:pStyle w:val="TableParagraph"/>
              <w:suppressAutoHyphens/>
              <w:rPr>
                <w:sz w:val="20"/>
              </w:rPr>
            </w:pPr>
          </w:p>
        </w:tc>
        <w:tc>
          <w:tcPr>
            <w:tcW w:w="754" w:type="dxa"/>
          </w:tcPr>
          <w:p w14:paraId="7F9CD18B" w14:textId="77777777" w:rsidR="006F1B3D" w:rsidRDefault="00191F14" w:rsidP="008C7539">
            <w:pPr>
              <w:pStyle w:val="TableParagraph"/>
              <w:suppressAutoHyphens/>
              <w:spacing w:before="147" w:line="262" w:lineRule="exact"/>
              <w:ind w:left="9"/>
              <w:jc w:val="center"/>
              <w:rPr>
                <w:sz w:val="23"/>
              </w:rPr>
            </w:pPr>
            <w:r>
              <w:rPr>
                <w:sz w:val="23"/>
              </w:rPr>
              <w:t>-</w:t>
            </w:r>
            <w:r>
              <w:rPr>
                <w:spacing w:val="-2"/>
                <w:sz w:val="23"/>
              </w:rPr>
              <w:t>0.012</w:t>
            </w:r>
          </w:p>
        </w:tc>
        <w:tc>
          <w:tcPr>
            <w:tcW w:w="231" w:type="dxa"/>
          </w:tcPr>
          <w:p w14:paraId="3E1FCBE4" w14:textId="77777777" w:rsidR="006F1B3D" w:rsidRDefault="006F1B3D" w:rsidP="008C7539">
            <w:pPr>
              <w:pStyle w:val="TableParagraph"/>
              <w:suppressAutoHyphens/>
              <w:rPr>
                <w:sz w:val="20"/>
              </w:rPr>
            </w:pPr>
          </w:p>
        </w:tc>
        <w:tc>
          <w:tcPr>
            <w:tcW w:w="957" w:type="dxa"/>
          </w:tcPr>
          <w:p w14:paraId="64DDB02F" w14:textId="77777777" w:rsidR="006F1B3D" w:rsidRDefault="00191F14" w:rsidP="008C7539">
            <w:pPr>
              <w:pStyle w:val="TableParagraph"/>
              <w:suppressAutoHyphens/>
              <w:spacing w:before="147" w:line="262" w:lineRule="exact"/>
              <w:ind w:left="12"/>
              <w:jc w:val="center"/>
              <w:rPr>
                <w:sz w:val="23"/>
              </w:rPr>
            </w:pPr>
            <w:r>
              <w:rPr>
                <w:spacing w:val="-2"/>
                <w:sz w:val="23"/>
              </w:rPr>
              <w:t>0.004</w:t>
            </w:r>
          </w:p>
        </w:tc>
        <w:tc>
          <w:tcPr>
            <w:tcW w:w="115" w:type="dxa"/>
          </w:tcPr>
          <w:p w14:paraId="27BCEA6B" w14:textId="77777777" w:rsidR="006F1B3D" w:rsidRDefault="006F1B3D" w:rsidP="008C7539">
            <w:pPr>
              <w:pStyle w:val="TableParagraph"/>
              <w:suppressAutoHyphens/>
              <w:rPr>
                <w:sz w:val="20"/>
              </w:rPr>
            </w:pPr>
          </w:p>
        </w:tc>
      </w:tr>
      <w:tr w:rsidR="006F1B3D" w14:paraId="2491E310" w14:textId="77777777">
        <w:trPr>
          <w:trHeight w:val="429"/>
        </w:trPr>
        <w:tc>
          <w:tcPr>
            <w:tcW w:w="118" w:type="dxa"/>
          </w:tcPr>
          <w:p w14:paraId="7FCF3138" w14:textId="77777777" w:rsidR="006F1B3D" w:rsidRDefault="006F1B3D" w:rsidP="008C7539">
            <w:pPr>
              <w:pStyle w:val="TableParagraph"/>
              <w:suppressAutoHyphens/>
              <w:rPr>
                <w:sz w:val="20"/>
              </w:rPr>
            </w:pPr>
          </w:p>
        </w:tc>
        <w:tc>
          <w:tcPr>
            <w:tcW w:w="3736" w:type="dxa"/>
          </w:tcPr>
          <w:p w14:paraId="4AA01E5D" w14:textId="77777777" w:rsidR="006F1B3D" w:rsidRPr="0085492B" w:rsidRDefault="006F1B3D" w:rsidP="008C7539">
            <w:pPr>
              <w:pStyle w:val="TableParagraph"/>
              <w:suppressAutoHyphens/>
              <w:rPr>
                <w:sz w:val="20"/>
              </w:rPr>
            </w:pPr>
          </w:p>
        </w:tc>
        <w:tc>
          <w:tcPr>
            <w:tcW w:w="234" w:type="dxa"/>
          </w:tcPr>
          <w:p w14:paraId="7BB9BAB6" w14:textId="77777777" w:rsidR="006F1B3D" w:rsidRDefault="006F1B3D" w:rsidP="008C7539">
            <w:pPr>
              <w:pStyle w:val="TableParagraph"/>
              <w:suppressAutoHyphens/>
              <w:rPr>
                <w:sz w:val="20"/>
              </w:rPr>
            </w:pPr>
          </w:p>
        </w:tc>
        <w:tc>
          <w:tcPr>
            <w:tcW w:w="892" w:type="dxa"/>
          </w:tcPr>
          <w:p w14:paraId="1F3CCBA9" w14:textId="77777777" w:rsidR="006F1B3D" w:rsidRDefault="00191F14" w:rsidP="008C7539">
            <w:pPr>
              <w:pStyle w:val="TableParagraph"/>
              <w:suppressAutoHyphens/>
              <w:spacing w:before="4"/>
              <w:ind w:left="3"/>
              <w:jc w:val="center"/>
              <w:rPr>
                <w:sz w:val="23"/>
              </w:rPr>
            </w:pPr>
            <w:r>
              <w:rPr>
                <w:sz w:val="23"/>
              </w:rPr>
              <w:t>(</w:t>
            </w:r>
            <w:r>
              <w:rPr>
                <w:spacing w:val="2"/>
                <w:sz w:val="23"/>
              </w:rPr>
              <w:t xml:space="preserve"> </w:t>
            </w:r>
            <w:r>
              <w:rPr>
                <w:spacing w:val="-2"/>
                <w:sz w:val="23"/>
              </w:rPr>
              <w:t>0.035)</w:t>
            </w:r>
          </w:p>
        </w:tc>
        <w:tc>
          <w:tcPr>
            <w:tcW w:w="231" w:type="dxa"/>
          </w:tcPr>
          <w:p w14:paraId="7A5DC977" w14:textId="77777777" w:rsidR="006F1B3D" w:rsidRDefault="006F1B3D" w:rsidP="008C7539">
            <w:pPr>
              <w:pStyle w:val="TableParagraph"/>
              <w:suppressAutoHyphens/>
              <w:rPr>
                <w:sz w:val="20"/>
              </w:rPr>
            </w:pPr>
          </w:p>
        </w:tc>
        <w:tc>
          <w:tcPr>
            <w:tcW w:w="957" w:type="dxa"/>
          </w:tcPr>
          <w:p w14:paraId="7B06C779" w14:textId="77777777" w:rsidR="006F1B3D" w:rsidRDefault="00191F14" w:rsidP="008C7539">
            <w:pPr>
              <w:pStyle w:val="TableParagraph"/>
              <w:suppressAutoHyphens/>
              <w:spacing w:before="4"/>
              <w:ind w:left="6"/>
              <w:jc w:val="center"/>
              <w:rPr>
                <w:sz w:val="23"/>
              </w:rPr>
            </w:pPr>
            <w:r>
              <w:rPr>
                <w:sz w:val="23"/>
              </w:rPr>
              <w:t>(</w:t>
            </w:r>
            <w:r>
              <w:rPr>
                <w:spacing w:val="2"/>
                <w:sz w:val="23"/>
              </w:rPr>
              <w:t xml:space="preserve"> </w:t>
            </w:r>
            <w:r>
              <w:rPr>
                <w:spacing w:val="-2"/>
                <w:sz w:val="23"/>
              </w:rPr>
              <w:t>0.017)</w:t>
            </w:r>
          </w:p>
        </w:tc>
        <w:tc>
          <w:tcPr>
            <w:tcW w:w="231" w:type="dxa"/>
          </w:tcPr>
          <w:p w14:paraId="4E1F66DD" w14:textId="77777777" w:rsidR="006F1B3D" w:rsidRDefault="006F1B3D" w:rsidP="008C7539">
            <w:pPr>
              <w:pStyle w:val="TableParagraph"/>
              <w:suppressAutoHyphens/>
              <w:rPr>
                <w:sz w:val="20"/>
              </w:rPr>
            </w:pPr>
          </w:p>
        </w:tc>
        <w:tc>
          <w:tcPr>
            <w:tcW w:w="754" w:type="dxa"/>
          </w:tcPr>
          <w:p w14:paraId="25BA1A82" w14:textId="77777777" w:rsidR="006F1B3D" w:rsidRDefault="00191F14" w:rsidP="008C7539">
            <w:pPr>
              <w:pStyle w:val="TableParagraph"/>
              <w:suppressAutoHyphens/>
              <w:spacing w:before="4"/>
              <w:ind w:left="6" w:right="-15"/>
              <w:jc w:val="center"/>
              <w:rPr>
                <w:sz w:val="23"/>
              </w:rPr>
            </w:pPr>
            <w:r>
              <w:rPr>
                <w:sz w:val="23"/>
              </w:rPr>
              <w:t>(</w:t>
            </w:r>
            <w:r>
              <w:rPr>
                <w:spacing w:val="2"/>
                <w:sz w:val="23"/>
              </w:rPr>
              <w:t xml:space="preserve"> </w:t>
            </w:r>
            <w:r>
              <w:rPr>
                <w:spacing w:val="-2"/>
                <w:sz w:val="23"/>
              </w:rPr>
              <w:t>0.115)</w:t>
            </w:r>
          </w:p>
        </w:tc>
        <w:tc>
          <w:tcPr>
            <w:tcW w:w="231" w:type="dxa"/>
          </w:tcPr>
          <w:p w14:paraId="6F97A81E" w14:textId="77777777" w:rsidR="006F1B3D" w:rsidRDefault="006F1B3D" w:rsidP="008C7539">
            <w:pPr>
              <w:pStyle w:val="TableParagraph"/>
              <w:suppressAutoHyphens/>
              <w:rPr>
                <w:sz w:val="20"/>
              </w:rPr>
            </w:pPr>
          </w:p>
        </w:tc>
        <w:tc>
          <w:tcPr>
            <w:tcW w:w="957" w:type="dxa"/>
          </w:tcPr>
          <w:p w14:paraId="28197E43" w14:textId="77777777" w:rsidR="006F1B3D" w:rsidRDefault="00191F14" w:rsidP="008C7539">
            <w:pPr>
              <w:pStyle w:val="TableParagraph"/>
              <w:suppressAutoHyphens/>
              <w:spacing w:before="4"/>
              <w:ind w:left="12"/>
              <w:jc w:val="center"/>
              <w:rPr>
                <w:sz w:val="23"/>
              </w:rPr>
            </w:pPr>
            <w:r>
              <w:rPr>
                <w:sz w:val="23"/>
              </w:rPr>
              <w:t>(</w:t>
            </w:r>
            <w:r>
              <w:rPr>
                <w:spacing w:val="2"/>
                <w:sz w:val="23"/>
              </w:rPr>
              <w:t xml:space="preserve"> </w:t>
            </w:r>
            <w:r>
              <w:rPr>
                <w:spacing w:val="-2"/>
                <w:sz w:val="23"/>
              </w:rPr>
              <w:t>0.011)</w:t>
            </w:r>
          </w:p>
        </w:tc>
        <w:tc>
          <w:tcPr>
            <w:tcW w:w="115" w:type="dxa"/>
          </w:tcPr>
          <w:p w14:paraId="750D9173" w14:textId="77777777" w:rsidR="006F1B3D" w:rsidRDefault="006F1B3D" w:rsidP="008C7539">
            <w:pPr>
              <w:pStyle w:val="TableParagraph"/>
              <w:suppressAutoHyphens/>
              <w:rPr>
                <w:sz w:val="20"/>
              </w:rPr>
            </w:pPr>
          </w:p>
        </w:tc>
      </w:tr>
      <w:tr w:rsidR="006F1B3D" w14:paraId="1DB098EA" w14:textId="77777777">
        <w:trPr>
          <w:trHeight w:val="429"/>
        </w:trPr>
        <w:tc>
          <w:tcPr>
            <w:tcW w:w="118" w:type="dxa"/>
          </w:tcPr>
          <w:p w14:paraId="0BC0A113" w14:textId="77777777" w:rsidR="006F1B3D" w:rsidRDefault="006F1B3D" w:rsidP="008C7539">
            <w:pPr>
              <w:pStyle w:val="TableParagraph"/>
              <w:suppressAutoHyphens/>
              <w:rPr>
                <w:sz w:val="20"/>
              </w:rPr>
            </w:pPr>
          </w:p>
        </w:tc>
        <w:tc>
          <w:tcPr>
            <w:tcW w:w="3736" w:type="dxa"/>
          </w:tcPr>
          <w:p w14:paraId="77F01B95" w14:textId="77777777" w:rsidR="006F1B3D" w:rsidRDefault="00191F14" w:rsidP="00C03E63">
            <w:pPr>
              <w:pStyle w:val="TableParagraph"/>
              <w:suppressAutoHyphens/>
              <w:spacing w:before="147" w:line="262" w:lineRule="exact"/>
              <w:rPr>
                <w:sz w:val="23"/>
              </w:rPr>
            </w:pPr>
            <w:r>
              <w:rPr>
                <w:sz w:val="23"/>
              </w:rPr>
              <w:t>Control</w:t>
            </w:r>
            <w:r>
              <w:rPr>
                <w:spacing w:val="13"/>
                <w:sz w:val="23"/>
              </w:rPr>
              <w:t xml:space="preserve"> </w:t>
            </w:r>
            <w:del w:id="3372" w:author="Editor" w:date="2026-09-10T11:27:00Z">
              <w:r w:rsidDel="00C03E63">
                <w:rPr>
                  <w:sz w:val="23"/>
                </w:rPr>
                <w:delText>Mean</w:delText>
              </w:r>
              <w:r w:rsidDel="00C03E63">
                <w:rPr>
                  <w:spacing w:val="13"/>
                  <w:sz w:val="23"/>
                </w:rPr>
                <w:delText xml:space="preserve"> </w:delText>
              </w:r>
            </w:del>
            <w:ins w:id="3373" w:author="Editor" w:date="2026-09-10T11:27:00Z">
              <w:r w:rsidR="00C03E63">
                <w:rPr>
                  <w:sz w:val="23"/>
                </w:rPr>
                <w:t>mean</w:t>
              </w:r>
              <w:r w:rsidR="00C03E63">
                <w:rPr>
                  <w:spacing w:val="13"/>
                  <w:sz w:val="23"/>
                </w:rPr>
                <w:t xml:space="preserve"> </w:t>
              </w:r>
            </w:ins>
            <w:r>
              <w:rPr>
                <w:spacing w:val="-2"/>
                <w:sz w:val="23"/>
              </w:rPr>
              <w:t>(1998)</w:t>
            </w:r>
          </w:p>
        </w:tc>
        <w:tc>
          <w:tcPr>
            <w:tcW w:w="234" w:type="dxa"/>
          </w:tcPr>
          <w:p w14:paraId="515F207C" w14:textId="77777777" w:rsidR="006F1B3D" w:rsidRDefault="006F1B3D" w:rsidP="008C7539">
            <w:pPr>
              <w:pStyle w:val="TableParagraph"/>
              <w:suppressAutoHyphens/>
              <w:rPr>
                <w:sz w:val="20"/>
              </w:rPr>
            </w:pPr>
          </w:p>
        </w:tc>
        <w:tc>
          <w:tcPr>
            <w:tcW w:w="892" w:type="dxa"/>
          </w:tcPr>
          <w:p w14:paraId="496E0A8A" w14:textId="77777777" w:rsidR="006F1B3D" w:rsidRDefault="00191F14" w:rsidP="008C7539">
            <w:pPr>
              <w:pStyle w:val="TableParagraph"/>
              <w:suppressAutoHyphens/>
              <w:spacing w:before="147" w:line="262" w:lineRule="exact"/>
              <w:ind w:left="3"/>
              <w:jc w:val="center"/>
              <w:rPr>
                <w:sz w:val="23"/>
              </w:rPr>
            </w:pPr>
            <w:r>
              <w:rPr>
                <w:spacing w:val="-2"/>
                <w:sz w:val="23"/>
              </w:rPr>
              <w:t>4.668</w:t>
            </w:r>
          </w:p>
        </w:tc>
        <w:tc>
          <w:tcPr>
            <w:tcW w:w="231" w:type="dxa"/>
          </w:tcPr>
          <w:p w14:paraId="1D9733A4" w14:textId="77777777" w:rsidR="006F1B3D" w:rsidRDefault="006F1B3D" w:rsidP="008C7539">
            <w:pPr>
              <w:pStyle w:val="TableParagraph"/>
              <w:suppressAutoHyphens/>
              <w:rPr>
                <w:sz w:val="20"/>
              </w:rPr>
            </w:pPr>
          </w:p>
        </w:tc>
        <w:tc>
          <w:tcPr>
            <w:tcW w:w="957" w:type="dxa"/>
          </w:tcPr>
          <w:p w14:paraId="4CA4D672" w14:textId="77777777" w:rsidR="006F1B3D" w:rsidRDefault="00191F14" w:rsidP="008C7539">
            <w:pPr>
              <w:pStyle w:val="TableParagraph"/>
              <w:suppressAutoHyphens/>
              <w:spacing w:before="147" w:line="262" w:lineRule="exact"/>
              <w:ind w:left="6"/>
              <w:jc w:val="center"/>
              <w:rPr>
                <w:sz w:val="23"/>
              </w:rPr>
            </w:pPr>
            <w:r>
              <w:rPr>
                <w:spacing w:val="-2"/>
                <w:sz w:val="23"/>
              </w:rPr>
              <w:t>0.757</w:t>
            </w:r>
          </w:p>
        </w:tc>
        <w:tc>
          <w:tcPr>
            <w:tcW w:w="231" w:type="dxa"/>
          </w:tcPr>
          <w:p w14:paraId="6AC3B245" w14:textId="77777777" w:rsidR="006F1B3D" w:rsidRDefault="006F1B3D" w:rsidP="008C7539">
            <w:pPr>
              <w:pStyle w:val="TableParagraph"/>
              <w:suppressAutoHyphens/>
              <w:rPr>
                <w:sz w:val="20"/>
              </w:rPr>
            </w:pPr>
          </w:p>
        </w:tc>
        <w:tc>
          <w:tcPr>
            <w:tcW w:w="754" w:type="dxa"/>
          </w:tcPr>
          <w:p w14:paraId="709AFF9E" w14:textId="77777777" w:rsidR="006F1B3D" w:rsidRDefault="00191F14" w:rsidP="008C7539">
            <w:pPr>
              <w:pStyle w:val="TableParagraph"/>
              <w:suppressAutoHyphens/>
              <w:spacing w:before="147" w:line="262" w:lineRule="exact"/>
              <w:ind w:left="9"/>
              <w:jc w:val="center"/>
              <w:rPr>
                <w:sz w:val="23"/>
              </w:rPr>
            </w:pPr>
            <w:r>
              <w:rPr>
                <w:spacing w:val="-2"/>
                <w:sz w:val="23"/>
              </w:rPr>
              <w:t>0.744</w:t>
            </w:r>
          </w:p>
        </w:tc>
        <w:tc>
          <w:tcPr>
            <w:tcW w:w="231" w:type="dxa"/>
          </w:tcPr>
          <w:p w14:paraId="054D4896" w14:textId="77777777" w:rsidR="006F1B3D" w:rsidRDefault="006F1B3D" w:rsidP="008C7539">
            <w:pPr>
              <w:pStyle w:val="TableParagraph"/>
              <w:suppressAutoHyphens/>
              <w:rPr>
                <w:sz w:val="20"/>
              </w:rPr>
            </w:pPr>
          </w:p>
        </w:tc>
        <w:tc>
          <w:tcPr>
            <w:tcW w:w="957" w:type="dxa"/>
          </w:tcPr>
          <w:p w14:paraId="00E66376" w14:textId="77777777" w:rsidR="006F1B3D" w:rsidRDefault="00191F14" w:rsidP="008C7539">
            <w:pPr>
              <w:pStyle w:val="TableParagraph"/>
              <w:suppressAutoHyphens/>
              <w:spacing w:before="147" w:line="262" w:lineRule="exact"/>
              <w:ind w:left="12"/>
              <w:jc w:val="center"/>
              <w:rPr>
                <w:sz w:val="23"/>
              </w:rPr>
            </w:pPr>
            <w:r>
              <w:rPr>
                <w:spacing w:val="-2"/>
                <w:sz w:val="23"/>
              </w:rPr>
              <w:t>0.053</w:t>
            </w:r>
          </w:p>
        </w:tc>
        <w:tc>
          <w:tcPr>
            <w:tcW w:w="115" w:type="dxa"/>
          </w:tcPr>
          <w:p w14:paraId="2182457D" w14:textId="77777777" w:rsidR="006F1B3D" w:rsidRDefault="006F1B3D" w:rsidP="008C7539">
            <w:pPr>
              <w:pStyle w:val="TableParagraph"/>
              <w:suppressAutoHyphens/>
              <w:rPr>
                <w:sz w:val="20"/>
              </w:rPr>
            </w:pPr>
          </w:p>
        </w:tc>
      </w:tr>
      <w:tr w:rsidR="006F1B3D" w14:paraId="2D3EE47B" w14:textId="77777777">
        <w:trPr>
          <w:trHeight w:val="429"/>
        </w:trPr>
        <w:tc>
          <w:tcPr>
            <w:tcW w:w="118" w:type="dxa"/>
          </w:tcPr>
          <w:p w14:paraId="1AE71972" w14:textId="77777777" w:rsidR="006F1B3D" w:rsidRDefault="006F1B3D" w:rsidP="008C7539">
            <w:pPr>
              <w:pStyle w:val="TableParagraph"/>
              <w:suppressAutoHyphens/>
              <w:rPr>
                <w:sz w:val="20"/>
              </w:rPr>
            </w:pPr>
          </w:p>
        </w:tc>
        <w:tc>
          <w:tcPr>
            <w:tcW w:w="3736" w:type="dxa"/>
          </w:tcPr>
          <w:p w14:paraId="2EC7F0BC" w14:textId="77777777" w:rsidR="006F1B3D" w:rsidRDefault="00191F14" w:rsidP="008C7539">
            <w:pPr>
              <w:pStyle w:val="TableParagraph"/>
              <w:suppressAutoHyphens/>
              <w:spacing w:before="4"/>
              <w:rPr>
                <w:sz w:val="23"/>
              </w:rPr>
            </w:pPr>
            <w:r>
              <w:rPr>
                <w:spacing w:val="-2"/>
                <w:sz w:val="23"/>
              </w:rPr>
              <w:t>Observations</w:t>
            </w:r>
          </w:p>
        </w:tc>
        <w:tc>
          <w:tcPr>
            <w:tcW w:w="234" w:type="dxa"/>
          </w:tcPr>
          <w:p w14:paraId="476B34F9" w14:textId="77777777" w:rsidR="006F1B3D" w:rsidRDefault="006F1B3D" w:rsidP="008C7539">
            <w:pPr>
              <w:pStyle w:val="TableParagraph"/>
              <w:suppressAutoHyphens/>
              <w:rPr>
                <w:sz w:val="20"/>
              </w:rPr>
            </w:pPr>
          </w:p>
        </w:tc>
        <w:tc>
          <w:tcPr>
            <w:tcW w:w="892" w:type="dxa"/>
          </w:tcPr>
          <w:p w14:paraId="76DC2063" w14:textId="77777777" w:rsidR="006F1B3D" w:rsidRDefault="00191F14" w:rsidP="008C7539">
            <w:pPr>
              <w:pStyle w:val="TableParagraph"/>
              <w:suppressAutoHyphens/>
              <w:spacing w:before="4"/>
              <w:ind w:left="3"/>
              <w:jc w:val="center"/>
              <w:rPr>
                <w:sz w:val="23"/>
              </w:rPr>
            </w:pPr>
            <w:r>
              <w:rPr>
                <w:spacing w:val="-2"/>
                <w:sz w:val="23"/>
              </w:rPr>
              <w:t>22,524</w:t>
            </w:r>
          </w:p>
        </w:tc>
        <w:tc>
          <w:tcPr>
            <w:tcW w:w="231" w:type="dxa"/>
          </w:tcPr>
          <w:p w14:paraId="75D37C15" w14:textId="77777777" w:rsidR="006F1B3D" w:rsidRDefault="006F1B3D" w:rsidP="008C7539">
            <w:pPr>
              <w:pStyle w:val="TableParagraph"/>
              <w:suppressAutoHyphens/>
              <w:rPr>
                <w:sz w:val="20"/>
              </w:rPr>
            </w:pPr>
          </w:p>
        </w:tc>
        <w:tc>
          <w:tcPr>
            <w:tcW w:w="957" w:type="dxa"/>
          </w:tcPr>
          <w:p w14:paraId="4D4C373A" w14:textId="77777777" w:rsidR="006F1B3D" w:rsidRDefault="00191F14" w:rsidP="008C7539">
            <w:pPr>
              <w:pStyle w:val="TableParagraph"/>
              <w:suppressAutoHyphens/>
              <w:spacing w:before="4"/>
              <w:ind w:left="6"/>
              <w:jc w:val="center"/>
              <w:rPr>
                <w:sz w:val="23"/>
              </w:rPr>
            </w:pPr>
            <w:r>
              <w:rPr>
                <w:spacing w:val="-2"/>
                <w:sz w:val="23"/>
              </w:rPr>
              <w:t>22,478</w:t>
            </w:r>
          </w:p>
        </w:tc>
        <w:tc>
          <w:tcPr>
            <w:tcW w:w="231" w:type="dxa"/>
          </w:tcPr>
          <w:p w14:paraId="7FEF80D0" w14:textId="77777777" w:rsidR="006F1B3D" w:rsidRDefault="006F1B3D" w:rsidP="008C7539">
            <w:pPr>
              <w:pStyle w:val="TableParagraph"/>
              <w:suppressAutoHyphens/>
              <w:rPr>
                <w:sz w:val="20"/>
              </w:rPr>
            </w:pPr>
          </w:p>
        </w:tc>
        <w:tc>
          <w:tcPr>
            <w:tcW w:w="754" w:type="dxa"/>
          </w:tcPr>
          <w:p w14:paraId="222D961D" w14:textId="77777777" w:rsidR="006F1B3D" w:rsidRDefault="00191F14" w:rsidP="008C7539">
            <w:pPr>
              <w:pStyle w:val="TableParagraph"/>
              <w:suppressAutoHyphens/>
              <w:spacing w:before="4"/>
              <w:ind w:left="9"/>
              <w:jc w:val="center"/>
              <w:rPr>
                <w:sz w:val="23"/>
              </w:rPr>
            </w:pPr>
            <w:r>
              <w:rPr>
                <w:spacing w:val="-2"/>
                <w:sz w:val="23"/>
              </w:rPr>
              <w:t>22,763</w:t>
            </w:r>
          </w:p>
        </w:tc>
        <w:tc>
          <w:tcPr>
            <w:tcW w:w="231" w:type="dxa"/>
          </w:tcPr>
          <w:p w14:paraId="49E49566" w14:textId="77777777" w:rsidR="006F1B3D" w:rsidRDefault="006F1B3D" w:rsidP="008C7539">
            <w:pPr>
              <w:pStyle w:val="TableParagraph"/>
              <w:suppressAutoHyphens/>
              <w:rPr>
                <w:sz w:val="20"/>
              </w:rPr>
            </w:pPr>
          </w:p>
        </w:tc>
        <w:tc>
          <w:tcPr>
            <w:tcW w:w="957" w:type="dxa"/>
          </w:tcPr>
          <w:p w14:paraId="6144531A" w14:textId="77777777" w:rsidR="006F1B3D" w:rsidRDefault="00191F14" w:rsidP="008C7539">
            <w:pPr>
              <w:pStyle w:val="TableParagraph"/>
              <w:suppressAutoHyphens/>
              <w:spacing w:before="4"/>
              <w:ind w:left="12"/>
              <w:jc w:val="center"/>
              <w:rPr>
                <w:sz w:val="23"/>
              </w:rPr>
            </w:pPr>
            <w:r>
              <w:rPr>
                <w:spacing w:val="-2"/>
                <w:sz w:val="23"/>
              </w:rPr>
              <w:t>22,489</w:t>
            </w:r>
          </w:p>
        </w:tc>
        <w:tc>
          <w:tcPr>
            <w:tcW w:w="115" w:type="dxa"/>
          </w:tcPr>
          <w:p w14:paraId="1534FF9D" w14:textId="77777777" w:rsidR="006F1B3D" w:rsidRDefault="006F1B3D" w:rsidP="008C7539">
            <w:pPr>
              <w:pStyle w:val="TableParagraph"/>
              <w:suppressAutoHyphens/>
              <w:rPr>
                <w:sz w:val="20"/>
              </w:rPr>
            </w:pPr>
          </w:p>
        </w:tc>
      </w:tr>
      <w:tr w:rsidR="006F1B3D" w14:paraId="27807D0B" w14:textId="77777777">
        <w:trPr>
          <w:trHeight w:val="449"/>
        </w:trPr>
        <w:tc>
          <w:tcPr>
            <w:tcW w:w="118" w:type="dxa"/>
          </w:tcPr>
          <w:p w14:paraId="60D0103C" w14:textId="77777777" w:rsidR="006F1B3D" w:rsidRDefault="006F1B3D" w:rsidP="008C7539">
            <w:pPr>
              <w:pStyle w:val="TableParagraph"/>
              <w:suppressAutoHyphens/>
              <w:rPr>
                <w:sz w:val="20"/>
              </w:rPr>
            </w:pPr>
          </w:p>
        </w:tc>
        <w:tc>
          <w:tcPr>
            <w:tcW w:w="3736" w:type="dxa"/>
            <w:tcBorders>
              <w:bottom w:val="single" w:sz="6" w:space="0" w:color="000000"/>
            </w:tcBorders>
          </w:tcPr>
          <w:p w14:paraId="290BA790" w14:textId="77777777" w:rsidR="006F1B3D" w:rsidRPr="0010201A" w:rsidRDefault="00191F14" w:rsidP="008C7539">
            <w:pPr>
              <w:pStyle w:val="TableParagraph"/>
              <w:suppressAutoHyphens/>
              <w:spacing w:before="147"/>
              <w:rPr>
                <w:sz w:val="23"/>
              </w:rPr>
            </w:pPr>
            <w:r w:rsidRPr="0010201A">
              <w:rPr>
                <w:sz w:val="23"/>
              </w:rPr>
              <w:t>Panel</w:t>
            </w:r>
            <w:r w:rsidRPr="0010201A">
              <w:rPr>
                <w:spacing w:val="9"/>
                <w:sz w:val="23"/>
              </w:rPr>
              <w:t xml:space="preserve"> </w:t>
            </w:r>
            <w:r w:rsidRPr="0010201A">
              <w:rPr>
                <w:sz w:val="23"/>
              </w:rPr>
              <w:t>B:</w:t>
            </w:r>
            <w:r w:rsidRPr="0010201A">
              <w:rPr>
                <w:spacing w:val="10"/>
                <w:sz w:val="23"/>
              </w:rPr>
              <w:t xml:space="preserve"> </w:t>
            </w:r>
            <w:r w:rsidRPr="0010201A">
              <w:rPr>
                <w:sz w:val="23"/>
              </w:rPr>
              <w:t>Older-Adults-Only</w:t>
            </w:r>
            <w:r w:rsidRPr="0010201A">
              <w:rPr>
                <w:spacing w:val="9"/>
                <w:sz w:val="23"/>
              </w:rPr>
              <w:t xml:space="preserve"> </w:t>
            </w:r>
            <w:r w:rsidRPr="0010201A">
              <w:rPr>
                <w:spacing w:val="-2"/>
                <w:sz w:val="23"/>
              </w:rPr>
              <w:t>Household</w:t>
            </w:r>
          </w:p>
        </w:tc>
        <w:tc>
          <w:tcPr>
            <w:tcW w:w="234" w:type="dxa"/>
          </w:tcPr>
          <w:p w14:paraId="3F280A04" w14:textId="77777777" w:rsidR="006F1B3D" w:rsidRDefault="006F1B3D" w:rsidP="008C7539">
            <w:pPr>
              <w:pStyle w:val="TableParagraph"/>
              <w:suppressAutoHyphens/>
              <w:rPr>
                <w:sz w:val="20"/>
              </w:rPr>
            </w:pPr>
          </w:p>
        </w:tc>
        <w:tc>
          <w:tcPr>
            <w:tcW w:w="892" w:type="dxa"/>
          </w:tcPr>
          <w:p w14:paraId="7E1518F6" w14:textId="77777777" w:rsidR="006F1B3D" w:rsidRDefault="006F1B3D" w:rsidP="008C7539">
            <w:pPr>
              <w:pStyle w:val="TableParagraph"/>
              <w:suppressAutoHyphens/>
              <w:rPr>
                <w:sz w:val="20"/>
              </w:rPr>
            </w:pPr>
          </w:p>
        </w:tc>
        <w:tc>
          <w:tcPr>
            <w:tcW w:w="231" w:type="dxa"/>
          </w:tcPr>
          <w:p w14:paraId="0A6B8996" w14:textId="77777777" w:rsidR="006F1B3D" w:rsidRDefault="006F1B3D" w:rsidP="008C7539">
            <w:pPr>
              <w:pStyle w:val="TableParagraph"/>
              <w:suppressAutoHyphens/>
              <w:rPr>
                <w:sz w:val="20"/>
              </w:rPr>
            </w:pPr>
          </w:p>
        </w:tc>
        <w:tc>
          <w:tcPr>
            <w:tcW w:w="957" w:type="dxa"/>
          </w:tcPr>
          <w:p w14:paraId="5A89E87A" w14:textId="77777777" w:rsidR="006F1B3D" w:rsidRDefault="006F1B3D" w:rsidP="008C7539">
            <w:pPr>
              <w:pStyle w:val="TableParagraph"/>
              <w:suppressAutoHyphens/>
              <w:rPr>
                <w:sz w:val="20"/>
              </w:rPr>
            </w:pPr>
          </w:p>
        </w:tc>
        <w:tc>
          <w:tcPr>
            <w:tcW w:w="231" w:type="dxa"/>
          </w:tcPr>
          <w:p w14:paraId="77A877DE" w14:textId="77777777" w:rsidR="006F1B3D" w:rsidRDefault="006F1B3D" w:rsidP="008C7539">
            <w:pPr>
              <w:pStyle w:val="TableParagraph"/>
              <w:suppressAutoHyphens/>
              <w:rPr>
                <w:sz w:val="20"/>
              </w:rPr>
            </w:pPr>
          </w:p>
        </w:tc>
        <w:tc>
          <w:tcPr>
            <w:tcW w:w="754" w:type="dxa"/>
          </w:tcPr>
          <w:p w14:paraId="150B80E7" w14:textId="77777777" w:rsidR="006F1B3D" w:rsidRDefault="006F1B3D" w:rsidP="008C7539">
            <w:pPr>
              <w:pStyle w:val="TableParagraph"/>
              <w:suppressAutoHyphens/>
              <w:rPr>
                <w:sz w:val="20"/>
              </w:rPr>
            </w:pPr>
          </w:p>
        </w:tc>
        <w:tc>
          <w:tcPr>
            <w:tcW w:w="231" w:type="dxa"/>
          </w:tcPr>
          <w:p w14:paraId="755CDE21" w14:textId="77777777" w:rsidR="006F1B3D" w:rsidRDefault="006F1B3D" w:rsidP="008C7539">
            <w:pPr>
              <w:pStyle w:val="TableParagraph"/>
              <w:suppressAutoHyphens/>
              <w:rPr>
                <w:sz w:val="20"/>
              </w:rPr>
            </w:pPr>
          </w:p>
        </w:tc>
        <w:tc>
          <w:tcPr>
            <w:tcW w:w="957" w:type="dxa"/>
          </w:tcPr>
          <w:p w14:paraId="06C28B62" w14:textId="77777777" w:rsidR="006F1B3D" w:rsidRDefault="006F1B3D" w:rsidP="008C7539">
            <w:pPr>
              <w:pStyle w:val="TableParagraph"/>
              <w:suppressAutoHyphens/>
              <w:rPr>
                <w:sz w:val="20"/>
              </w:rPr>
            </w:pPr>
          </w:p>
        </w:tc>
        <w:tc>
          <w:tcPr>
            <w:tcW w:w="115" w:type="dxa"/>
          </w:tcPr>
          <w:p w14:paraId="7069D796" w14:textId="77777777" w:rsidR="006F1B3D" w:rsidRDefault="006F1B3D" w:rsidP="008C7539">
            <w:pPr>
              <w:pStyle w:val="TableParagraph"/>
              <w:suppressAutoHyphens/>
              <w:rPr>
                <w:sz w:val="20"/>
              </w:rPr>
            </w:pPr>
          </w:p>
        </w:tc>
      </w:tr>
      <w:tr w:rsidR="006F1B3D" w14:paraId="1BC9B88C" w14:textId="77777777">
        <w:trPr>
          <w:trHeight w:val="279"/>
        </w:trPr>
        <w:tc>
          <w:tcPr>
            <w:tcW w:w="118" w:type="dxa"/>
          </w:tcPr>
          <w:p w14:paraId="0749EA0A" w14:textId="77777777" w:rsidR="006F1B3D" w:rsidRDefault="006F1B3D" w:rsidP="008C7539">
            <w:pPr>
              <w:pStyle w:val="TableParagraph"/>
              <w:suppressAutoHyphens/>
              <w:rPr>
                <w:sz w:val="20"/>
              </w:rPr>
            </w:pPr>
          </w:p>
        </w:tc>
        <w:tc>
          <w:tcPr>
            <w:tcW w:w="3736" w:type="dxa"/>
            <w:tcBorders>
              <w:top w:val="single" w:sz="6" w:space="0" w:color="000000"/>
            </w:tcBorders>
          </w:tcPr>
          <w:p w14:paraId="39A42958" w14:textId="77777777" w:rsidR="006F1B3D" w:rsidRPr="00181B91" w:rsidRDefault="00191F14" w:rsidP="008C7539">
            <w:pPr>
              <w:pStyle w:val="TableParagraph"/>
              <w:suppressAutoHyphens/>
              <w:spacing w:line="260" w:lineRule="exact"/>
              <w:rPr>
                <w:sz w:val="23"/>
              </w:rPr>
            </w:pPr>
            <w:r w:rsidRPr="0010201A">
              <w:rPr>
                <w:i/>
                <w:sz w:val="23"/>
              </w:rPr>
              <w:t>Treatment</w:t>
            </w:r>
            <w:r w:rsidRPr="0010201A">
              <w:rPr>
                <w:i/>
                <w:spacing w:val="-14"/>
                <w:sz w:val="23"/>
              </w:rPr>
              <w:t xml:space="preserve"> </w:t>
            </w:r>
            <w:r w:rsidRPr="0010201A">
              <w:rPr>
                <w:rFonts w:ascii="Lucida Sans Unicode" w:hAnsi="Lucida Sans Unicode"/>
                <w:i/>
                <w:sz w:val="23"/>
              </w:rPr>
              <w:t>×</w:t>
            </w:r>
            <w:r w:rsidRPr="0010201A">
              <w:rPr>
                <w:rFonts w:ascii="Lucida Sans Unicode" w:hAnsi="Lucida Sans Unicode"/>
                <w:i/>
                <w:spacing w:val="-18"/>
                <w:sz w:val="23"/>
              </w:rPr>
              <w:t xml:space="preserve"> </w:t>
            </w:r>
            <w:r w:rsidRPr="0010201A">
              <w:rPr>
                <w:i/>
                <w:sz w:val="23"/>
              </w:rPr>
              <w:t>1999</w:t>
            </w:r>
            <w:r w:rsidRPr="00181B91">
              <w:rPr>
                <w:spacing w:val="-8"/>
                <w:sz w:val="23"/>
              </w:rPr>
              <w:t xml:space="preserve"> </w:t>
            </w:r>
            <w:r w:rsidRPr="00181B91">
              <w:rPr>
                <w:spacing w:val="-2"/>
                <w:sz w:val="23"/>
              </w:rPr>
              <w:t>(ineligible)</w:t>
            </w:r>
          </w:p>
        </w:tc>
        <w:tc>
          <w:tcPr>
            <w:tcW w:w="234" w:type="dxa"/>
          </w:tcPr>
          <w:p w14:paraId="69D2F925" w14:textId="77777777" w:rsidR="006F1B3D" w:rsidRDefault="006F1B3D" w:rsidP="008C7539">
            <w:pPr>
              <w:pStyle w:val="TableParagraph"/>
              <w:suppressAutoHyphens/>
              <w:rPr>
                <w:sz w:val="20"/>
              </w:rPr>
            </w:pPr>
          </w:p>
        </w:tc>
        <w:tc>
          <w:tcPr>
            <w:tcW w:w="892" w:type="dxa"/>
          </w:tcPr>
          <w:p w14:paraId="5DACFB06" w14:textId="77777777" w:rsidR="006F1B3D" w:rsidRDefault="00191F14" w:rsidP="008C7539">
            <w:pPr>
              <w:pStyle w:val="TableParagraph"/>
              <w:suppressAutoHyphens/>
              <w:spacing w:line="260" w:lineRule="exact"/>
              <w:ind w:left="3"/>
              <w:jc w:val="center"/>
              <w:rPr>
                <w:sz w:val="23"/>
              </w:rPr>
            </w:pPr>
            <w:r>
              <w:rPr>
                <w:sz w:val="23"/>
              </w:rPr>
              <w:t>-</w:t>
            </w:r>
            <w:r>
              <w:rPr>
                <w:spacing w:val="-2"/>
                <w:sz w:val="23"/>
              </w:rPr>
              <w:t>0.004</w:t>
            </w:r>
          </w:p>
        </w:tc>
        <w:tc>
          <w:tcPr>
            <w:tcW w:w="231" w:type="dxa"/>
          </w:tcPr>
          <w:p w14:paraId="5026F550" w14:textId="77777777" w:rsidR="006F1B3D" w:rsidRDefault="006F1B3D" w:rsidP="008C7539">
            <w:pPr>
              <w:pStyle w:val="TableParagraph"/>
              <w:suppressAutoHyphens/>
              <w:rPr>
                <w:sz w:val="20"/>
              </w:rPr>
            </w:pPr>
          </w:p>
        </w:tc>
        <w:tc>
          <w:tcPr>
            <w:tcW w:w="957" w:type="dxa"/>
          </w:tcPr>
          <w:p w14:paraId="019DD9A1" w14:textId="77777777" w:rsidR="006F1B3D" w:rsidRDefault="00191F14" w:rsidP="008C7539">
            <w:pPr>
              <w:pStyle w:val="TableParagraph"/>
              <w:suppressAutoHyphens/>
              <w:spacing w:line="260" w:lineRule="exact"/>
              <w:ind w:left="6"/>
              <w:jc w:val="center"/>
              <w:rPr>
                <w:sz w:val="23"/>
              </w:rPr>
            </w:pPr>
            <w:r>
              <w:rPr>
                <w:spacing w:val="-2"/>
                <w:sz w:val="23"/>
              </w:rPr>
              <w:t>0.018</w:t>
            </w:r>
          </w:p>
        </w:tc>
        <w:tc>
          <w:tcPr>
            <w:tcW w:w="231" w:type="dxa"/>
          </w:tcPr>
          <w:p w14:paraId="1FB2A79E" w14:textId="77777777" w:rsidR="006F1B3D" w:rsidRDefault="006F1B3D" w:rsidP="008C7539">
            <w:pPr>
              <w:pStyle w:val="TableParagraph"/>
              <w:suppressAutoHyphens/>
              <w:rPr>
                <w:sz w:val="20"/>
              </w:rPr>
            </w:pPr>
          </w:p>
        </w:tc>
        <w:tc>
          <w:tcPr>
            <w:tcW w:w="754" w:type="dxa"/>
          </w:tcPr>
          <w:p w14:paraId="23D51FBC" w14:textId="77777777" w:rsidR="006F1B3D" w:rsidRDefault="00191F14" w:rsidP="008C7539">
            <w:pPr>
              <w:pStyle w:val="TableParagraph"/>
              <w:suppressAutoHyphens/>
              <w:spacing w:line="260" w:lineRule="exact"/>
              <w:ind w:left="9"/>
              <w:jc w:val="center"/>
              <w:rPr>
                <w:sz w:val="23"/>
              </w:rPr>
            </w:pPr>
            <w:r>
              <w:rPr>
                <w:sz w:val="23"/>
              </w:rPr>
              <w:t>-</w:t>
            </w:r>
            <w:r>
              <w:rPr>
                <w:spacing w:val="-2"/>
                <w:sz w:val="23"/>
              </w:rPr>
              <w:t>0.123</w:t>
            </w:r>
          </w:p>
        </w:tc>
        <w:tc>
          <w:tcPr>
            <w:tcW w:w="231" w:type="dxa"/>
          </w:tcPr>
          <w:p w14:paraId="422F2B47" w14:textId="77777777" w:rsidR="006F1B3D" w:rsidRDefault="006F1B3D" w:rsidP="008C7539">
            <w:pPr>
              <w:pStyle w:val="TableParagraph"/>
              <w:suppressAutoHyphens/>
              <w:rPr>
                <w:sz w:val="20"/>
              </w:rPr>
            </w:pPr>
          </w:p>
        </w:tc>
        <w:tc>
          <w:tcPr>
            <w:tcW w:w="957" w:type="dxa"/>
          </w:tcPr>
          <w:p w14:paraId="269C18ED" w14:textId="77777777" w:rsidR="006F1B3D" w:rsidRDefault="00191F14" w:rsidP="008C7539">
            <w:pPr>
              <w:pStyle w:val="TableParagraph"/>
              <w:suppressAutoHyphens/>
              <w:spacing w:line="260" w:lineRule="exact"/>
              <w:ind w:left="11"/>
              <w:jc w:val="center"/>
              <w:rPr>
                <w:sz w:val="23"/>
              </w:rPr>
            </w:pPr>
            <w:r>
              <w:rPr>
                <w:sz w:val="23"/>
              </w:rPr>
              <w:t>-</w:t>
            </w:r>
            <w:r>
              <w:rPr>
                <w:spacing w:val="-2"/>
                <w:sz w:val="23"/>
              </w:rPr>
              <w:t>0.018</w:t>
            </w:r>
          </w:p>
        </w:tc>
        <w:tc>
          <w:tcPr>
            <w:tcW w:w="115" w:type="dxa"/>
          </w:tcPr>
          <w:p w14:paraId="4D74FAE3" w14:textId="77777777" w:rsidR="006F1B3D" w:rsidRDefault="006F1B3D" w:rsidP="008C7539">
            <w:pPr>
              <w:pStyle w:val="TableParagraph"/>
              <w:suppressAutoHyphens/>
              <w:rPr>
                <w:sz w:val="20"/>
              </w:rPr>
            </w:pPr>
          </w:p>
        </w:tc>
      </w:tr>
      <w:tr w:rsidR="006F1B3D" w14:paraId="132CAEB4" w14:textId="77777777">
        <w:trPr>
          <w:trHeight w:val="429"/>
        </w:trPr>
        <w:tc>
          <w:tcPr>
            <w:tcW w:w="118" w:type="dxa"/>
          </w:tcPr>
          <w:p w14:paraId="24B9A3C9" w14:textId="77777777" w:rsidR="006F1B3D" w:rsidRDefault="006F1B3D" w:rsidP="008C7539">
            <w:pPr>
              <w:pStyle w:val="TableParagraph"/>
              <w:suppressAutoHyphens/>
              <w:rPr>
                <w:sz w:val="20"/>
              </w:rPr>
            </w:pPr>
          </w:p>
        </w:tc>
        <w:tc>
          <w:tcPr>
            <w:tcW w:w="3736" w:type="dxa"/>
          </w:tcPr>
          <w:p w14:paraId="00CD1018" w14:textId="77777777" w:rsidR="006F1B3D" w:rsidRPr="0085492B" w:rsidRDefault="006F1B3D" w:rsidP="008C7539">
            <w:pPr>
              <w:pStyle w:val="TableParagraph"/>
              <w:suppressAutoHyphens/>
              <w:rPr>
                <w:sz w:val="20"/>
              </w:rPr>
            </w:pPr>
          </w:p>
        </w:tc>
        <w:tc>
          <w:tcPr>
            <w:tcW w:w="234" w:type="dxa"/>
          </w:tcPr>
          <w:p w14:paraId="55EF136D" w14:textId="77777777" w:rsidR="006F1B3D" w:rsidRDefault="006F1B3D" w:rsidP="008C7539">
            <w:pPr>
              <w:pStyle w:val="TableParagraph"/>
              <w:suppressAutoHyphens/>
              <w:rPr>
                <w:sz w:val="20"/>
              </w:rPr>
            </w:pPr>
          </w:p>
        </w:tc>
        <w:tc>
          <w:tcPr>
            <w:tcW w:w="892" w:type="dxa"/>
          </w:tcPr>
          <w:p w14:paraId="4FC92AF8" w14:textId="77777777" w:rsidR="006F1B3D" w:rsidRDefault="00191F14" w:rsidP="008C7539">
            <w:pPr>
              <w:pStyle w:val="TableParagraph"/>
              <w:suppressAutoHyphens/>
              <w:spacing w:before="4"/>
              <w:ind w:left="3"/>
              <w:jc w:val="center"/>
              <w:rPr>
                <w:sz w:val="23"/>
              </w:rPr>
            </w:pPr>
            <w:r>
              <w:rPr>
                <w:sz w:val="23"/>
              </w:rPr>
              <w:t>(</w:t>
            </w:r>
            <w:r>
              <w:rPr>
                <w:spacing w:val="2"/>
                <w:sz w:val="23"/>
              </w:rPr>
              <w:t xml:space="preserve"> </w:t>
            </w:r>
            <w:r>
              <w:rPr>
                <w:spacing w:val="-2"/>
                <w:sz w:val="23"/>
              </w:rPr>
              <w:t>0.055)</w:t>
            </w:r>
          </w:p>
        </w:tc>
        <w:tc>
          <w:tcPr>
            <w:tcW w:w="231" w:type="dxa"/>
          </w:tcPr>
          <w:p w14:paraId="73824063" w14:textId="77777777" w:rsidR="006F1B3D" w:rsidRDefault="006F1B3D" w:rsidP="008C7539">
            <w:pPr>
              <w:pStyle w:val="TableParagraph"/>
              <w:suppressAutoHyphens/>
              <w:rPr>
                <w:sz w:val="20"/>
              </w:rPr>
            </w:pPr>
          </w:p>
        </w:tc>
        <w:tc>
          <w:tcPr>
            <w:tcW w:w="957" w:type="dxa"/>
          </w:tcPr>
          <w:p w14:paraId="66ECFD10" w14:textId="77777777" w:rsidR="006F1B3D" w:rsidRDefault="00191F14" w:rsidP="008C7539">
            <w:pPr>
              <w:pStyle w:val="TableParagraph"/>
              <w:suppressAutoHyphens/>
              <w:spacing w:before="4"/>
              <w:ind w:left="6"/>
              <w:jc w:val="center"/>
              <w:rPr>
                <w:sz w:val="23"/>
              </w:rPr>
            </w:pPr>
            <w:r>
              <w:rPr>
                <w:sz w:val="23"/>
              </w:rPr>
              <w:t>(</w:t>
            </w:r>
            <w:r>
              <w:rPr>
                <w:spacing w:val="2"/>
                <w:sz w:val="23"/>
              </w:rPr>
              <w:t xml:space="preserve"> </w:t>
            </w:r>
            <w:r>
              <w:rPr>
                <w:spacing w:val="-2"/>
                <w:sz w:val="23"/>
              </w:rPr>
              <w:t>0.026)</w:t>
            </w:r>
          </w:p>
        </w:tc>
        <w:tc>
          <w:tcPr>
            <w:tcW w:w="231" w:type="dxa"/>
          </w:tcPr>
          <w:p w14:paraId="2CB54C9E" w14:textId="77777777" w:rsidR="006F1B3D" w:rsidRDefault="006F1B3D" w:rsidP="008C7539">
            <w:pPr>
              <w:pStyle w:val="TableParagraph"/>
              <w:suppressAutoHyphens/>
              <w:rPr>
                <w:sz w:val="20"/>
              </w:rPr>
            </w:pPr>
          </w:p>
        </w:tc>
        <w:tc>
          <w:tcPr>
            <w:tcW w:w="754" w:type="dxa"/>
          </w:tcPr>
          <w:p w14:paraId="42492243" w14:textId="77777777" w:rsidR="006F1B3D" w:rsidRDefault="00191F14" w:rsidP="008C7539">
            <w:pPr>
              <w:pStyle w:val="TableParagraph"/>
              <w:suppressAutoHyphens/>
              <w:spacing w:before="4"/>
              <w:ind w:left="6" w:right="-15"/>
              <w:jc w:val="center"/>
              <w:rPr>
                <w:sz w:val="23"/>
              </w:rPr>
            </w:pPr>
            <w:r>
              <w:rPr>
                <w:sz w:val="23"/>
              </w:rPr>
              <w:t>(</w:t>
            </w:r>
            <w:r>
              <w:rPr>
                <w:spacing w:val="2"/>
                <w:sz w:val="23"/>
              </w:rPr>
              <w:t xml:space="preserve"> </w:t>
            </w:r>
            <w:r>
              <w:rPr>
                <w:spacing w:val="-2"/>
                <w:sz w:val="23"/>
              </w:rPr>
              <w:t>0.189)</w:t>
            </w:r>
          </w:p>
        </w:tc>
        <w:tc>
          <w:tcPr>
            <w:tcW w:w="231" w:type="dxa"/>
          </w:tcPr>
          <w:p w14:paraId="0AB44E84" w14:textId="77777777" w:rsidR="006F1B3D" w:rsidRDefault="006F1B3D" w:rsidP="008C7539">
            <w:pPr>
              <w:pStyle w:val="TableParagraph"/>
              <w:suppressAutoHyphens/>
              <w:rPr>
                <w:sz w:val="20"/>
              </w:rPr>
            </w:pPr>
          </w:p>
        </w:tc>
        <w:tc>
          <w:tcPr>
            <w:tcW w:w="957" w:type="dxa"/>
          </w:tcPr>
          <w:p w14:paraId="4234E031" w14:textId="77777777" w:rsidR="006F1B3D" w:rsidRDefault="00191F14" w:rsidP="008C7539">
            <w:pPr>
              <w:pStyle w:val="TableParagraph"/>
              <w:suppressAutoHyphens/>
              <w:spacing w:before="4"/>
              <w:ind w:left="12"/>
              <w:jc w:val="center"/>
              <w:rPr>
                <w:sz w:val="23"/>
              </w:rPr>
            </w:pPr>
            <w:r>
              <w:rPr>
                <w:sz w:val="23"/>
              </w:rPr>
              <w:t>(</w:t>
            </w:r>
            <w:r>
              <w:rPr>
                <w:spacing w:val="2"/>
                <w:sz w:val="23"/>
              </w:rPr>
              <w:t xml:space="preserve"> </w:t>
            </w:r>
            <w:r>
              <w:rPr>
                <w:spacing w:val="-2"/>
                <w:sz w:val="23"/>
              </w:rPr>
              <w:t>0.022)</w:t>
            </w:r>
          </w:p>
        </w:tc>
        <w:tc>
          <w:tcPr>
            <w:tcW w:w="115" w:type="dxa"/>
          </w:tcPr>
          <w:p w14:paraId="01898129" w14:textId="77777777" w:rsidR="006F1B3D" w:rsidRDefault="006F1B3D" w:rsidP="008C7539">
            <w:pPr>
              <w:pStyle w:val="TableParagraph"/>
              <w:suppressAutoHyphens/>
              <w:rPr>
                <w:sz w:val="20"/>
              </w:rPr>
            </w:pPr>
          </w:p>
        </w:tc>
      </w:tr>
      <w:tr w:rsidR="006F1B3D" w14:paraId="4B26CB7C" w14:textId="77777777">
        <w:trPr>
          <w:trHeight w:val="429"/>
        </w:trPr>
        <w:tc>
          <w:tcPr>
            <w:tcW w:w="118" w:type="dxa"/>
          </w:tcPr>
          <w:p w14:paraId="3436FAB2" w14:textId="77777777" w:rsidR="006F1B3D" w:rsidRDefault="006F1B3D" w:rsidP="008C7539">
            <w:pPr>
              <w:pStyle w:val="TableParagraph"/>
              <w:suppressAutoHyphens/>
              <w:rPr>
                <w:sz w:val="20"/>
              </w:rPr>
            </w:pPr>
          </w:p>
        </w:tc>
        <w:tc>
          <w:tcPr>
            <w:tcW w:w="3736" w:type="dxa"/>
          </w:tcPr>
          <w:p w14:paraId="3C3C52B2" w14:textId="77777777" w:rsidR="006F1B3D" w:rsidRPr="00181B91" w:rsidRDefault="00191F14" w:rsidP="00181B91">
            <w:pPr>
              <w:pStyle w:val="TableParagraph"/>
              <w:suppressAutoHyphens/>
              <w:spacing w:before="143" w:line="266" w:lineRule="exact"/>
              <w:rPr>
                <w:sz w:val="23"/>
              </w:rPr>
            </w:pPr>
            <w:r w:rsidRPr="00181B91">
              <w:rPr>
                <w:sz w:val="23"/>
              </w:rPr>
              <w:t>D</w:t>
            </w:r>
            <w:ins w:id="3374" w:author="Editor" w:date="2026-09-08T18:23:00Z">
              <w:r w:rsidR="00CE47F7" w:rsidRPr="00181B91">
                <w:rPr>
                  <w:sz w:val="23"/>
                </w:rPr>
                <w:t>iff</w:t>
              </w:r>
            </w:ins>
            <w:del w:id="3375" w:author="Editor" w:date="2026-09-08T18:23:00Z">
              <w:r w:rsidRPr="00181B91" w:rsidDel="00CE47F7">
                <w:rPr>
                  <w:sz w:val="23"/>
                </w:rPr>
                <w:delText>i</w:delText>
              </w:r>
              <w:r w:rsidRPr="0085492B" w:rsidDel="00CE47F7">
                <w:rPr>
                  <w:rFonts w:ascii="Calibri"/>
                  <w:sz w:val="23"/>
                </w:rPr>
                <w:delText>ff</w:delText>
              </w:r>
            </w:del>
            <w:r w:rsidRPr="00181B91">
              <w:rPr>
                <w:sz w:val="23"/>
              </w:rPr>
              <w:t>erential</w:t>
            </w:r>
            <w:r w:rsidRPr="00181B91">
              <w:rPr>
                <w:spacing w:val="-5"/>
                <w:sz w:val="23"/>
              </w:rPr>
              <w:t xml:space="preserve"> </w:t>
            </w:r>
            <w:r w:rsidRPr="00181B91">
              <w:rPr>
                <w:spacing w:val="-2"/>
                <w:sz w:val="23"/>
              </w:rPr>
              <w:t>(eligible)</w:t>
            </w:r>
          </w:p>
        </w:tc>
        <w:tc>
          <w:tcPr>
            <w:tcW w:w="234" w:type="dxa"/>
          </w:tcPr>
          <w:p w14:paraId="713D588E" w14:textId="77777777" w:rsidR="006F1B3D" w:rsidRDefault="006F1B3D" w:rsidP="008C7539">
            <w:pPr>
              <w:pStyle w:val="TableParagraph"/>
              <w:suppressAutoHyphens/>
              <w:rPr>
                <w:sz w:val="20"/>
              </w:rPr>
            </w:pPr>
          </w:p>
        </w:tc>
        <w:tc>
          <w:tcPr>
            <w:tcW w:w="892" w:type="dxa"/>
          </w:tcPr>
          <w:p w14:paraId="597B38AB" w14:textId="77777777" w:rsidR="006F1B3D" w:rsidRDefault="00191F14" w:rsidP="008C7539">
            <w:pPr>
              <w:pStyle w:val="TableParagraph"/>
              <w:suppressAutoHyphens/>
              <w:spacing w:before="147" w:line="262" w:lineRule="exact"/>
              <w:ind w:left="3"/>
              <w:jc w:val="center"/>
              <w:rPr>
                <w:sz w:val="23"/>
              </w:rPr>
            </w:pPr>
            <w:r>
              <w:rPr>
                <w:spacing w:val="-2"/>
                <w:sz w:val="23"/>
              </w:rPr>
              <w:t>0.199</w:t>
            </w:r>
          </w:p>
        </w:tc>
        <w:tc>
          <w:tcPr>
            <w:tcW w:w="231" w:type="dxa"/>
          </w:tcPr>
          <w:p w14:paraId="6739E657" w14:textId="77777777" w:rsidR="006F1B3D" w:rsidRDefault="006F1B3D" w:rsidP="008C7539">
            <w:pPr>
              <w:pStyle w:val="TableParagraph"/>
              <w:suppressAutoHyphens/>
              <w:rPr>
                <w:sz w:val="20"/>
              </w:rPr>
            </w:pPr>
          </w:p>
        </w:tc>
        <w:tc>
          <w:tcPr>
            <w:tcW w:w="957" w:type="dxa"/>
          </w:tcPr>
          <w:p w14:paraId="334678DD" w14:textId="77777777" w:rsidR="006F1B3D" w:rsidRDefault="00191F14" w:rsidP="008C7539">
            <w:pPr>
              <w:pStyle w:val="TableParagraph"/>
              <w:suppressAutoHyphens/>
              <w:spacing w:before="147" w:line="262" w:lineRule="exact"/>
              <w:ind w:left="6"/>
              <w:jc w:val="center"/>
              <w:rPr>
                <w:sz w:val="23"/>
              </w:rPr>
            </w:pPr>
            <w:r>
              <w:rPr>
                <w:sz w:val="23"/>
              </w:rPr>
              <w:t>-</w:t>
            </w:r>
            <w:r>
              <w:rPr>
                <w:spacing w:val="-2"/>
                <w:sz w:val="23"/>
              </w:rPr>
              <w:t>0.001</w:t>
            </w:r>
          </w:p>
        </w:tc>
        <w:tc>
          <w:tcPr>
            <w:tcW w:w="231" w:type="dxa"/>
          </w:tcPr>
          <w:p w14:paraId="31978749" w14:textId="77777777" w:rsidR="006F1B3D" w:rsidRDefault="006F1B3D" w:rsidP="008C7539">
            <w:pPr>
              <w:pStyle w:val="TableParagraph"/>
              <w:suppressAutoHyphens/>
              <w:rPr>
                <w:sz w:val="20"/>
              </w:rPr>
            </w:pPr>
          </w:p>
        </w:tc>
        <w:tc>
          <w:tcPr>
            <w:tcW w:w="754" w:type="dxa"/>
          </w:tcPr>
          <w:p w14:paraId="1D2DBC8F" w14:textId="77777777" w:rsidR="006F1B3D" w:rsidRDefault="00191F14" w:rsidP="008C7539">
            <w:pPr>
              <w:pStyle w:val="TableParagraph"/>
              <w:suppressAutoHyphens/>
              <w:spacing w:before="147" w:line="262" w:lineRule="exact"/>
              <w:ind w:left="9"/>
              <w:jc w:val="center"/>
              <w:rPr>
                <w:sz w:val="23"/>
              </w:rPr>
            </w:pPr>
            <w:r>
              <w:rPr>
                <w:sz w:val="23"/>
              </w:rPr>
              <w:t>-</w:t>
            </w:r>
            <w:r>
              <w:rPr>
                <w:spacing w:val="-2"/>
                <w:sz w:val="23"/>
              </w:rPr>
              <w:t>0.214</w:t>
            </w:r>
          </w:p>
        </w:tc>
        <w:tc>
          <w:tcPr>
            <w:tcW w:w="231" w:type="dxa"/>
          </w:tcPr>
          <w:p w14:paraId="7EA786E6" w14:textId="77777777" w:rsidR="006F1B3D" w:rsidRDefault="006F1B3D" w:rsidP="008C7539">
            <w:pPr>
              <w:pStyle w:val="TableParagraph"/>
              <w:suppressAutoHyphens/>
              <w:rPr>
                <w:sz w:val="20"/>
              </w:rPr>
            </w:pPr>
          </w:p>
        </w:tc>
        <w:tc>
          <w:tcPr>
            <w:tcW w:w="957" w:type="dxa"/>
          </w:tcPr>
          <w:p w14:paraId="7BEF144C" w14:textId="77777777" w:rsidR="006F1B3D" w:rsidRDefault="00191F14" w:rsidP="008C7539">
            <w:pPr>
              <w:pStyle w:val="TableParagraph"/>
              <w:suppressAutoHyphens/>
              <w:spacing w:before="147" w:line="262" w:lineRule="exact"/>
              <w:ind w:left="11"/>
              <w:jc w:val="center"/>
              <w:rPr>
                <w:sz w:val="23"/>
              </w:rPr>
            </w:pPr>
            <w:r>
              <w:rPr>
                <w:sz w:val="23"/>
              </w:rPr>
              <w:t>-</w:t>
            </w:r>
            <w:r>
              <w:rPr>
                <w:spacing w:val="-2"/>
                <w:sz w:val="23"/>
              </w:rPr>
              <w:t>0.004</w:t>
            </w:r>
          </w:p>
        </w:tc>
        <w:tc>
          <w:tcPr>
            <w:tcW w:w="115" w:type="dxa"/>
          </w:tcPr>
          <w:p w14:paraId="1DEA936F" w14:textId="77777777" w:rsidR="006F1B3D" w:rsidRDefault="006F1B3D" w:rsidP="008C7539">
            <w:pPr>
              <w:pStyle w:val="TableParagraph"/>
              <w:suppressAutoHyphens/>
              <w:rPr>
                <w:sz w:val="20"/>
              </w:rPr>
            </w:pPr>
          </w:p>
        </w:tc>
      </w:tr>
      <w:tr w:rsidR="006F1B3D" w14:paraId="1086E815" w14:textId="77777777">
        <w:trPr>
          <w:trHeight w:val="429"/>
        </w:trPr>
        <w:tc>
          <w:tcPr>
            <w:tcW w:w="118" w:type="dxa"/>
          </w:tcPr>
          <w:p w14:paraId="2A593CCC" w14:textId="77777777" w:rsidR="006F1B3D" w:rsidRDefault="006F1B3D" w:rsidP="008C7539">
            <w:pPr>
              <w:pStyle w:val="TableParagraph"/>
              <w:suppressAutoHyphens/>
              <w:rPr>
                <w:sz w:val="20"/>
              </w:rPr>
            </w:pPr>
          </w:p>
        </w:tc>
        <w:tc>
          <w:tcPr>
            <w:tcW w:w="3736" w:type="dxa"/>
          </w:tcPr>
          <w:p w14:paraId="3C7E3567" w14:textId="77777777" w:rsidR="006F1B3D" w:rsidRDefault="006F1B3D" w:rsidP="008C7539">
            <w:pPr>
              <w:pStyle w:val="TableParagraph"/>
              <w:suppressAutoHyphens/>
              <w:rPr>
                <w:sz w:val="20"/>
              </w:rPr>
            </w:pPr>
          </w:p>
        </w:tc>
        <w:tc>
          <w:tcPr>
            <w:tcW w:w="234" w:type="dxa"/>
          </w:tcPr>
          <w:p w14:paraId="50D37B58" w14:textId="77777777" w:rsidR="006F1B3D" w:rsidRDefault="006F1B3D" w:rsidP="008C7539">
            <w:pPr>
              <w:pStyle w:val="TableParagraph"/>
              <w:suppressAutoHyphens/>
              <w:rPr>
                <w:sz w:val="20"/>
              </w:rPr>
            </w:pPr>
          </w:p>
        </w:tc>
        <w:tc>
          <w:tcPr>
            <w:tcW w:w="892" w:type="dxa"/>
          </w:tcPr>
          <w:p w14:paraId="5C2FD162" w14:textId="77777777" w:rsidR="006F1B3D" w:rsidRDefault="00191F14" w:rsidP="008C7539">
            <w:pPr>
              <w:pStyle w:val="TableParagraph"/>
              <w:suppressAutoHyphens/>
              <w:spacing w:before="4"/>
              <w:ind w:left="3"/>
              <w:jc w:val="center"/>
              <w:rPr>
                <w:sz w:val="23"/>
              </w:rPr>
            </w:pPr>
            <w:r>
              <w:rPr>
                <w:sz w:val="23"/>
              </w:rPr>
              <w:t>(</w:t>
            </w:r>
            <w:r>
              <w:rPr>
                <w:spacing w:val="2"/>
                <w:sz w:val="23"/>
              </w:rPr>
              <w:t xml:space="preserve"> </w:t>
            </w:r>
            <w:r>
              <w:rPr>
                <w:spacing w:val="-2"/>
                <w:sz w:val="23"/>
              </w:rPr>
              <w:t>0.127)</w:t>
            </w:r>
          </w:p>
        </w:tc>
        <w:tc>
          <w:tcPr>
            <w:tcW w:w="231" w:type="dxa"/>
          </w:tcPr>
          <w:p w14:paraId="31808474" w14:textId="77777777" w:rsidR="006F1B3D" w:rsidRDefault="006F1B3D" w:rsidP="008C7539">
            <w:pPr>
              <w:pStyle w:val="TableParagraph"/>
              <w:suppressAutoHyphens/>
              <w:rPr>
                <w:sz w:val="20"/>
              </w:rPr>
            </w:pPr>
          </w:p>
        </w:tc>
        <w:tc>
          <w:tcPr>
            <w:tcW w:w="957" w:type="dxa"/>
          </w:tcPr>
          <w:p w14:paraId="2A66268A" w14:textId="77777777" w:rsidR="006F1B3D" w:rsidRDefault="00191F14" w:rsidP="008C7539">
            <w:pPr>
              <w:pStyle w:val="TableParagraph"/>
              <w:suppressAutoHyphens/>
              <w:spacing w:before="4"/>
              <w:ind w:left="6"/>
              <w:jc w:val="center"/>
              <w:rPr>
                <w:sz w:val="23"/>
              </w:rPr>
            </w:pPr>
            <w:r>
              <w:rPr>
                <w:sz w:val="23"/>
              </w:rPr>
              <w:t>(</w:t>
            </w:r>
            <w:r>
              <w:rPr>
                <w:spacing w:val="2"/>
                <w:sz w:val="23"/>
              </w:rPr>
              <w:t xml:space="preserve"> </w:t>
            </w:r>
            <w:r>
              <w:rPr>
                <w:spacing w:val="-2"/>
                <w:sz w:val="23"/>
              </w:rPr>
              <w:t>0.053)</w:t>
            </w:r>
          </w:p>
        </w:tc>
        <w:tc>
          <w:tcPr>
            <w:tcW w:w="231" w:type="dxa"/>
          </w:tcPr>
          <w:p w14:paraId="2BE15227" w14:textId="77777777" w:rsidR="006F1B3D" w:rsidRDefault="006F1B3D" w:rsidP="008C7539">
            <w:pPr>
              <w:pStyle w:val="TableParagraph"/>
              <w:suppressAutoHyphens/>
              <w:rPr>
                <w:sz w:val="20"/>
              </w:rPr>
            </w:pPr>
          </w:p>
        </w:tc>
        <w:tc>
          <w:tcPr>
            <w:tcW w:w="754" w:type="dxa"/>
          </w:tcPr>
          <w:p w14:paraId="7E1969B9" w14:textId="77777777" w:rsidR="006F1B3D" w:rsidRDefault="00191F14" w:rsidP="008C7539">
            <w:pPr>
              <w:pStyle w:val="TableParagraph"/>
              <w:suppressAutoHyphens/>
              <w:spacing w:before="4"/>
              <w:ind w:left="6" w:right="-15"/>
              <w:jc w:val="center"/>
              <w:rPr>
                <w:sz w:val="23"/>
              </w:rPr>
            </w:pPr>
            <w:r>
              <w:rPr>
                <w:sz w:val="23"/>
              </w:rPr>
              <w:t>(</w:t>
            </w:r>
            <w:r>
              <w:rPr>
                <w:spacing w:val="2"/>
                <w:sz w:val="23"/>
              </w:rPr>
              <w:t xml:space="preserve"> </w:t>
            </w:r>
            <w:r>
              <w:rPr>
                <w:spacing w:val="-2"/>
                <w:sz w:val="23"/>
              </w:rPr>
              <w:t>0.370)</w:t>
            </w:r>
          </w:p>
        </w:tc>
        <w:tc>
          <w:tcPr>
            <w:tcW w:w="231" w:type="dxa"/>
          </w:tcPr>
          <w:p w14:paraId="2FF9C9F5" w14:textId="77777777" w:rsidR="006F1B3D" w:rsidRDefault="006F1B3D" w:rsidP="008C7539">
            <w:pPr>
              <w:pStyle w:val="TableParagraph"/>
              <w:suppressAutoHyphens/>
              <w:rPr>
                <w:sz w:val="20"/>
              </w:rPr>
            </w:pPr>
          </w:p>
        </w:tc>
        <w:tc>
          <w:tcPr>
            <w:tcW w:w="957" w:type="dxa"/>
          </w:tcPr>
          <w:p w14:paraId="1CC57746" w14:textId="77777777" w:rsidR="006F1B3D" w:rsidRDefault="00191F14" w:rsidP="008C7539">
            <w:pPr>
              <w:pStyle w:val="TableParagraph"/>
              <w:suppressAutoHyphens/>
              <w:spacing w:before="4"/>
              <w:ind w:left="12"/>
              <w:jc w:val="center"/>
              <w:rPr>
                <w:sz w:val="23"/>
              </w:rPr>
            </w:pPr>
            <w:r>
              <w:rPr>
                <w:sz w:val="23"/>
              </w:rPr>
              <w:t>(</w:t>
            </w:r>
            <w:r>
              <w:rPr>
                <w:spacing w:val="2"/>
                <w:sz w:val="23"/>
              </w:rPr>
              <w:t xml:space="preserve"> </w:t>
            </w:r>
            <w:r>
              <w:rPr>
                <w:spacing w:val="-2"/>
                <w:sz w:val="23"/>
              </w:rPr>
              <w:t>0.045)</w:t>
            </w:r>
          </w:p>
        </w:tc>
        <w:tc>
          <w:tcPr>
            <w:tcW w:w="115" w:type="dxa"/>
          </w:tcPr>
          <w:p w14:paraId="5E7D85E7" w14:textId="77777777" w:rsidR="006F1B3D" w:rsidRDefault="006F1B3D" w:rsidP="008C7539">
            <w:pPr>
              <w:pStyle w:val="TableParagraph"/>
              <w:suppressAutoHyphens/>
              <w:rPr>
                <w:sz w:val="20"/>
              </w:rPr>
            </w:pPr>
          </w:p>
        </w:tc>
      </w:tr>
      <w:tr w:rsidR="006F1B3D" w14:paraId="26F24736" w14:textId="77777777">
        <w:trPr>
          <w:trHeight w:val="429"/>
        </w:trPr>
        <w:tc>
          <w:tcPr>
            <w:tcW w:w="118" w:type="dxa"/>
          </w:tcPr>
          <w:p w14:paraId="22821618" w14:textId="77777777" w:rsidR="006F1B3D" w:rsidRDefault="006F1B3D" w:rsidP="008C7539">
            <w:pPr>
              <w:pStyle w:val="TableParagraph"/>
              <w:suppressAutoHyphens/>
              <w:rPr>
                <w:sz w:val="20"/>
              </w:rPr>
            </w:pPr>
          </w:p>
        </w:tc>
        <w:tc>
          <w:tcPr>
            <w:tcW w:w="3736" w:type="dxa"/>
          </w:tcPr>
          <w:p w14:paraId="73964D7D" w14:textId="77777777" w:rsidR="006F1B3D" w:rsidRDefault="00191F14" w:rsidP="00C03E63">
            <w:pPr>
              <w:pStyle w:val="TableParagraph"/>
              <w:suppressAutoHyphens/>
              <w:spacing w:before="147" w:line="262" w:lineRule="exact"/>
              <w:rPr>
                <w:sz w:val="23"/>
              </w:rPr>
            </w:pPr>
            <w:r>
              <w:rPr>
                <w:sz w:val="23"/>
              </w:rPr>
              <w:t>Control</w:t>
            </w:r>
            <w:r>
              <w:rPr>
                <w:spacing w:val="13"/>
                <w:sz w:val="23"/>
              </w:rPr>
              <w:t xml:space="preserve"> </w:t>
            </w:r>
            <w:del w:id="3376" w:author="Editor" w:date="2026-09-10T11:27:00Z">
              <w:r w:rsidDel="00C03E63">
                <w:rPr>
                  <w:sz w:val="23"/>
                </w:rPr>
                <w:delText>Mean</w:delText>
              </w:r>
              <w:r w:rsidDel="00C03E63">
                <w:rPr>
                  <w:spacing w:val="13"/>
                  <w:sz w:val="23"/>
                </w:rPr>
                <w:delText xml:space="preserve"> </w:delText>
              </w:r>
            </w:del>
            <w:ins w:id="3377" w:author="Editor" w:date="2026-09-10T11:27:00Z">
              <w:r w:rsidR="00C03E63">
                <w:rPr>
                  <w:sz w:val="23"/>
                </w:rPr>
                <w:t>mean</w:t>
              </w:r>
              <w:r w:rsidR="00C03E63">
                <w:rPr>
                  <w:spacing w:val="13"/>
                  <w:sz w:val="23"/>
                </w:rPr>
                <w:t xml:space="preserve"> </w:t>
              </w:r>
            </w:ins>
            <w:r>
              <w:rPr>
                <w:spacing w:val="-2"/>
                <w:sz w:val="23"/>
              </w:rPr>
              <w:t>(1998)</w:t>
            </w:r>
          </w:p>
        </w:tc>
        <w:tc>
          <w:tcPr>
            <w:tcW w:w="234" w:type="dxa"/>
          </w:tcPr>
          <w:p w14:paraId="6827AC25" w14:textId="77777777" w:rsidR="006F1B3D" w:rsidRDefault="006F1B3D" w:rsidP="008C7539">
            <w:pPr>
              <w:pStyle w:val="TableParagraph"/>
              <w:suppressAutoHyphens/>
              <w:rPr>
                <w:sz w:val="20"/>
              </w:rPr>
            </w:pPr>
          </w:p>
        </w:tc>
        <w:tc>
          <w:tcPr>
            <w:tcW w:w="892" w:type="dxa"/>
          </w:tcPr>
          <w:p w14:paraId="5503EB78" w14:textId="77777777" w:rsidR="006F1B3D" w:rsidRDefault="00191F14" w:rsidP="008C7539">
            <w:pPr>
              <w:pStyle w:val="TableParagraph"/>
              <w:suppressAutoHyphens/>
              <w:spacing w:before="147" w:line="262" w:lineRule="exact"/>
              <w:ind w:left="3"/>
              <w:jc w:val="center"/>
              <w:rPr>
                <w:sz w:val="23"/>
              </w:rPr>
            </w:pPr>
            <w:r>
              <w:rPr>
                <w:spacing w:val="-2"/>
                <w:sz w:val="23"/>
              </w:rPr>
              <w:t>4.250</w:t>
            </w:r>
          </w:p>
        </w:tc>
        <w:tc>
          <w:tcPr>
            <w:tcW w:w="231" w:type="dxa"/>
          </w:tcPr>
          <w:p w14:paraId="126D473E" w14:textId="77777777" w:rsidR="006F1B3D" w:rsidRDefault="006F1B3D" w:rsidP="008C7539">
            <w:pPr>
              <w:pStyle w:val="TableParagraph"/>
              <w:suppressAutoHyphens/>
              <w:rPr>
                <w:sz w:val="20"/>
              </w:rPr>
            </w:pPr>
          </w:p>
        </w:tc>
        <w:tc>
          <w:tcPr>
            <w:tcW w:w="957" w:type="dxa"/>
          </w:tcPr>
          <w:p w14:paraId="0552D78A" w14:textId="77777777" w:rsidR="006F1B3D" w:rsidRDefault="00191F14" w:rsidP="008C7539">
            <w:pPr>
              <w:pStyle w:val="TableParagraph"/>
              <w:suppressAutoHyphens/>
              <w:spacing w:before="147" w:line="262" w:lineRule="exact"/>
              <w:ind w:left="6"/>
              <w:jc w:val="center"/>
              <w:rPr>
                <w:sz w:val="23"/>
              </w:rPr>
            </w:pPr>
            <w:r>
              <w:rPr>
                <w:spacing w:val="-2"/>
                <w:sz w:val="23"/>
              </w:rPr>
              <w:t>0.874</w:t>
            </w:r>
          </w:p>
        </w:tc>
        <w:tc>
          <w:tcPr>
            <w:tcW w:w="231" w:type="dxa"/>
          </w:tcPr>
          <w:p w14:paraId="56237D95" w14:textId="77777777" w:rsidR="006F1B3D" w:rsidRDefault="006F1B3D" w:rsidP="008C7539">
            <w:pPr>
              <w:pStyle w:val="TableParagraph"/>
              <w:suppressAutoHyphens/>
              <w:rPr>
                <w:sz w:val="20"/>
              </w:rPr>
            </w:pPr>
          </w:p>
        </w:tc>
        <w:tc>
          <w:tcPr>
            <w:tcW w:w="754" w:type="dxa"/>
          </w:tcPr>
          <w:p w14:paraId="2A959CAA" w14:textId="77777777" w:rsidR="006F1B3D" w:rsidRDefault="00191F14" w:rsidP="008C7539">
            <w:pPr>
              <w:pStyle w:val="TableParagraph"/>
              <w:suppressAutoHyphens/>
              <w:spacing w:before="147" w:line="262" w:lineRule="exact"/>
              <w:ind w:left="9"/>
              <w:jc w:val="center"/>
              <w:rPr>
                <w:sz w:val="23"/>
              </w:rPr>
            </w:pPr>
            <w:r>
              <w:rPr>
                <w:spacing w:val="-2"/>
                <w:sz w:val="23"/>
              </w:rPr>
              <w:t>0.861</w:t>
            </w:r>
          </w:p>
        </w:tc>
        <w:tc>
          <w:tcPr>
            <w:tcW w:w="231" w:type="dxa"/>
          </w:tcPr>
          <w:p w14:paraId="48A7EFF0" w14:textId="77777777" w:rsidR="006F1B3D" w:rsidRDefault="006F1B3D" w:rsidP="008C7539">
            <w:pPr>
              <w:pStyle w:val="TableParagraph"/>
              <w:suppressAutoHyphens/>
              <w:rPr>
                <w:sz w:val="20"/>
              </w:rPr>
            </w:pPr>
          </w:p>
        </w:tc>
        <w:tc>
          <w:tcPr>
            <w:tcW w:w="957" w:type="dxa"/>
          </w:tcPr>
          <w:p w14:paraId="6DAC9D48" w14:textId="77777777" w:rsidR="006F1B3D" w:rsidRDefault="00191F14" w:rsidP="008C7539">
            <w:pPr>
              <w:pStyle w:val="TableParagraph"/>
              <w:suppressAutoHyphens/>
              <w:spacing w:before="147" w:line="262" w:lineRule="exact"/>
              <w:ind w:left="12"/>
              <w:jc w:val="center"/>
              <w:rPr>
                <w:sz w:val="23"/>
              </w:rPr>
            </w:pPr>
            <w:r>
              <w:rPr>
                <w:spacing w:val="-2"/>
                <w:sz w:val="23"/>
              </w:rPr>
              <w:t>0.088</w:t>
            </w:r>
          </w:p>
        </w:tc>
        <w:tc>
          <w:tcPr>
            <w:tcW w:w="115" w:type="dxa"/>
          </w:tcPr>
          <w:p w14:paraId="121ABDDB" w14:textId="77777777" w:rsidR="006F1B3D" w:rsidRDefault="006F1B3D" w:rsidP="008C7539">
            <w:pPr>
              <w:pStyle w:val="TableParagraph"/>
              <w:suppressAutoHyphens/>
              <w:rPr>
                <w:sz w:val="20"/>
              </w:rPr>
            </w:pPr>
          </w:p>
        </w:tc>
      </w:tr>
      <w:tr w:rsidR="006F1B3D" w14:paraId="282151AE" w14:textId="77777777">
        <w:trPr>
          <w:trHeight w:val="344"/>
        </w:trPr>
        <w:tc>
          <w:tcPr>
            <w:tcW w:w="118" w:type="dxa"/>
            <w:tcBorders>
              <w:bottom w:val="single" w:sz="8" w:space="0" w:color="000000"/>
            </w:tcBorders>
          </w:tcPr>
          <w:p w14:paraId="37A2B57D" w14:textId="77777777" w:rsidR="006F1B3D" w:rsidRDefault="006F1B3D" w:rsidP="008C7539">
            <w:pPr>
              <w:pStyle w:val="TableParagraph"/>
              <w:suppressAutoHyphens/>
              <w:rPr>
                <w:sz w:val="20"/>
              </w:rPr>
            </w:pPr>
          </w:p>
        </w:tc>
        <w:tc>
          <w:tcPr>
            <w:tcW w:w="3736" w:type="dxa"/>
            <w:tcBorders>
              <w:bottom w:val="single" w:sz="8" w:space="0" w:color="000000"/>
            </w:tcBorders>
          </w:tcPr>
          <w:p w14:paraId="78195233" w14:textId="77777777" w:rsidR="006F1B3D" w:rsidRDefault="00191F14" w:rsidP="008C7539">
            <w:pPr>
              <w:pStyle w:val="TableParagraph"/>
              <w:suppressAutoHyphens/>
              <w:spacing w:before="4"/>
              <w:rPr>
                <w:sz w:val="23"/>
              </w:rPr>
            </w:pPr>
            <w:r>
              <w:rPr>
                <w:spacing w:val="-2"/>
                <w:sz w:val="23"/>
              </w:rPr>
              <w:t>Observations</w:t>
            </w:r>
          </w:p>
        </w:tc>
        <w:tc>
          <w:tcPr>
            <w:tcW w:w="234" w:type="dxa"/>
            <w:tcBorders>
              <w:bottom w:val="single" w:sz="8" w:space="0" w:color="000000"/>
            </w:tcBorders>
          </w:tcPr>
          <w:p w14:paraId="7E736DE7" w14:textId="77777777" w:rsidR="006F1B3D" w:rsidRDefault="006F1B3D" w:rsidP="008C7539">
            <w:pPr>
              <w:pStyle w:val="TableParagraph"/>
              <w:suppressAutoHyphens/>
              <w:rPr>
                <w:sz w:val="20"/>
              </w:rPr>
            </w:pPr>
          </w:p>
        </w:tc>
        <w:tc>
          <w:tcPr>
            <w:tcW w:w="892" w:type="dxa"/>
            <w:tcBorders>
              <w:bottom w:val="single" w:sz="8" w:space="0" w:color="000000"/>
            </w:tcBorders>
          </w:tcPr>
          <w:p w14:paraId="2D4C2F08" w14:textId="77777777" w:rsidR="006F1B3D" w:rsidRDefault="00191F14" w:rsidP="008C7539">
            <w:pPr>
              <w:pStyle w:val="TableParagraph"/>
              <w:suppressAutoHyphens/>
              <w:spacing w:before="4"/>
              <w:ind w:left="3"/>
              <w:jc w:val="center"/>
              <w:rPr>
                <w:sz w:val="23"/>
              </w:rPr>
            </w:pPr>
            <w:r>
              <w:rPr>
                <w:spacing w:val="-2"/>
                <w:sz w:val="23"/>
              </w:rPr>
              <w:t>2,307</w:t>
            </w:r>
          </w:p>
        </w:tc>
        <w:tc>
          <w:tcPr>
            <w:tcW w:w="231" w:type="dxa"/>
            <w:tcBorders>
              <w:bottom w:val="single" w:sz="8" w:space="0" w:color="000000"/>
            </w:tcBorders>
          </w:tcPr>
          <w:p w14:paraId="5EB4FFF9" w14:textId="77777777" w:rsidR="006F1B3D" w:rsidRDefault="006F1B3D" w:rsidP="008C7539">
            <w:pPr>
              <w:pStyle w:val="TableParagraph"/>
              <w:suppressAutoHyphens/>
              <w:rPr>
                <w:sz w:val="20"/>
              </w:rPr>
            </w:pPr>
          </w:p>
        </w:tc>
        <w:tc>
          <w:tcPr>
            <w:tcW w:w="957" w:type="dxa"/>
            <w:tcBorders>
              <w:bottom w:val="single" w:sz="8" w:space="0" w:color="000000"/>
            </w:tcBorders>
          </w:tcPr>
          <w:p w14:paraId="60CCEAE4" w14:textId="77777777" w:rsidR="006F1B3D" w:rsidRDefault="00191F14" w:rsidP="008C7539">
            <w:pPr>
              <w:pStyle w:val="TableParagraph"/>
              <w:suppressAutoHyphens/>
              <w:spacing w:before="4"/>
              <w:ind w:left="6"/>
              <w:jc w:val="center"/>
              <w:rPr>
                <w:sz w:val="23"/>
              </w:rPr>
            </w:pPr>
            <w:r>
              <w:rPr>
                <w:spacing w:val="-2"/>
                <w:sz w:val="23"/>
              </w:rPr>
              <w:t>2,297</w:t>
            </w:r>
          </w:p>
        </w:tc>
        <w:tc>
          <w:tcPr>
            <w:tcW w:w="231" w:type="dxa"/>
            <w:tcBorders>
              <w:bottom w:val="single" w:sz="8" w:space="0" w:color="000000"/>
            </w:tcBorders>
          </w:tcPr>
          <w:p w14:paraId="305C1B33" w14:textId="77777777" w:rsidR="006F1B3D" w:rsidRDefault="006F1B3D" w:rsidP="008C7539">
            <w:pPr>
              <w:pStyle w:val="TableParagraph"/>
              <w:suppressAutoHyphens/>
              <w:rPr>
                <w:sz w:val="20"/>
              </w:rPr>
            </w:pPr>
          </w:p>
        </w:tc>
        <w:tc>
          <w:tcPr>
            <w:tcW w:w="754" w:type="dxa"/>
            <w:tcBorders>
              <w:bottom w:val="single" w:sz="8" w:space="0" w:color="000000"/>
            </w:tcBorders>
          </w:tcPr>
          <w:p w14:paraId="588C3C5B" w14:textId="77777777" w:rsidR="006F1B3D" w:rsidRDefault="00191F14" w:rsidP="008C7539">
            <w:pPr>
              <w:pStyle w:val="TableParagraph"/>
              <w:suppressAutoHyphens/>
              <w:spacing w:before="4"/>
              <w:ind w:left="9"/>
              <w:jc w:val="center"/>
              <w:rPr>
                <w:sz w:val="23"/>
              </w:rPr>
            </w:pPr>
            <w:r>
              <w:rPr>
                <w:spacing w:val="-2"/>
                <w:sz w:val="23"/>
              </w:rPr>
              <w:t>2,452</w:t>
            </w:r>
          </w:p>
        </w:tc>
        <w:tc>
          <w:tcPr>
            <w:tcW w:w="231" w:type="dxa"/>
            <w:tcBorders>
              <w:bottom w:val="single" w:sz="8" w:space="0" w:color="000000"/>
            </w:tcBorders>
          </w:tcPr>
          <w:p w14:paraId="16F45E2E" w14:textId="77777777" w:rsidR="006F1B3D" w:rsidRDefault="006F1B3D" w:rsidP="008C7539">
            <w:pPr>
              <w:pStyle w:val="TableParagraph"/>
              <w:suppressAutoHyphens/>
              <w:rPr>
                <w:sz w:val="20"/>
              </w:rPr>
            </w:pPr>
          </w:p>
        </w:tc>
        <w:tc>
          <w:tcPr>
            <w:tcW w:w="957" w:type="dxa"/>
            <w:tcBorders>
              <w:bottom w:val="single" w:sz="8" w:space="0" w:color="000000"/>
            </w:tcBorders>
          </w:tcPr>
          <w:p w14:paraId="37CDCC80" w14:textId="77777777" w:rsidR="006F1B3D" w:rsidRDefault="00191F14" w:rsidP="008C7539">
            <w:pPr>
              <w:pStyle w:val="TableParagraph"/>
              <w:suppressAutoHyphens/>
              <w:spacing w:before="4"/>
              <w:ind w:left="12"/>
              <w:jc w:val="center"/>
              <w:rPr>
                <w:sz w:val="23"/>
              </w:rPr>
            </w:pPr>
            <w:r>
              <w:rPr>
                <w:spacing w:val="-2"/>
                <w:sz w:val="23"/>
              </w:rPr>
              <w:t>2,297</w:t>
            </w:r>
          </w:p>
        </w:tc>
        <w:tc>
          <w:tcPr>
            <w:tcW w:w="115" w:type="dxa"/>
            <w:tcBorders>
              <w:bottom w:val="single" w:sz="8" w:space="0" w:color="000000"/>
            </w:tcBorders>
          </w:tcPr>
          <w:p w14:paraId="6D2B1068" w14:textId="77777777" w:rsidR="006F1B3D" w:rsidRDefault="006F1B3D" w:rsidP="008C7539">
            <w:pPr>
              <w:pStyle w:val="TableParagraph"/>
              <w:suppressAutoHyphens/>
              <w:rPr>
                <w:sz w:val="20"/>
              </w:rPr>
            </w:pPr>
          </w:p>
        </w:tc>
      </w:tr>
    </w:tbl>
    <w:p w14:paraId="21474945" w14:textId="77777777" w:rsidR="009D0EF3" w:rsidRDefault="009D0EF3" w:rsidP="00181B91">
      <w:pPr>
        <w:suppressAutoHyphens/>
        <w:ind w:right="720" w:firstLine="329"/>
        <w:jc w:val="both"/>
        <w:rPr>
          <w:ins w:id="3378" w:author="Editor" w:date="2026-09-11T11:28:00Z"/>
          <w:sz w:val="20"/>
        </w:rPr>
      </w:pPr>
      <w:ins w:id="3379" w:author="Editor" w:date="2026-09-11T11:28:00Z">
        <w:r>
          <w:rPr>
            <w:sz w:val="20"/>
          </w:rPr>
          <w:t>Source: Prepared by the authors.</w:t>
        </w:r>
      </w:ins>
    </w:p>
    <w:p w14:paraId="46D2935D" w14:textId="77777777" w:rsidR="006F1B3D" w:rsidRDefault="00191F14" w:rsidP="00BA667C">
      <w:pPr>
        <w:suppressAutoHyphens/>
        <w:spacing w:before="71" w:line="223" w:lineRule="auto"/>
        <w:ind w:left="329" w:right="1047"/>
        <w:jc w:val="both"/>
        <w:rPr>
          <w:sz w:val="20"/>
        </w:rPr>
      </w:pPr>
      <w:r>
        <w:rPr>
          <w:sz w:val="20"/>
        </w:rPr>
        <w:t>Note</w:t>
      </w:r>
      <w:del w:id="3380" w:author="Editor" w:date="2026-09-10T11:04:00Z">
        <w:r w:rsidDel="000615E0">
          <w:rPr>
            <w:sz w:val="20"/>
          </w:rPr>
          <w:delText>s</w:delText>
        </w:r>
      </w:del>
      <w:r>
        <w:rPr>
          <w:sz w:val="20"/>
        </w:rPr>
        <w:t>:</w:t>
      </w:r>
      <w:r>
        <w:rPr>
          <w:spacing w:val="30"/>
          <w:sz w:val="20"/>
        </w:rPr>
        <w:t xml:space="preserve"> </w:t>
      </w:r>
      <w:r>
        <w:rPr>
          <w:sz w:val="20"/>
        </w:rPr>
        <w:t>Th</w:t>
      </w:r>
      <w:ins w:id="3381" w:author="Editor" w:date="2026-09-11T11:51:00Z">
        <w:r w:rsidR="0085492B">
          <w:rPr>
            <w:sz w:val="20"/>
          </w:rPr>
          <w:t>e</w:t>
        </w:r>
      </w:ins>
      <w:del w:id="3382" w:author="Editor" w:date="2026-09-11T11:51:00Z">
        <w:r w:rsidDel="0085492B">
          <w:rPr>
            <w:sz w:val="20"/>
          </w:rPr>
          <w:delText>is</w:delText>
        </w:r>
      </w:del>
      <w:r>
        <w:rPr>
          <w:sz w:val="20"/>
        </w:rPr>
        <w:t xml:space="preserve"> table reports </w:t>
      </w:r>
      <w:del w:id="3383" w:author="Editor" w:date="2026-09-08T18:23:00Z">
        <w:r w:rsidDel="00CE47F7">
          <w:rPr>
            <w:sz w:val="20"/>
          </w:rPr>
          <w:delText>di</w:delText>
        </w:r>
        <w:r w:rsidDel="00CE47F7">
          <w:rPr>
            <w:rFonts w:ascii="Arial MT" w:hAnsi="Arial MT"/>
            <w:sz w:val="20"/>
          </w:rPr>
          <w:delText>ff</w:delText>
        </w:r>
        <w:r w:rsidDel="00CE47F7">
          <w:rPr>
            <w:sz w:val="20"/>
          </w:rPr>
          <w:delText>erence</w:delText>
        </w:r>
      </w:del>
      <w:ins w:id="3384" w:author="Editor" w:date="2026-09-08T18:23:00Z">
        <w:r w:rsidR="00CE47F7">
          <w:rPr>
            <w:sz w:val="20"/>
          </w:rPr>
          <w:t>difference</w:t>
        </w:r>
      </w:ins>
      <w:r>
        <w:rPr>
          <w:sz w:val="20"/>
        </w:rPr>
        <w:t>-in-</w:t>
      </w:r>
      <w:del w:id="3385" w:author="Editor" w:date="2026-09-08T18:24:00Z">
        <w:r w:rsidDel="00CE47F7">
          <w:rPr>
            <w:sz w:val="20"/>
          </w:rPr>
          <w:delText>di</w:delText>
        </w:r>
        <w:r w:rsidDel="00CE47F7">
          <w:rPr>
            <w:rFonts w:ascii="Arial MT" w:hAnsi="Arial MT"/>
            <w:sz w:val="20"/>
          </w:rPr>
          <w:delText>ff</w:delText>
        </w:r>
        <w:r w:rsidDel="00CE47F7">
          <w:rPr>
            <w:sz w:val="20"/>
          </w:rPr>
          <w:delText xml:space="preserve">erences </w:delText>
        </w:r>
      </w:del>
      <w:ins w:id="3386" w:author="Editor" w:date="2026-09-08T18:24:00Z">
        <w:r w:rsidR="00CE47F7">
          <w:rPr>
            <w:sz w:val="20"/>
          </w:rPr>
          <w:t xml:space="preserve">differences </w:t>
        </w:r>
      </w:ins>
      <w:r>
        <w:rPr>
          <w:sz w:val="20"/>
        </w:rPr>
        <w:t xml:space="preserve">estimates of the </w:t>
      </w:r>
      <w:del w:id="3387" w:author="Editor" w:date="2026-09-08T18:24:00Z">
        <w:r w:rsidDel="00CE47F7">
          <w:rPr>
            <w:sz w:val="20"/>
          </w:rPr>
          <w:delText>e</w:delText>
        </w:r>
        <w:r w:rsidDel="00CE47F7">
          <w:rPr>
            <w:rFonts w:ascii="Arial MT" w:hAnsi="Arial MT"/>
            <w:sz w:val="20"/>
          </w:rPr>
          <w:delText>ff</w:delText>
        </w:r>
        <w:r w:rsidDel="00CE47F7">
          <w:rPr>
            <w:sz w:val="20"/>
          </w:rPr>
          <w:delText xml:space="preserve">ect </w:delText>
        </w:r>
      </w:del>
      <w:ins w:id="3388" w:author="Editor" w:date="2026-09-08T18:24:00Z">
        <w:r w:rsidR="00CE47F7">
          <w:rPr>
            <w:sz w:val="20"/>
          </w:rPr>
          <w:t xml:space="preserve">effect </w:t>
        </w:r>
      </w:ins>
      <w:r>
        <w:rPr>
          <w:sz w:val="20"/>
        </w:rPr>
        <w:t xml:space="preserve">of randomized assignment to </w:t>
      </w:r>
      <w:r w:rsidRPr="003503A6">
        <w:rPr>
          <w:sz w:val="20"/>
        </w:rPr>
        <w:t>Pro</w:t>
      </w:r>
      <w:del w:id="3389" w:author="Editor" w:date="2026-09-10T08:59:00Z">
        <w:r w:rsidRPr="003503A6" w:rsidDel="00D261A8">
          <w:rPr>
            <w:sz w:val="20"/>
          </w:rPr>
          <w:delText>-</w:delText>
        </w:r>
      </w:del>
      <w:r w:rsidRPr="003503A6">
        <w:rPr>
          <w:sz w:val="20"/>
        </w:rPr>
        <w:t>gresa</w:t>
      </w:r>
      <w:r>
        <w:rPr>
          <w:i/>
          <w:sz w:val="20"/>
        </w:rPr>
        <w:t xml:space="preserve"> </w:t>
      </w:r>
      <w:r>
        <w:rPr>
          <w:sz w:val="20"/>
        </w:rPr>
        <w:t>on household expenditure, with 1998 as the baseline year (the 1997 baseline round is dropped prior to estimation,</w:t>
      </w:r>
      <w:r>
        <w:rPr>
          <w:spacing w:val="-6"/>
          <w:sz w:val="20"/>
        </w:rPr>
        <w:t xml:space="preserve"> </w:t>
      </w:r>
      <w:r>
        <w:rPr>
          <w:sz w:val="20"/>
        </w:rPr>
        <w:t>so</w:t>
      </w:r>
      <w:r>
        <w:rPr>
          <w:spacing w:val="-6"/>
          <w:sz w:val="20"/>
        </w:rPr>
        <w:t xml:space="preserve"> </w:t>
      </w:r>
      <w:r>
        <w:rPr>
          <w:sz w:val="20"/>
        </w:rPr>
        <w:t>the</w:t>
      </w:r>
      <w:r>
        <w:rPr>
          <w:spacing w:val="-6"/>
          <w:sz w:val="20"/>
        </w:rPr>
        <w:t xml:space="preserve"> </w:t>
      </w:r>
      <w:r>
        <w:rPr>
          <w:sz w:val="20"/>
        </w:rPr>
        <w:t>reported</w:t>
      </w:r>
      <w:r>
        <w:rPr>
          <w:spacing w:val="-6"/>
          <w:sz w:val="20"/>
        </w:rPr>
        <w:t xml:space="preserve"> </w:t>
      </w:r>
      <w:del w:id="3390" w:author="Editor" w:date="2026-09-08T18:24:00Z">
        <w:r w:rsidDel="00CE47F7">
          <w:rPr>
            <w:sz w:val="20"/>
          </w:rPr>
          <w:delText>coe</w:delText>
        </w:r>
        <w:r w:rsidDel="00CE47F7">
          <w:rPr>
            <w:rFonts w:ascii="Arial MT" w:hAnsi="Arial MT"/>
            <w:sz w:val="20"/>
          </w:rPr>
          <w:delText>ffi</w:delText>
        </w:r>
        <w:r w:rsidDel="00CE47F7">
          <w:rPr>
            <w:sz w:val="20"/>
          </w:rPr>
          <w:delText>cient</w:delText>
        </w:r>
        <w:r w:rsidDel="00CE47F7">
          <w:rPr>
            <w:spacing w:val="-6"/>
            <w:sz w:val="20"/>
          </w:rPr>
          <w:delText xml:space="preserve"> </w:delText>
        </w:r>
      </w:del>
      <w:ins w:id="3391" w:author="Editor" w:date="2026-09-08T18:24:00Z">
        <w:r w:rsidR="00CE47F7">
          <w:rPr>
            <w:sz w:val="20"/>
          </w:rPr>
          <w:t>coeff</w:t>
        </w:r>
        <w:r w:rsidR="00CE47F7" w:rsidRPr="00181B91">
          <w:rPr>
            <w:sz w:val="20"/>
          </w:rPr>
          <w:t>i</w:t>
        </w:r>
        <w:r w:rsidR="00CE47F7">
          <w:rPr>
            <w:sz w:val="20"/>
          </w:rPr>
          <w:t>cient</w:t>
        </w:r>
        <w:r w:rsidR="00CE47F7">
          <w:rPr>
            <w:spacing w:val="-6"/>
            <w:sz w:val="20"/>
          </w:rPr>
          <w:t xml:space="preserve"> </w:t>
        </w:r>
      </w:ins>
      <w:r>
        <w:rPr>
          <w:sz w:val="20"/>
        </w:rPr>
        <w:t>is</w:t>
      </w:r>
      <w:r>
        <w:rPr>
          <w:spacing w:val="-6"/>
          <w:sz w:val="20"/>
        </w:rPr>
        <w:t xml:space="preserve"> </w:t>
      </w:r>
      <w:r>
        <w:rPr>
          <w:i/>
          <w:sz w:val="20"/>
        </w:rPr>
        <w:t>Treatment</w:t>
      </w:r>
      <w:r>
        <w:rPr>
          <w:i/>
          <w:spacing w:val="29"/>
          <w:sz w:val="20"/>
        </w:rPr>
        <w:t xml:space="preserve"> </w:t>
      </w:r>
      <w:r>
        <w:rPr>
          <w:rFonts w:ascii="Lucida Sans Unicode" w:hAnsi="Lucida Sans Unicode"/>
          <w:sz w:val="20"/>
        </w:rPr>
        <w:t xml:space="preserve">× </w:t>
      </w:r>
      <w:r w:rsidRPr="00BC410E">
        <w:rPr>
          <w:i/>
          <w:sz w:val="20"/>
        </w:rPr>
        <w:t>1999</w:t>
      </w:r>
      <w:r>
        <w:rPr>
          <w:spacing w:val="-6"/>
          <w:sz w:val="20"/>
        </w:rPr>
        <w:t xml:space="preserve"> </w:t>
      </w:r>
      <w:r>
        <w:rPr>
          <w:sz w:val="20"/>
        </w:rPr>
        <w:t>against</w:t>
      </w:r>
      <w:r>
        <w:rPr>
          <w:spacing w:val="-6"/>
          <w:sz w:val="20"/>
        </w:rPr>
        <w:t xml:space="preserve"> </w:t>
      </w:r>
      <w:r>
        <w:rPr>
          <w:sz w:val="20"/>
        </w:rPr>
        <w:t>the</w:t>
      </w:r>
      <w:r>
        <w:rPr>
          <w:spacing w:val="-6"/>
          <w:sz w:val="20"/>
        </w:rPr>
        <w:t xml:space="preserve"> </w:t>
      </w:r>
      <w:r>
        <w:rPr>
          <w:sz w:val="20"/>
        </w:rPr>
        <w:t>1998</w:t>
      </w:r>
      <w:r>
        <w:rPr>
          <w:spacing w:val="-6"/>
          <w:sz w:val="20"/>
        </w:rPr>
        <w:t xml:space="preserve"> </w:t>
      </w:r>
      <w:r>
        <w:rPr>
          <w:sz w:val="20"/>
        </w:rPr>
        <w:t>control</w:t>
      </w:r>
      <w:r>
        <w:rPr>
          <w:spacing w:val="-6"/>
          <w:sz w:val="20"/>
        </w:rPr>
        <w:t xml:space="preserve"> </w:t>
      </w:r>
      <w:r>
        <w:rPr>
          <w:sz w:val="20"/>
        </w:rPr>
        <w:t>mean). Columns</w:t>
      </w:r>
      <w:r>
        <w:rPr>
          <w:spacing w:val="-6"/>
          <w:sz w:val="20"/>
        </w:rPr>
        <w:t xml:space="preserve"> </w:t>
      </w:r>
      <w:r>
        <w:rPr>
          <w:sz w:val="20"/>
        </w:rPr>
        <w:t xml:space="preserve">(1)–(2) </w:t>
      </w:r>
      <w:r>
        <w:rPr>
          <w:spacing w:val="-2"/>
          <w:sz w:val="20"/>
        </w:rPr>
        <w:t>report the</w:t>
      </w:r>
      <w:r>
        <w:rPr>
          <w:sz w:val="20"/>
        </w:rPr>
        <w:t xml:space="preserve"> </w:t>
      </w:r>
      <w:r>
        <w:rPr>
          <w:spacing w:val="-2"/>
          <w:sz w:val="20"/>
        </w:rPr>
        <w:t>log</w:t>
      </w:r>
      <w:r>
        <w:rPr>
          <w:spacing w:val="-1"/>
          <w:sz w:val="20"/>
        </w:rPr>
        <w:t xml:space="preserve"> </w:t>
      </w:r>
      <w:r>
        <w:rPr>
          <w:spacing w:val="-2"/>
          <w:sz w:val="20"/>
        </w:rPr>
        <w:t>of household</w:t>
      </w:r>
      <w:r>
        <w:rPr>
          <w:sz w:val="20"/>
        </w:rPr>
        <w:t xml:space="preserve"> </w:t>
      </w:r>
      <w:r>
        <w:rPr>
          <w:spacing w:val="-2"/>
          <w:sz w:val="20"/>
        </w:rPr>
        <w:t>food</w:t>
      </w:r>
      <w:r>
        <w:rPr>
          <w:spacing w:val="-1"/>
          <w:sz w:val="20"/>
        </w:rPr>
        <w:t xml:space="preserve"> </w:t>
      </w:r>
      <w:r>
        <w:rPr>
          <w:spacing w:val="-2"/>
          <w:sz w:val="20"/>
        </w:rPr>
        <w:t>expenditure</w:t>
      </w:r>
      <w:r>
        <w:rPr>
          <w:spacing w:val="-1"/>
          <w:sz w:val="20"/>
        </w:rPr>
        <w:t xml:space="preserve"> </w:t>
      </w:r>
      <w:r>
        <w:rPr>
          <w:spacing w:val="-2"/>
          <w:sz w:val="20"/>
        </w:rPr>
        <w:t>and</w:t>
      </w:r>
      <w:r>
        <w:rPr>
          <w:sz w:val="20"/>
        </w:rPr>
        <w:t xml:space="preserve"> </w:t>
      </w:r>
      <w:r>
        <w:rPr>
          <w:spacing w:val="-2"/>
          <w:sz w:val="20"/>
        </w:rPr>
        <w:t>food’s share</w:t>
      </w:r>
      <w:r>
        <w:rPr>
          <w:spacing w:val="-1"/>
          <w:sz w:val="20"/>
        </w:rPr>
        <w:t xml:space="preserve"> </w:t>
      </w:r>
      <w:r>
        <w:rPr>
          <w:spacing w:val="-2"/>
          <w:sz w:val="20"/>
        </w:rPr>
        <w:t>of</w:t>
      </w:r>
      <w:r>
        <w:rPr>
          <w:sz w:val="20"/>
        </w:rPr>
        <w:t xml:space="preserve"> </w:t>
      </w:r>
      <w:r>
        <w:rPr>
          <w:spacing w:val="-2"/>
          <w:sz w:val="20"/>
        </w:rPr>
        <w:t>total household</w:t>
      </w:r>
      <w:r>
        <w:rPr>
          <w:spacing w:val="-1"/>
          <w:sz w:val="20"/>
        </w:rPr>
        <w:t xml:space="preserve"> </w:t>
      </w:r>
      <w:r>
        <w:rPr>
          <w:spacing w:val="-2"/>
          <w:sz w:val="20"/>
        </w:rPr>
        <w:t>expenditure;</w:t>
      </w:r>
      <w:r>
        <w:rPr>
          <w:spacing w:val="2"/>
          <w:sz w:val="20"/>
        </w:rPr>
        <w:t xml:space="preserve"> </w:t>
      </w:r>
      <w:r>
        <w:rPr>
          <w:spacing w:val="-2"/>
          <w:sz w:val="20"/>
        </w:rPr>
        <w:t>columns</w:t>
      </w:r>
      <w:r>
        <w:rPr>
          <w:spacing w:val="-1"/>
          <w:sz w:val="20"/>
        </w:rPr>
        <w:t xml:space="preserve"> </w:t>
      </w:r>
      <w:r>
        <w:rPr>
          <w:spacing w:val="-2"/>
          <w:sz w:val="20"/>
        </w:rPr>
        <w:t>(3)–</w:t>
      </w:r>
      <w:r>
        <w:rPr>
          <w:spacing w:val="-5"/>
          <w:sz w:val="20"/>
        </w:rPr>
        <w:t>(4)</w:t>
      </w:r>
      <w:r w:rsidR="00BA667C">
        <w:rPr>
          <w:spacing w:val="-5"/>
          <w:sz w:val="20"/>
        </w:rPr>
        <w:t xml:space="preserve"> </w:t>
      </w:r>
      <w:r>
        <w:rPr>
          <w:sz w:val="20"/>
        </w:rPr>
        <w:t>report</w:t>
      </w:r>
      <w:r>
        <w:rPr>
          <w:spacing w:val="-2"/>
          <w:sz w:val="20"/>
        </w:rPr>
        <w:t xml:space="preserve"> </w:t>
      </w:r>
      <w:r>
        <w:rPr>
          <w:sz w:val="20"/>
        </w:rPr>
        <w:t>the</w:t>
      </w:r>
      <w:r>
        <w:rPr>
          <w:spacing w:val="-3"/>
          <w:sz w:val="20"/>
        </w:rPr>
        <w:t xml:space="preserve"> </w:t>
      </w:r>
      <w:r>
        <w:rPr>
          <w:sz w:val="20"/>
        </w:rPr>
        <w:t>same</w:t>
      </w:r>
      <w:r>
        <w:rPr>
          <w:spacing w:val="-2"/>
          <w:sz w:val="20"/>
        </w:rPr>
        <w:t xml:space="preserve"> </w:t>
      </w:r>
      <w:r>
        <w:rPr>
          <w:sz w:val="20"/>
        </w:rPr>
        <w:t>for</w:t>
      </w:r>
      <w:r>
        <w:rPr>
          <w:spacing w:val="-2"/>
          <w:sz w:val="20"/>
        </w:rPr>
        <w:t xml:space="preserve"> </w:t>
      </w:r>
      <w:del w:id="3392" w:author="Editor" w:date="2026-09-11T11:51:00Z">
        <w:r w:rsidDel="0085492B">
          <w:rPr>
            <w:sz w:val="20"/>
          </w:rPr>
          <w:delText>medicine</w:delText>
        </w:r>
        <w:r w:rsidDel="0085492B">
          <w:rPr>
            <w:spacing w:val="-2"/>
            <w:sz w:val="20"/>
          </w:rPr>
          <w:delText xml:space="preserve"> </w:delText>
        </w:r>
      </w:del>
      <w:r>
        <w:rPr>
          <w:sz w:val="20"/>
        </w:rPr>
        <w:t>expenditure</w:t>
      </w:r>
      <w:ins w:id="3393" w:author="Editor" w:date="2026-09-11T11:51:00Z">
        <w:r w:rsidR="0085492B">
          <w:rPr>
            <w:sz w:val="20"/>
          </w:rPr>
          <w:t xml:space="preserve"> on medicine</w:t>
        </w:r>
      </w:ins>
      <w:r>
        <w:rPr>
          <w:sz w:val="20"/>
        </w:rPr>
        <w:t>. Panel</w:t>
      </w:r>
      <w:r>
        <w:rPr>
          <w:spacing w:val="-2"/>
          <w:sz w:val="20"/>
        </w:rPr>
        <w:t xml:space="preserve"> </w:t>
      </w:r>
      <w:r>
        <w:rPr>
          <w:sz w:val="20"/>
        </w:rPr>
        <w:t>A</w:t>
      </w:r>
      <w:r>
        <w:rPr>
          <w:spacing w:val="-3"/>
          <w:sz w:val="20"/>
        </w:rPr>
        <w:t xml:space="preserve"> </w:t>
      </w:r>
      <w:r>
        <w:rPr>
          <w:sz w:val="20"/>
        </w:rPr>
        <w:t>restricts</w:t>
      </w:r>
      <w:r>
        <w:rPr>
          <w:spacing w:val="-2"/>
          <w:sz w:val="20"/>
        </w:rPr>
        <w:t xml:space="preserve"> </w:t>
      </w:r>
      <w:r>
        <w:rPr>
          <w:sz w:val="20"/>
        </w:rPr>
        <w:t>the</w:t>
      </w:r>
      <w:r>
        <w:rPr>
          <w:spacing w:val="-2"/>
          <w:sz w:val="20"/>
        </w:rPr>
        <w:t xml:space="preserve"> </w:t>
      </w:r>
      <w:r>
        <w:rPr>
          <w:sz w:val="20"/>
        </w:rPr>
        <w:t>sample</w:t>
      </w:r>
      <w:r>
        <w:rPr>
          <w:spacing w:val="-3"/>
          <w:sz w:val="20"/>
        </w:rPr>
        <w:t xml:space="preserve"> </w:t>
      </w:r>
      <w:r>
        <w:rPr>
          <w:sz w:val="20"/>
        </w:rPr>
        <w:t>to</w:t>
      </w:r>
      <w:r>
        <w:rPr>
          <w:spacing w:val="-2"/>
          <w:sz w:val="20"/>
        </w:rPr>
        <w:t xml:space="preserve"> </w:t>
      </w:r>
      <w:r>
        <w:rPr>
          <w:sz w:val="20"/>
        </w:rPr>
        <w:t>eligible</w:t>
      </w:r>
      <w:r>
        <w:rPr>
          <w:spacing w:val="-2"/>
          <w:sz w:val="20"/>
        </w:rPr>
        <w:t xml:space="preserve"> </w:t>
      </w:r>
      <w:r>
        <w:rPr>
          <w:sz w:val="20"/>
        </w:rPr>
        <w:t>households</w:t>
      </w:r>
      <w:r>
        <w:rPr>
          <w:spacing w:val="-2"/>
          <w:sz w:val="20"/>
        </w:rPr>
        <w:t xml:space="preserve"> </w:t>
      </w:r>
      <w:r>
        <w:rPr>
          <w:sz w:val="20"/>
        </w:rPr>
        <w:t>and</w:t>
      </w:r>
      <w:r>
        <w:rPr>
          <w:spacing w:val="-3"/>
          <w:sz w:val="20"/>
        </w:rPr>
        <w:t xml:space="preserve"> </w:t>
      </w:r>
      <w:r>
        <w:rPr>
          <w:sz w:val="20"/>
        </w:rPr>
        <w:t>reports</w:t>
      </w:r>
      <w:r>
        <w:rPr>
          <w:spacing w:val="-2"/>
          <w:sz w:val="20"/>
        </w:rPr>
        <w:t xml:space="preserve"> </w:t>
      </w:r>
      <w:r>
        <w:rPr>
          <w:sz w:val="20"/>
        </w:rPr>
        <w:t xml:space="preserve">the </w:t>
      </w:r>
      <w:del w:id="3394" w:author="Editor" w:date="2026-09-08T18:24:00Z">
        <w:r w:rsidDel="00CE47F7">
          <w:rPr>
            <w:sz w:val="20"/>
          </w:rPr>
          <w:delText>di</w:delText>
        </w:r>
        <w:r w:rsidDel="00CE47F7">
          <w:rPr>
            <w:rFonts w:ascii="Arial MT"/>
            <w:sz w:val="20"/>
          </w:rPr>
          <w:delText>ff</w:delText>
        </w:r>
        <w:r w:rsidDel="00CE47F7">
          <w:rPr>
            <w:sz w:val="20"/>
          </w:rPr>
          <w:delText xml:space="preserve">erential </w:delText>
        </w:r>
      </w:del>
      <w:ins w:id="3395" w:author="Editor" w:date="2026-09-08T18:24:00Z">
        <w:r w:rsidR="00CE47F7">
          <w:rPr>
            <w:sz w:val="20"/>
          </w:rPr>
          <w:t xml:space="preserve">differential </w:t>
        </w:r>
      </w:ins>
      <w:del w:id="3396" w:author="Editor" w:date="2026-09-08T18:24:00Z">
        <w:r w:rsidDel="00CE47F7">
          <w:rPr>
            <w:sz w:val="20"/>
          </w:rPr>
          <w:delText>e</w:delText>
        </w:r>
        <w:r w:rsidDel="00CE47F7">
          <w:rPr>
            <w:rFonts w:ascii="Arial MT"/>
            <w:sz w:val="20"/>
          </w:rPr>
          <w:delText>ff</w:delText>
        </w:r>
        <w:r w:rsidDel="00CE47F7">
          <w:rPr>
            <w:sz w:val="20"/>
          </w:rPr>
          <w:delText xml:space="preserve">ect </w:delText>
        </w:r>
      </w:del>
      <w:ins w:id="3397" w:author="Editor" w:date="2026-09-08T18:24:00Z">
        <w:r w:rsidR="00CE47F7">
          <w:rPr>
            <w:sz w:val="20"/>
          </w:rPr>
          <w:t xml:space="preserve">effect </w:t>
        </w:r>
      </w:ins>
      <w:r>
        <w:rPr>
          <w:sz w:val="20"/>
        </w:rPr>
        <w:t>by whether a household had an older adult member (aged 65 or older) present at the 1997 baseline:</w:t>
      </w:r>
      <w:r>
        <w:rPr>
          <w:spacing w:val="26"/>
          <w:sz w:val="20"/>
        </w:rPr>
        <w:t xml:space="preserve"> </w:t>
      </w:r>
      <w:r>
        <w:rPr>
          <w:sz w:val="20"/>
        </w:rPr>
        <w:t xml:space="preserve">the first row is the treatment </w:t>
      </w:r>
      <w:del w:id="3398" w:author="Editor" w:date="2026-09-08T18:24:00Z">
        <w:r w:rsidDel="00CE47F7">
          <w:rPr>
            <w:sz w:val="20"/>
          </w:rPr>
          <w:delText>e</w:delText>
        </w:r>
        <w:r w:rsidDel="00CE47F7">
          <w:rPr>
            <w:rFonts w:ascii="Arial MT"/>
            <w:sz w:val="20"/>
          </w:rPr>
          <w:delText>ff</w:delText>
        </w:r>
        <w:r w:rsidDel="00CE47F7">
          <w:rPr>
            <w:sz w:val="20"/>
          </w:rPr>
          <w:delText xml:space="preserve">ect </w:delText>
        </w:r>
      </w:del>
      <w:ins w:id="3399" w:author="Editor" w:date="2026-09-08T18:24:00Z">
        <w:r w:rsidR="00CE47F7">
          <w:rPr>
            <w:sz w:val="20"/>
          </w:rPr>
          <w:t xml:space="preserve">effect </w:t>
        </w:r>
      </w:ins>
      <w:r>
        <w:rPr>
          <w:sz w:val="20"/>
        </w:rPr>
        <w:t xml:space="preserve">for households without an older adult member, and the second row is the </w:t>
      </w:r>
      <w:del w:id="3400" w:author="Editor" w:date="2026-09-08T18:24:00Z">
        <w:r w:rsidDel="00CE47F7">
          <w:rPr>
            <w:sz w:val="20"/>
          </w:rPr>
          <w:delText>di</w:delText>
        </w:r>
        <w:r w:rsidDel="00CE47F7">
          <w:rPr>
            <w:rFonts w:ascii="Arial MT"/>
            <w:sz w:val="20"/>
          </w:rPr>
          <w:delText>ff</w:delText>
        </w:r>
        <w:r w:rsidDel="00CE47F7">
          <w:rPr>
            <w:sz w:val="20"/>
          </w:rPr>
          <w:delText xml:space="preserve">erential </w:delText>
        </w:r>
      </w:del>
      <w:ins w:id="3401" w:author="Editor" w:date="2026-09-08T18:24:00Z">
        <w:r w:rsidR="00CE47F7">
          <w:rPr>
            <w:sz w:val="20"/>
          </w:rPr>
          <w:t xml:space="preserve">differential </w:t>
        </w:r>
      </w:ins>
      <w:del w:id="3402" w:author="Editor" w:date="2026-09-08T18:24:00Z">
        <w:r w:rsidDel="00CE47F7">
          <w:rPr>
            <w:sz w:val="20"/>
          </w:rPr>
          <w:delText>e</w:delText>
        </w:r>
        <w:r w:rsidDel="00CE47F7">
          <w:rPr>
            <w:rFonts w:ascii="Arial MT"/>
            <w:sz w:val="20"/>
          </w:rPr>
          <w:delText>ff</w:delText>
        </w:r>
        <w:r w:rsidDel="00CE47F7">
          <w:rPr>
            <w:sz w:val="20"/>
          </w:rPr>
          <w:delText xml:space="preserve">ect </w:delText>
        </w:r>
      </w:del>
      <w:ins w:id="3403" w:author="Editor" w:date="2026-09-08T18:24:00Z">
        <w:r w:rsidR="00CE47F7">
          <w:rPr>
            <w:sz w:val="20"/>
          </w:rPr>
          <w:t xml:space="preserve">effect </w:t>
        </w:r>
      </w:ins>
      <w:r>
        <w:rPr>
          <w:sz w:val="20"/>
        </w:rPr>
        <w:t xml:space="preserve">for households with one (i.e., the triple-interaction </w:t>
      </w:r>
      <w:del w:id="3404" w:author="Editor" w:date="2026-09-08T18:24:00Z">
        <w:r w:rsidDel="00CE47F7">
          <w:rPr>
            <w:sz w:val="20"/>
          </w:rPr>
          <w:delText>coe</w:delText>
        </w:r>
        <w:r w:rsidDel="00CE47F7">
          <w:rPr>
            <w:rFonts w:ascii="Arial MT"/>
            <w:sz w:val="20"/>
          </w:rPr>
          <w:delText>ffi</w:delText>
        </w:r>
        <w:r w:rsidDel="00CE47F7">
          <w:rPr>
            <w:sz w:val="20"/>
          </w:rPr>
          <w:delText>cient</w:delText>
        </w:r>
      </w:del>
      <w:ins w:id="3405" w:author="Editor" w:date="2026-09-08T18:24:00Z">
        <w:r w:rsidR="00CE47F7">
          <w:rPr>
            <w:sz w:val="20"/>
          </w:rPr>
          <w:t>coeff</w:t>
        </w:r>
        <w:r w:rsidR="00CE47F7" w:rsidRPr="00181B91">
          <w:rPr>
            <w:sz w:val="20"/>
          </w:rPr>
          <w:t>i</w:t>
        </w:r>
        <w:r w:rsidR="00CE47F7">
          <w:rPr>
            <w:sz w:val="20"/>
          </w:rPr>
          <w:t>cient</w:t>
        </w:r>
      </w:ins>
      <w:r>
        <w:rPr>
          <w:sz w:val="20"/>
        </w:rPr>
        <w:t>).</w:t>
      </w:r>
      <w:r>
        <w:rPr>
          <w:spacing w:val="22"/>
          <w:sz w:val="20"/>
        </w:rPr>
        <w:t xml:space="preserve"> </w:t>
      </w:r>
      <w:r>
        <w:rPr>
          <w:sz w:val="20"/>
        </w:rPr>
        <w:t>Panel B restricts the</w:t>
      </w:r>
      <w:r>
        <w:rPr>
          <w:spacing w:val="-2"/>
          <w:sz w:val="20"/>
        </w:rPr>
        <w:t xml:space="preserve"> </w:t>
      </w:r>
      <w:r>
        <w:rPr>
          <w:sz w:val="20"/>
        </w:rPr>
        <w:t>sample</w:t>
      </w:r>
      <w:r>
        <w:rPr>
          <w:spacing w:val="-2"/>
          <w:sz w:val="20"/>
        </w:rPr>
        <w:t xml:space="preserve"> </w:t>
      </w:r>
      <w:r>
        <w:rPr>
          <w:sz w:val="20"/>
        </w:rPr>
        <w:t>to</w:t>
      </w:r>
      <w:r>
        <w:rPr>
          <w:spacing w:val="-2"/>
          <w:sz w:val="20"/>
        </w:rPr>
        <w:t xml:space="preserve"> </w:t>
      </w:r>
      <w:r>
        <w:rPr>
          <w:sz w:val="20"/>
        </w:rPr>
        <w:t>older-adults-only</w:t>
      </w:r>
      <w:r>
        <w:rPr>
          <w:spacing w:val="-2"/>
          <w:sz w:val="20"/>
        </w:rPr>
        <w:t xml:space="preserve"> </w:t>
      </w:r>
      <w:r>
        <w:rPr>
          <w:sz w:val="20"/>
        </w:rPr>
        <w:t>households</w:t>
      </w:r>
      <w:r>
        <w:rPr>
          <w:spacing w:val="-2"/>
          <w:sz w:val="20"/>
        </w:rPr>
        <w:t xml:space="preserve"> </w:t>
      </w:r>
      <w:r>
        <w:rPr>
          <w:sz w:val="20"/>
        </w:rPr>
        <w:t>(no</w:t>
      </w:r>
      <w:r>
        <w:rPr>
          <w:spacing w:val="-2"/>
          <w:sz w:val="20"/>
        </w:rPr>
        <w:t xml:space="preserve"> </w:t>
      </w:r>
      <w:r>
        <w:rPr>
          <w:sz w:val="20"/>
        </w:rPr>
        <w:t>children</w:t>
      </w:r>
      <w:r>
        <w:rPr>
          <w:spacing w:val="-2"/>
          <w:sz w:val="20"/>
        </w:rPr>
        <w:t xml:space="preserve"> </w:t>
      </w:r>
      <w:r>
        <w:rPr>
          <w:sz w:val="20"/>
        </w:rPr>
        <w:t>or</w:t>
      </w:r>
      <w:r>
        <w:rPr>
          <w:spacing w:val="-2"/>
          <w:sz w:val="20"/>
        </w:rPr>
        <w:t xml:space="preserve"> </w:t>
      </w:r>
      <w:r>
        <w:rPr>
          <w:sz w:val="20"/>
        </w:rPr>
        <w:t>working-age</w:t>
      </w:r>
      <w:r>
        <w:rPr>
          <w:spacing w:val="-2"/>
          <w:sz w:val="20"/>
        </w:rPr>
        <w:t xml:space="preserve"> </w:t>
      </w:r>
      <w:r>
        <w:rPr>
          <w:sz w:val="20"/>
        </w:rPr>
        <w:t>adults</w:t>
      </w:r>
      <w:r>
        <w:rPr>
          <w:spacing w:val="-2"/>
          <w:sz w:val="20"/>
        </w:rPr>
        <w:t xml:space="preserve"> </w:t>
      </w:r>
      <w:r>
        <w:rPr>
          <w:sz w:val="20"/>
        </w:rPr>
        <w:t>present,</w:t>
      </w:r>
      <w:r>
        <w:rPr>
          <w:spacing w:val="-1"/>
          <w:sz w:val="20"/>
        </w:rPr>
        <w:t xml:space="preserve"> </w:t>
      </w:r>
      <w:r>
        <w:rPr>
          <w:sz w:val="20"/>
        </w:rPr>
        <w:t>with</w:t>
      </w:r>
      <w:r>
        <w:rPr>
          <w:spacing w:val="-2"/>
          <w:sz w:val="20"/>
        </w:rPr>
        <w:t xml:space="preserve"> </w:t>
      </w:r>
      <w:r>
        <w:rPr>
          <w:sz w:val="20"/>
        </w:rPr>
        <w:t>household</w:t>
      </w:r>
      <w:r>
        <w:rPr>
          <w:spacing w:val="-2"/>
          <w:sz w:val="20"/>
        </w:rPr>
        <w:t xml:space="preserve"> </w:t>
      </w:r>
      <w:r>
        <w:rPr>
          <w:sz w:val="20"/>
        </w:rPr>
        <w:t>com</w:t>
      </w:r>
      <w:del w:id="3406" w:author="Editor" w:date="2026-09-11T11:52:00Z">
        <w:r w:rsidDel="0085492B">
          <w:rPr>
            <w:sz w:val="20"/>
          </w:rPr>
          <w:delText>-</w:delText>
        </w:r>
      </w:del>
      <w:r>
        <w:rPr>
          <w:sz w:val="20"/>
        </w:rPr>
        <w:t xml:space="preserve">position fixed at its 1997 pre-treatment value) and instead </w:t>
      </w:r>
      <w:del w:id="3407" w:author="Editor" w:date="2026-09-08T18:24:00Z">
        <w:r w:rsidDel="00CE47F7">
          <w:rPr>
            <w:sz w:val="20"/>
          </w:rPr>
          <w:delText>di</w:delText>
        </w:r>
        <w:r w:rsidDel="00CE47F7">
          <w:rPr>
            <w:rFonts w:ascii="Arial MT"/>
            <w:sz w:val="20"/>
          </w:rPr>
          <w:delText>ff</w:delText>
        </w:r>
        <w:r w:rsidDel="00CE47F7">
          <w:rPr>
            <w:sz w:val="20"/>
          </w:rPr>
          <w:delText xml:space="preserve">erentiates </w:delText>
        </w:r>
      </w:del>
      <w:ins w:id="3408" w:author="Editor" w:date="2026-09-08T18:24:00Z">
        <w:r w:rsidR="00CE47F7">
          <w:rPr>
            <w:sz w:val="20"/>
          </w:rPr>
          <w:t xml:space="preserve">differentiates </w:t>
        </w:r>
      </w:ins>
      <w:r>
        <w:rPr>
          <w:sz w:val="20"/>
        </w:rPr>
        <w:t>by household eligibility, since only eligible</w:t>
      </w:r>
      <w:r>
        <w:rPr>
          <w:spacing w:val="-1"/>
          <w:sz w:val="20"/>
        </w:rPr>
        <w:t xml:space="preserve"> </w:t>
      </w:r>
      <w:r>
        <w:rPr>
          <w:sz w:val="20"/>
        </w:rPr>
        <w:t>households</w:t>
      </w:r>
      <w:r>
        <w:rPr>
          <w:spacing w:val="-1"/>
          <w:sz w:val="20"/>
        </w:rPr>
        <w:t xml:space="preserve"> </w:t>
      </w:r>
      <w:r>
        <w:rPr>
          <w:sz w:val="20"/>
        </w:rPr>
        <w:t>received</w:t>
      </w:r>
      <w:r>
        <w:rPr>
          <w:spacing w:val="-1"/>
          <w:sz w:val="20"/>
        </w:rPr>
        <w:t xml:space="preserve"> </w:t>
      </w:r>
      <w:r>
        <w:rPr>
          <w:sz w:val="20"/>
        </w:rPr>
        <w:t>the</w:t>
      </w:r>
      <w:r>
        <w:rPr>
          <w:spacing w:val="-1"/>
          <w:sz w:val="20"/>
        </w:rPr>
        <w:t xml:space="preserve"> </w:t>
      </w:r>
      <w:r>
        <w:rPr>
          <w:sz w:val="20"/>
        </w:rPr>
        <w:t>direct</w:t>
      </w:r>
      <w:r>
        <w:rPr>
          <w:spacing w:val="-1"/>
          <w:sz w:val="20"/>
        </w:rPr>
        <w:t xml:space="preserve"> </w:t>
      </w:r>
      <w:r>
        <w:rPr>
          <w:sz w:val="20"/>
        </w:rPr>
        <w:t>food</w:t>
      </w:r>
      <w:r>
        <w:rPr>
          <w:spacing w:val="-1"/>
          <w:sz w:val="20"/>
        </w:rPr>
        <w:t xml:space="preserve"> </w:t>
      </w:r>
      <w:r>
        <w:rPr>
          <w:sz w:val="20"/>
        </w:rPr>
        <w:t>transfer</w:t>
      </w:r>
      <w:r>
        <w:rPr>
          <w:spacing w:val="-1"/>
          <w:sz w:val="20"/>
        </w:rPr>
        <w:t xml:space="preserve"> </w:t>
      </w:r>
      <w:r>
        <w:rPr>
          <w:sz w:val="20"/>
        </w:rPr>
        <w:t>(</w:t>
      </w:r>
      <w:r>
        <w:rPr>
          <w:i/>
          <w:sz w:val="20"/>
        </w:rPr>
        <w:t>apoyo</w:t>
      </w:r>
      <w:r>
        <w:rPr>
          <w:i/>
          <w:spacing w:val="-1"/>
          <w:sz w:val="20"/>
        </w:rPr>
        <w:t xml:space="preserve"> </w:t>
      </w:r>
      <w:r>
        <w:rPr>
          <w:i/>
          <w:sz w:val="20"/>
        </w:rPr>
        <w:t>alimentario</w:t>
      </w:r>
      <w:r>
        <w:rPr>
          <w:sz w:val="20"/>
        </w:rPr>
        <w:t>): the</w:t>
      </w:r>
      <w:r>
        <w:rPr>
          <w:spacing w:val="-1"/>
          <w:sz w:val="20"/>
        </w:rPr>
        <w:t xml:space="preserve"> </w:t>
      </w:r>
      <w:r>
        <w:rPr>
          <w:sz w:val="20"/>
        </w:rPr>
        <w:t>first</w:t>
      </w:r>
      <w:r>
        <w:rPr>
          <w:spacing w:val="-1"/>
          <w:sz w:val="20"/>
        </w:rPr>
        <w:t xml:space="preserve"> </w:t>
      </w:r>
      <w:r>
        <w:rPr>
          <w:sz w:val="20"/>
        </w:rPr>
        <w:t>row</w:t>
      </w:r>
      <w:r>
        <w:rPr>
          <w:spacing w:val="-1"/>
          <w:sz w:val="20"/>
        </w:rPr>
        <w:t xml:space="preserve"> </w:t>
      </w:r>
      <w:r>
        <w:rPr>
          <w:sz w:val="20"/>
        </w:rPr>
        <w:t>is</w:t>
      </w:r>
      <w:r>
        <w:rPr>
          <w:spacing w:val="-1"/>
          <w:sz w:val="20"/>
        </w:rPr>
        <w:t xml:space="preserve"> </w:t>
      </w:r>
      <w:r>
        <w:rPr>
          <w:sz w:val="20"/>
        </w:rPr>
        <w:t>the</w:t>
      </w:r>
      <w:r>
        <w:rPr>
          <w:spacing w:val="-1"/>
          <w:sz w:val="20"/>
        </w:rPr>
        <w:t xml:space="preserve"> </w:t>
      </w:r>
      <w:r>
        <w:rPr>
          <w:sz w:val="20"/>
        </w:rPr>
        <w:t>treatment</w:t>
      </w:r>
      <w:r>
        <w:rPr>
          <w:spacing w:val="-1"/>
          <w:sz w:val="20"/>
        </w:rPr>
        <w:t xml:space="preserve"> </w:t>
      </w:r>
      <w:del w:id="3409" w:author="Editor" w:date="2026-09-08T18:24:00Z">
        <w:r w:rsidDel="00CE47F7">
          <w:rPr>
            <w:sz w:val="20"/>
          </w:rPr>
          <w:delText>e</w:delText>
        </w:r>
        <w:r w:rsidDel="00CE47F7">
          <w:rPr>
            <w:rFonts w:ascii="Arial MT"/>
            <w:sz w:val="20"/>
          </w:rPr>
          <w:delText>ff</w:delText>
        </w:r>
        <w:r w:rsidDel="00CE47F7">
          <w:rPr>
            <w:sz w:val="20"/>
          </w:rPr>
          <w:delText xml:space="preserve">ect </w:delText>
        </w:r>
      </w:del>
      <w:ins w:id="3410" w:author="Editor" w:date="2026-09-08T18:24:00Z">
        <w:r w:rsidR="00CE47F7">
          <w:rPr>
            <w:sz w:val="20"/>
          </w:rPr>
          <w:t xml:space="preserve">effect </w:t>
        </w:r>
      </w:ins>
      <w:r>
        <w:rPr>
          <w:sz w:val="20"/>
        </w:rPr>
        <w:t>for</w:t>
      </w:r>
      <w:r>
        <w:rPr>
          <w:spacing w:val="-1"/>
          <w:sz w:val="20"/>
        </w:rPr>
        <w:t xml:space="preserve"> </w:t>
      </w:r>
      <w:r>
        <w:rPr>
          <w:sz w:val="20"/>
        </w:rPr>
        <w:t>ineligible</w:t>
      </w:r>
      <w:r>
        <w:rPr>
          <w:spacing w:val="-1"/>
          <w:sz w:val="20"/>
        </w:rPr>
        <w:t xml:space="preserve"> </w:t>
      </w:r>
      <w:r>
        <w:rPr>
          <w:sz w:val="20"/>
        </w:rPr>
        <w:t>older-adults-only</w:t>
      </w:r>
      <w:r>
        <w:rPr>
          <w:spacing w:val="-1"/>
          <w:sz w:val="20"/>
        </w:rPr>
        <w:t xml:space="preserve"> </w:t>
      </w:r>
      <w:r>
        <w:rPr>
          <w:sz w:val="20"/>
        </w:rPr>
        <w:t>households, and</w:t>
      </w:r>
      <w:r>
        <w:rPr>
          <w:spacing w:val="-1"/>
          <w:sz w:val="20"/>
        </w:rPr>
        <w:t xml:space="preserve"> </w:t>
      </w:r>
      <w:r>
        <w:rPr>
          <w:sz w:val="20"/>
        </w:rPr>
        <w:t>the</w:t>
      </w:r>
      <w:r>
        <w:rPr>
          <w:spacing w:val="-1"/>
          <w:sz w:val="20"/>
        </w:rPr>
        <w:t xml:space="preserve"> </w:t>
      </w:r>
      <w:r>
        <w:rPr>
          <w:sz w:val="20"/>
        </w:rPr>
        <w:t>second</w:t>
      </w:r>
      <w:r>
        <w:rPr>
          <w:spacing w:val="-1"/>
          <w:sz w:val="20"/>
        </w:rPr>
        <w:t xml:space="preserve"> </w:t>
      </w:r>
      <w:r>
        <w:rPr>
          <w:sz w:val="20"/>
        </w:rPr>
        <w:t>row</w:t>
      </w:r>
      <w:r>
        <w:rPr>
          <w:spacing w:val="-1"/>
          <w:sz w:val="20"/>
        </w:rPr>
        <w:t xml:space="preserve"> </w:t>
      </w:r>
      <w:r>
        <w:rPr>
          <w:sz w:val="20"/>
        </w:rPr>
        <w:t>is</w:t>
      </w:r>
      <w:r>
        <w:rPr>
          <w:spacing w:val="-1"/>
          <w:sz w:val="20"/>
        </w:rPr>
        <w:t xml:space="preserve"> </w:t>
      </w:r>
      <w:r>
        <w:rPr>
          <w:sz w:val="20"/>
        </w:rPr>
        <w:t>the</w:t>
      </w:r>
      <w:r>
        <w:rPr>
          <w:spacing w:val="-1"/>
          <w:sz w:val="20"/>
        </w:rPr>
        <w:t xml:space="preserve"> </w:t>
      </w:r>
      <w:del w:id="3411" w:author="Editor" w:date="2026-09-08T18:24:00Z">
        <w:r w:rsidDel="00CE47F7">
          <w:rPr>
            <w:sz w:val="20"/>
          </w:rPr>
          <w:delText>di</w:delText>
        </w:r>
        <w:r w:rsidDel="00CE47F7">
          <w:rPr>
            <w:rFonts w:ascii="Arial MT"/>
            <w:sz w:val="20"/>
          </w:rPr>
          <w:delText>ff</w:delText>
        </w:r>
        <w:r w:rsidDel="00CE47F7">
          <w:rPr>
            <w:sz w:val="20"/>
          </w:rPr>
          <w:delText>erential</w:delText>
        </w:r>
        <w:r w:rsidDel="00CE47F7">
          <w:rPr>
            <w:spacing w:val="-1"/>
            <w:sz w:val="20"/>
          </w:rPr>
          <w:delText xml:space="preserve"> </w:delText>
        </w:r>
      </w:del>
      <w:ins w:id="3412" w:author="Editor" w:date="2026-09-08T18:24:00Z">
        <w:r w:rsidR="00CE47F7">
          <w:rPr>
            <w:sz w:val="20"/>
          </w:rPr>
          <w:t>differential</w:t>
        </w:r>
        <w:r w:rsidR="00CE47F7">
          <w:rPr>
            <w:spacing w:val="-1"/>
            <w:sz w:val="20"/>
          </w:rPr>
          <w:t xml:space="preserve"> </w:t>
        </w:r>
      </w:ins>
      <w:del w:id="3413" w:author="Editor" w:date="2026-09-08T18:24:00Z">
        <w:r w:rsidDel="00CE47F7">
          <w:rPr>
            <w:sz w:val="20"/>
          </w:rPr>
          <w:delText>e</w:delText>
        </w:r>
        <w:r w:rsidDel="00CE47F7">
          <w:rPr>
            <w:rFonts w:ascii="Arial MT"/>
            <w:sz w:val="20"/>
          </w:rPr>
          <w:delText>ff</w:delText>
        </w:r>
        <w:r w:rsidDel="00CE47F7">
          <w:rPr>
            <w:sz w:val="20"/>
          </w:rPr>
          <w:delText>ect</w:delText>
        </w:r>
        <w:r w:rsidDel="00CE47F7">
          <w:rPr>
            <w:spacing w:val="-1"/>
            <w:sz w:val="20"/>
          </w:rPr>
          <w:delText xml:space="preserve"> </w:delText>
        </w:r>
      </w:del>
      <w:ins w:id="3414" w:author="Editor" w:date="2026-09-08T18:24:00Z">
        <w:r w:rsidR="00CE47F7">
          <w:rPr>
            <w:sz w:val="20"/>
          </w:rPr>
          <w:t>effect</w:t>
        </w:r>
        <w:r w:rsidR="00CE47F7">
          <w:rPr>
            <w:spacing w:val="-1"/>
            <w:sz w:val="20"/>
          </w:rPr>
          <w:t xml:space="preserve"> </w:t>
        </w:r>
      </w:ins>
      <w:r>
        <w:rPr>
          <w:sz w:val="20"/>
        </w:rPr>
        <w:t>for</w:t>
      </w:r>
      <w:r>
        <w:rPr>
          <w:spacing w:val="-1"/>
          <w:sz w:val="20"/>
        </w:rPr>
        <w:t xml:space="preserve"> </w:t>
      </w:r>
      <w:r>
        <w:rPr>
          <w:sz w:val="20"/>
        </w:rPr>
        <w:t>eligible</w:t>
      </w:r>
      <w:r>
        <w:rPr>
          <w:spacing w:val="-1"/>
          <w:sz w:val="20"/>
        </w:rPr>
        <w:t xml:space="preserve"> </w:t>
      </w:r>
      <w:r>
        <w:rPr>
          <w:sz w:val="20"/>
        </w:rPr>
        <w:t>ones. All regressions</w:t>
      </w:r>
      <w:r>
        <w:rPr>
          <w:spacing w:val="-2"/>
          <w:sz w:val="20"/>
        </w:rPr>
        <w:t xml:space="preserve"> </w:t>
      </w:r>
      <w:r>
        <w:rPr>
          <w:sz w:val="20"/>
        </w:rPr>
        <w:t>include</w:t>
      </w:r>
      <w:r>
        <w:rPr>
          <w:spacing w:val="-2"/>
          <w:sz w:val="20"/>
        </w:rPr>
        <w:t xml:space="preserve"> </w:t>
      </w:r>
      <w:r>
        <w:rPr>
          <w:sz w:val="20"/>
        </w:rPr>
        <w:t>municipality</w:t>
      </w:r>
      <w:r>
        <w:rPr>
          <w:spacing w:val="-2"/>
          <w:sz w:val="20"/>
        </w:rPr>
        <w:t xml:space="preserve"> </w:t>
      </w:r>
      <w:r>
        <w:rPr>
          <w:sz w:val="20"/>
        </w:rPr>
        <w:t>and</w:t>
      </w:r>
      <w:r>
        <w:rPr>
          <w:spacing w:val="-2"/>
          <w:sz w:val="20"/>
        </w:rPr>
        <w:t xml:space="preserve"> </w:t>
      </w:r>
      <w:r>
        <w:rPr>
          <w:sz w:val="20"/>
        </w:rPr>
        <w:t>year</w:t>
      </w:r>
      <w:r>
        <w:rPr>
          <w:spacing w:val="-2"/>
          <w:sz w:val="20"/>
        </w:rPr>
        <w:t xml:space="preserve"> </w:t>
      </w:r>
      <w:r>
        <w:rPr>
          <w:sz w:val="20"/>
        </w:rPr>
        <w:t>fixed</w:t>
      </w:r>
      <w:r>
        <w:rPr>
          <w:spacing w:val="-2"/>
          <w:sz w:val="20"/>
        </w:rPr>
        <w:t xml:space="preserve"> </w:t>
      </w:r>
      <w:del w:id="3415" w:author="Editor" w:date="2026-09-08T18:24:00Z">
        <w:r w:rsidDel="00CE47F7">
          <w:rPr>
            <w:sz w:val="20"/>
          </w:rPr>
          <w:delText>e</w:delText>
        </w:r>
        <w:r w:rsidDel="00CE47F7">
          <w:rPr>
            <w:rFonts w:ascii="Arial MT"/>
            <w:sz w:val="20"/>
          </w:rPr>
          <w:delText>ff</w:delText>
        </w:r>
        <w:r w:rsidDel="00CE47F7">
          <w:rPr>
            <w:sz w:val="20"/>
          </w:rPr>
          <w:delText>ects</w:delText>
        </w:r>
      </w:del>
      <w:ins w:id="3416" w:author="Editor" w:date="2026-09-08T18:24:00Z">
        <w:r w:rsidR="00CE47F7">
          <w:rPr>
            <w:sz w:val="20"/>
          </w:rPr>
          <w:t>effects</w:t>
        </w:r>
      </w:ins>
      <w:r>
        <w:rPr>
          <w:sz w:val="20"/>
        </w:rPr>
        <w:t>.</w:t>
      </w:r>
      <w:r>
        <w:rPr>
          <w:spacing w:val="16"/>
          <w:sz w:val="20"/>
        </w:rPr>
        <w:t xml:space="preserve"> </w:t>
      </w:r>
      <w:r>
        <w:rPr>
          <w:sz w:val="20"/>
        </w:rPr>
        <w:t>Standard</w:t>
      </w:r>
      <w:r>
        <w:rPr>
          <w:spacing w:val="-2"/>
          <w:sz w:val="20"/>
        </w:rPr>
        <w:t xml:space="preserve"> </w:t>
      </w:r>
      <w:r>
        <w:rPr>
          <w:sz w:val="20"/>
        </w:rPr>
        <w:t>errors</w:t>
      </w:r>
      <w:r>
        <w:rPr>
          <w:spacing w:val="-2"/>
          <w:sz w:val="20"/>
        </w:rPr>
        <w:t xml:space="preserve"> </w:t>
      </w:r>
      <w:r>
        <w:rPr>
          <w:sz w:val="20"/>
        </w:rPr>
        <w:t>are</w:t>
      </w:r>
      <w:r>
        <w:rPr>
          <w:spacing w:val="-2"/>
          <w:sz w:val="20"/>
        </w:rPr>
        <w:t xml:space="preserve"> </w:t>
      </w:r>
      <w:r>
        <w:rPr>
          <w:sz w:val="20"/>
        </w:rPr>
        <w:t>clustered</w:t>
      </w:r>
      <w:r>
        <w:rPr>
          <w:spacing w:val="-2"/>
          <w:sz w:val="20"/>
        </w:rPr>
        <w:t xml:space="preserve"> </w:t>
      </w:r>
      <w:r>
        <w:rPr>
          <w:sz w:val="20"/>
        </w:rPr>
        <w:t>at</w:t>
      </w:r>
      <w:r>
        <w:rPr>
          <w:spacing w:val="-2"/>
          <w:sz w:val="20"/>
        </w:rPr>
        <w:t xml:space="preserve"> </w:t>
      </w:r>
      <w:r>
        <w:rPr>
          <w:sz w:val="20"/>
        </w:rPr>
        <w:t>the</w:t>
      </w:r>
      <w:r>
        <w:rPr>
          <w:spacing w:val="-2"/>
          <w:sz w:val="20"/>
        </w:rPr>
        <w:t xml:space="preserve"> </w:t>
      </w:r>
      <w:r>
        <w:rPr>
          <w:sz w:val="20"/>
        </w:rPr>
        <w:t>locality</w:t>
      </w:r>
      <w:r>
        <w:rPr>
          <w:spacing w:val="-2"/>
          <w:sz w:val="20"/>
        </w:rPr>
        <w:t xml:space="preserve"> </w:t>
      </w:r>
      <w:r>
        <w:rPr>
          <w:sz w:val="20"/>
        </w:rPr>
        <w:t>level</w:t>
      </w:r>
      <w:r>
        <w:rPr>
          <w:spacing w:val="-2"/>
          <w:sz w:val="20"/>
        </w:rPr>
        <w:t xml:space="preserve"> </w:t>
      </w:r>
      <w:r>
        <w:rPr>
          <w:sz w:val="20"/>
        </w:rPr>
        <w:t>and shown in parentheses. ***p</w:t>
      </w:r>
      <w:ins w:id="3417" w:author="Editor" w:date="2026-09-13T17:54:00Z">
        <w:r w:rsidR="00BC410E">
          <w:rPr>
            <w:sz w:val="20"/>
          </w:rPr>
          <w:t xml:space="preserve"> </w:t>
        </w:r>
      </w:ins>
      <w:r>
        <w:rPr>
          <w:rFonts w:ascii="Sitka Heading"/>
          <w:i/>
          <w:sz w:val="20"/>
        </w:rPr>
        <w:t xml:space="preserve">&lt; </w:t>
      </w:r>
      <w:r>
        <w:rPr>
          <w:sz w:val="20"/>
        </w:rPr>
        <w:t>0</w:t>
      </w:r>
      <w:r>
        <w:rPr>
          <w:rFonts w:ascii="Sitka Heading"/>
          <w:i/>
          <w:sz w:val="20"/>
        </w:rPr>
        <w:t>.</w:t>
      </w:r>
      <w:r>
        <w:rPr>
          <w:sz w:val="20"/>
        </w:rPr>
        <w:t>01, **p</w:t>
      </w:r>
      <w:ins w:id="3418" w:author="Editor" w:date="2026-09-13T17:54:00Z">
        <w:r w:rsidR="00BC410E">
          <w:rPr>
            <w:sz w:val="20"/>
          </w:rPr>
          <w:t xml:space="preserve"> </w:t>
        </w:r>
      </w:ins>
      <w:r>
        <w:rPr>
          <w:rFonts w:ascii="Sitka Heading"/>
          <w:i/>
          <w:sz w:val="20"/>
        </w:rPr>
        <w:t xml:space="preserve">&lt; </w:t>
      </w:r>
      <w:r>
        <w:rPr>
          <w:sz w:val="20"/>
        </w:rPr>
        <w:t>0</w:t>
      </w:r>
      <w:r>
        <w:rPr>
          <w:rFonts w:ascii="Sitka Heading"/>
          <w:i/>
          <w:sz w:val="20"/>
        </w:rPr>
        <w:t>.</w:t>
      </w:r>
      <w:r>
        <w:rPr>
          <w:sz w:val="20"/>
        </w:rPr>
        <w:t>05, *p</w:t>
      </w:r>
      <w:ins w:id="3419" w:author="Editor" w:date="2026-09-13T17:54:00Z">
        <w:r w:rsidR="00BC410E">
          <w:rPr>
            <w:sz w:val="20"/>
          </w:rPr>
          <w:t xml:space="preserve"> </w:t>
        </w:r>
      </w:ins>
      <w:r>
        <w:rPr>
          <w:rFonts w:ascii="Sitka Heading"/>
          <w:i/>
          <w:sz w:val="20"/>
        </w:rPr>
        <w:t xml:space="preserve">&lt; </w:t>
      </w:r>
      <w:r>
        <w:rPr>
          <w:sz w:val="20"/>
        </w:rPr>
        <w:t>0</w:t>
      </w:r>
      <w:r>
        <w:rPr>
          <w:rFonts w:ascii="Sitka Heading"/>
          <w:i/>
          <w:sz w:val="20"/>
        </w:rPr>
        <w:t>.</w:t>
      </w:r>
      <w:r>
        <w:rPr>
          <w:sz w:val="20"/>
        </w:rPr>
        <w:t>1.</w:t>
      </w:r>
      <w:ins w:id="3420" w:author="Editor" w:date="2026-09-11T11:51:00Z">
        <w:r w:rsidR="0085492B">
          <w:rPr>
            <w:sz w:val="20"/>
          </w:rPr>
          <w:t xml:space="preserve"> </w:t>
        </w:r>
      </w:ins>
    </w:p>
    <w:sectPr w:rsidR="006F1B3D">
      <w:pgSz w:w="12240" w:h="15840"/>
      <w:pgMar w:top="1700" w:right="720" w:bottom="1420" w:left="1440" w:header="0" w:footer="12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Editor" w:date="2026-09-14T07:49:00Z" w:initials="ED">
    <w:p w14:paraId="36288A82" w14:textId="77777777" w:rsidR="00B74441" w:rsidRDefault="00B74441">
      <w:pPr>
        <w:pStyle w:val="CommentText"/>
      </w:pPr>
      <w:r>
        <w:rPr>
          <w:rStyle w:val="CommentReference"/>
        </w:rPr>
        <w:annotationRef/>
      </w:r>
      <w:r>
        <w:t xml:space="preserve">This paper made excessive use of first-person, which in general should be avoided, although there can be exceptions. I have left first person in the footnotes and in certain places in the text where it is particularly useful. (For example, in Section 4.2, where you are comparing your results with those of BR, and so first person referring to your results versus their results significantly clarifies the difference when you are referring to one or the other.)  </w:t>
      </w:r>
    </w:p>
  </w:comment>
  <w:comment w:id="405" w:author="Editor" w:date="2026-09-12T15:23:00Z" w:initials="ED">
    <w:p w14:paraId="4C567305" w14:textId="77777777" w:rsidR="00B74441" w:rsidRDefault="00B74441">
      <w:pPr>
        <w:pStyle w:val="CommentText"/>
      </w:pPr>
      <w:r>
        <w:rPr>
          <w:rStyle w:val="CommentReference"/>
        </w:rPr>
        <w:annotationRef/>
      </w:r>
      <w:r>
        <w:t>Please clarify “…reaching a take-up of</w:t>
      </w:r>
      <w:r>
        <w:rPr>
          <w:spacing w:val="-3"/>
        </w:rPr>
        <w:t xml:space="preserve"> </w:t>
      </w:r>
      <w:r>
        <w:t>97 percent</w:t>
      </w:r>
      <w:r>
        <w:rPr>
          <w:spacing w:val="-3"/>
        </w:rPr>
        <w:t xml:space="preserve"> </w:t>
      </w:r>
      <w:r>
        <w:t>in</w:t>
      </w:r>
      <w:r>
        <w:rPr>
          <w:spacing w:val="-3"/>
        </w:rPr>
        <w:t xml:space="preserve"> </w:t>
      </w:r>
      <w:r>
        <w:t>the</w:t>
      </w:r>
      <w:r>
        <w:rPr>
          <w:spacing w:val="-3"/>
        </w:rPr>
        <w:t xml:space="preserve"> </w:t>
      </w:r>
      <w:r>
        <w:t>early</w:t>
      </w:r>
      <w:r>
        <w:rPr>
          <w:spacing w:val="-3"/>
        </w:rPr>
        <w:t xml:space="preserve"> </w:t>
      </w:r>
      <w:r>
        <w:t>years” where? In the small localities with fewer than 2,500 inhabitants? If so, please just add “in those localities” after “97 percent”</w:t>
      </w:r>
    </w:p>
  </w:comment>
  <w:comment w:id="522" w:author="Editor" w:date="2026-09-14T07:50:00Z" w:initials="ED">
    <w:p w14:paraId="2B875FD5" w14:textId="77777777" w:rsidR="00B74441" w:rsidRDefault="00B74441">
      <w:pPr>
        <w:pStyle w:val="CommentText"/>
      </w:pPr>
      <w:r>
        <w:rPr>
          <w:rStyle w:val="CommentReference"/>
        </w:rPr>
        <w:annotationRef/>
      </w:r>
      <w:r>
        <w:t xml:space="preserve"> This said “respectively” at the end, which as written suggested that you used 1990 date for sex, etc., but that does not make sense because there are more years than levels. I tried to clarify the meaning here but please check.</w:t>
      </w:r>
    </w:p>
  </w:comment>
  <w:comment w:id="569" w:author="Editor" w:date="2026-09-14T07:50:00Z" w:initials="ED">
    <w:p w14:paraId="03744021" w14:textId="77777777" w:rsidR="00B74441" w:rsidRDefault="00B74441">
      <w:pPr>
        <w:pStyle w:val="CommentText"/>
      </w:pPr>
      <w:r>
        <w:rPr>
          <w:rStyle w:val="CommentReference"/>
        </w:rPr>
        <w:annotationRef/>
      </w:r>
      <w:r>
        <w:t>Please clarify what “mechanisms” you refer to here.</w:t>
      </w:r>
    </w:p>
  </w:comment>
  <w:comment w:id="593" w:author="Editor" w:date="2026-09-12T15:23:00Z" w:initials="ED">
    <w:p w14:paraId="1DCCEBFC" w14:textId="77777777" w:rsidR="00B74441" w:rsidRDefault="00B74441">
      <w:pPr>
        <w:pStyle w:val="CommentText"/>
      </w:pPr>
      <w:r>
        <w:rPr>
          <w:rStyle w:val="CommentReference"/>
        </w:rPr>
        <w:annotationRef/>
      </w:r>
      <w:r>
        <w:t>Right?</w:t>
      </w:r>
    </w:p>
  </w:comment>
  <w:comment w:id="607" w:author="Editor" w:date="2026-09-12T15:23:00Z" w:initials="ED">
    <w:p w14:paraId="5985ECA6" w14:textId="77777777" w:rsidR="00B74441" w:rsidRDefault="00B74441">
      <w:pPr>
        <w:pStyle w:val="CommentText"/>
      </w:pPr>
      <w:r>
        <w:rPr>
          <w:rStyle w:val="CommentReference"/>
        </w:rPr>
        <w:annotationRef/>
      </w:r>
      <w:r>
        <w:t>Please be more specific about what "mechanisms" this refers to</w:t>
      </w:r>
    </w:p>
  </w:comment>
  <w:comment w:id="695" w:author="Editor" w:date="2026-09-12T16:37:00Z" w:initials="ED">
    <w:p w14:paraId="01D48ECD" w14:textId="77777777" w:rsidR="00B74441" w:rsidRDefault="00B74441">
      <w:pPr>
        <w:pStyle w:val="CommentText"/>
      </w:pPr>
      <w:r>
        <w:rPr>
          <w:rStyle w:val="CommentReference"/>
        </w:rPr>
        <w:annotationRef/>
      </w:r>
      <w:r>
        <w:t>I added “of Appendix Figure A.2” in the highlighted text in the footnote because, since there is no panel d in Figure 1, I am assuming you are referring here to the appendix figure, and this needs clarification for the reader</w:t>
      </w:r>
    </w:p>
  </w:comment>
  <w:comment w:id="795" w:author="Editor" w:date="2026-09-13T13:10:00Z" w:initials="ED">
    <w:p w14:paraId="5276F090" w14:textId="77777777" w:rsidR="00B74441" w:rsidRDefault="00B74441">
      <w:pPr>
        <w:pStyle w:val="CommentText"/>
      </w:pPr>
      <w:r>
        <w:rPr>
          <w:rStyle w:val="CommentReference"/>
        </w:rPr>
        <w:annotationRef/>
      </w:r>
      <w:r>
        <w:t>I changed “population” or “inhabitants” to “persons” because it was not clear whether we are referring here to per 1,000 persons in all of Mexico (which would be “per 1,000 population”) or per 1,000 persons enrolled in Progresa. Using “persons” is a little more neutral. But at some point you might also want to clarify this point.</w:t>
      </w:r>
    </w:p>
  </w:comment>
  <w:comment w:id="854" w:author="Editor" w:date="2026-09-12T15:25:00Z" w:initials="ED">
    <w:p w14:paraId="37F7B6F5" w14:textId="77777777" w:rsidR="00B74441" w:rsidRDefault="00B74441">
      <w:pPr>
        <w:pStyle w:val="CommentText"/>
      </w:pPr>
      <w:r>
        <w:rPr>
          <w:rStyle w:val="CommentReference"/>
        </w:rPr>
        <w:annotationRef/>
      </w:r>
      <w:r>
        <w:t>I could not figure out how to pull up the equation without distorting the text.</w:t>
      </w:r>
    </w:p>
  </w:comment>
  <w:comment w:id="1128" w:author="Editor" w:date="2026-09-14T07:56:00Z" w:initials="ED">
    <w:p w14:paraId="35329C09" w14:textId="77777777" w:rsidR="00B74441" w:rsidRDefault="00B74441">
      <w:pPr>
        <w:pStyle w:val="CommentText"/>
      </w:pPr>
      <w:r>
        <w:rPr>
          <w:rStyle w:val="CommentReference"/>
        </w:rPr>
        <w:annotationRef/>
      </w:r>
      <w:r>
        <w:t xml:space="preserve"> I am assuming this is supposed to be a minus sign attached to1.660. A hyphen is used as a minus sign, not an en dash, so I made that change where needed throughout the report.</w:t>
      </w:r>
    </w:p>
  </w:comment>
  <w:comment w:id="1208" w:author="Editor" w:date="2026-09-13T13:16:00Z" w:initials="ED">
    <w:p w14:paraId="7198E699" w14:textId="77777777" w:rsidR="00B74441" w:rsidRDefault="00B74441">
      <w:pPr>
        <w:pStyle w:val="CommentText"/>
      </w:pPr>
      <w:r>
        <w:rPr>
          <w:rStyle w:val="CommentReference"/>
        </w:rPr>
        <w:annotationRef/>
      </w:r>
      <w:r>
        <w:t>Please define what MDE means in footnote 24</w:t>
      </w:r>
    </w:p>
  </w:comment>
  <w:comment w:id="2253" w:author="Editor" w:date="2026-09-12T15:23:00Z" w:initials="ED">
    <w:p w14:paraId="11D379EA" w14:textId="77777777" w:rsidR="00B74441" w:rsidRDefault="00B74441">
      <w:pPr>
        <w:pStyle w:val="CommentText"/>
      </w:pPr>
      <w:r>
        <w:rPr>
          <w:rStyle w:val="CommentReference"/>
        </w:rPr>
        <w:annotationRef/>
      </w:r>
      <w:r>
        <w:t>There is no callout for this reference entry. Please either add the callout or delete this reference entry.</w:t>
      </w:r>
    </w:p>
  </w:comment>
  <w:comment w:id="2738" w:author="Editor" w:date="2026-09-12T15:23:00Z" w:initials="ED">
    <w:p w14:paraId="78F8C312" w14:textId="77777777" w:rsidR="00B74441" w:rsidRDefault="00B74441">
      <w:pPr>
        <w:pStyle w:val="CommentText"/>
      </w:pPr>
      <w:r>
        <w:rPr>
          <w:rStyle w:val="CommentReference"/>
        </w:rPr>
        <w:annotationRef/>
      </w:r>
      <w:r>
        <w:t>In the three legends please spell out municipal [x2], percentile [x3], denominator, margin [x3], and fixed effects</w:t>
      </w:r>
    </w:p>
    <w:p w14:paraId="7A608B29" w14:textId="77777777" w:rsidR="00B74441" w:rsidRDefault="00B74441">
      <w:pPr>
        <w:pStyle w:val="CommentText"/>
      </w:pPr>
    </w:p>
    <w:p w14:paraId="64C7AD63" w14:textId="77777777" w:rsidR="00B74441" w:rsidRDefault="00B74441">
      <w:pPr>
        <w:pStyle w:val="CommentText"/>
      </w:pPr>
      <w:r>
        <w:t>Given that all three legends are the same, you could have simply a single legend at the bottom of the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288A82" w15:done="0"/>
  <w15:commentEx w15:paraId="4C567305" w15:done="0"/>
  <w15:commentEx w15:paraId="2B875FD5" w15:done="0"/>
  <w15:commentEx w15:paraId="03744021" w15:done="0"/>
  <w15:commentEx w15:paraId="1DCCEBFC" w15:done="0"/>
  <w15:commentEx w15:paraId="5985ECA6" w15:done="0"/>
  <w15:commentEx w15:paraId="01D48ECD" w15:done="0"/>
  <w15:commentEx w15:paraId="5276F090" w15:done="0"/>
  <w15:commentEx w15:paraId="37F7B6F5" w15:done="0"/>
  <w15:commentEx w15:paraId="35329C09" w15:done="0"/>
  <w15:commentEx w15:paraId="7198E699" w15:done="0"/>
  <w15:commentEx w15:paraId="11D379EA" w15:done="0"/>
  <w15:commentEx w15:paraId="64C7AD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288A82" w16cid:durableId="17616157"/>
  <w16cid:commentId w16cid:paraId="4C567305" w16cid:durableId="0963451D"/>
  <w16cid:commentId w16cid:paraId="2B875FD5" w16cid:durableId="31E37F90"/>
  <w16cid:commentId w16cid:paraId="03744021" w16cid:durableId="68502BC2"/>
  <w16cid:commentId w16cid:paraId="1DCCEBFC" w16cid:durableId="2900BD97"/>
  <w16cid:commentId w16cid:paraId="5985ECA6" w16cid:durableId="01FA88A7"/>
  <w16cid:commentId w16cid:paraId="01D48ECD" w16cid:durableId="7B12A1E7"/>
  <w16cid:commentId w16cid:paraId="5276F090" w16cid:durableId="1508E784"/>
  <w16cid:commentId w16cid:paraId="37F7B6F5" w16cid:durableId="708CE6EC"/>
  <w16cid:commentId w16cid:paraId="35329C09" w16cid:durableId="4657EABC"/>
  <w16cid:commentId w16cid:paraId="7198E699" w16cid:durableId="177928A0"/>
  <w16cid:commentId w16cid:paraId="11D379EA" w16cid:durableId="3C9A81AD"/>
  <w16cid:commentId w16cid:paraId="64C7AD63" w16cid:durableId="314751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889AB" w14:textId="77777777" w:rsidR="00580805" w:rsidRDefault="00580805">
      <w:r>
        <w:separator/>
      </w:r>
    </w:p>
  </w:endnote>
  <w:endnote w:type="continuationSeparator" w:id="0">
    <w:p w14:paraId="2BA2A2FE" w14:textId="77777777" w:rsidR="00580805" w:rsidRDefault="00580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Sitka Heading">
    <w:panose1 w:val="00000000000000000000"/>
    <w:charset w:val="00"/>
    <w:family w:val="auto"/>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D68" w14:textId="77777777" w:rsidR="00B74441" w:rsidRDefault="00B74441">
    <w:pPr>
      <w:pStyle w:val="BodyText"/>
      <w:spacing w:line="14" w:lineRule="auto"/>
      <w:rPr>
        <w:sz w:val="20"/>
      </w:rPr>
    </w:pPr>
    <w:r>
      <w:rPr>
        <w:noProof/>
        <w:sz w:val="20"/>
      </w:rPr>
      <mc:AlternateContent>
        <mc:Choice Requires="wps">
          <w:drawing>
            <wp:anchor distT="0" distB="0" distL="0" distR="0" simplePos="0" relativeHeight="483790848" behindDoc="1" locked="0" layoutInCell="1" allowOverlap="1" wp14:anchorId="388E356B" wp14:editId="42A425E2">
              <wp:simplePos x="0" y="0"/>
              <wp:positionH relativeFrom="page">
                <wp:posOffset>3797300</wp:posOffset>
              </wp:positionH>
              <wp:positionV relativeFrom="page">
                <wp:posOffset>9312910</wp:posOffset>
              </wp:positionV>
              <wp:extent cx="1778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7CE738B7" w14:textId="77777777" w:rsidR="00B74441" w:rsidRDefault="00B74441">
                          <w:pPr>
                            <w:pStyle w:val="BodyText"/>
                            <w:spacing w:before="17"/>
                            <w:ind w:left="20"/>
                          </w:pPr>
                          <w:r>
                            <w:rPr>
                              <w:spacing w:val="-5"/>
                            </w:rPr>
                            <w:fldChar w:fldCharType="begin"/>
                          </w:r>
                          <w:r>
                            <w:rPr>
                              <w:spacing w:val="-5"/>
                            </w:rPr>
                            <w:instrText xml:space="preserve"> PAGE </w:instrText>
                          </w:r>
                          <w:r>
                            <w:rPr>
                              <w:spacing w:val="-5"/>
                            </w:rPr>
                            <w:fldChar w:fldCharType="separate"/>
                          </w:r>
                          <w:r w:rsidR="007A388C">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388E356B" id="_x0000_t202" coordsize="21600,21600" o:spt="202" path="m,l,21600r21600,l21600,xe">
              <v:stroke joinstyle="miter"/>
              <v:path gradientshapeok="t" o:connecttype="rect"/>
            </v:shapetype>
            <v:shape id="Textbox 4" o:spid="_x0000_s1284" type="#_x0000_t202" style="position:absolute;margin-left:299pt;margin-top:733.3pt;width:14pt;height:16.45pt;z-index:-195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" filled="f" stroked="f">
              <v:textbox inset="0,0,0,0">
                <w:txbxContent>
                  <w:p w14:paraId="7CE738B7" w14:textId="77777777" w:rsidR="00B74441" w:rsidRDefault="00B74441">
                    <w:pPr>
                      <w:pStyle w:val="BodyText"/>
                      <w:spacing w:before="17"/>
                      <w:ind w:left="20"/>
                    </w:pPr>
                    <w:r>
                      <w:rPr>
                        <w:spacing w:val="-5"/>
                      </w:rPr>
                      <w:fldChar w:fldCharType="begin"/>
                    </w:r>
                    <w:r>
                      <w:rPr>
                        <w:spacing w:val="-5"/>
                      </w:rPr>
                      <w:instrText xml:space="preserve"> PAGE </w:instrText>
                    </w:r>
                    <w:r>
                      <w:rPr>
                        <w:spacing w:val="-5"/>
                      </w:rPr>
                      <w:fldChar w:fldCharType="separate"/>
                    </w:r>
                    <w:r w:rsidR="007A388C">
                      <w:rPr>
                        <w:noProof/>
                        <w:spacing w:val="-5"/>
                      </w:rPr>
                      <w:t>22</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3FC7" w14:textId="77777777" w:rsidR="00B74441" w:rsidRDefault="00B7444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B6B0" w14:textId="77777777" w:rsidR="00B74441" w:rsidRDefault="00B74441">
    <w:pPr>
      <w:pStyle w:val="BodyText"/>
      <w:spacing w:line="14" w:lineRule="auto"/>
      <w:rPr>
        <w:sz w:val="20"/>
      </w:rPr>
    </w:pPr>
    <w:r>
      <w:rPr>
        <w:noProof/>
        <w:sz w:val="20"/>
      </w:rPr>
      <mc:AlternateContent>
        <mc:Choice Requires="wps">
          <w:drawing>
            <wp:anchor distT="0" distB="0" distL="0" distR="0" simplePos="0" relativeHeight="483791360" behindDoc="1" locked="0" layoutInCell="1" allowOverlap="1" wp14:anchorId="6B14AB5E" wp14:editId="12FF22EC">
              <wp:simplePos x="0" y="0"/>
              <wp:positionH relativeFrom="page">
                <wp:posOffset>3772179</wp:posOffset>
              </wp:positionH>
              <wp:positionV relativeFrom="page">
                <wp:posOffset>9141985</wp:posOffset>
              </wp:positionV>
              <wp:extent cx="241300" cy="20891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03DBA0B1" w14:textId="77777777" w:rsidR="00B74441" w:rsidRDefault="00B74441">
                          <w:pPr>
                            <w:pStyle w:val="BodyText"/>
                            <w:spacing w:before="17"/>
                            <w:ind w:left="60"/>
                          </w:pPr>
                          <w:r>
                            <w:rPr>
                              <w:spacing w:val="-5"/>
                            </w:rPr>
                            <w:fldChar w:fldCharType="begin"/>
                          </w:r>
                          <w:r>
                            <w:rPr>
                              <w:spacing w:val="-5"/>
                            </w:rPr>
                            <w:instrText xml:space="preserve"> PAGE </w:instrText>
                          </w:r>
                          <w:r>
                            <w:rPr>
                              <w:spacing w:val="-5"/>
                            </w:rPr>
                            <w:fldChar w:fldCharType="separate"/>
                          </w:r>
                          <w:r w:rsidR="007A388C">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6B14AB5E" id="_x0000_t202" coordsize="21600,21600" o:spt="202" path="m,l,21600r21600,l21600,xe">
              <v:stroke joinstyle="miter"/>
              <v:path gradientshapeok="t" o:connecttype="rect"/>
            </v:shapetype>
            <v:shape id="Textbox 343" o:spid="_x0000_s1285" type="#_x0000_t202" style="position:absolute;margin-left:297pt;margin-top:719.85pt;width:19pt;height:16.45pt;z-index:-19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" filled="f" stroked="f">
              <v:textbox inset="0,0,0,0">
                <w:txbxContent>
                  <w:p w14:paraId="03DBA0B1" w14:textId="77777777" w:rsidR="00B74441" w:rsidRDefault="00B74441">
                    <w:pPr>
                      <w:pStyle w:val="BodyText"/>
                      <w:spacing w:before="17"/>
                      <w:ind w:left="60"/>
                    </w:pPr>
                    <w:r>
                      <w:rPr>
                        <w:spacing w:val="-5"/>
                      </w:rPr>
                      <w:fldChar w:fldCharType="begin"/>
                    </w:r>
                    <w:r>
                      <w:rPr>
                        <w:spacing w:val="-5"/>
                      </w:rPr>
                      <w:instrText xml:space="preserve"> PAGE </w:instrText>
                    </w:r>
                    <w:r>
                      <w:rPr>
                        <w:spacing w:val="-5"/>
                      </w:rPr>
                      <w:fldChar w:fldCharType="separate"/>
                    </w:r>
                    <w:r w:rsidR="007A388C">
                      <w:rPr>
                        <w:noProof/>
                        <w:spacing w:val="-5"/>
                      </w:rPr>
                      <w:t>23</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665" w:author="Editor" w:date="2026-09-10T15:16:00Z"/>
  <w:sdt>
    <w:sdtPr>
      <w:id w:val="1994987039"/>
      <w:docPartObj>
        <w:docPartGallery w:val="Page Numbers (Bottom of Page)"/>
        <w:docPartUnique/>
      </w:docPartObj>
    </w:sdtPr>
    <w:sdtEndPr>
      <w:rPr>
        <w:noProof/>
      </w:rPr>
    </w:sdtEndPr>
    <w:sdtContent>
      <w:customXmlInsRangeEnd w:id="2665"/>
      <w:p w14:paraId="71DFF132" w14:textId="77777777" w:rsidR="00B74441" w:rsidRDefault="00B74441">
        <w:pPr>
          <w:pStyle w:val="Footer"/>
          <w:jc w:val="center"/>
          <w:rPr>
            <w:ins w:id="2666" w:author="Editor" w:date="2026-09-10T15:16:00Z"/>
          </w:rPr>
        </w:pPr>
        <w:ins w:id="2667" w:author="Editor" w:date="2026-09-10T15:16:00Z">
          <w:r>
            <w:fldChar w:fldCharType="begin"/>
          </w:r>
          <w:r>
            <w:instrText xml:space="preserve"> PAGE   \* MERGEFORMAT </w:instrText>
          </w:r>
          <w:r>
            <w:fldChar w:fldCharType="separate"/>
          </w:r>
        </w:ins>
        <w:r w:rsidR="007A388C">
          <w:rPr>
            <w:noProof/>
          </w:rPr>
          <w:t>5</w:t>
        </w:r>
        <w:ins w:id="2668" w:author="Editor" w:date="2026-09-10T15:16:00Z">
          <w:r>
            <w:rPr>
              <w:noProof/>
            </w:rPr>
            <w:fldChar w:fldCharType="end"/>
          </w:r>
        </w:ins>
      </w:p>
      <w:customXmlInsRangeStart w:id="2669" w:author="Editor" w:date="2026-09-10T15:16:00Z"/>
    </w:sdtContent>
  </w:sdt>
  <w:customXmlInsRangeEnd w:id="2669"/>
  <w:p w14:paraId="3735108A" w14:textId="77777777" w:rsidR="00B74441" w:rsidRDefault="00B7444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806" w:author="Editor" w:date="2026-09-10T15:24:00Z"/>
  <w:sdt>
    <w:sdtPr>
      <w:id w:val="-902750442"/>
      <w:docPartObj>
        <w:docPartGallery w:val="Page Numbers (Bottom of Page)"/>
        <w:docPartUnique/>
      </w:docPartObj>
    </w:sdtPr>
    <w:sdtEndPr>
      <w:rPr>
        <w:noProof/>
      </w:rPr>
    </w:sdtEndPr>
    <w:sdtContent>
      <w:customXmlInsRangeEnd w:id="2806"/>
      <w:p w14:paraId="61FB6A22" w14:textId="77777777" w:rsidR="00B74441" w:rsidRDefault="00B74441" w:rsidP="00C40890">
        <w:pPr>
          <w:pStyle w:val="Footer"/>
          <w:jc w:val="center"/>
          <w:rPr>
            <w:ins w:id="2807" w:author="Editor" w:date="2026-09-10T15:24:00Z"/>
          </w:rPr>
        </w:pPr>
        <w:ins w:id="2808" w:author="Editor" w:date="2026-09-10T15:24:00Z">
          <w:r>
            <w:fldChar w:fldCharType="begin"/>
          </w:r>
          <w:r>
            <w:instrText xml:space="preserve"> PAGE   \* MERGEFORMAT </w:instrText>
          </w:r>
          <w:r>
            <w:fldChar w:fldCharType="separate"/>
          </w:r>
        </w:ins>
        <w:r w:rsidR="007A388C">
          <w:rPr>
            <w:noProof/>
          </w:rPr>
          <w:t>6</w:t>
        </w:r>
        <w:ins w:id="2809" w:author="Editor" w:date="2026-09-10T15:24:00Z">
          <w:r>
            <w:rPr>
              <w:noProof/>
            </w:rPr>
            <w:fldChar w:fldCharType="end"/>
          </w:r>
        </w:ins>
      </w:p>
      <w:customXmlInsRangeStart w:id="2810" w:author="Editor" w:date="2026-09-10T15:24:00Z"/>
    </w:sdtContent>
  </w:sdt>
  <w:customXmlInsRangeEnd w:id="2810"/>
  <w:p w14:paraId="0523826E" w14:textId="77777777" w:rsidR="00B74441" w:rsidRDefault="00B7444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939" w:author="Editor" w:date="2026-09-10T15:24:00Z"/>
  <w:sdt>
    <w:sdtPr>
      <w:id w:val="1504704124"/>
      <w:docPartObj>
        <w:docPartGallery w:val="Page Numbers (Bottom of Page)"/>
        <w:docPartUnique/>
      </w:docPartObj>
    </w:sdtPr>
    <w:sdtEndPr>
      <w:rPr>
        <w:noProof/>
      </w:rPr>
    </w:sdtEndPr>
    <w:sdtContent>
      <w:customXmlInsRangeEnd w:id="2939"/>
      <w:p w14:paraId="09448B93" w14:textId="77777777" w:rsidR="00B74441" w:rsidRDefault="00B74441">
        <w:pPr>
          <w:pStyle w:val="Footer"/>
          <w:jc w:val="center"/>
          <w:rPr>
            <w:ins w:id="2940" w:author="Editor" w:date="2026-09-10T15:24:00Z"/>
          </w:rPr>
        </w:pPr>
        <w:ins w:id="2941" w:author="Editor" w:date="2026-09-10T15:24:00Z">
          <w:r>
            <w:fldChar w:fldCharType="begin"/>
          </w:r>
          <w:r>
            <w:instrText xml:space="preserve"> PAGE   \* MERGEFORMAT </w:instrText>
          </w:r>
          <w:r>
            <w:fldChar w:fldCharType="separate"/>
          </w:r>
        </w:ins>
        <w:r w:rsidR="007A388C">
          <w:rPr>
            <w:noProof/>
          </w:rPr>
          <w:t>11</w:t>
        </w:r>
        <w:ins w:id="2942" w:author="Editor" w:date="2026-09-10T15:24:00Z">
          <w:r>
            <w:rPr>
              <w:noProof/>
            </w:rPr>
            <w:fldChar w:fldCharType="end"/>
          </w:r>
        </w:ins>
      </w:p>
      <w:customXmlInsRangeStart w:id="2943" w:author="Editor" w:date="2026-09-10T15:24:00Z"/>
    </w:sdtContent>
  </w:sdt>
  <w:customXmlInsRangeEnd w:id="2943"/>
  <w:p w14:paraId="25AB4F16" w14:textId="77777777" w:rsidR="00B74441" w:rsidRDefault="00B7444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1762C" w14:textId="77777777" w:rsidR="00580805" w:rsidRDefault="00580805">
      <w:r>
        <w:separator/>
      </w:r>
    </w:p>
  </w:footnote>
  <w:footnote w:type="continuationSeparator" w:id="0">
    <w:p w14:paraId="69512046" w14:textId="77777777" w:rsidR="00580805" w:rsidRDefault="00580805">
      <w:r>
        <w:continuationSeparator/>
      </w:r>
    </w:p>
  </w:footnote>
  <w:footnote w:id="1">
    <w:p w14:paraId="3D8CCE61" w14:textId="77777777" w:rsidR="00B74441" w:rsidRPr="00D76DD9" w:rsidRDefault="00B74441" w:rsidP="009277AA">
      <w:pPr>
        <w:suppressAutoHyphens/>
        <w:spacing w:before="16" w:line="249" w:lineRule="auto"/>
        <w:ind w:right="720"/>
        <w:jc w:val="both"/>
        <w:rPr>
          <w:sz w:val="20"/>
        </w:rPr>
      </w:pPr>
      <w:r>
        <w:rPr>
          <w:rStyle w:val="FootnoteReference"/>
        </w:rPr>
        <w:footnoteRef/>
      </w:r>
      <w:r>
        <w:t xml:space="preserve"> </w:t>
      </w:r>
      <w:r>
        <w:rPr>
          <w:sz w:val="20"/>
        </w:rPr>
        <w:t>Sustained declines in fertility rates shrink the share of younger cohorts entering the population</w:t>
      </w:r>
      <w:ins w:id="140" w:author="Editor" w:date="2026-09-11T17:49:00Z">
        <w:r>
          <w:rPr>
            <w:sz w:val="20"/>
          </w:rPr>
          <w:t>,</w:t>
        </w:r>
      </w:ins>
      <w:r>
        <w:rPr>
          <w:sz w:val="20"/>
        </w:rPr>
        <w:t xml:space="preserve"> while life expectancy gains keep older cohorts alive longer.</w:t>
      </w:r>
    </w:p>
  </w:footnote>
  <w:footnote w:id="2">
    <w:p w14:paraId="5DD62BD0" w14:textId="77777777" w:rsidR="00B74441" w:rsidDel="0069171E" w:rsidRDefault="00B74441" w:rsidP="002C4CAE">
      <w:pPr>
        <w:suppressAutoHyphens/>
        <w:spacing w:line="228" w:lineRule="exact"/>
        <w:ind w:right="720"/>
        <w:jc w:val="both"/>
        <w:rPr>
          <w:del w:id="163" w:author="Editor" w:date="2026-09-10T09:08:00Z"/>
          <w:sz w:val="20"/>
        </w:rPr>
      </w:pPr>
      <w:r>
        <w:rPr>
          <w:rStyle w:val="FootnoteReference"/>
        </w:rPr>
        <w:footnoteRef/>
      </w:r>
      <w:r>
        <w:rPr>
          <w:position w:val="7"/>
          <w:sz w:val="14"/>
        </w:rPr>
        <w:t xml:space="preserve"> </w:t>
      </w:r>
      <w:r>
        <w:rPr>
          <w:sz w:val="20"/>
        </w:rPr>
        <w:t>By</w:t>
      </w:r>
      <w:r>
        <w:rPr>
          <w:spacing w:val="-3"/>
          <w:sz w:val="20"/>
        </w:rPr>
        <w:t xml:space="preserve"> </w:t>
      </w:r>
      <w:r>
        <w:rPr>
          <w:sz w:val="20"/>
        </w:rPr>
        <w:t>comparison,</w:t>
      </w:r>
      <w:r>
        <w:rPr>
          <w:spacing w:val="-1"/>
          <w:sz w:val="20"/>
        </w:rPr>
        <w:t xml:space="preserve"> </w:t>
      </w:r>
      <w:r>
        <w:rPr>
          <w:sz w:val="20"/>
        </w:rPr>
        <w:t>adults</w:t>
      </w:r>
      <w:r>
        <w:rPr>
          <w:spacing w:val="-3"/>
          <w:sz w:val="20"/>
        </w:rPr>
        <w:t xml:space="preserve"> </w:t>
      </w:r>
      <w:r>
        <w:rPr>
          <w:sz w:val="20"/>
        </w:rPr>
        <w:t>aged</w:t>
      </w:r>
      <w:r>
        <w:rPr>
          <w:spacing w:val="-2"/>
          <w:sz w:val="20"/>
        </w:rPr>
        <w:t xml:space="preserve"> </w:t>
      </w:r>
      <w:r>
        <w:rPr>
          <w:sz w:val="20"/>
        </w:rPr>
        <w:t>65</w:t>
      </w:r>
      <w:r>
        <w:rPr>
          <w:spacing w:val="-3"/>
          <w:sz w:val="20"/>
        </w:rPr>
        <w:t xml:space="preserve"> </w:t>
      </w:r>
      <w:r>
        <w:rPr>
          <w:sz w:val="20"/>
        </w:rPr>
        <w:t>and</w:t>
      </w:r>
      <w:r>
        <w:rPr>
          <w:spacing w:val="-2"/>
          <w:sz w:val="20"/>
        </w:rPr>
        <w:t xml:space="preserve"> </w:t>
      </w:r>
      <w:r>
        <w:rPr>
          <w:sz w:val="20"/>
        </w:rPr>
        <w:t>older</w:t>
      </w:r>
      <w:r>
        <w:rPr>
          <w:spacing w:val="-3"/>
          <w:sz w:val="20"/>
        </w:rPr>
        <w:t xml:space="preserve"> </w:t>
      </w:r>
      <w:r>
        <w:rPr>
          <w:sz w:val="20"/>
        </w:rPr>
        <w:t>represent</w:t>
      </w:r>
      <w:r>
        <w:rPr>
          <w:spacing w:val="-2"/>
          <w:sz w:val="20"/>
        </w:rPr>
        <w:t xml:space="preserve"> </w:t>
      </w:r>
      <w:r>
        <w:rPr>
          <w:sz w:val="20"/>
        </w:rPr>
        <w:t>approximately</w:t>
      </w:r>
      <w:r>
        <w:rPr>
          <w:spacing w:val="-2"/>
          <w:sz w:val="20"/>
        </w:rPr>
        <w:t xml:space="preserve"> </w:t>
      </w:r>
      <w:r>
        <w:rPr>
          <w:sz w:val="20"/>
        </w:rPr>
        <w:t>18</w:t>
      </w:r>
      <w:del w:id="164" w:author="Editor" w:date="2026-09-08T18:02:00Z">
        <w:r w:rsidDel="00D048B7">
          <w:rPr>
            <w:sz w:val="20"/>
          </w:rPr>
          <w:delText>%</w:delText>
        </w:r>
      </w:del>
      <w:ins w:id="165" w:author="Editor" w:date="2026-09-08T18:02:00Z">
        <w:r>
          <w:rPr>
            <w:sz w:val="20"/>
          </w:rPr>
          <w:t xml:space="preserve"> percent</w:t>
        </w:r>
      </w:ins>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population</w:t>
      </w:r>
      <w:r>
        <w:rPr>
          <w:spacing w:val="-2"/>
          <w:sz w:val="20"/>
        </w:rPr>
        <w:t xml:space="preserve"> </w:t>
      </w:r>
      <w:ins w:id="166" w:author="Editor" w:date="2026-09-10T09:07:00Z">
        <w:r>
          <w:rPr>
            <w:spacing w:val="-2"/>
            <w:sz w:val="20"/>
          </w:rPr>
          <w:t>on average in member countries of the Org</w:t>
        </w:r>
      </w:ins>
      <w:ins w:id="167" w:author="Editor" w:date="2026-09-10T09:08:00Z">
        <w:r>
          <w:rPr>
            <w:spacing w:val="-2"/>
            <w:sz w:val="20"/>
          </w:rPr>
          <w:t>a</w:t>
        </w:r>
      </w:ins>
      <w:ins w:id="168" w:author="Editor" w:date="2026-09-10T09:07:00Z">
        <w:r>
          <w:rPr>
            <w:spacing w:val="-2"/>
            <w:sz w:val="20"/>
          </w:rPr>
          <w:t>nisation for Econ</w:t>
        </w:r>
      </w:ins>
      <w:ins w:id="169" w:author="Editor" w:date="2026-09-10T09:08:00Z">
        <w:r>
          <w:rPr>
            <w:spacing w:val="-2"/>
            <w:sz w:val="20"/>
          </w:rPr>
          <w:t>o</w:t>
        </w:r>
      </w:ins>
      <w:ins w:id="170" w:author="Editor" w:date="2026-09-10T09:07:00Z">
        <w:r>
          <w:rPr>
            <w:spacing w:val="-2"/>
            <w:sz w:val="20"/>
          </w:rPr>
          <w:t xml:space="preserve">mic </w:t>
        </w:r>
      </w:ins>
      <w:ins w:id="171" w:author="Editor" w:date="2026-09-10T09:08:00Z">
        <w:r>
          <w:rPr>
            <w:spacing w:val="-2"/>
            <w:sz w:val="20"/>
          </w:rPr>
          <w:t xml:space="preserve">Co-operation and </w:t>
        </w:r>
      </w:ins>
      <w:ins w:id="172" w:author="Editor" w:date="2026-09-10T09:07:00Z">
        <w:r>
          <w:rPr>
            <w:spacing w:val="-2"/>
            <w:sz w:val="20"/>
          </w:rPr>
          <w:t>Dev</w:t>
        </w:r>
      </w:ins>
      <w:ins w:id="173" w:author="Editor" w:date="2026-09-10T09:08:00Z">
        <w:r>
          <w:rPr>
            <w:spacing w:val="-2"/>
            <w:sz w:val="20"/>
          </w:rPr>
          <w:t xml:space="preserve">elopment </w:t>
        </w:r>
      </w:ins>
      <w:del w:id="174" w:author="Editor" w:date="2026-09-10T09:08:00Z">
        <w:r w:rsidDel="0069171E">
          <w:rPr>
            <w:sz w:val="20"/>
          </w:rPr>
          <w:delText>in</w:delText>
        </w:r>
        <w:r w:rsidDel="0069171E">
          <w:rPr>
            <w:spacing w:val="-3"/>
            <w:sz w:val="20"/>
          </w:rPr>
          <w:delText xml:space="preserve"> </w:delText>
        </w:r>
        <w:r w:rsidDel="0069171E">
          <w:rPr>
            <w:sz w:val="20"/>
          </w:rPr>
          <w:delText>OECD</w:delText>
        </w:r>
        <w:r w:rsidDel="0069171E">
          <w:rPr>
            <w:spacing w:val="-2"/>
            <w:sz w:val="20"/>
          </w:rPr>
          <w:delText xml:space="preserve"> </w:delText>
        </w:r>
        <w:r w:rsidDel="0069171E">
          <w:rPr>
            <w:sz w:val="20"/>
          </w:rPr>
          <w:delText>countries</w:delText>
        </w:r>
        <w:r w:rsidDel="0069171E">
          <w:rPr>
            <w:spacing w:val="-2"/>
            <w:sz w:val="20"/>
          </w:rPr>
          <w:delText xml:space="preserve"> </w:delText>
        </w:r>
        <w:r w:rsidDel="0069171E">
          <w:rPr>
            <w:spacing w:val="-5"/>
            <w:sz w:val="20"/>
          </w:rPr>
          <w:delText>on</w:delText>
        </w:r>
      </w:del>
    </w:p>
    <w:p w14:paraId="7C5BBCD3" w14:textId="77777777" w:rsidR="00B74441" w:rsidRDefault="00B74441" w:rsidP="004A2FF4">
      <w:pPr>
        <w:suppressAutoHyphens/>
        <w:spacing w:line="228" w:lineRule="exact"/>
        <w:ind w:right="720"/>
        <w:jc w:val="both"/>
      </w:pPr>
      <w:del w:id="175" w:author="Editor" w:date="2026-09-10T09:08:00Z">
        <w:r w:rsidDel="0069171E">
          <w:rPr>
            <w:sz w:val="20"/>
          </w:rPr>
          <w:delText xml:space="preserve">average </w:delText>
        </w:r>
      </w:del>
      <w:r>
        <w:rPr>
          <w:sz w:val="20"/>
        </w:rPr>
        <w:t>(</w:t>
      </w:r>
      <w:hyperlink w:anchor="_bookmark61" w:history="1">
        <w:r>
          <w:rPr>
            <w:color w:val="0000FF"/>
            <w:sz w:val="20"/>
          </w:rPr>
          <w:t>OECD</w:t>
        </w:r>
      </w:hyperlink>
      <w:r>
        <w:rPr>
          <w:sz w:val="20"/>
        </w:rPr>
        <w:t xml:space="preserve">, </w:t>
      </w:r>
      <w:hyperlink w:anchor="_bookmark61" w:history="1">
        <w:r>
          <w:rPr>
            <w:color w:val="0000FF"/>
            <w:sz w:val="20"/>
          </w:rPr>
          <w:t>2024</w:t>
        </w:r>
      </w:hyperlink>
      <w:r>
        <w:rPr>
          <w:sz w:val="20"/>
        </w:rPr>
        <w:t>), yet their income poverty rate—measured as the share living below half the national median income—stands at around 15</w:t>
      </w:r>
      <w:del w:id="176" w:author="Editor" w:date="2026-09-08T18:02:00Z">
        <w:r w:rsidDel="00D048B7">
          <w:rPr>
            <w:sz w:val="20"/>
          </w:rPr>
          <w:delText>%</w:delText>
        </w:r>
      </w:del>
      <w:ins w:id="177" w:author="Editor" w:date="2026-09-08T18:02:00Z">
        <w:r>
          <w:rPr>
            <w:sz w:val="20"/>
          </w:rPr>
          <w:t xml:space="preserve"> percent</w:t>
        </w:r>
      </w:ins>
      <w:r>
        <w:rPr>
          <w:sz w:val="20"/>
        </w:rPr>
        <w:t xml:space="preserve"> (</w:t>
      </w:r>
      <w:hyperlink w:anchor="_bookmark61" w:history="1">
        <w:r>
          <w:rPr>
            <w:color w:val="0000FF"/>
            <w:sz w:val="20"/>
          </w:rPr>
          <w:t>OECD</w:t>
        </w:r>
      </w:hyperlink>
      <w:r>
        <w:rPr>
          <w:sz w:val="20"/>
        </w:rPr>
        <w:t xml:space="preserve">, </w:t>
      </w:r>
      <w:hyperlink w:anchor="_bookmark61" w:history="1">
        <w:r>
          <w:rPr>
            <w:color w:val="0000FF"/>
            <w:sz w:val="20"/>
          </w:rPr>
          <w:t>2024</w:t>
        </w:r>
      </w:hyperlink>
      <w:r>
        <w:rPr>
          <w:sz w:val="20"/>
        </w:rPr>
        <w:t>).</w:t>
      </w:r>
    </w:p>
  </w:footnote>
  <w:footnote w:id="3">
    <w:p w14:paraId="6667EAED" w14:textId="77777777" w:rsidR="00B74441" w:rsidRPr="00D76DD9" w:rsidRDefault="00B74441" w:rsidP="00D76DD9">
      <w:pPr>
        <w:suppressAutoHyphens/>
        <w:spacing w:before="16" w:line="249" w:lineRule="auto"/>
        <w:ind w:right="717"/>
        <w:jc w:val="both"/>
        <w:rPr>
          <w:sz w:val="20"/>
        </w:rPr>
      </w:pPr>
      <w:r>
        <w:rPr>
          <w:rStyle w:val="FootnoteReference"/>
        </w:rPr>
        <w:footnoteRef/>
      </w:r>
      <w:r>
        <w:t xml:space="preserve"> </w:t>
      </w:r>
      <w:del w:id="297" w:author="Editor" w:date="2026-09-10T09:20:00Z">
        <w:r w:rsidDel="00074CCC">
          <w:rPr>
            <w:sz w:val="20"/>
          </w:rPr>
          <w:delText xml:space="preserve">Recent work by </w:delText>
        </w:r>
      </w:del>
      <w:hyperlink w:anchor="_bookmark47" w:history="1">
        <w:r>
          <w:rPr>
            <w:color w:val="0000FF"/>
            <w:sz w:val="20"/>
          </w:rPr>
          <w:t>de Chaisemartin and D’Haultfœuille</w:t>
        </w:r>
      </w:hyperlink>
      <w:r>
        <w:rPr>
          <w:color w:val="0000FF"/>
          <w:sz w:val="20"/>
        </w:rPr>
        <w:t xml:space="preserve"> </w:t>
      </w:r>
      <w:r>
        <w:rPr>
          <w:sz w:val="20"/>
        </w:rPr>
        <w:t>(</w:t>
      </w:r>
      <w:hyperlink w:anchor="_bookmark47" w:history="1">
        <w:r>
          <w:rPr>
            <w:color w:val="0000FF"/>
            <w:sz w:val="20"/>
          </w:rPr>
          <w:t>2026</w:t>
        </w:r>
      </w:hyperlink>
      <w:r>
        <w:rPr>
          <w:sz w:val="20"/>
        </w:rPr>
        <w:t>) develop</w:t>
      </w:r>
      <w:del w:id="298" w:author="Editor" w:date="2026-09-10T09:20:00Z">
        <w:r w:rsidDel="00074CCC">
          <w:rPr>
            <w:sz w:val="20"/>
          </w:rPr>
          <w:delText>s</w:delText>
        </w:r>
      </w:del>
      <w:r>
        <w:rPr>
          <w:sz w:val="20"/>
        </w:rPr>
        <w:t xml:space="preserve"> a continuous-treatment estimator that avoids</w:t>
      </w:r>
      <w:r>
        <w:rPr>
          <w:spacing w:val="-1"/>
          <w:sz w:val="20"/>
        </w:rPr>
        <w:t xml:space="preserve"> </w:t>
      </w:r>
      <w:r>
        <w:rPr>
          <w:sz w:val="20"/>
        </w:rPr>
        <w:t>this</w:t>
      </w:r>
      <w:r>
        <w:rPr>
          <w:spacing w:val="-1"/>
          <w:sz w:val="20"/>
        </w:rPr>
        <w:t xml:space="preserve"> </w:t>
      </w:r>
      <w:r>
        <w:rPr>
          <w:sz w:val="20"/>
        </w:rPr>
        <w:t>problem</w:t>
      </w:r>
      <w:r>
        <w:rPr>
          <w:spacing w:val="-1"/>
          <w:sz w:val="20"/>
        </w:rPr>
        <w:t xml:space="preserve"> </w:t>
      </w:r>
      <w:r>
        <w:rPr>
          <w:sz w:val="20"/>
        </w:rPr>
        <w:t>by</w:t>
      </w:r>
      <w:r>
        <w:rPr>
          <w:spacing w:val="-1"/>
          <w:sz w:val="20"/>
        </w:rPr>
        <w:t xml:space="preserve"> </w:t>
      </w:r>
      <w:r>
        <w:rPr>
          <w:sz w:val="20"/>
        </w:rPr>
        <w:t>comparing</w:t>
      </w:r>
      <w:r>
        <w:rPr>
          <w:spacing w:val="-1"/>
          <w:sz w:val="20"/>
        </w:rPr>
        <w:t xml:space="preserve"> </w:t>
      </w:r>
      <w:r>
        <w:rPr>
          <w:sz w:val="20"/>
        </w:rPr>
        <w:t>municipalities</w:t>
      </w:r>
      <w:r>
        <w:rPr>
          <w:spacing w:val="-1"/>
          <w:sz w:val="20"/>
        </w:rPr>
        <w:t xml:space="preserve"> </w:t>
      </w:r>
      <w:r>
        <w:rPr>
          <w:sz w:val="20"/>
        </w:rPr>
        <w:t>whose</w:t>
      </w:r>
      <w:r>
        <w:rPr>
          <w:spacing w:val="-1"/>
          <w:sz w:val="20"/>
        </w:rPr>
        <w:t xml:space="preserve"> </w:t>
      </w:r>
      <w:r>
        <w:rPr>
          <w:sz w:val="20"/>
        </w:rPr>
        <w:t>intensity</w:t>
      </w:r>
      <w:r>
        <w:rPr>
          <w:spacing w:val="-1"/>
          <w:sz w:val="20"/>
        </w:rPr>
        <w:t xml:space="preserve"> </w:t>
      </w:r>
      <w:r>
        <w:rPr>
          <w:sz w:val="20"/>
        </w:rPr>
        <w:t>changes</w:t>
      </w:r>
      <w:r>
        <w:rPr>
          <w:spacing w:val="-1"/>
          <w:sz w:val="20"/>
        </w:rPr>
        <w:t xml:space="preserve"> </w:t>
      </w:r>
      <w:r>
        <w:rPr>
          <w:sz w:val="20"/>
        </w:rPr>
        <w:t>from</w:t>
      </w:r>
      <w:r>
        <w:rPr>
          <w:spacing w:val="-1"/>
          <w:sz w:val="20"/>
        </w:rPr>
        <w:t xml:space="preserve"> </w:t>
      </w:r>
      <w:r>
        <w:rPr>
          <w:sz w:val="20"/>
        </w:rPr>
        <w:t>year</w:t>
      </w:r>
      <w:r>
        <w:rPr>
          <w:spacing w:val="-1"/>
          <w:sz w:val="20"/>
        </w:rPr>
        <w:t xml:space="preserve"> </w:t>
      </w:r>
      <w:r>
        <w:rPr>
          <w:sz w:val="20"/>
        </w:rPr>
        <w:t>to</w:t>
      </w:r>
      <w:r>
        <w:rPr>
          <w:spacing w:val="-1"/>
          <w:sz w:val="20"/>
        </w:rPr>
        <w:t xml:space="preserve"> </w:t>
      </w:r>
      <w:r>
        <w:rPr>
          <w:sz w:val="20"/>
        </w:rPr>
        <w:t>year</w:t>
      </w:r>
      <w:r>
        <w:rPr>
          <w:spacing w:val="-1"/>
          <w:sz w:val="20"/>
        </w:rPr>
        <w:t xml:space="preserve"> </w:t>
      </w:r>
      <w:r>
        <w:rPr>
          <w:sz w:val="20"/>
        </w:rPr>
        <w:t>(“switchers”)</w:t>
      </w:r>
      <w:r>
        <w:rPr>
          <w:spacing w:val="-1"/>
          <w:sz w:val="20"/>
        </w:rPr>
        <w:t xml:space="preserve"> </w:t>
      </w:r>
      <w:r>
        <w:rPr>
          <w:sz w:val="20"/>
        </w:rPr>
        <w:t>to</w:t>
      </w:r>
      <w:r>
        <w:rPr>
          <w:spacing w:val="-1"/>
          <w:sz w:val="20"/>
        </w:rPr>
        <w:t xml:space="preserve"> </w:t>
      </w:r>
      <w:r>
        <w:rPr>
          <w:sz w:val="20"/>
        </w:rPr>
        <w:t>municipalities</w:t>
      </w:r>
      <w:r>
        <w:rPr>
          <w:spacing w:val="-11"/>
          <w:sz w:val="20"/>
        </w:rPr>
        <w:t xml:space="preserve"> </w:t>
      </w:r>
      <w:r>
        <w:rPr>
          <w:sz w:val="20"/>
        </w:rPr>
        <w:t>whose</w:t>
      </w:r>
      <w:r>
        <w:rPr>
          <w:spacing w:val="-11"/>
          <w:sz w:val="20"/>
        </w:rPr>
        <w:t xml:space="preserve"> </w:t>
      </w:r>
      <w:r>
        <w:rPr>
          <w:sz w:val="20"/>
        </w:rPr>
        <w:t>intensity</w:t>
      </w:r>
      <w:r>
        <w:rPr>
          <w:spacing w:val="-11"/>
          <w:sz w:val="20"/>
        </w:rPr>
        <w:t xml:space="preserve"> </w:t>
      </w:r>
      <w:r>
        <w:rPr>
          <w:sz w:val="20"/>
        </w:rPr>
        <w:t>is</w:t>
      </w:r>
      <w:r>
        <w:rPr>
          <w:spacing w:val="-11"/>
          <w:sz w:val="20"/>
        </w:rPr>
        <w:t xml:space="preserve"> </w:t>
      </w:r>
      <w:r>
        <w:rPr>
          <w:sz w:val="20"/>
        </w:rPr>
        <w:t>flat</w:t>
      </w:r>
      <w:r>
        <w:rPr>
          <w:spacing w:val="-11"/>
          <w:sz w:val="20"/>
        </w:rPr>
        <w:t xml:space="preserve"> </w:t>
      </w:r>
      <w:r>
        <w:rPr>
          <w:sz w:val="20"/>
        </w:rPr>
        <w:t>(“stayers”). In</w:t>
      </w:r>
      <w:r>
        <w:rPr>
          <w:spacing w:val="-11"/>
          <w:sz w:val="20"/>
        </w:rPr>
        <w:t xml:space="preserve"> </w:t>
      </w:r>
      <w:r>
        <w:rPr>
          <w:sz w:val="20"/>
        </w:rPr>
        <w:t>our</w:t>
      </w:r>
      <w:r>
        <w:rPr>
          <w:spacing w:val="-11"/>
          <w:sz w:val="20"/>
        </w:rPr>
        <w:t xml:space="preserve"> </w:t>
      </w:r>
      <w:r>
        <w:rPr>
          <w:sz w:val="20"/>
        </w:rPr>
        <w:t>setting,</w:t>
      </w:r>
      <w:r>
        <w:rPr>
          <w:spacing w:val="-10"/>
          <w:sz w:val="20"/>
        </w:rPr>
        <w:t xml:space="preserve"> </w:t>
      </w:r>
      <w:r>
        <w:rPr>
          <w:sz w:val="20"/>
        </w:rPr>
        <w:t>treatment</w:t>
      </w:r>
      <w:r>
        <w:rPr>
          <w:spacing w:val="-11"/>
          <w:sz w:val="20"/>
        </w:rPr>
        <w:t xml:space="preserve"> </w:t>
      </w:r>
      <w:r>
        <w:rPr>
          <w:sz w:val="20"/>
        </w:rPr>
        <w:t>intensity</w:t>
      </w:r>
      <w:r>
        <w:rPr>
          <w:spacing w:val="-11"/>
          <w:sz w:val="20"/>
        </w:rPr>
        <w:t xml:space="preserve"> </w:t>
      </w:r>
      <w:r>
        <w:rPr>
          <w:sz w:val="20"/>
        </w:rPr>
        <w:t>rises</w:t>
      </w:r>
      <w:r>
        <w:rPr>
          <w:spacing w:val="-11"/>
          <w:sz w:val="20"/>
        </w:rPr>
        <w:t xml:space="preserve"> </w:t>
      </w:r>
      <w:r>
        <w:rPr>
          <w:sz w:val="20"/>
        </w:rPr>
        <w:t>across</w:t>
      </w:r>
      <w:r>
        <w:rPr>
          <w:spacing w:val="-11"/>
          <w:sz w:val="20"/>
        </w:rPr>
        <w:t xml:space="preserve"> </w:t>
      </w:r>
      <w:r>
        <w:rPr>
          <w:sz w:val="20"/>
        </w:rPr>
        <w:t>nearly</w:t>
      </w:r>
      <w:r>
        <w:rPr>
          <w:spacing w:val="-11"/>
          <w:sz w:val="20"/>
        </w:rPr>
        <w:t xml:space="preserve"> </w:t>
      </w:r>
      <w:r>
        <w:rPr>
          <w:sz w:val="20"/>
        </w:rPr>
        <w:t>all</w:t>
      </w:r>
      <w:r>
        <w:rPr>
          <w:spacing w:val="-11"/>
          <w:sz w:val="20"/>
        </w:rPr>
        <w:t xml:space="preserve"> </w:t>
      </w:r>
      <w:r>
        <w:rPr>
          <w:sz w:val="20"/>
        </w:rPr>
        <w:t>highly</w:t>
      </w:r>
      <w:r>
        <w:rPr>
          <w:spacing w:val="-11"/>
          <w:sz w:val="20"/>
        </w:rPr>
        <w:t xml:space="preserve"> </w:t>
      </w:r>
      <w:r>
        <w:rPr>
          <w:sz w:val="20"/>
        </w:rPr>
        <w:t>marginalized municipalities throughout the study period, leaving few stayers to serve as valid controls.</w:t>
      </w:r>
    </w:p>
  </w:footnote>
  <w:footnote w:id="4">
    <w:p w14:paraId="3BAC851A" w14:textId="77777777" w:rsidR="00B74441" w:rsidRPr="008C7539" w:rsidRDefault="00B74441" w:rsidP="00D76DD9">
      <w:pPr>
        <w:suppressAutoHyphens/>
        <w:spacing w:before="16"/>
        <w:jc w:val="both"/>
        <w:rPr>
          <w:sz w:val="20"/>
        </w:rPr>
      </w:pPr>
      <w:r>
        <w:rPr>
          <w:rStyle w:val="FootnoteReference"/>
        </w:rPr>
        <w:footnoteRef/>
      </w:r>
      <w:r>
        <w:rPr>
          <w:sz w:val="20"/>
        </w:rPr>
        <w:t xml:space="preserve"> Our</w:t>
      </w:r>
      <w:r>
        <w:rPr>
          <w:spacing w:val="-4"/>
          <w:sz w:val="20"/>
        </w:rPr>
        <w:t xml:space="preserve"> </w:t>
      </w:r>
      <w:r>
        <w:rPr>
          <w:sz w:val="20"/>
        </w:rPr>
        <w:t>results</w:t>
      </w:r>
      <w:r>
        <w:rPr>
          <w:spacing w:val="-4"/>
          <w:sz w:val="20"/>
        </w:rPr>
        <w:t xml:space="preserve"> </w:t>
      </w:r>
      <w:r>
        <w:rPr>
          <w:sz w:val="20"/>
        </w:rPr>
        <w:t>are</w:t>
      </w:r>
      <w:r>
        <w:rPr>
          <w:spacing w:val="-4"/>
          <w:sz w:val="20"/>
        </w:rPr>
        <w:t xml:space="preserve"> </w:t>
      </w:r>
      <w:r>
        <w:rPr>
          <w:sz w:val="20"/>
        </w:rPr>
        <w:t>unchanged</w:t>
      </w:r>
      <w:r>
        <w:rPr>
          <w:spacing w:val="-4"/>
          <w:sz w:val="20"/>
        </w:rPr>
        <w:t xml:space="preserve"> </w:t>
      </w:r>
      <w:r>
        <w:rPr>
          <w:sz w:val="20"/>
        </w:rPr>
        <w:t>when</w:t>
      </w:r>
      <w:r>
        <w:rPr>
          <w:spacing w:val="-4"/>
          <w:sz w:val="20"/>
        </w:rPr>
        <w:t xml:space="preserve"> </w:t>
      </w:r>
      <w:r>
        <w:rPr>
          <w:sz w:val="20"/>
        </w:rPr>
        <w:t>2006</w:t>
      </w:r>
      <w:r>
        <w:rPr>
          <w:spacing w:val="-4"/>
          <w:sz w:val="20"/>
        </w:rPr>
        <w:t xml:space="preserve"> </w:t>
      </w:r>
      <w:r>
        <w:rPr>
          <w:sz w:val="20"/>
        </w:rPr>
        <w:t>is</w:t>
      </w:r>
      <w:r>
        <w:rPr>
          <w:spacing w:val="-4"/>
          <w:sz w:val="20"/>
        </w:rPr>
        <w:t xml:space="preserve"> </w:t>
      </w:r>
      <w:r>
        <w:rPr>
          <w:spacing w:val="-2"/>
          <w:sz w:val="20"/>
        </w:rPr>
        <w:t>excluded.</w:t>
      </w:r>
    </w:p>
  </w:footnote>
  <w:footnote w:id="5">
    <w:p w14:paraId="647B0BB6" w14:textId="77777777" w:rsidR="00B74441" w:rsidRPr="008C7539" w:rsidRDefault="00B74441" w:rsidP="009277AA">
      <w:pPr>
        <w:suppressAutoHyphens/>
        <w:spacing w:before="18" w:line="249" w:lineRule="auto"/>
        <w:ind w:right="718"/>
        <w:jc w:val="both"/>
        <w:rPr>
          <w:sz w:val="20"/>
        </w:rPr>
      </w:pPr>
      <w:r>
        <w:rPr>
          <w:rStyle w:val="FootnoteReference"/>
        </w:rPr>
        <w:footnoteRef/>
      </w:r>
      <w:r>
        <w:rPr>
          <w:sz w:val="20"/>
        </w:rPr>
        <w:t xml:space="preserve"> INEGI derives mortality data from the certification system of the Mexican Ministry of Public Health.</w:t>
      </w:r>
      <w:r>
        <w:rPr>
          <w:spacing w:val="40"/>
          <w:sz w:val="20"/>
        </w:rPr>
        <w:t xml:space="preserve"> </w:t>
      </w:r>
      <w:r>
        <w:rPr>
          <w:sz w:val="20"/>
        </w:rPr>
        <w:t>Mexico generally maintains high-quality vital statistics (</w:t>
      </w:r>
      <w:hyperlink w:anchor="_bookmark57" w:history="1">
        <w:r>
          <w:rPr>
            <w:color w:val="0000FF"/>
            <w:sz w:val="20"/>
          </w:rPr>
          <w:t>Mahapatra et al.</w:t>
        </w:r>
      </w:hyperlink>
      <w:r>
        <w:rPr>
          <w:sz w:val="20"/>
        </w:rPr>
        <w:t xml:space="preserve">, </w:t>
      </w:r>
      <w:hyperlink w:anchor="_bookmark57" w:history="1">
        <w:r>
          <w:rPr>
            <w:color w:val="0000FF"/>
            <w:sz w:val="20"/>
          </w:rPr>
          <w:t>2007</w:t>
        </w:r>
      </w:hyperlink>
      <w:r>
        <w:rPr>
          <w:sz w:val="20"/>
        </w:rPr>
        <w:t xml:space="preserve">; </w:t>
      </w:r>
      <w:hyperlink w:anchor="_bookmark60" w:history="1">
        <w:r>
          <w:rPr>
            <w:color w:val="0000FF"/>
            <w:sz w:val="20"/>
          </w:rPr>
          <w:t>Mikkelsen et al.</w:t>
        </w:r>
      </w:hyperlink>
      <w:r>
        <w:rPr>
          <w:sz w:val="20"/>
        </w:rPr>
        <w:t xml:space="preserve">, </w:t>
      </w:r>
      <w:hyperlink w:anchor="_bookmark60" w:history="1">
        <w:r>
          <w:rPr>
            <w:color w:val="0000FF"/>
            <w:sz w:val="20"/>
          </w:rPr>
          <w:t>2015</w:t>
        </w:r>
      </w:hyperlink>
      <w:r>
        <w:rPr>
          <w:sz w:val="20"/>
        </w:rPr>
        <w:t>).</w:t>
      </w:r>
    </w:p>
  </w:footnote>
  <w:footnote w:id="6">
    <w:p w14:paraId="5F7D3A14" w14:textId="77777777" w:rsidR="00B74441" w:rsidDel="00462327" w:rsidRDefault="00B74441" w:rsidP="009277AA">
      <w:pPr>
        <w:suppressAutoHyphens/>
        <w:spacing w:line="230" w:lineRule="exact"/>
        <w:ind w:right="720"/>
        <w:jc w:val="both"/>
        <w:rPr>
          <w:del w:id="544" w:author="Editor" w:date="2026-09-10T09:47:00Z"/>
          <w:sz w:val="20"/>
        </w:rPr>
      </w:pPr>
      <w:r>
        <w:rPr>
          <w:rStyle w:val="FootnoteReference"/>
        </w:rPr>
        <w:footnoteRef/>
      </w:r>
      <w:r>
        <w:t xml:space="preserve"> </w:t>
      </w:r>
      <w:r>
        <w:rPr>
          <w:sz w:val="20"/>
        </w:rPr>
        <w:t>The</w:t>
      </w:r>
      <w:r>
        <w:rPr>
          <w:spacing w:val="20"/>
          <w:sz w:val="20"/>
        </w:rPr>
        <w:t xml:space="preserve"> </w:t>
      </w:r>
      <w:r>
        <w:rPr>
          <w:sz w:val="20"/>
        </w:rPr>
        <w:t>program</w:t>
      </w:r>
      <w:r>
        <w:rPr>
          <w:spacing w:val="20"/>
          <w:sz w:val="20"/>
        </w:rPr>
        <w:t xml:space="preserve"> </w:t>
      </w:r>
      <w:del w:id="545" w:author="Editor" w:date="2026-09-10T09:46:00Z">
        <w:r w:rsidDel="00462327">
          <w:rPr>
            <w:sz w:val="20"/>
          </w:rPr>
          <w:delText>rolled</w:delText>
        </w:r>
        <w:r w:rsidDel="00462327">
          <w:rPr>
            <w:spacing w:val="20"/>
            <w:sz w:val="20"/>
          </w:rPr>
          <w:delText xml:space="preserve"> </w:delText>
        </w:r>
        <w:r w:rsidDel="00462327">
          <w:rPr>
            <w:sz w:val="20"/>
          </w:rPr>
          <w:delText>out</w:delText>
        </w:r>
      </w:del>
      <w:ins w:id="546" w:author="Editor" w:date="2026-09-10T09:46:00Z">
        <w:r>
          <w:rPr>
            <w:sz w:val="20"/>
          </w:rPr>
          <w:t>had a</w:t>
        </w:r>
      </w:ins>
      <w:r>
        <w:rPr>
          <w:spacing w:val="21"/>
          <w:sz w:val="20"/>
        </w:rPr>
        <w:t xml:space="preserve"> </w:t>
      </w:r>
      <w:r>
        <w:rPr>
          <w:sz w:val="20"/>
        </w:rPr>
        <w:t>staggered</w:t>
      </w:r>
      <w:r>
        <w:rPr>
          <w:spacing w:val="20"/>
          <w:sz w:val="20"/>
        </w:rPr>
        <w:t xml:space="preserve"> </w:t>
      </w:r>
      <w:ins w:id="547" w:author="Editor" w:date="2026-09-10T09:46:00Z">
        <w:r w:rsidRPr="004A2FF4">
          <w:rPr>
            <w:sz w:val="20"/>
          </w:rPr>
          <w:t>ro</w:t>
        </w:r>
      </w:ins>
      <w:ins w:id="548" w:author="Editor" w:date="2026-09-10T09:47:00Z">
        <w:r w:rsidRPr="004A2FF4">
          <w:rPr>
            <w:sz w:val="20"/>
          </w:rPr>
          <w:t>l</w:t>
        </w:r>
      </w:ins>
      <w:ins w:id="549" w:author="Editor" w:date="2026-09-10T09:46:00Z">
        <w:r w:rsidRPr="004A2FF4">
          <w:rPr>
            <w:sz w:val="20"/>
          </w:rPr>
          <w:t>l-out</w:t>
        </w:r>
        <w:r>
          <w:rPr>
            <w:spacing w:val="20"/>
            <w:sz w:val="20"/>
          </w:rPr>
          <w:t xml:space="preserve"> </w:t>
        </w:r>
      </w:ins>
      <w:r>
        <w:rPr>
          <w:sz w:val="20"/>
        </w:rPr>
        <w:t>across</w:t>
      </w:r>
      <w:r>
        <w:rPr>
          <w:spacing w:val="20"/>
          <w:sz w:val="20"/>
        </w:rPr>
        <w:t xml:space="preserve"> </w:t>
      </w:r>
      <w:r>
        <w:rPr>
          <w:sz w:val="20"/>
        </w:rPr>
        <w:t>municipalities</w:t>
      </w:r>
      <w:r>
        <w:rPr>
          <w:spacing w:val="21"/>
          <w:sz w:val="20"/>
        </w:rPr>
        <w:t xml:space="preserve"> </w:t>
      </w:r>
      <w:r>
        <w:rPr>
          <w:sz w:val="20"/>
        </w:rPr>
        <w:t>beginning</w:t>
      </w:r>
      <w:r>
        <w:rPr>
          <w:spacing w:val="20"/>
          <w:sz w:val="20"/>
        </w:rPr>
        <w:t xml:space="preserve"> </w:t>
      </w:r>
      <w:r>
        <w:rPr>
          <w:sz w:val="20"/>
        </w:rPr>
        <w:t>in</w:t>
      </w:r>
      <w:r>
        <w:rPr>
          <w:spacing w:val="20"/>
          <w:sz w:val="20"/>
        </w:rPr>
        <w:t xml:space="preserve"> </w:t>
      </w:r>
      <w:r>
        <w:rPr>
          <w:sz w:val="20"/>
        </w:rPr>
        <w:t>May</w:t>
      </w:r>
      <w:r>
        <w:rPr>
          <w:spacing w:val="21"/>
          <w:sz w:val="20"/>
        </w:rPr>
        <w:t xml:space="preserve"> </w:t>
      </w:r>
      <w:r>
        <w:rPr>
          <w:sz w:val="20"/>
        </w:rPr>
        <w:t>2002</w:t>
      </w:r>
      <w:r>
        <w:rPr>
          <w:spacing w:val="20"/>
          <w:sz w:val="20"/>
        </w:rPr>
        <w:t xml:space="preserve"> </w:t>
      </w:r>
      <w:r>
        <w:rPr>
          <w:sz w:val="20"/>
        </w:rPr>
        <w:t>and</w:t>
      </w:r>
      <w:r>
        <w:rPr>
          <w:spacing w:val="20"/>
          <w:sz w:val="20"/>
        </w:rPr>
        <w:t xml:space="preserve"> </w:t>
      </w:r>
      <w:r>
        <w:rPr>
          <w:sz w:val="20"/>
        </w:rPr>
        <w:t>reached</w:t>
      </w:r>
      <w:r>
        <w:rPr>
          <w:spacing w:val="20"/>
          <w:sz w:val="20"/>
        </w:rPr>
        <w:t xml:space="preserve"> </w:t>
      </w:r>
      <w:r>
        <w:rPr>
          <w:sz w:val="20"/>
        </w:rPr>
        <w:t>84</w:t>
      </w:r>
      <w:del w:id="550" w:author="Editor" w:date="2026-09-08T18:02:00Z">
        <w:r w:rsidDel="00D048B7">
          <w:rPr>
            <w:sz w:val="20"/>
          </w:rPr>
          <w:delText>%</w:delText>
        </w:r>
      </w:del>
      <w:ins w:id="551" w:author="Editor" w:date="2026-09-08T18:02:00Z">
        <w:r>
          <w:rPr>
            <w:sz w:val="20"/>
          </w:rPr>
          <w:t xml:space="preserve"> percent</w:t>
        </w:r>
      </w:ins>
      <w:r>
        <w:rPr>
          <w:spacing w:val="21"/>
          <w:sz w:val="20"/>
        </w:rPr>
        <w:t xml:space="preserve"> </w:t>
      </w:r>
      <w:r>
        <w:rPr>
          <w:spacing w:val="-2"/>
          <w:sz w:val="20"/>
        </w:rPr>
        <w:t>municipal</w:t>
      </w:r>
      <w:ins w:id="552" w:author="Editor" w:date="2026-09-10T09:47:00Z">
        <w:r>
          <w:rPr>
            <w:spacing w:val="-2"/>
            <w:sz w:val="20"/>
          </w:rPr>
          <w:t xml:space="preserve"> </w:t>
        </w:r>
      </w:ins>
    </w:p>
    <w:p w14:paraId="6229FFDC" w14:textId="77777777" w:rsidR="00B74441" w:rsidRPr="008C7539" w:rsidRDefault="00B74441" w:rsidP="004A2FF4">
      <w:pPr>
        <w:suppressAutoHyphens/>
        <w:spacing w:line="230" w:lineRule="exact"/>
        <w:ind w:right="720"/>
        <w:jc w:val="both"/>
        <w:rPr>
          <w:sz w:val="20"/>
        </w:rPr>
      </w:pPr>
      <w:r>
        <w:rPr>
          <w:sz w:val="20"/>
        </w:rPr>
        <w:t>coverage by 2006</w:t>
      </w:r>
      <w:del w:id="553" w:author="Editor" w:date="2026-09-10T09:47:00Z">
        <w:r w:rsidDel="00462327">
          <w:rPr>
            <w:sz w:val="20"/>
          </w:rPr>
          <w:delText xml:space="preserve">, </w:delText>
        </w:r>
      </w:del>
      <w:ins w:id="554" w:author="Editor" w:date="2026-09-10T09:47:00Z">
        <w:r>
          <w:rPr>
            <w:sz w:val="20"/>
          </w:rPr>
          <w:t>. However,</w:t>
        </w:r>
      </w:ins>
      <w:del w:id="555" w:author="Editor" w:date="2026-09-10T09:47:00Z">
        <w:r w:rsidDel="00462327">
          <w:rPr>
            <w:sz w:val="20"/>
          </w:rPr>
          <w:delText xml:space="preserve">but </w:delText>
        </w:r>
      </w:del>
      <w:ins w:id="556" w:author="Editor" w:date="2026-09-10T09:47:00Z">
        <w:r>
          <w:rPr>
            <w:sz w:val="20"/>
          </w:rPr>
          <w:t xml:space="preserve"> </w:t>
        </w:r>
      </w:ins>
      <w:r>
        <w:rPr>
          <w:sz w:val="20"/>
        </w:rPr>
        <w:t xml:space="preserve">significant proportions of the eligible population remained unenrolled throughout </w:t>
      </w:r>
      <w:del w:id="557" w:author="Editor" w:date="2026-09-10T09:47:00Z">
        <w:r w:rsidDel="00462327">
          <w:rPr>
            <w:sz w:val="20"/>
          </w:rPr>
          <w:delText xml:space="preserve">our </w:delText>
        </w:r>
      </w:del>
      <w:ins w:id="558" w:author="Editor" w:date="2026-09-10T09:47:00Z">
        <w:r>
          <w:rPr>
            <w:sz w:val="20"/>
          </w:rPr>
          <w:t xml:space="preserve">the </w:t>
        </w:r>
      </w:ins>
      <w:del w:id="559" w:author="Editor" w:date="2026-09-10T09:47:00Z">
        <w:r w:rsidDel="00462327">
          <w:rPr>
            <w:sz w:val="20"/>
          </w:rPr>
          <w:delText xml:space="preserve">study </w:delText>
        </w:r>
      </w:del>
      <w:r>
        <w:rPr>
          <w:spacing w:val="-2"/>
          <w:sz w:val="20"/>
        </w:rPr>
        <w:t>perio</w:t>
      </w:r>
      <w:ins w:id="560" w:author="Editor" w:date="2026-09-10T09:47:00Z">
        <w:r>
          <w:rPr>
            <w:spacing w:val="-2"/>
            <w:sz w:val="20"/>
          </w:rPr>
          <w:t>d studied here</w:t>
        </w:r>
      </w:ins>
      <w:del w:id="561" w:author="Editor" w:date="2026-09-10T09:47:00Z">
        <w:r w:rsidDel="00462327">
          <w:rPr>
            <w:spacing w:val="-2"/>
            <w:sz w:val="20"/>
          </w:rPr>
          <w:delText>d</w:delText>
        </w:r>
      </w:del>
      <w:r>
        <w:rPr>
          <w:spacing w:val="-2"/>
          <w:sz w:val="20"/>
        </w:rPr>
        <w:t>.</w:t>
      </w:r>
    </w:p>
  </w:footnote>
  <w:footnote w:id="7">
    <w:p w14:paraId="004978A9" w14:textId="77777777" w:rsidR="00B74441" w:rsidRPr="009277AA" w:rsidRDefault="00B74441" w:rsidP="009277AA">
      <w:pPr>
        <w:suppressAutoHyphens/>
        <w:spacing w:before="39" w:line="204" w:lineRule="auto"/>
        <w:ind w:left="-1" w:right="720"/>
        <w:jc w:val="both"/>
        <w:rPr>
          <w:sz w:val="20"/>
        </w:rPr>
      </w:pPr>
      <w:r>
        <w:rPr>
          <w:rStyle w:val="FootnoteReference"/>
        </w:rPr>
        <w:footnoteRef/>
      </w:r>
      <w:r>
        <w:t xml:space="preserve"> </w:t>
      </w:r>
      <w:bookmarkStart w:id="642" w:name="_bookmark8"/>
      <w:bookmarkEnd w:id="642"/>
      <w:r>
        <w:rPr>
          <w:sz w:val="20"/>
        </w:rPr>
        <w:t>Both</w:t>
      </w:r>
      <w:r>
        <w:rPr>
          <w:spacing w:val="-4"/>
          <w:sz w:val="20"/>
        </w:rPr>
        <w:t xml:space="preserve"> </w:t>
      </w:r>
      <w:r>
        <w:rPr>
          <w:sz w:val="20"/>
        </w:rPr>
        <w:t>measures</w:t>
      </w:r>
      <w:r>
        <w:rPr>
          <w:spacing w:val="-4"/>
          <w:sz w:val="20"/>
        </w:rPr>
        <w:t xml:space="preserve"> </w:t>
      </w:r>
      <w:r>
        <w:rPr>
          <w:sz w:val="20"/>
        </w:rPr>
        <w:t>are</w:t>
      </w:r>
      <w:r>
        <w:rPr>
          <w:spacing w:val="-5"/>
          <w:sz w:val="20"/>
        </w:rPr>
        <w:t xml:space="preserve"> </w:t>
      </w:r>
      <w:r>
        <w:rPr>
          <w:sz w:val="20"/>
        </w:rPr>
        <w:t>cumulative,</w:t>
      </w:r>
      <w:r>
        <w:rPr>
          <w:spacing w:val="-4"/>
          <w:sz w:val="20"/>
        </w:rPr>
        <w:t xml:space="preserve"> </w:t>
      </w:r>
      <w:r>
        <w:rPr>
          <w:sz w:val="20"/>
        </w:rPr>
        <w:t>so</w:t>
      </w:r>
      <w:r>
        <w:rPr>
          <w:spacing w:val="-4"/>
          <w:sz w:val="20"/>
        </w:rPr>
        <w:t xml:space="preserve"> </w:t>
      </w:r>
      <w:r>
        <w:rPr>
          <w:i/>
          <w:sz w:val="20"/>
        </w:rPr>
        <w:t>Intensity</w:t>
      </w:r>
      <w:r>
        <w:rPr>
          <w:position w:val="-4"/>
          <w:sz w:val="14"/>
        </w:rPr>
        <w:t>1999</w:t>
      </w:r>
      <w:r>
        <w:rPr>
          <w:spacing w:val="19"/>
          <w:position w:val="-4"/>
          <w:sz w:val="14"/>
        </w:rPr>
        <w:t xml:space="preserve"> </w:t>
      </w:r>
      <w:r>
        <w:rPr>
          <w:sz w:val="20"/>
        </w:rPr>
        <w:t>and</w:t>
      </w:r>
      <w:r>
        <w:rPr>
          <w:spacing w:val="-4"/>
          <w:sz w:val="20"/>
        </w:rPr>
        <w:t xml:space="preserve"> </w:t>
      </w:r>
      <w:r>
        <w:rPr>
          <w:i/>
          <w:sz w:val="20"/>
        </w:rPr>
        <w:t>Intensity</w:t>
      </w:r>
      <w:r>
        <w:rPr>
          <w:position w:val="-4"/>
          <w:sz w:val="14"/>
        </w:rPr>
        <w:t>2005</w:t>
      </w:r>
      <w:r>
        <w:rPr>
          <w:spacing w:val="19"/>
          <w:position w:val="-4"/>
          <w:sz w:val="14"/>
        </w:rPr>
        <w:t xml:space="preserve"> </w:t>
      </w:r>
      <w:r>
        <w:rPr>
          <w:sz w:val="20"/>
        </w:rPr>
        <w:t>are</w:t>
      </w:r>
      <w:r>
        <w:rPr>
          <w:spacing w:val="-4"/>
          <w:sz w:val="20"/>
        </w:rPr>
        <w:t xml:space="preserve"> </w:t>
      </w:r>
      <w:r>
        <w:rPr>
          <w:sz w:val="20"/>
        </w:rPr>
        <w:t>mechanically</w:t>
      </w:r>
      <w:r>
        <w:rPr>
          <w:spacing w:val="-4"/>
          <w:sz w:val="20"/>
        </w:rPr>
        <w:t xml:space="preserve"> </w:t>
      </w:r>
      <w:r>
        <w:rPr>
          <w:sz w:val="20"/>
        </w:rPr>
        <w:t>positively</w:t>
      </w:r>
      <w:r>
        <w:rPr>
          <w:spacing w:val="-4"/>
          <w:sz w:val="20"/>
        </w:rPr>
        <w:t xml:space="preserve"> </w:t>
      </w:r>
      <w:r>
        <w:rPr>
          <w:sz w:val="20"/>
        </w:rPr>
        <w:t>correlated</w:t>
      </w:r>
      <w:r>
        <w:rPr>
          <w:spacing w:val="-5"/>
          <w:sz w:val="20"/>
        </w:rPr>
        <w:t xml:space="preserve"> </w:t>
      </w:r>
      <w:r>
        <w:rPr>
          <w:sz w:val="20"/>
        </w:rPr>
        <w:t>in</w:t>
      </w:r>
      <w:r>
        <w:rPr>
          <w:spacing w:val="-4"/>
          <w:sz w:val="20"/>
        </w:rPr>
        <w:t xml:space="preserve"> </w:t>
      </w:r>
      <w:r>
        <w:rPr>
          <w:sz w:val="20"/>
        </w:rPr>
        <w:t xml:space="preserve">levels: their correlation in </w:t>
      </w:r>
      <w:del w:id="643" w:author="Editor" w:date="2026-09-10T09:47:00Z">
        <w:r w:rsidDel="00462327">
          <w:rPr>
            <w:sz w:val="20"/>
          </w:rPr>
          <w:delText xml:space="preserve">our </w:delText>
        </w:r>
      </w:del>
      <w:ins w:id="644" w:author="Editor" w:date="2026-09-10T09:47:00Z">
        <w:r>
          <w:rPr>
            <w:sz w:val="20"/>
          </w:rPr>
          <w:t xml:space="preserve">the </w:t>
        </w:r>
      </w:ins>
      <w:r>
        <w:rPr>
          <w:sz w:val="20"/>
        </w:rPr>
        <w:t>sample is 0</w:t>
      </w:r>
      <w:r>
        <w:rPr>
          <w:rFonts w:ascii="Sitka Heading"/>
          <w:i/>
          <w:sz w:val="20"/>
        </w:rPr>
        <w:t>.</w:t>
      </w:r>
      <w:r>
        <w:rPr>
          <w:sz w:val="20"/>
        </w:rPr>
        <w:t>61, weighting by the older adult population.</w:t>
      </w:r>
    </w:p>
  </w:footnote>
  <w:footnote w:id="8">
    <w:p w14:paraId="1DA6A7CA" w14:textId="77777777" w:rsidR="00B74441" w:rsidRDefault="00B74441" w:rsidP="009277AA">
      <w:pPr>
        <w:pStyle w:val="FootnoteText"/>
        <w:ind w:right="720"/>
      </w:pPr>
      <w:r>
        <w:rPr>
          <w:rStyle w:val="FootnoteReference"/>
        </w:rPr>
        <w:footnoteRef/>
      </w:r>
      <w:r>
        <w:t xml:space="preserve"> </w:t>
      </w:r>
      <w:bookmarkStart w:id="665" w:name="_bookmark9"/>
      <w:bookmarkEnd w:id="665"/>
      <w:r>
        <w:t>Our</w:t>
      </w:r>
      <w:r>
        <w:rPr>
          <w:spacing w:val="-7"/>
        </w:rPr>
        <w:t xml:space="preserve"> </w:t>
      </w:r>
      <w:r>
        <w:t>specification</w:t>
      </w:r>
      <w:r>
        <w:rPr>
          <w:spacing w:val="-6"/>
        </w:rPr>
        <w:t xml:space="preserve"> </w:t>
      </w:r>
      <w:r>
        <w:t>d</w:t>
      </w:r>
      <w:ins w:id="666" w:author="Editor" w:date="2026-09-08T18:07:00Z">
        <w:r>
          <w:t>iff</w:t>
        </w:r>
      </w:ins>
      <w:del w:id="667" w:author="Editor" w:date="2026-09-08T18:07:00Z">
        <w:r w:rsidDel="00D048B7">
          <w:delText>i</w:delText>
        </w:r>
        <w:r w:rsidDel="00D048B7">
          <w:rPr>
            <w:rFonts w:ascii="Arial MT"/>
          </w:rPr>
          <w:delText>ff</w:delText>
        </w:r>
      </w:del>
      <w:r>
        <w:t>ers</w:t>
      </w:r>
      <w:r>
        <w:rPr>
          <w:spacing w:val="-5"/>
        </w:rPr>
        <w:t xml:space="preserve"> </w:t>
      </w:r>
      <w:r>
        <w:t>from</w:t>
      </w:r>
      <w:r>
        <w:rPr>
          <w:spacing w:val="-6"/>
        </w:rPr>
        <w:t xml:space="preserve"> </w:t>
      </w:r>
      <w:hyperlink w:anchor="_bookmark63" w:history="1">
        <w:r>
          <w:rPr>
            <w:color w:val="0000FF"/>
          </w:rPr>
          <w:t>Parker</w:t>
        </w:r>
        <w:r>
          <w:rPr>
            <w:color w:val="0000FF"/>
            <w:spacing w:val="-6"/>
          </w:rPr>
          <w:t xml:space="preserve"> </w:t>
        </w:r>
        <w:r>
          <w:rPr>
            <w:color w:val="0000FF"/>
          </w:rPr>
          <w:t>and</w:t>
        </w:r>
        <w:r>
          <w:rPr>
            <w:color w:val="0000FF"/>
            <w:spacing w:val="-6"/>
          </w:rPr>
          <w:t xml:space="preserve"> </w:t>
        </w:r>
        <w:r>
          <w:rPr>
            <w:color w:val="0000FF"/>
          </w:rPr>
          <w:t>Vogl</w:t>
        </w:r>
      </w:hyperlink>
      <w:r>
        <w:rPr>
          <w:color w:val="0000FF"/>
          <w:spacing w:val="-5"/>
        </w:rPr>
        <w:t xml:space="preserve"> </w:t>
      </w:r>
      <w:r>
        <w:t>(</w:t>
      </w:r>
      <w:hyperlink w:anchor="_bookmark63" w:history="1">
        <w:r>
          <w:rPr>
            <w:color w:val="0000FF"/>
          </w:rPr>
          <w:t>2023</w:t>
        </w:r>
      </w:hyperlink>
      <w:r>
        <w:t>)</w:t>
      </w:r>
      <w:r>
        <w:rPr>
          <w:spacing w:val="-6"/>
        </w:rPr>
        <w:t xml:space="preserve"> </w:t>
      </w:r>
      <w:r>
        <w:t>by</w:t>
      </w:r>
      <w:r w:rsidRPr="001949FF">
        <w:t xml:space="preserve"> </w:t>
      </w:r>
      <w:ins w:id="668" w:author="Editor" w:date="2026-09-08T18:07:00Z">
        <w:r>
          <w:t>different</w:t>
        </w:r>
      </w:ins>
      <w:r>
        <w:t>i</w:t>
      </w:r>
      <w:ins w:id="669" w:author="Editor" w:date="2026-09-08T18:07:00Z">
        <w:r>
          <w:t>ating</w:t>
        </w:r>
        <w:r>
          <w:rPr>
            <w:spacing w:val="-6"/>
          </w:rPr>
          <w:t xml:space="preserve"> eff</w:t>
        </w:r>
      </w:ins>
      <w:del w:id="670" w:author="Editor" w:date="2026-09-08T18:07:00Z">
        <w:r w:rsidDel="00D048B7">
          <w:delText>e</w:delText>
        </w:r>
        <w:r w:rsidDel="00D048B7">
          <w:rPr>
            <w:rFonts w:ascii="Arial MT"/>
          </w:rPr>
          <w:delText>ff</w:delText>
        </w:r>
      </w:del>
      <w:r>
        <w:t>ects</w:t>
      </w:r>
      <w:r>
        <w:rPr>
          <w:spacing w:val="-6"/>
        </w:rPr>
        <w:t xml:space="preserve"> </w:t>
      </w:r>
      <w:r>
        <w:t>by</w:t>
      </w:r>
      <w:r>
        <w:rPr>
          <w:spacing w:val="-5"/>
        </w:rPr>
        <w:t xml:space="preserve"> </w:t>
      </w:r>
      <w:r>
        <w:t>year</w:t>
      </w:r>
      <w:r>
        <w:rPr>
          <w:spacing w:val="-7"/>
        </w:rPr>
        <w:t xml:space="preserve"> </w:t>
      </w:r>
      <w:del w:id="671" w:author="Editor" w:date="2026-09-10T09:52:00Z">
        <w:r w:rsidDel="003B3289">
          <w:delText>rather</w:delText>
        </w:r>
        <w:r w:rsidDel="003B3289">
          <w:rPr>
            <w:spacing w:val="-6"/>
          </w:rPr>
          <w:delText xml:space="preserve"> </w:delText>
        </w:r>
      </w:del>
      <w:ins w:id="672" w:author="Editor" w:date="2026-09-10T09:52:00Z">
        <w:r>
          <w:t>instea</w:t>
        </w:r>
      </w:ins>
      <w:ins w:id="673" w:author="Editor" w:date="2026-09-10T09:53:00Z">
        <w:r>
          <w:t>d of</w:t>
        </w:r>
      </w:ins>
      <w:del w:id="674" w:author="Editor" w:date="2026-09-10T09:53:00Z">
        <w:r w:rsidDel="003B3289">
          <w:delText>than</w:delText>
        </w:r>
      </w:del>
      <w:r>
        <w:rPr>
          <w:spacing w:val="-6"/>
        </w:rPr>
        <w:t xml:space="preserve"> </w:t>
      </w:r>
      <w:del w:id="675" w:author="Editor" w:date="2026-09-10T09:52:00Z">
        <w:r w:rsidDel="003B3289">
          <w:delText>by</w:delText>
        </w:r>
        <w:r w:rsidDel="003B3289">
          <w:rPr>
            <w:spacing w:val="-5"/>
          </w:rPr>
          <w:delText xml:space="preserve"> </w:delText>
        </w:r>
      </w:del>
      <w:r>
        <w:t>pre-</w:t>
      </w:r>
      <w:r>
        <w:rPr>
          <w:spacing w:val="-2"/>
        </w:rPr>
        <w:t>program year.</w:t>
      </w:r>
    </w:p>
  </w:footnote>
  <w:footnote w:id="9">
    <w:p w14:paraId="1D7FB34C" w14:textId="77777777" w:rsidR="00B74441" w:rsidRDefault="00B74441" w:rsidP="009277AA">
      <w:pPr>
        <w:pStyle w:val="FootnoteText"/>
        <w:ind w:right="720"/>
        <w:jc w:val="both"/>
      </w:pPr>
      <w:r>
        <w:rPr>
          <w:rStyle w:val="FootnoteReference"/>
        </w:rPr>
        <w:footnoteRef/>
      </w:r>
      <w:r>
        <w:t xml:space="preserve"> Early-phase</w:t>
      </w:r>
      <w:r>
        <w:rPr>
          <w:spacing w:val="16"/>
        </w:rPr>
        <w:t xml:space="preserve"> </w:t>
      </w:r>
      <w:r>
        <w:t>intensity</w:t>
      </w:r>
      <w:r>
        <w:rPr>
          <w:spacing w:val="16"/>
        </w:rPr>
        <w:t xml:space="preserve"> </w:t>
      </w:r>
      <w:r>
        <w:t>is</w:t>
      </w:r>
      <w:r>
        <w:rPr>
          <w:spacing w:val="16"/>
        </w:rPr>
        <w:t xml:space="preserve"> </w:t>
      </w:r>
      <w:r>
        <w:t>therefore</w:t>
      </w:r>
      <w:r>
        <w:rPr>
          <w:spacing w:val="16"/>
        </w:rPr>
        <w:t xml:space="preserve"> </w:t>
      </w:r>
      <w:r>
        <w:t>negatively</w:t>
      </w:r>
      <w:r>
        <w:rPr>
          <w:spacing w:val="16"/>
        </w:rPr>
        <w:t xml:space="preserve"> </w:t>
      </w:r>
      <w:r>
        <w:t>related</w:t>
      </w:r>
      <w:r>
        <w:rPr>
          <w:spacing w:val="16"/>
        </w:rPr>
        <w:t xml:space="preserve"> </w:t>
      </w:r>
      <w:r>
        <w:t>to</w:t>
      </w:r>
      <w:r>
        <w:rPr>
          <w:spacing w:val="16"/>
        </w:rPr>
        <w:t xml:space="preserve"> </w:t>
      </w:r>
      <w:r>
        <w:t>the</w:t>
      </w:r>
      <w:r>
        <w:rPr>
          <w:spacing w:val="16"/>
        </w:rPr>
        <w:t xml:space="preserve"> </w:t>
      </w:r>
      <w:r>
        <w:t>later-phase</w:t>
      </w:r>
      <w:r>
        <w:rPr>
          <w:spacing w:val="16"/>
        </w:rPr>
        <w:t xml:space="preserve"> </w:t>
      </w:r>
      <w:r>
        <w:rPr>
          <w:i/>
        </w:rPr>
        <w:t>increment</w:t>
      </w:r>
      <w:r>
        <w:t>,</w:t>
      </w:r>
      <w:r>
        <w:rPr>
          <w:spacing w:val="21"/>
        </w:rPr>
        <w:t xml:space="preserve"> </w:t>
      </w:r>
      <w:r>
        <w:t>and</w:t>
      </w:r>
      <w:r>
        <w:rPr>
          <w:spacing w:val="16"/>
        </w:rPr>
        <w:t xml:space="preserve"> </w:t>
      </w:r>
      <w:r>
        <w:t>omitting</w:t>
      </w:r>
      <w:r>
        <w:rPr>
          <w:spacing w:val="16"/>
        </w:rPr>
        <w:t xml:space="preserve"> </w:t>
      </w:r>
      <w:r>
        <w:t>the</w:t>
      </w:r>
      <w:r>
        <w:rPr>
          <w:spacing w:val="16"/>
        </w:rPr>
        <w:t xml:space="preserve"> </w:t>
      </w:r>
      <w:r>
        <w:t>late-</w:t>
      </w:r>
      <w:r>
        <w:rPr>
          <w:spacing w:val="-2"/>
        </w:rPr>
        <w:t>phase</w:t>
      </w:r>
      <w:bookmarkStart w:id="676" w:name="_bookmark11"/>
      <w:bookmarkEnd w:id="676"/>
      <w:ins w:id="677" w:author="Editor" w:date="2026-09-10T08:59:00Z">
        <w:r>
          <w:rPr>
            <w:spacing w:val="-2"/>
          </w:rPr>
          <w:t xml:space="preserve"> </w:t>
        </w:r>
      </w:ins>
      <w:r>
        <w:t>control</w:t>
      </w:r>
      <w:r>
        <w:rPr>
          <w:spacing w:val="-9"/>
        </w:rPr>
        <w:t xml:space="preserve"> </w:t>
      </w:r>
      <w:del w:id="678" w:author="Editor" w:date="2026-09-10T09:00:00Z">
        <w:r w:rsidDel="00D261A8">
          <w:delText>wuld</w:delText>
        </w:r>
      </w:del>
      <w:ins w:id="679" w:author="Editor" w:date="2026-09-10T09:00:00Z">
        <w:r>
          <w:t>would</w:t>
        </w:r>
      </w:ins>
      <w:r>
        <w:rPr>
          <w:spacing w:val="-8"/>
        </w:rPr>
        <w:t xml:space="preserve"> </w:t>
      </w:r>
      <w:r>
        <w:t>conflate</w:t>
      </w:r>
      <w:r>
        <w:rPr>
          <w:spacing w:val="-8"/>
        </w:rPr>
        <w:t xml:space="preserve"> </w:t>
      </w:r>
      <w:r>
        <w:t>overall</w:t>
      </w:r>
      <w:r>
        <w:rPr>
          <w:spacing w:val="-8"/>
        </w:rPr>
        <w:t xml:space="preserve"> </w:t>
      </w:r>
      <w:r>
        <w:t>program</w:t>
      </w:r>
      <w:r>
        <w:rPr>
          <w:spacing w:val="-8"/>
        </w:rPr>
        <w:t xml:space="preserve"> </w:t>
      </w:r>
      <w:r>
        <w:t>intensity</w:t>
      </w:r>
      <w:r>
        <w:rPr>
          <w:spacing w:val="-8"/>
        </w:rPr>
        <w:t xml:space="preserve"> </w:t>
      </w:r>
      <w:r>
        <w:t>with</w:t>
      </w:r>
      <w:r>
        <w:rPr>
          <w:spacing w:val="-8"/>
        </w:rPr>
        <w:t xml:space="preserve"> </w:t>
      </w:r>
      <w:r>
        <w:t>the</w:t>
      </w:r>
      <w:r>
        <w:rPr>
          <w:spacing w:val="-8"/>
        </w:rPr>
        <w:t xml:space="preserve"> </w:t>
      </w:r>
      <w:r>
        <w:t>timing</w:t>
      </w:r>
      <w:r>
        <w:rPr>
          <w:spacing w:val="-8"/>
        </w:rPr>
        <w:t xml:space="preserve"> </w:t>
      </w:r>
      <w:r>
        <w:t>of</w:t>
      </w:r>
      <w:r>
        <w:rPr>
          <w:spacing w:val="-8"/>
        </w:rPr>
        <w:t xml:space="preserve"> </w:t>
      </w:r>
      <w:r>
        <w:t>exposure</w:t>
      </w:r>
      <w:r>
        <w:rPr>
          <w:spacing w:val="-8"/>
        </w:rPr>
        <w:t xml:space="preserve"> </w:t>
      </w:r>
      <w:r>
        <w:t>that</w:t>
      </w:r>
      <w:r>
        <w:rPr>
          <w:spacing w:val="-8"/>
        </w:rPr>
        <w:t xml:space="preserve"> </w:t>
      </w:r>
      <w:r>
        <w:t>drives</w:t>
      </w:r>
      <w:r>
        <w:rPr>
          <w:spacing w:val="-8"/>
        </w:rPr>
        <w:t xml:space="preserve"> </w:t>
      </w:r>
      <w:r>
        <w:t>our</w:t>
      </w:r>
      <w:r>
        <w:rPr>
          <w:spacing w:val="-8"/>
        </w:rPr>
        <w:t xml:space="preserve"> </w:t>
      </w:r>
      <w:r>
        <w:rPr>
          <w:spacing w:val="-2"/>
        </w:rPr>
        <w:t>identification.</w:t>
      </w:r>
    </w:p>
  </w:footnote>
  <w:footnote w:id="10">
    <w:p w14:paraId="470E3457" w14:textId="77777777" w:rsidR="00B74441" w:rsidRPr="001949FF" w:rsidRDefault="00B74441" w:rsidP="00D76DD9">
      <w:pPr>
        <w:suppressAutoHyphens/>
        <w:spacing w:line="249" w:lineRule="auto"/>
        <w:ind w:right="717"/>
        <w:jc w:val="both"/>
        <w:rPr>
          <w:sz w:val="20"/>
        </w:rPr>
      </w:pPr>
      <w:r>
        <w:rPr>
          <w:rStyle w:val="FootnoteReference"/>
        </w:rPr>
        <w:footnoteRef/>
      </w:r>
      <w:r>
        <w:t xml:space="preserve"> A</w:t>
      </w:r>
      <w:r>
        <w:rPr>
          <w:sz w:val="20"/>
        </w:rPr>
        <w:t>ppendix</w:t>
      </w:r>
      <w:r>
        <w:rPr>
          <w:spacing w:val="-7"/>
          <w:sz w:val="20"/>
        </w:rPr>
        <w:t xml:space="preserve"> </w:t>
      </w:r>
      <w:r>
        <w:rPr>
          <w:sz w:val="20"/>
        </w:rPr>
        <w:t>Figure</w:t>
      </w:r>
      <w:r>
        <w:rPr>
          <w:spacing w:val="-7"/>
          <w:sz w:val="20"/>
        </w:rPr>
        <w:t xml:space="preserve"> </w:t>
      </w:r>
      <w:hyperlink w:anchor="_bookmark75" w:history="1">
        <w:r>
          <w:rPr>
            <w:color w:val="FF0000"/>
            <w:sz w:val="20"/>
          </w:rPr>
          <w:t>A.2</w:t>
        </w:r>
      </w:hyperlink>
      <w:r>
        <w:rPr>
          <w:color w:val="FF0000"/>
          <w:spacing w:val="-7"/>
          <w:sz w:val="20"/>
        </w:rPr>
        <w:t xml:space="preserve"> </w:t>
      </w:r>
      <w:r>
        <w:rPr>
          <w:sz w:val="20"/>
        </w:rPr>
        <w:t>together</w:t>
      </w:r>
      <w:r>
        <w:rPr>
          <w:spacing w:val="-7"/>
          <w:sz w:val="20"/>
        </w:rPr>
        <w:t xml:space="preserve"> </w:t>
      </w:r>
      <w:r>
        <w:rPr>
          <w:sz w:val="20"/>
        </w:rPr>
        <w:t>with</w:t>
      </w:r>
      <w:r>
        <w:rPr>
          <w:spacing w:val="-7"/>
          <w:sz w:val="20"/>
        </w:rPr>
        <w:t xml:space="preserve"> </w:t>
      </w:r>
      <w:r>
        <w:rPr>
          <w:sz w:val="20"/>
        </w:rPr>
        <w:t>Figure</w:t>
      </w:r>
      <w:r>
        <w:rPr>
          <w:spacing w:val="-7"/>
          <w:sz w:val="20"/>
        </w:rPr>
        <w:t xml:space="preserve"> </w:t>
      </w:r>
      <w:hyperlink w:anchor="_bookmark69" w:history="1">
        <w:r>
          <w:rPr>
            <w:color w:val="FF0000"/>
            <w:sz w:val="20"/>
          </w:rPr>
          <w:t>1</w:t>
        </w:r>
      </w:hyperlink>
      <w:r>
        <w:rPr>
          <w:color w:val="FF0000"/>
          <w:spacing w:val="-7"/>
          <w:sz w:val="20"/>
        </w:rPr>
        <w:t xml:space="preserve"> </w:t>
      </w:r>
      <w:r>
        <w:rPr>
          <w:sz w:val="20"/>
        </w:rPr>
        <w:t>show</w:t>
      </w:r>
      <w:del w:id="696" w:author="Editor" w:date="2026-09-10T09:51:00Z">
        <w:r w:rsidDel="00462327">
          <w:rPr>
            <w:sz w:val="20"/>
          </w:rPr>
          <w:delText>s</w:delText>
        </w:r>
      </w:del>
      <w:r>
        <w:rPr>
          <w:spacing w:val="-7"/>
          <w:sz w:val="20"/>
        </w:rPr>
        <w:t xml:space="preserve"> </w:t>
      </w:r>
      <w:r>
        <w:rPr>
          <w:sz w:val="20"/>
        </w:rPr>
        <w:t>a</w:t>
      </w:r>
      <w:r>
        <w:rPr>
          <w:spacing w:val="-7"/>
          <w:sz w:val="20"/>
        </w:rPr>
        <w:t xml:space="preserve"> </w:t>
      </w:r>
      <w:r>
        <w:rPr>
          <w:sz w:val="20"/>
        </w:rPr>
        <w:t>similar</w:t>
      </w:r>
      <w:r>
        <w:rPr>
          <w:spacing w:val="-7"/>
          <w:sz w:val="20"/>
        </w:rPr>
        <w:t xml:space="preserve"> </w:t>
      </w:r>
      <w:r>
        <w:rPr>
          <w:sz w:val="20"/>
        </w:rPr>
        <w:t>pattern</w:t>
      </w:r>
      <w:r>
        <w:rPr>
          <w:spacing w:val="-7"/>
          <w:sz w:val="20"/>
        </w:rPr>
        <w:t xml:space="preserve"> </w:t>
      </w:r>
      <w:r>
        <w:rPr>
          <w:sz w:val="20"/>
        </w:rPr>
        <w:t>between</w:t>
      </w:r>
      <w:r>
        <w:rPr>
          <w:spacing w:val="-7"/>
          <w:sz w:val="20"/>
        </w:rPr>
        <w:t xml:space="preserve"> </w:t>
      </w:r>
      <w:ins w:id="697" w:author="Editor" w:date="2026-09-10T09:51:00Z">
        <w:r>
          <w:rPr>
            <w:spacing w:val="-7"/>
            <w:sz w:val="20"/>
          </w:rPr>
          <w:t xml:space="preserve">the intensities of </w:t>
        </w:r>
      </w:ins>
      <w:r>
        <w:rPr>
          <w:sz w:val="20"/>
        </w:rPr>
        <w:t>highly</w:t>
      </w:r>
      <w:r>
        <w:rPr>
          <w:spacing w:val="-7"/>
          <w:sz w:val="20"/>
        </w:rPr>
        <w:t xml:space="preserve"> </w:t>
      </w:r>
      <w:r>
        <w:rPr>
          <w:sz w:val="20"/>
        </w:rPr>
        <w:t>marginalized</w:t>
      </w:r>
      <w:r>
        <w:rPr>
          <w:spacing w:val="-7"/>
          <w:sz w:val="20"/>
        </w:rPr>
        <w:t xml:space="preserve"> </w:t>
      </w:r>
      <w:ins w:id="698" w:author="Editor" w:date="2026-09-10T09:51:00Z">
        <w:r>
          <w:rPr>
            <w:sz w:val="20"/>
          </w:rPr>
          <w:t>municipalities</w:t>
        </w:r>
        <w:r>
          <w:rPr>
            <w:spacing w:val="-8"/>
            <w:sz w:val="20"/>
          </w:rPr>
          <w:t xml:space="preserve"> </w:t>
        </w:r>
      </w:ins>
      <w:r>
        <w:rPr>
          <w:sz w:val="20"/>
        </w:rPr>
        <w:t>and</w:t>
      </w:r>
      <w:r>
        <w:rPr>
          <w:spacing w:val="-7"/>
          <w:sz w:val="20"/>
        </w:rPr>
        <w:t xml:space="preserve"> </w:t>
      </w:r>
      <w:r>
        <w:rPr>
          <w:sz w:val="20"/>
        </w:rPr>
        <w:t>all</w:t>
      </w:r>
      <w:r>
        <w:rPr>
          <w:spacing w:val="-7"/>
          <w:sz w:val="20"/>
        </w:rPr>
        <w:t xml:space="preserve"> </w:t>
      </w:r>
      <w:r>
        <w:rPr>
          <w:sz w:val="20"/>
        </w:rPr>
        <w:t>munic</w:t>
      </w:r>
      <w:del w:id="699" w:author="Editor" w:date="2026-09-08T18:07:00Z">
        <w:r w:rsidDel="00D048B7">
          <w:rPr>
            <w:sz w:val="20"/>
          </w:rPr>
          <w:delText>-</w:delText>
        </w:r>
      </w:del>
      <w:r>
        <w:rPr>
          <w:sz w:val="20"/>
        </w:rPr>
        <w:t>ipalities</w:t>
      </w:r>
      <w:del w:id="700" w:author="Editor" w:date="2026-09-10T09:51:00Z">
        <w:r w:rsidDel="00462327">
          <w:rPr>
            <w:spacing w:val="-8"/>
            <w:sz w:val="20"/>
          </w:rPr>
          <w:delText xml:space="preserve"> </w:delText>
        </w:r>
        <w:r w:rsidDel="00462327">
          <w:rPr>
            <w:sz w:val="20"/>
          </w:rPr>
          <w:delText>intensities</w:delText>
        </w:r>
      </w:del>
      <w:r>
        <w:rPr>
          <w:sz w:val="20"/>
        </w:rPr>
        <w:t>,</w:t>
      </w:r>
      <w:r>
        <w:rPr>
          <w:spacing w:val="-8"/>
          <w:sz w:val="20"/>
        </w:rPr>
        <w:t xml:space="preserve"> </w:t>
      </w:r>
      <w:r>
        <w:rPr>
          <w:sz w:val="20"/>
        </w:rPr>
        <w:t>and</w:t>
      </w:r>
      <w:r>
        <w:rPr>
          <w:spacing w:val="-8"/>
          <w:sz w:val="20"/>
        </w:rPr>
        <w:t xml:space="preserve"> </w:t>
      </w:r>
      <w:ins w:id="701" w:author="Editor" w:date="2026-09-12T15:11:00Z">
        <w:r>
          <w:rPr>
            <w:spacing w:val="-8"/>
            <w:sz w:val="20"/>
          </w:rPr>
          <w:t xml:space="preserve">they </w:t>
        </w:r>
      </w:ins>
      <w:r>
        <w:rPr>
          <w:sz w:val="20"/>
        </w:rPr>
        <w:t>confirm</w:t>
      </w:r>
      <w:del w:id="702" w:author="Editor" w:date="2026-09-12T15:11:00Z">
        <w:r w:rsidDel="00936A64">
          <w:rPr>
            <w:sz w:val="20"/>
          </w:rPr>
          <w:delText>s</w:delText>
        </w:r>
      </w:del>
      <w:r>
        <w:rPr>
          <w:spacing w:val="-8"/>
          <w:sz w:val="20"/>
        </w:rPr>
        <w:t xml:space="preserve"> </w:t>
      </w:r>
      <w:r>
        <w:rPr>
          <w:sz w:val="20"/>
        </w:rPr>
        <w:t>that</w:t>
      </w:r>
      <w:r>
        <w:rPr>
          <w:spacing w:val="-8"/>
          <w:sz w:val="20"/>
        </w:rPr>
        <w:t xml:space="preserve"> </w:t>
      </w:r>
      <w:r>
        <w:rPr>
          <w:sz w:val="20"/>
        </w:rPr>
        <w:t>mostly</w:t>
      </w:r>
      <w:r>
        <w:rPr>
          <w:spacing w:val="-8"/>
          <w:sz w:val="20"/>
        </w:rPr>
        <w:t xml:space="preserve"> </w:t>
      </w:r>
      <w:r>
        <w:rPr>
          <w:sz w:val="20"/>
        </w:rPr>
        <w:t>highly</w:t>
      </w:r>
      <w:r>
        <w:rPr>
          <w:spacing w:val="-8"/>
          <w:sz w:val="20"/>
        </w:rPr>
        <w:t xml:space="preserve"> </w:t>
      </w:r>
      <w:r>
        <w:rPr>
          <w:sz w:val="20"/>
        </w:rPr>
        <w:t>marginalized</w:t>
      </w:r>
      <w:r>
        <w:rPr>
          <w:spacing w:val="-8"/>
          <w:sz w:val="20"/>
        </w:rPr>
        <w:t xml:space="preserve"> </w:t>
      </w:r>
      <w:r>
        <w:rPr>
          <w:sz w:val="20"/>
        </w:rPr>
        <w:t>municipalities</w:t>
      </w:r>
      <w:r>
        <w:rPr>
          <w:spacing w:val="-8"/>
          <w:sz w:val="20"/>
        </w:rPr>
        <w:t xml:space="preserve"> </w:t>
      </w:r>
      <w:r>
        <w:rPr>
          <w:sz w:val="20"/>
        </w:rPr>
        <w:t>were</w:t>
      </w:r>
      <w:r>
        <w:rPr>
          <w:spacing w:val="-8"/>
          <w:sz w:val="20"/>
        </w:rPr>
        <w:t xml:space="preserve"> </w:t>
      </w:r>
      <w:r>
        <w:rPr>
          <w:sz w:val="20"/>
        </w:rPr>
        <w:t>targeted</w:t>
      </w:r>
      <w:r>
        <w:rPr>
          <w:spacing w:val="-8"/>
          <w:sz w:val="20"/>
        </w:rPr>
        <w:t xml:space="preserve"> </w:t>
      </w:r>
      <w:r>
        <w:rPr>
          <w:sz w:val="20"/>
        </w:rPr>
        <w:t>during</w:t>
      </w:r>
      <w:r>
        <w:rPr>
          <w:spacing w:val="-8"/>
          <w:sz w:val="20"/>
        </w:rPr>
        <w:t xml:space="preserve"> </w:t>
      </w:r>
      <w:r>
        <w:rPr>
          <w:sz w:val="20"/>
        </w:rPr>
        <w:t>the</w:t>
      </w:r>
      <w:r>
        <w:rPr>
          <w:spacing w:val="-8"/>
          <w:sz w:val="20"/>
        </w:rPr>
        <w:t xml:space="preserve"> </w:t>
      </w:r>
      <w:r>
        <w:rPr>
          <w:sz w:val="20"/>
        </w:rPr>
        <w:t>early</w:t>
      </w:r>
      <w:r>
        <w:rPr>
          <w:spacing w:val="-8"/>
          <w:sz w:val="20"/>
        </w:rPr>
        <w:t xml:space="preserve"> </w:t>
      </w:r>
      <w:r>
        <w:rPr>
          <w:sz w:val="20"/>
        </w:rPr>
        <w:t>phase, as</w:t>
      </w:r>
      <w:r>
        <w:rPr>
          <w:spacing w:val="-6"/>
          <w:sz w:val="20"/>
        </w:rPr>
        <w:t xml:space="preserve"> </w:t>
      </w:r>
      <w:r>
        <w:rPr>
          <w:sz w:val="20"/>
        </w:rPr>
        <w:t>shown</w:t>
      </w:r>
      <w:r>
        <w:rPr>
          <w:spacing w:val="-6"/>
          <w:sz w:val="20"/>
        </w:rPr>
        <w:t xml:space="preserve"> </w:t>
      </w:r>
      <w:r>
        <w:rPr>
          <w:sz w:val="20"/>
        </w:rPr>
        <w:t>by</w:t>
      </w:r>
      <w:r>
        <w:rPr>
          <w:spacing w:val="-6"/>
          <w:sz w:val="20"/>
        </w:rPr>
        <w:t xml:space="preserve"> </w:t>
      </w:r>
      <w:r>
        <w:rPr>
          <w:sz w:val="20"/>
        </w:rPr>
        <w:t>the</w:t>
      </w:r>
      <w:r>
        <w:rPr>
          <w:spacing w:val="-6"/>
          <w:sz w:val="20"/>
        </w:rPr>
        <w:t xml:space="preserve"> </w:t>
      </w:r>
      <w:r>
        <w:rPr>
          <w:sz w:val="20"/>
        </w:rPr>
        <w:t>darker</w:t>
      </w:r>
      <w:r>
        <w:rPr>
          <w:spacing w:val="-6"/>
          <w:sz w:val="20"/>
        </w:rPr>
        <w:t xml:space="preserve"> </w:t>
      </w:r>
      <w:r>
        <w:rPr>
          <w:sz w:val="20"/>
        </w:rPr>
        <w:t xml:space="preserve">areas. </w:t>
      </w:r>
      <w:r w:rsidRPr="0010201A">
        <w:rPr>
          <w:sz w:val="20"/>
          <w:highlight w:val="yellow"/>
        </w:rPr>
        <w:t>Panel</w:t>
      </w:r>
      <w:ins w:id="703" w:author="Editor" w:date="2026-09-10T09:52:00Z">
        <w:r w:rsidRPr="0010201A">
          <w:rPr>
            <w:sz w:val="20"/>
            <w:highlight w:val="yellow"/>
          </w:rPr>
          <w:t>s</w:t>
        </w:r>
      </w:ins>
      <w:r w:rsidRPr="0010201A">
        <w:rPr>
          <w:spacing w:val="-6"/>
          <w:sz w:val="20"/>
          <w:highlight w:val="yellow"/>
        </w:rPr>
        <w:t xml:space="preserve"> </w:t>
      </w:r>
      <w:del w:id="704" w:author="Editor" w:date="2026-09-12T15:11:00Z">
        <w:r w:rsidRPr="0010201A" w:rsidDel="0006469C">
          <w:rPr>
            <w:sz w:val="20"/>
            <w:highlight w:val="yellow"/>
          </w:rPr>
          <w:delText>(</w:delText>
        </w:r>
      </w:del>
      <w:r w:rsidRPr="0010201A">
        <w:rPr>
          <w:sz w:val="20"/>
          <w:highlight w:val="yellow"/>
        </w:rPr>
        <w:t>c</w:t>
      </w:r>
      <w:del w:id="705" w:author="Editor" w:date="2026-09-12T15:11:00Z">
        <w:r w:rsidRPr="0010201A" w:rsidDel="0006469C">
          <w:rPr>
            <w:sz w:val="20"/>
            <w:highlight w:val="yellow"/>
          </w:rPr>
          <w:delText>)</w:delText>
        </w:r>
      </w:del>
      <w:r w:rsidRPr="0010201A">
        <w:rPr>
          <w:spacing w:val="-6"/>
          <w:sz w:val="20"/>
          <w:highlight w:val="yellow"/>
        </w:rPr>
        <w:t xml:space="preserve"> </w:t>
      </w:r>
      <w:r w:rsidRPr="0010201A">
        <w:rPr>
          <w:sz w:val="20"/>
          <w:highlight w:val="yellow"/>
        </w:rPr>
        <w:t>and</w:t>
      </w:r>
      <w:r w:rsidRPr="0010201A">
        <w:rPr>
          <w:spacing w:val="-6"/>
          <w:sz w:val="20"/>
          <w:highlight w:val="yellow"/>
        </w:rPr>
        <w:t xml:space="preserve"> </w:t>
      </w:r>
      <w:del w:id="706" w:author="Editor" w:date="2026-09-12T15:11:00Z">
        <w:r w:rsidRPr="0010201A" w:rsidDel="0006469C">
          <w:rPr>
            <w:sz w:val="20"/>
            <w:highlight w:val="yellow"/>
          </w:rPr>
          <w:delText>(</w:delText>
        </w:r>
      </w:del>
      <w:r w:rsidRPr="0010201A">
        <w:rPr>
          <w:sz w:val="20"/>
          <w:highlight w:val="yellow"/>
        </w:rPr>
        <w:t>d</w:t>
      </w:r>
      <w:del w:id="707" w:author="Editor" w:date="2026-09-12T15:11:00Z">
        <w:r w:rsidRPr="0010201A" w:rsidDel="0006469C">
          <w:rPr>
            <w:sz w:val="20"/>
            <w:highlight w:val="yellow"/>
          </w:rPr>
          <w:delText>)</w:delText>
        </w:r>
      </w:del>
      <w:ins w:id="708" w:author="Editor" w:date="2026-09-12T15:11:00Z">
        <w:r w:rsidRPr="0010201A">
          <w:rPr>
            <w:sz w:val="20"/>
            <w:highlight w:val="yellow"/>
          </w:rPr>
          <w:t xml:space="preserve"> </w:t>
        </w:r>
      </w:ins>
      <w:ins w:id="709" w:author="Editor" w:date="2026-09-12T15:14:00Z">
        <w:r w:rsidRPr="0010201A">
          <w:rPr>
            <w:sz w:val="20"/>
            <w:highlight w:val="yellow"/>
          </w:rPr>
          <w:t xml:space="preserve"> of Appendix Figure</w:t>
        </w:r>
      </w:ins>
      <w:ins w:id="710" w:author="Editor" w:date="2026-09-12T15:15:00Z">
        <w:r w:rsidRPr="0010201A">
          <w:rPr>
            <w:sz w:val="20"/>
            <w:highlight w:val="yellow"/>
          </w:rPr>
          <w:t xml:space="preserve"> </w:t>
        </w:r>
      </w:ins>
      <w:r w:rsidRPr="0010201A">
        <w:rPr>
          <w:highlight w:val="yellow"/>
        </w:rPr>
        <w:fldChar w:fldCharType="begin"/>
      </w:r>
      <w:r w:rsidRPr="0010201A">
        <w:rPr>
          <w:highlight w:val="yellow"/>
        </w:rPr>
        <w:instrText xml:space="preserve"> HYPERLINK \l "_bookmark75" </w:instrText>
      </w:r>
      <w:r w:rsidRPr="0010201A">
        <w:rPr>
          <w:highlight w:val="yellow"/>
        </w:rPr>
      </w:r>
      <w:r w:rsidRPr="0010201A">
        <w:rPr>
          <w:highlight w:val="yellow"/>
        </w:rPr>
        <w:fldChar w:fldCharType="separate"/>
      </w:r>
      <w:ins w:id="711" w:author="Editor" w:date="2026-09-12T15:15:00Z">
        <w:r w:rsidRPr="0010201A">
          <w:rPr>
            <w:color w:val="FF0000"/>
            <w:sz w:val="20"/>
            <w:highlight w:val="yellow"/>
          </w:rPr>
          <w:t>A.2</w:t>
        </w:r>
        <w:r w:rsidRPr="0010201A">
          <w:rPr>
            <w:color w:val="FF0000"/>
            <w:sz w:val="20"/>
            <w:highlight w:val="yellow"/>
          </w:rPr>
          <w:fldChar w:fldCharType="end"/>
        </w:r>
        <w:r>
          <w:rPr>
            <w:color w:val="FF0000"/>
            <w:spacing w:val="-7"/>
            <w:sz w:val="20"/>
          </w:rPr>
          <w:t xml:space="preserve"> </w:t>
        </w:r>
      </w:ins>
      <w:del w:id="712" w:author="Editor" w:date="2026-09-12T15:15:00Z">
        <w:r w:rsidDel="0006469C">
          <w:rPr>
            <w:spacing w:val="-6"/>
            <w:sz w:val="20"/>
          </w:rPr>
          <w:delText xml:space="preserve"> </w:delText>
        </w:r>
      </w:del>
      <w:r>
        <w:rPr>
          <w:sz w:val="20"/>
        </w:rPr>
        <w:t>show</w:t>
      </w:r>
      <w:r>
        <w:rPr>
          <w:spacing w:val="-6"/>
          <w:sz w:val="20"/>
        </w:rPr>
        <w:t xml:space="preserve"> </w:t>
      </w:r>
      <w:r>
        <w:rPr>
          <w:sz w:val="20"/>
        </w:rPr>
        <w:t>that</w:t>
      </w:r>
      <w:r>
        <w:rPr>
          <w:spacing w:val="-6"/>
          <w:sz w:val="20"/>
        </w:rPr>
        <w:t xml:space="preserve"> </w:t>
      </w:r>
      <w:r>
        <w:rPr>
          <w:sz w:val="20"/>
        </w:rPr>
        <w:t>there</w:t>
      </w:r>
      <w:r>
        <w:rPr>
          <w:spacing w:val="-6"/>
          <w:sz w:val="20"/>
        </w:rPr>
        <w:t xml:space="preserve"> </w:t>
      </w:r>
      <w:r>
        <w:rPr>
          <w:sz w:val="20"/>
        </w:rPr>
        <w:t>is</w:t>
      </w:r>
      <w:r>
        <w:rPr>
          <w:spacing w:val="-6"/>
          <w:sz w:val="20"/>
        </w:rPr>
        <w:t xml:space="preserve"> </w:t>
      </w:r>
      <w:r>
        <w:rPr>
          <w:sz w:val="20"/>
        </w:rPr>
        <w:t>not</w:t>
      </w:r>
      <w:r>
        <w:rPr>
          <w:spacing w:val="-6"/>
          <w:sz w:val="20"/>
        </w:rPr>
        <w:t xml:space="preserve"> </w:t>
      </w:r>
      <w:r>
        <w:rPr>
          <w:sz w:val="20"/>
        </w:rPr>
        <w:t>enough</w:t>
      </w:r>
      <w:r>
        <w:rPr>
          <w:spacing w:val="-6"/>
          <w:sz w:val="20"/>
        </w:rPr>
        <w:t xml:space="preserve"> </w:t>
      </w:r>
      <w:r>
        <w:rPr>
          <w:sz w:val="20"/>
        </w:rPr>
        <w:t>variation</w:t>
      </w:r>
      <w:r>
        <w:rPr>
          <w:spacing w:val="-6"/>
          <w:sz w:val="20"/>
        </w:rPr>
        <w:t xml:space="preserve"> </w:t>
      </w:r>
      <w:r>
        <w:rPr>
          <w:sz w:val="20"/>
        </w:rPr>
        <w:t>in</w:t>
      </w:r>
      <w:r>
        <w:rPr>
          <w:spacing w:val="-6"/>
          <w:sz w:val="20"/>
        </w:rPr>
        <w:t xml:space="preserve"> </w:t>
      </w:r>
      <w:r>
        <w:rPr>
          <w:sz w:val="20"/>
        </w:rPr>
        <w:t>1997</w:t>
      </w:r>
      <w:ins w:id="713" w:author="Editor" w:date="2026-09-10T09:52:00Z">
        <w:r>
          <w:rPr>
            <w:sz w:val="20"/>
          </w:rPr>
          <w:t>,</w:t>
        </w:r>
      </w:ins>
      <w:r>
        <w:rPr>
          <w:spacing w:val="-6"/>
          <w:sz w:val="20"/>
        </w:rPr>
        <w:t xml:space="preserve"> </w:t>
      </w:r>
      <w:r>
        <w:rPr>
          <w:sz w:val="20"/>
        </w:rPr>
        <w:t>given</w:t>
      </w:r>
      <w:r>
        <w:rPr>
          <w:spacing w:val="-6"/>
          <w:sz w:val="20"/>
        </w:rPr>
        <w:t xml:space="preserve"> </w:t>
      </w:r>
      <w:r>
        <w:rPr>
          <w:sz w:val="20"/>
        </w:rPr>
        <w:t>the</w:t>
      </w:r>
      <w:r>
        <w:rPr>
          <w:spacing w:val="-6"/>
          <w:sz w:val="20"/>
        </w:rPr>
        <w:t xml:space="preserve"> </w:t>
      </w:r>
      <w:r>
        <w:rPr>
          <w:sz w:val="20"/>
        </w:rPr>
        <w:t>program</w:t>
      </w:r>
      <w:r>
        <w:rPr>
          <w:spacing w:val="-6"/>
          <w:sz w:val="20"/>
        </w:rPr>
        <w:t xml:space="preserve"> </w:t>
      </w:r>
      <w:r>
        <w:rPr>
          <w:sz w:val="20"/>
        </w:rPr>
        <w:t xml:space="preserve">was still </w:t>
      </w:r>
      <w:bookmarkStart w:id="714" w:name="_bookmark12"/>
      <w:bookmarkEnd w:id="714"/>
      <w:ins w:id="715" w:author="Editor" w:date="2026-09-12T15:19:00Z">
        <w:r>
          <w:rPr>
            <w:sz w:val="20"/>
          </w:rPr>
          <w:t xml:space="preserve">being </w:t>
        </w:r>
      </w:ins>
      <w:r>
        <w:rPr>
          <w:sz w:val="20"/>
        </w:rPr>
        <w:t>roll</w:t>
      </w:r>
      <w:ins w:id="716" w:author="Editor" w:date="2026-09-12T15:19:00Z">
        <w:r>
          <w:rPr>
            <w:sz w:val="20"/>
          </w:rPr>
          <w:t>ed</w:t>
        </w:r>
      </w:ins>
      <w:del w:id="717" w:author="Editor" w:date="2026-09-12T15:19:00Z">
        <w:r w:rsidDel="0006469C">
          <w:rPr>
            <w:sz w:val="20"/>
          </w:rPr>
          <w:delText>ing</w:delText>
        </w:r>
      </w:del>
      <w:r>
        <w:rPr>
          <w:sz w:val="20"/>
        </w:rPr>
        <w:t xml:space="preserve"> out, and </w:t>
      </w:r>
      <w:ins w:id="718" w:author="Editor" w:date="2026-09-10T09:52:00Z">
        <w:r>
          <w:rPr>
            <w:sz w:val="20"/>
          </w:rPr>
          <w:t xml:space="preserve">that there is </w:t>
        </w:r>
      </w:ins>
      <w:r>
        <w:rPr>
          <w:sz w:val="20"/>
        </w:rPr>
        <w:t>the need to focus on the 1997</w:t>
      </w:r>
      <w:ins w:id="719" w:author="Editor" w:date="2026-09-12T15:20:00Z">
        <w:r>
          <w:rPr>
            <w:sz w:val="20"/>
          </w:rPr>
          <w:t>–</w:t>
        </w:r>
      </w:ins>
      <w:del w:id="720" w:author="Editor" w:date="2026-09-12T15:20:00Z">
        <w:r w:rsidDel="0006469C">
          <w:rPr>
            <w:sz w:val="20"/>
          </w:rPr>
          <w:delText xml:space="preserve"> to </w:delText>
        </w:r>
      </w:del>
      <w:r>
        <w:rPr>
          <w:sz w:val="20"/>
        </w:rPr>
        <w:t>1999 period</w:t>
      </w:r>
      <w:ins w:id="721" w:author="Editor" w:date="2026-09-10T09:52:00Z">
        <w:r>
          <w:rPr>
            <w:sz w:val="20"/>
          </w:rPr>
          <w:t xml:space="preserve"> in order </w:t>
        </w:r>
      </w:ins>
      <w:r>
        <w:rPr>
          <w:sz w:val="20"/>
        </w:rPr>
        <w:t xml:space="preserve"> to capture the initial roll-out.</w:t>
      </w:r>
    </w:p>
  </w:footnote>
  <w:footnote w:id="11">
    <w:p w14:paraId="06FABD42" w14:textId="77777777" w:rsidR="00B74441" w:rsidRPr="00D76DD9" w:rsidRDefault="00B74441" w:rsidP="009277AA">
      <w:pPr>
        <w:suppressAutoHyphens/>
        <w:spacing w:line="228" w:lineRule="exact"/>
        <w:ind w:right="720"/>
        <w:jc w:val="both"/>
        <w:rPr>
          <w:spacing w:val="-2"/>
          <w:sz w:val="20"/>
        </w:rPr>
      </w:pPr>
      <w:r>
        <w:rPr>
          <w:rStyle w:val="FootnoteReference"/>
        </w:rPr>
        <w:footnoteRef/>
      </w:r>
      <w:r>
        <w:t xml:space="preserve"> </w:t>
      </w:r>
      <w:ins w:id="756" w:author="Editor" w:date="2026-09-10T14:28:00Z">
        <w:r>
          <w:rPr>
            <w:sz w:val="20"/>
          </w:rPr>
          <w:t>See</w:t>
        </w:r>
        <w:r>
          <w:rPr>
            <w:spacing w:val="11"/>
            <w:sz w:val="20"/>
          </w:rPr>
          <w:t xml:space="preserve"> </w:t>
        </w:r>
        <w:r>
          <w:fldChar w:fldCharType="begin"/>
        </w:r>
        <w:r>
          <w:instrText xml:space="preserve"> HYPERLINK \l "_bookmark63" </w:instrText>
        </w:r>
        <w:r>
          <w:fldChar w:fldCharType="separate"/>
        </w:r>
        <w:r>
          <w:rPr>
            <w:color w:val="0000FF"/>
            <w:sz w:val="20"/>
          </w:rPr>
          <w:t>Parker</w:t>
        </w:r>
        <w:r>
          <w:rPr>
            <w:color w:val="0000FF"/>
            <w:spacing w:val="11"/>
            <w:sz w:val="20"/>
          </w:rPr>
          <w:t xml:space="preserve"> </w:t>
        </w:r>
        <w:r>
          <w:rPr>
            <w:color w:val="0000FF"/>
            <w:sz w:val="20"/>
          </w:rPr>
          <w:t>and</w:t>
        </w:r>
        <w:r>
          <w:rPr>
            <w:color w:val="0000FF"/>
            <w:spacing w:val="11"/>
            <w:sz w:val="20"/>
          </w:rPr>
          <w:t xml:space="preserve"> </w:t>
        </w:r>
        <w:r>
          <w:rPr>
            <w:color w:val="0000FF"/>
            <w:spacing w:val="-4"/>
            <w:sz w:val="20"/>
          </w:rPr>
          <w:t>Vogl</w:t>
        </w:r>
        <w:r>
          <w:rPr>
            <w:color w:val="0000FF"/>
            <w:spacing w:val="-4"/>
            <w:sz w:val="20"/>
          </w:rPr>
          <w:fldChar w:fldCharType="end"/>
        </w:r>
        <w:r>
          <w:rPr>
            <w:color w:val="0000FF"/>
            <w:spacing w:val="-4"/>
            <w:sz w:val="20"/>
          </w:rPr>
          <w:t xml:space="preserve"> </w:t>
        </w:r>
        <w:r>
          <w:rPr>
            <w:spacing w:val="-2"/>
            <w:sz w:val="20"/>
          </w:rPr>
          <w:t>(</w:t>
        </w:r>
        <w:r>
          <w:fldChar w:fldCharType="begin"/>
        </w:r>
        <w:r>
          <w:instrText xml:space="preserve"> HYPERLINK \l "_bookmark63" </w:instrText>
        </w:r>
        <w:r>
          <w:fldChar w:fldCharType="separate"/>
        </w:r>
        <w:r>
          <w:rPr>
            <w:color w:val="0000FF"/>
            <w:spacing w:val="-2"/>
            <w:sz w:val="20"/>
          </w:rPr>
          <w:t>2023</w:t>
        </w:r>
        <w:r>
          <w:rPr>
            <w:color w:val="0000FF"/>
            <w:spacing w:val="-2"/>
            <w:sz w:val="20"/>
          </w:rPr>
          <w:fldChar w:fldCharType="end"/>
        </w:r>
        <w:r>
          <w:rPr>
            <w:spacing w:val="-2"/>
            <w:sz w:val="20"/>
          </w:rPr>
          <w:t xml:space="preserve">) for </w:t>
        </w:r>
      </w:ins>
      <w:del w:id="757" w:author="Editor" w:date="2026-09-10T14:28:00Z">
        <w:r w:rsidDel="001B672E">
          <w:rPr>
            <w:sz w:val="20"/>
          </w:rPr>
          <w:delText>For</w:delText>
        </w:r>
        <w:r w:rsidDel="001B672E">
          <w:rPr>
            <w:spacing w:val="10"/>
            <w:sz w:val="20"/>
          </w:rPr>
          <w:delText xml:space="preserve"> </w:delText>
        </w:r>
        <w:r w:rsidDel="001B672E">
          <w:rPr>
            <w:sz w:val="20"/>
          </w:rPr>
          <w:delText>further</w:delText>
        </w:r>
      </w:del>
      <w:ins w:id="758" w:author="Editor" w:date="2026-09-10T14:28:00Z">
        <w:r>
          <w:rPr>
            <w:sz w:val="20"/>
          </w:rPr>
          <w:t>mor</w:t>
        </w:r>
      </w:ins>
      <w:ins w:id="759" w:author="Editor" w:date="2026-09-10T14:29:00Z">
        <w:r>
          <w:rPr>
            <w:sz w:val="20"/>
          </w:rPr>
          <w:t>e</w:t>
        </w:r>
      </w:ins>
      <w:r>
        <w:rPr>
          <w:spacing w:val="11"/>
          <w:sz w:val="20"/>
        </w:rPr>
        <w:t xml:space="preserve"> </w:t>
      </w:r>
      <w:r>
        <w:rPr>
          <w:sz w:val="20"/>
        </w:rPr>
        <w:t>analysis</w:t>
      </w:r>
      <w:r>
        <w:rPr>
          <w:spacing w:val="10"/>
          <w:sz w:val="20"/>
        </w:rPr>
        <w:t xml:space="preserve"> </w:t>
      </w:r>
      <w:r>
        <w:rPr>
          <w:sz w:val="20"/>
        </w:rPr>
        <w:t>on</w:t>
      </w:r>
      <w:r>
        <w:rPr>
          <w:spacing w:val="11"/>
          <w:sz w:val="20"/>
        </w:rPr>
        <w:t xml:space="preserve"> </w:t>
      </w:r>
      <w:del w:id="760" w:author="Editor" w:date="2026-09-08T18:07:00Z">
        <w:r w:rsidDel="00D048B7">
          <w:rPr>
            <w:sz w:val="20"/>
          </w:rPr>
          <w:delText>di</w:delText>
        </w:r>
        <w:r w:rsidDel="00D048B7">
          <w:rPr>
            <w:rFonts w:ascii="Arial MT"/>
            <w:sz w:val="20"/>
          </w:rPr>
          <w:delText>ff</w:delText>
        </w:r>
        <w:r w:rsidDel="00D048B7">
          <w:rPr>
            <w:sz w:val="20"/>
          </w:rPr>
          <w:delText>erences</w:delText>
        </w:r>
        <w:r w:rsidDel="00D048B7">
          <w:rPr>
            <w:spacing w:val="11"/>
            <w:sz w:val="20"/>
          </w:rPr>
          <w:delText xml:space="preserve"> </w:delText>
        </w:r>
      </w:del>
      <w:ins w:id="761" w:author="Editor" w:date="2026-09-08T18:07:00Z">
        <w:r>
          <w:rPr>
            <w:sz w:val="20"/>
          </w:rPr>
          <w:t>differences</w:t>
        </w:r>
        <w:r>
          <w:rPr>
            <w:spacing w:val="11"/>
            <w:sz w:val="20"/>
          </w:rPr>
          <w:t xml:space="preserve"> </w:t>
        </w:r>
      </w:ins>
      <w:r>
        <w:rPr>
          <w:sz w:val="20"/>
        </w:rPr>
        <w:t>between</w:t>
      </w:r>
      <w:r>
        <w:rPr>
          <w:spacing w:val="11"/>
          <w:sz w:val="20"/>
        </w:rPr>
        <w:t xml:space="preserve"> </w:t>
      </w:r>
      <w:del w:id="762" w:author="Editor" w:date="2026-09-10T14:28:00Z">
        <w:r w:rsidDel="001B672E">
          <w:rPr>
            <w:sz w:val="20"/>
          </w:rPr>
          <w:delText>the</w:delText>
        </w:r>
        <w:r w:rsidDel="001B672E">
          <w:rPr>
            <w:spacing w:val="10"/>
            <w:sz w:val="20"/>
          </w:rPr>
          <w:delText xml:space="preserve"> </w:delText>
        </w:r>
      </w:del>
      <w:r>
        <w:rPr>
          <w:sz w:val="20"/>
        </w:rPr>
        <w:t>locality</w:t>
      </w:r>
      <w:r>
        <w:rPr>
          <w:spacing w:val="11"/>
          <w:sz w:val="20"/>
        </w:rPr>
        <w:t xml:space="preserve"> </w:t>
      </w:r>
      <w:r>
        <w:rPr>
          <w:sz w:val="20"/>
        </w:rPr>
        <w:t>and</w:t>
      </w:r>
      <w:r>
        <w:rPr>
          <w:spacing w:val="11"/>
          <w:sz w:val="20"/>
        </w:rPr>
        <w:t xml:space="preserve"> </w:t>
      </w:r>
      <w:r>
        <w:rPr>
          <w:sz w:val="20"/>
        </w:rPr>
        <w:t>municipality</w:t>
      </w:r>
      <w:ins w:id="763" w:author="Editor" w:date="2026-09-10T14:26:00Z">
        <w:r>
          <w:rPr>
            <w:sz w:val="20"/>
          </w:rPr>
          <w:t>-</w:t>
        </w:r>
      </w:ins>
      <w:del w:id="764" w:author="Editor" w:date="2026-09-10T14:27:00Z">
        <w:r w:rsidDel="00E70B3B">
          <w:rPr>
            <w:spacing w:val="11"/>
            <w:sz w:val="20"/>
          </w:rPr>
          <w:delText xml:space="preserve"> </w:delText>
        </w:r>
      </w:del>
      <w:r>
        <w:rPr>
          <w:sz w:val="20"/>
        </w:rPr>
        <w:t>level</w:t>
      </w:r>
      <w:r>
        <w:rPr>
          <w:spacing w:val="11"/>
          <w:sz w:val="20"/>
        </w:rPr>
        <w:t xml:space="preserve"> </w:t>
      </w:r>
      <w:r>
        <w:rPr>
          <w:sz w:val="20"/>
        </w:rPr>
        <w:t>intensities</w:t>
      </w:r>
      <w:del w:id="765" w:author="Editor" w:date="2026-09-10T14:28:00Z">
        <w:r w:rsidDel="001B672E">
          <w:rPr>
            <w:spacing w:val="10"/>
            <w:sz w:val="20"/>
          </w:rPr>
          <w:delText xml:space="preserve"> </w:delText>
        </w:r>
        <w:r w:rsidDel="001B672E">
          <w:rPr>
            <w:sz w:val="20"/>
          </w:rPr>
          <w:delText>see</w:delText>
        </w:r>
        <w:r w:rsidDel="001B672E">
          <w:rPr>
            <w:spacing w:val="11"/>
            <w:sz w:val="20"/>
          </w:rPr>
          <w:delText xml:space="preserve"> </w:delText>
        </w:r>
        <w:r w:rsidDel="001B672E">
          <w:fldChar w:fldCharType="begin"/>
        </w:r>
        <w:r w:rsidDel="001B672E">
          <w:delInstrText xml:space="preserve"> HYPERLINK \l "_bookmark63" </w:delInstrText>
        </w:r>
        <w:r w:rsidDel="001B672E">
          <w:fldChar w:fldCharType="separate"/>
        </w:r>
        <w:r w:rsidDel="001B672E">
          <w:rPr>
            <w:color w:val="0000FF"/>
            <w:sz w:val="20"/>
          </w:rPr>
          <w:delText>Parker</w:delText>
        </w:r>
        <w:r w:rsidDel="001B672E">
          <w:rPr>
            <w:color w:val="0000FF"/>
            <w:spacing w:val="11"/>
            <w:sz w:val="20"/>
          </w:rPr>
          <w:delText xml:space="preserve"> </w:delText>
        </w:r>
        <w:r w:rsidDel="001B672E">
          <w:rPr>
            <w:color w:val="0000FF"/>
            <w:sz w:val="20"/>
          </w:rPr>
          <w:delText>and</w:delText>
        </w:r>
        <w:r w:rsidDel="001B672E">
          <w:rPr>
            <w:color w:val="0000FF"/>
            <w:spacing w:val="11"/>
            <w:sz w:val="20"/>
          </w:rPr>
          <w:delText xml:space="preserve"> </w:delText>
        </w:r>
        <w:r w:rsidDel="001B672E">
          <w:rPr>
            <w:color w:val="0000FF"/>
            <w:spacing w:val="-4"/>
            <w:sz w:val="20"/>
          </w:rPr>
          <w:delText>Vogl</w:delText>
        </w:r>
        <w:r w:rsidDel="001B672E">
          <w:rPr>
            <w:color w:val="0000FF"/>
            <w:spacing w:val="-4"/>
            <w:sz w:val="20"/>
          </w:rPr>
          <w:fldChar w:fldCharType="end"/>
        </w:r>
        <w:r w:rsidDel="001B672E">
          <w:rPr>
            <w:color w:val="0000FF"/>
            <w:spacing w:val="-4"/>
            <w:sz w:val="20"/>
          </w:rPr>
          <w:delText xml:space="preserve"> </w:delText>
        </w:r>
        <w:r w:rsidDel="001B672E">
          <w:rPr>
            <w:spacing w:val="-2"/>
            <w:sz w:val="20"/>
          </w:rPr>
          <w:delText>(</w:delText>
        </w:r>
        <w:bookmarkStart w:id="766" w:name="_bookmark13"/>
        <w:bookmarkEnd w:id="766"/>
        <w:r w:rsidDel="001B672E">
          <w:fldChar w:fldCharType="begin"/>
        </w:r>
        <w:r w:rsidDel="001B672E">
          <w:delInstrText xml:space="preserve"> HYPERLINK \l "_bookmark63" </w:delInstrText>
        </w:r>
        <w:r w:rsidDel="001B672E">
          <w:fldChar w:fldCharType="separate"/>
        </w:r>
        <w:r w:rsidDel="001B672E">
          <w:rPr>
            <w:color w:val="0000FF"/>
            <w:spacing w:val="-2"/>
            <w:sz w:val="20"/>
          </w:rPr>
          <w:delText>2023</w:delText>
        </w:r>
        <w:r w:rsidDel="001B672E">
          <w:rPr>
            <w:color w:val="0000FF"/>
            <w:spacing w:val="-2"/>
            <w:sz w:val="20"/>
          </w:rPr>
          <w:fldChar w:fldCharType="end"/>
        </w:r>
        <w:r w:rsidDel="001B672E">
          <w:rPr>
            <w:spacing w:val="-2"/>
            <w:sz w:val="20"/>
          </w:rPr>
          <w:delText>)</w:delText>
        </w:r>
      </w:del>
      <w:r>
        <w:rPr>
          <w:spacing w:val="-2"/>
          <w:sz w:val="20"/>
        </w:rPr>
        <w:t>.</w:t>
      </w:r>
    </w:p>
  </w:footnote>
  <w:footnote w:id="12">
    <w:p w14:paraId="5C3B43AC" w14:textId="77777777" w:rsidR="00B74441" w:rsidRPr="00A138F3" w:rsidRDefault="00B74441" w:rsidP="004A2FF4">
      <w:pPr>
        <w:suppressAutoHyphens/>
        <w:spacing w:line="249" w:lineRule="auto"/>
        <w:ind w:right="717"/>
        <w:jc w:val="both"/>
        <w:rPr>
          <w:sz w:val="20"/>
        </w:rPr>
      </w:pPr>
      <w:r>
        <w:rPr>
          <w:rStyle w:val="FootnoteReference"/>
        </w:rPr>
        <w:footnoteRef/>
      </w:r>
      <w:r>
        <w:t xml:space="preserve"> </w:t>
      </w:r>
      <w:del w:id="775" w:author="Editor" w:date="2026-09-10T10:03:00Z">
        <w:r w:rsidDel="002C4CAE">
          <w:rPr>
            <w:sz w:val="20"/>
          </w:rPr>
          <w:delText>The</w:delText>
        </w:r>
        <w:r w:rsidDel="002C4CAE">
          <w:rPr>
            <w:spacing w:val="-8"/>
            <w:sz w:val="20"/>
          </w:rPr>
          <w:delText xml:space="preserve"> </w:delText>
        </w:r>
        <w:r w:rsidDel="002C4CAE">
          <w:rPr>
            <w:sz w:val="20"/>
          </w:rPr>
          <w:delText>National</w:delText>
        </w:r>
        <w:r w:rsidDel="002C4CAE">
          <w:rPr>
            <w:spacing w:val="-8"/>
            <w:sz w:val="20"/>
          </w:rPr>
          <w:delText xml:space="preserve"> </w:delText>
        </w:r>
        <w:r w:rsidDel="002C4CAE">
          <w:rPr>
            <w:sz w:val="20"/>
          </w:rPr>
          <w:delText>Population</w:delText>
        </w:r>
        <w:r w:rsidDel="002C4CAE">
          <w:rPr>
            <w:spacing w:val="-8"/>
            <w:sz w:val="20"/>
          </w:rPr>
          <w:delText xml:space="preserve"> </w:delText>
        </w:r>
        <w:r w:rsidDel="002C4CAE">
          <w:rPr>
            <w:sz w:val="20"/>
          </w:rPr>
          <w:delText>Council</w:delText>
        </w:r>
        <w:r w:rsidDel="002C4CAE">
          <w:rPr>
            <w:spacing w:val="-8"/>
            <w:sz w:val="20"/>
          </w:rPr>
          <w:delText xml:space="preserve"> </w:delText>
        </w:r>
        <w:r w:rsidDel="002C4CAE">
          <w:rPr>
            <w:sz w:val="20"/>
          </w:rPr>
          <w:delText>of</w:delText>
        </w:r>
        <w:r w:rsidDel="002C4CAE">
          <w:rPr>
            <w:spacing w:val="-8"/>
            <w:sz w:val="20"/>
          </w:rPr>
          <w:delText xml:space="preserve"> </w:delText>
        </w:r>
        <w:r w:rsidDel="002C4CAE">
          <w:rPr>
            <w:sz w:val="20"/>
          </w:rPr>
          <w:delText>Mexico</w:delText>
        </w:r>
        <w:r w:rsidDel="002C4CAE">
          <w:rPr>
            <w:spacing w:val="-8"/>
            <w:sz w:val="20"/>
          </w:rPr>
          <w:delText xml:space="preserve"> </w:delText>
        </w:r>
        <w:r w:rsidDel="002C4CAE">
          <w:rPr>
            <w:sz w:val="20"/>
          </w:rPr>
          <w:delText>(</w:delText>
        </w:r>
      </w:del>
      <w:r>
        <w:fldChar w:fldCharType="begin"/>
      </w:r>
      <w:r>
        <w:instrText xml:space="preserve"> HYPERLINK \l "_bookmark44" </w:instrText>
      </w:r>
      <w:r>
        <w:fldChar w:fldCharType="separate"/>
      </w:r>
      <w:r>
        <w:rPr>
          <w:color w:val="0000FF"/>
          <w:sz w:val="20"/>
        </w:rPr>
        <w:t>C</w:t>
      </w:r>
      <w:ins w:id="776" w:author="Editor" w:date="2026-09-10T10:03:00Z">
        <w:r>
          <w:rPr>
            <w:color w:val="0000FF"/>
            <w:sz w:val="20"/>
          </w:rPr>
          <w:t>ONAPO</w:t>
        </w:r>
      </w:ins>
      <w:del w:id="777" w:author="Editor" w:date="2026-09-10T10:03:00Z">
        <w:r w:rsidDel="002C4CAE">
          <w:rPr>
            <w:color w:val="0000FF"/>
            <w:sz w:val="20"/>
          </w:rPr>
          <w:delText>onsejo</w:delText>
        </w:r>
        <w:r w:rsidDel="002C4CAE">
          <w:rPr>
            <w:color w:val="0000FF"/>
            <w:spacing w:val="-8"/>
            <w:sz w:val="20"/>
          </w:rPr>
          <w:delText xml:space="preserve"> </w:delText>
        </w:r>
        <w:r w:rsidDel="002C4CAE">
          <w:rPr>
            <w:color w:val="0000FF"/>
            <w:sz w:val="20"/>
          </w:rPr>
          <w:delText>Nacional</w:delText>
        </w:r>
        <w:r w:rsidDel="002C4CAE">
          <w:rPr>
            <w:color w:val="0000FF"/>
            <w:spacing w:val="-8"/>
            <w:sz w:val="20"/>
          </w:rPr>
          <w:delText xml:space="preserve"> </w:delText>
        </w:r>
        <w:r w:rsidDel="002C4CAE">
          <w:rPr>
            <w:color w:val="0000FF"/>
            <w:sz w:val="20"/>
          </w:rPr>
          <w:delText>de</w:delText>
        </w:r>
        <w:r w:rsidDel="002C4CAE">
          <w:rPr>
            <w:color w:val="0000FF"/>
            <w:spacing w:val="-8"/>
            <w:sz w:val="20"/>
          </w:rPr>
          <w:delText xml:space="preserve"> </w:delText>
        </w:r>
        <w:r w:rsidDel="002C4CAE">
          <w:rPr>
            <w:color w:val="0000FF"/>
            <w:sz w:val="20"/>
          </w:rPr>
          <w:delText>Poblacio´n</w:delText>
        </w:r>
      </w:del>
      <w:r>
        <w:rPr>
          <w:color w:val="0000FF"/>
          <w:sz w:val="20"/>
        </w:rPr>
        <w:fldChar w:fldCharType="end"/>
      </w:r>
      <w:del w:id="778" w:author="Editor" w:date="2026-09-10T10:03:00Z">
        <w:r w:rsidDel="002C4CAE">
          <w:rPr>
            <w:sz w:val="20"/>
          </w:rPr>
          <w:delText>,</w:delText>
        </w:r>
      </w:del>
      <w:r>
        <w:rPr>
          <w:spacing w:val="-8"/>
          <w:sz w:val="20"/>
        </w:rPr>
        <w:t xml:space="preserve"> </w:t>
      </w:r>
      <w:ins w:id="779" w:author="Editor" w:date="2026-09-10T10:03:00Z">
        <w:r>
          <w:rPr>
            <w:spacing w:val="-8"/>
            <w:sz w:val="20"/>
          </w:rPr>
          <w:t>(</w:t>
        </w:r>
      </w:ins>
      <w:hyperlink w:anchor="_bookmark44" w:history="1">
        <w:r>
          <w:rPr>
            <w:color w:val="0000FF"/>
            <w:sz w:val="20"/>
          </w:rPr>
          <w:t>1993</w:t>
        </w:r>
      </w:hyperlink>
      <w:r>
        <w:rPr>
          <w:sz w:val="20"/>
        </w:rPr>
        <w:t>)</w:t>
      </w:r>
      <w:r>
        <w:rPr>
          <w:spacing w:val="-8"/>
          <w:sz w:val="20"/>
        </w:rPr>
        <w:t xml:space="preserve"> </w:t>
      </w:r>
      <w:r>
        <w:rPr>
          <w:sz w:val="20"/>
        </w:rPr>
        <w:t>classifies</w:t>
      </w:r>
      <w:r>
        <w:rPr>
          <w:spacing w:val="-8"/>
          <w:sz w:val="20"/>
        </w:rPr>
        <w:t xml:space="preserve"> </w:t>
      </w:r>
      <w:r>
        <w:rPr>
          <w:sz w:val="20"/>
        </w:rPr>
        <w:t>all</w:t>
      </w:r>
      <w:r>
        <w:rPr>
          <w:spacing w:val="-8"/>
          <w:sz w:val="20"/>
        </w:rPr>
        <w:t xml:space="preserve"> </w:t>
      </w:r>
      <w:r>
        <w:rPr>
          <w:sz w:val="20"/>
        </w:rPr>
        <w:t>municipalities into</w:t>
      </w:r>
      <w:r>
        <w:rPr>
          <w:spacing w:val="-3"/>
          <w:sz w:val="20"/>
        </w:rPr>
        <w:t xml:space="preserve"> </w:t>
      </w:r>
      <w:r>
        <w:rPr>
          <w:sz w:val="20"/>
        </w:rPr>
        <w:t>five</w:t>
      </w:r>
      <w:r>
        <w:rPr>
          <w:spacing w:val="-3"/>
          <w:sz w:val="20"/>
        </w:rPr>
        <w:t xml:space="preserve"> </w:t>
      </w:r>
      <w:r>
        <w:rPr>
          <w:sz w:val="20"/>
        </w:rPr>
        <w:t>categories</w:t>
      </w:r>
      <w:r>
        <w:rPr>
          <w:spacing w:val="-3"/>
          <w:sz w:val="20"/>
        </w:rPr>
        <w:t xml:space="preserve"> </w:t>
      </w:r>
      <w:r>
        <w:rPr>
          <w:sz w:val="20"/>
        </w:rPr>
        <w:t>ranging</w:t>
      </w:r>
      <w:r>
        <w:rPr>
          <w:spacing w:val="-3"/>
          <w:sz w:val="20"/>
        </w:rPr>
        <w:t xml:space="preserve"> </w:t>
      </w:r>
      <w:r>
        <w:rPr>
          <w:sz w:val="20"/>
        </w:rPr>
        <w:t>from</w:t>
      </w:r>
      <w:r>
        <w:rPr>
          <w:spacing w:val="-3"/>
          <w:sz w:val="20"/>
        </w:rPr>
        <w:t xml:space="preserve"> </w:t>
      </w:r>
      <w:r>
        <w:rPr>
          <w:sz w:val="20"/>
        </w:rPr>
        <w:t>very</w:t>
      </w:r>
      <w:r>
        <w:rPr>
          <w:spacing w:val="-3"/>
          <w:sz w:val="20"/>
        </w:rPr>
        <w:t xml:space="preserve"> </w:t>
      </w:r>
      <w:r>
        <w:rPr>
          <w:sz w:val="20"/>
        </w:rPr>
        <w:t>high</w:t>
      </w:r>
      <w:r>
        <w:rPr>
          <w:spacing w:val="-3"/>
          <w:sz w:val="20"/>
        </w:rPr>
        <w:t xml:space="preserve"> </w:t>
      </w:r>
      <w:r>
        <w:rPr>
          <w:sz w:val="20"/>
        </w:rPr>
        <w:t>marginality</w:t>
      </w:r>
      <w:r>
        <w:rPr>
          <w:spacing w:val="-3"/>
          <w:sz w:val="20"/>
        </w:rPr>
        <w:t xml:space="preserve"> </w:t>
      </w:r>
      <w:r>
        <w:rPr>
          <w:sz w:val="20"/>
        </w:rPr>
        <w:t>to</w:t>
      </w:r>
      <w:r>
        <w:rPr>
          <w:spacing w:val="-3"/>
          <w:sz w:val="20"/>
        </w:rPr>
        <w:t xml:space="preserve"> </w:t>
      </w:r>
      <w:r>
        <w:rPr>
          <w:sz w:val="20"/>
        </w:rPr>
        <w:t>very</w:t>
      </w:r>
      <w:r>
        <w:rPr>
          <w:spacing w:val="-3"/>
          <w:sz w:val="20"/>
        </w:rPr>
        <w:t xml:space="preserve"> </w:t>
      </w:r>
      <w:r>
        <w:rPr>
          <w:sz w:val="20"/>
        </w:rPr>
        <w:t>low</w:t>
      </w:r>
      <w:r>
        <w:rPr>
          <w:spacing w:val="-3"/>
          <w:sz w:val="20"/>
        </w:rPr>
        <w:t xml:space="preserve"> </w:t>
      </w:r>
      <w:r>
        <w:rPr>
          <w:sz w:val="20"/>
        </w:rPr>
        <w:t>marginality</w:t>
      </w:r>
      <w:r>
        <w:rPr>
          <w:spacing w:val="-3"/>
          <w:sz w:val="20"/>
        </w:rPr>
        <w:t xml:space="preserve"> </w:t>
      </w:r>
      <w:r>
        <w:rPr>
          <w:sz w:val="20"/>
        </w:rPr>
        <w:t>using</w:t>
      </w:r>
      <w:r>
        <w:rPr>
          <w:spacing w:val="-3"/>
          <w:sz w:val="20"/>
        </w:rPr>
        <w:t xml:space="preserve"> </w:t>
      </w:r>
      <w:r>
        <w:rPr>
          <w:sz w:val="20"/>
        </w:rPr>
        <w:t>an</w:t>
      </w:r>
      <w:r>
        <w:rPr>
          <w:spacing w:val="-3"/>
          <w:sz w:val="20"/>
        </w:rPr>
        <w:t xml:space="preserve"> </w:t>
      </w:r>
      <w:r>
        <w:rPr>
          <w:sz w:val="20"/>
        </w:rPr>
        <w:t>index</w:t>
      </w:r>
      <w:r>
        <w:rPr>
          <w:spacing w:val="-3"/>
          <w:sz w:val="20"/>
        </w:rPr>
        <w:t xml:space="preserve"> </w:t>
      </w:r>
      <w:r>
        <w:rPr>
          <w:sz w:val="20"/>
        </w:rPr>
        <w:t>constructed</w:t>
      </w:r>
      <w:r>
        <w:rPr>
          <w:spacing w:val="-3"/>
          <w:sz w:val="20"/>
        </w:rPr>
        <w:t xml:space="preserve"> </w:t>
      </w:r>
      <w:r>
        <w:rPr>
          <w:sz w:val="20"/>
        </w:rPr>
        <w:t>from</w:t>
      </w:r>
      <w:r>
        <w:rPr>
          <w:spacing w:val="-3"/>
          <w:sz w:val="20"/>
        </w:rPr>
        <w:t xml:space="preserve"> </w:t>
      </w:r>
      <w:r>
        <w:rPr>
          <w:sz w:val="20"/>
        </w:rPr>
        <w:t xml:space="preserve">nine </w:t>
      </w:r>
      <w:r>
        <w:rPr>
          <w:spacing w:val="-2"/>
          <w:sz w:val="20"/>
        </w:rPr>
        <w:t>census-based</w:t>
      </w:r>
      <w:r>
        <w:rPr>
          <w:spacing w:val="-3"/>
          <w:sz w:val="20"/>
        </w:rPr>
        <w:t xml:space="preserve"> </w:t>
      </w:r>
      <w:r>
        <w:rPr>
          <w:spacing w:val="-2"/>
          <w:sz w:val="20"/>
        </w:rPr>
        <w:t>indicators</w:t>
      </w:r>
      <w:r>
        <w:rPr>
          <w:spacing w:val="-3"/>
          <w:sz w:val="20"/>
        </w:rPr>
        <w:t xml:space="preserve"> </w:t>
      </w:r>
      <w:r>
        <w:rPr>
          <w:spacing w:val="-2"/>
          <w:sz w:val="20"/>
        </w:rPr>
        <w:t>capturing</w:t>
      </w:r>
      <w:r>
        <w:rPr>
          <w:spacing w:val="-3"/>
          <w:sz w:val="20"/>
        </w:rPr>
        <w:t xml:space="preserve"> </w:t>
      </w:r>
      <w:r>
        <w:rPr>
          <w:spacing w:val="-2"/>
          <w:sz w:val="20"/>
        </w:rPr>
        <w:t>educational attainment,</w:t>
      </w:r>
      <w:r>
        <w:rPr>
          <w:spacing w:val="-1"/>
          <w:sz w:val="20"/>
        </w:rPr>
        <w:t xml:space="preserve"> </w:t>
      </w:r>
      <w:r>
        <w:rPr>
          <w:spacing w:val="-2"/>
          <w:sz w:val="20"/>
        </w:rPr>
        <w:t>housing conditions</w:t>
      </w:r>
      <w:ins w:id="780" w:author="Editor" w:date="2026-09-10T10:03:00Z">
        <w:r>
          <w:rPr>
            <w:spacing w:val="-2"/>
            <w:sz w:val="20"/>
          </w:rPr>
          <w:t>,</w:t>
        </w:r>
      </w:ins>
      <w:r>
        <w:rPr>
          <w:spacing w:val="-3"/>
          <w:sz w:val="20"/>
        </w:rPr>
        <w:t xml:space="preserve"> </w:t>
      </w:r>
      <w:del w:id="781" w:author="Editor" w:date="2026-09-12T15:26:00Z">
        <w:r w:rsidDel="001706D7">
          <w:rPr>
            <w:spacing w:val="-2"/>
            <w:sz w:val="20"/>
          </w:rPr>
          <w:delText>and</w:delText>
        </w:r>
        <w:r w:rsidDel="001706D7">
          <w:rPr>
            <w:spacing w:val="-3"/>
            <w:sz w:val="20"/>
          </w:rPr>
          <w:delText xml:space="preserve"> </w:delText>
        </w:r>
      </w:del>
      <w:r>
        <w:rPr>
          <w:spacing w:val="-2"/>
          <w:sz w:val="20"/>
        </w:rPr>
        <w:t>access to</w:t>
      </w:r>
      <w:r>
        <w:rPr>
          <w:spacing w:val="-3"/>
          <w:sz w:val="20"/>
        </w:rPr>
        <w:t xml:space="preserve"> </w:t>
      </w:r>
      <w:r>
        <w:rPr>
          <w:spacing w:val="-2"/>
          <w:sz w:val="20"/>
        </w:rPr>
        <w:t>basic</w:t>
      </w:r>
      <w:r>
        <w:rPr>
          <w:spacing w:val="-3"/>
          <w:sz w:val="20"/>
        </w:rPr>
        <w:t xml:space="preserve"> </w:t>
      </w:r>
      <w:r>
        <w:rPr>
          <w:spacing w:val="-2"/>
          <w:sz w:val="20"/>
        </w:rPr>
        <w:t>services</w:t>
      </w:r>
      <w:del w:id="782" w:author="Editor" w:date="2026-09-10T10:03:00Z">
        <w:r w:rsidDel="002C4CAE">
          <w:rPr>
            <w:spacing w:val="-2"/>
            <w:sz w:val="20"/>
          </w:rPr>
          <w:delText>,</w:delText>
        </w:r>
        <w:r w:rsidDel="002C4CAE">
          <w:rPr>
            <w:sz w:val="20"/>
          </w:rPr>
          <w:delText xml:space="preserve"> </w:delText>
        </w:r>
      </w:del>
      <w:ins w:id="783" w:author="Editor" w:date="2026-09-10T14:47:00Z">
        <w:r>
          <w:rPr>
            <w:spacing w:val="-2"/>
            <w:sz w:val="20"/>
          </w:rPr>
          <w:t xml:space="preserve">, </w:t>
        </w:r>
      </w:ins>
      <w:r>
        <w:rPr>
          <w:spacing w:val="-2"/>
          <w:sz w:val="20"/>
        </w:rPr>
        <w:t>low</w:t>
      </w:r>
      <w:r>
        <w:rPr>
          <w:spacing w:val="-3"/>
          <w:sz w:val="20"/>
        </w:rPr>
        <w:t xml:space="preserve"> </w:t>
      </w:r>
      <w:r>
        <w:rPr>
          <w:spacing w:val="-2"/>
          <w:sz w:val="20"/>
        </w:rPr>
        <w:t>income,</w:t>
      </w:r>
      <w:ins w:id="784" w:author="Editor" w:date="2026-09-10T14:47:00Z">
        <w:r>
          <w:rPr>
            <w:spacing w:val="-2"/>
            <w:sz w:val="20"/>
          </w:rPr>
          <w:t xml:space="preserve"> and residence in small localities.</w:t>
        </w:r>
      </w:ins>
    </w:p>
  </w:footnote>
  <w:footnote w:id="13">
    <w:p w14:paraId="68A00E40" w14:textId="77777777" w:rsidR="00B74441" w:rsidRDefault="00B74441" w:rsidP="00D76DD9">
      <w:pPr>
        <w:suppressAutoHyphens/>
        <w:spacing w:line="228" w:lineRule="exact"/>
        <w:jc w:val="both"/>
        <w:rPr>
          <w:sz w:val="20"/>
        </w:rPr>
      </w:pPr>
      <w:r>
        <w:rPr>
          <w:rStyle w:val="FootnoteReference"/>
        </w:rPr>
        <w:footnoteRef/>
      </w:r>
      <w:r>
        <w:t xml:space="preserve"> </w:t>
      </w:r>
      <w:r>
        <w:rPr>
          <w:sz w:val="20"/>
        </w:rPr>
        <w:t>Recent</w:t>
      </w:r>
      <w:r>
        <w:rPr>
          <w:spacing w:val="19"/>
          <w:sz w:val="20"/>
        </w:rPr>
        <w:t xml:space="preserve"> </w:t>
      </w:r>
      <w:r>
        <w:rPr>
          <w:sz w:val="20"/>
        </w:rPr>
        <w:t>developments</w:t>
      </w:r>
      <w:r>
        <w:rPr>
          <w:spacing w:val="20"/>
          <w:sz w:val="20"/>
        </w:rPr>
        <w:t xml:space="preserve"> </w:t>
      </w:r>
      <w:r>
        <w:rPr>
          <w:sz w:val="20"/>
        </w:rPr>
        <w:t>in</w:t>
      </w:r>
      <w:r>
        <w:rPr>
          <w:spacing w:val="19"/>
          <w:sz w:val="20"/>
        </w:rPr>
        <w:t xml:space="preserve"> </w:t>
      </w:r>
      <w:r>
        <w:rPr>
          <w:sz w:val="20"/>
        </w:rPr>
        <w:t>d</w:t>
      </w:r>
      <w:ins w:id="808" w:author="Editor" w:date="2026-09-08T18:08:00Z">
        <w:r>
          <w:rPr>
            <w:sz w:val="20"/>
          </w:rPr>
          <w:t>iff</w:t>
        </w:r>
      </w:ins>
      <w:del w:id="809" w:author="Editor" w:date="2026-09-08T18:08:00Z">
        <w:r w:rsidDel="00D048B7">
          <w:rPr>
            <w:sz w:val="20"/>
          </w:rPr>
          <w:delText>i</w:delText>
        </w:r>
        <w:r w:rsidDel="00D048B7">
          <w:rPr>
            <w:rFonts w:ascii="Arial MT"/>
            <w:sz w:val="20"/>
          </w:rPr>
          <w:delText>ff</w:delText>
        </w:r>
      </w:del>
      <w:r>
        <w:rPr>
          <w:sz w:val="20"/>
        </w:rPr>
        <w:t>erence-in-d</w:t>
      </w:r>
      <w:ins w:id="810" w:author="Editor" w:date="2026-09-08T18:08:00Z">
        <w:r>
          <w:rPr>
            <w:sz w:val="20"/>
          </w:rPr>
          <w:t>iff</w:t>
        </w:r>
      </w:ins>
      <w:del w:id="811" w:author="Editor" w:date="2026-09-08T18:08:00Z">
        <w:r w:rsidDel="00D048B7">
          <w:rPr>
            <w:sz w:val="20"/>
          </w:rPr>
          <w:delText>i</w:delText>
        </w:r>
        <w:r w:rsidDel="00D048B7">
          <w:rPr>
            <w:rFonts w:ascii="Arial MT"/>
            <w:sz w:val="20"/>
          </w:rPr>
          <w:delText>ff</w:delText>
        </w:r>
      </w:del>
      <w:r>
        <w:rPr>
          <w:sz w:val="20"/>
        </w:rPr>
        <w:t>erences</w:t>
      </w:r>
      <w:r>
        <w:rPr>
          <w:spacing w:val="19"/>
          <w:sz w:val="20"/>
        </w:rPr>
        <w:t xml:space="preserve"> </w:t>
      </w:r>
      <w:r>
        <w:rPr>
          <w:sz w:val="20"/>
        </w:rPr>
        <w:t>estimators</w:t>
      </w:r>
      <w:r>
        <w:rPr>
          <w:spacing w:val="19"/>
          <w:sz w:val="20"/>
        </w:rPr>
        <w:t xml:space="preserve"> </w:t>
      </w:r>
      <w:r>
        <w:rPr>
          <w:sz w:val="20"/>
        </w:rPr>
        <w:t>with</w:t>
      </w:r>
      <w:r>
        <w:rPr>
          <w:spacing w:val="20"/>
          <w:sz w:val="20"/>
        </w:rPr>
        <w:t xml:space="preserve"> </w:t>
      </w:r>
      <w:r>
        <w:rPr>
          <w:sz w:val="20"/>
        </w:rPr>
        <w:t>staggered</w:t>
      </w:r>
      <w:r>
        <w:rPr>
          <w:spacing w:val="19"/>
          <w:sz w:val="20"/>
        </w:rPr>
        <w:t xml:space="preserve"> </w:t>
      </w:r>
      <w:r>
        <w:rPr>
          <w:sz w:val="20"/>
        </w:rPr>
        <w:t>adoption</w:t>
      </w:r>
      <w:del w:id="812" w:author="Editor" w:date="2026-09-10T10:04:00Z">
        <w:r w:rsidDel="002C4CAE">
          <w:rPr>
            <w:sz w:val="20"/>
          </w:rPr>
          <w:delText>,</w:delText>
        </w:r>
      </w:del>
      <w:r>
        <w:rPr>
          <w:spacing w:val="25"/>
          <w:sz w:val="20"/>
        </w:rPr>
        <w:t xml:space="preserve"> </w:t>
      </w:r>
      <w:r>
        <w:rPr>
          <w:sz w:val="20"/>
        </w:rPr>
        <w:t>using</w:t>
      </w:r>
      <w:r>
        <w:rPr>
          <w:spacing w:val="19"/>
          <w:sz w:val="20"/>
        </w:rPr>
        <w:t xml:space="preserve"> </w:t>
      </w:r>
      <w:r>
        <w:rPr>
          <w:sz w:val="20"/>
        </w:rPr>
        <w:t>continuous</w:t>
      </w:r>
      <w:r>
        <w:rPr>
          <w:spacing w:val="20"/>
          <w:sz w:val="20"/>
        </w:rPr>
        <w:t xml:space="preserve"> </w:t>
      </w:r>
      <w:r>
        <w:rPr>
          <w:spacing w:val="-2"/>
          <w:sz w:val="20"/>
        </w:rPr>
        <w:t>time-</w:t>
      </w:r>
    </w:p>
    <w:p w14:paraId="5F4F9540" w14:textId="77777777" w:rsidR="00B74441" w:rsidRPr="00A138F3" w:rsidRDefault="00B74441" w:rsidP="00A138F3">
      <w:pPr>
        <w:suppressAutoHyphens/>
        <w:spacing w:before="9" w:line="249" w:lineRule="auto"/>
        <w:ind w:right="717"/>
        <w:jc w:val="both"/>
        <w:rPr>
          <w:sz w:val="20"/>
        </w:rPr>
      </w:pPr>
      <w:r>
        <w:rPr>
          <w:sz w:val="20"/>
        </w:rPr>
        <w:t>varying treatment intensity (</w:t>
      </w:r>
      <w:hyperlink w:anchor="_bookmark47" w:history="1">
        <w:r>
          <w:rPr>
            <w:color w:val="0000FF"/>
            <w:sz w:val="20"/>
          </w:rPr>
          <w:t>de Chaisemartin and D’Haultfœuille</w:t>
        </w:r>
      </w:hyperlink>
      <w:r>
        <w:rPr>
          <w:sz w:val="20"/>
        </w:rPr>
        <w:t xml:space="preserve">, </w:t>
      </w:r>
      <w:hyperlink w:anchor="_bookmark47" w:history="1">
        <w:r>
          <w:rPr>
            <w:color w:val="0000FF"/>
            <w:sz w:val="20"/>
          </w:rPr>
          <w:t>2026</w:t>
        </w:r>
      </w:hyperlink>
      <w:r>
        <w:rPr>
          <w:sz w:val="20"/>
        </w:rPr>
        <w:t>)</w:t>
      </w:r>
      <w:del w:id="813" w:author="Editor" w:date="2026-09-10T10:04:00Z">
        <w:r w:rsidDel="002C4CAE">
          <w:rPr>
            <w:sz w:val="20"/>
          </w:rPr>
          <w:delText>,</w:delText>
        </w:r>
      </w:del>
      <w:r>
        <w:rPr>
          <w:sz w:val="20"/>
        </w:rPr>
        <w:t xml:space="preserve"> allow us to compare municipalities whose intensity changes from year to year (“switchers”) to municipalities whose intensity is flat (“stayers”).</w:t>
      </w:r>
      <w:r>
        <w:rPr>
          <w:spacing w:val="28"/>
          <w:sz w:val="20"/>
        </w:rPr>
        <w:t xml:space="preserve"> </w:t>
      </w:r>
      <w:r>
        <w:rPr>
          <w:sz w:val="20"/>
        </w:rPr>
        <w:t>In our setting, treatment intensity keeps rising across nearly all municipalities throughout the study period, leaving few stayers to serve as valid controls.</w:t>
      </w:r>
      <w:r>
        <w:rPr>
          <w:spacing w:val="40"/>
          <w:sz w:val="20"/>
        </w:rPr>
        <w:t xml:space="preserve"> </w:t>
      </w:r>
      <w:r>
        <w:rPr>
          <w:sz w:val="20"/>
        </w:rPr>
        <w:t>In our design, treatment timing is common across all municipalities, so we do not compare already-treated to newly</w:t>
      </w:r>
      <w:ins w:id="814" w:author="Editor" w:date="2026-09-10T10:04:00Z">
        <w:r>
          <w:rPr>
            <w:sz w:val="20"/>
          </w:rPr>
          <w:t xml:space="preserve"> </w:t>
        </w:r>
      </w:ins>
      <w:del w:id="815" w:author="Editor" w:date="2026-09-10T10:04:00Z">
        <w:r w:rsidDel="002C4CAE">
          <w:rPr>
            <w:sz w:val="20"/>
          </w:rPr>
          <w:delText>-</w:delText>
        </w:r>
      </w:del>
      <w:r>
        <w:rPr>
          <w:sz w:val="20"/>
        </w:rPr>
        <w:t>treated units, preventing forbidden comparisons (</w:t>
      </w:r>
      <w:hyperlink w:anchor="_bookmark41" w:history="1">
        <w:r>
          <w:rPr>
            <w:color w:val="0000FF"/>
            <w:sz w:val="20"/>
          </w:rPr>
          <w:t>Callaway and Sant’Anna</w:t>
        </w:r>
      </w:hyperlink>
      <w:r>
        <w:rPr>
          <w:sz w:val="20"/>
        </w:rPr>
        <w:t xml:space="preserve">, </w:t>
      </w:r>
      <w:hyperlink w:anchor="_bookmark41" w:history="1">
        <w:r>
          <w:rPr>
            <w:color w:val="0000FF"/>
            <w:sz w:val="20"/>
          </w:rPr>
          <w:t>2021</w:t>
        </w:r>
      </w:hyperlink>
      <w:r>
        <w:rPr>
          <w:sz w:val="20"/>
        </w:rPr>
        <w:t xml:space="preserve">; </w:t>
      </w:r>
      <w:hyperlink w:anchor="_bookmark66" w:history="1">
        <w:r>
          <w:rPr>
            <w:color w:val="0000FF"/>
            <w:sz w:val="20"/>
          </w:rPr>
          <w:t>Sun and</w:t>
        </w:r>
      </w:hyperlink>
      <w:r>
        <w:rPr>
          <w:color w:val="0000FF"/>
          <w:sz w:val="20"/>
        </w:rPr>
        <w:t xml:space="preserve"> </w:t>
      </w:r>
      <w:hyperlink w:anchor="_bookmark66" w:history="1">
        <w:r>
          <w:rPr>
            <w:color w:val="0000FF"/>
            <w:sz w:val="20"/>
          </w:rPr>
          <w:t>Abraham</w:t>
        </w:r>
      </w:hyperlink>
      <w:r>
        <w:rPr>
          <w:sz w:val="20"/>
        </w:rPr>
        <w:t xml:space="preserve">, </w:t>
      </w:r>
      <w:hyperlink w:anchor="_bookmark66" w:history="1">
        <w:r>
          <w:rPr>
            <w:color w:val="0000FF"/>
            <w:sz w:val="20"/>
          </w:rPr>
          <w:t>2021</w:t>
        </w:r>
      </w:hyperlink>
      <w:r>
        <w:rPr>
          <w:sz w:val="20"/>
        </w:rPr>
        <w:t xml:space="preserve">; </w:t>
      </w:r>
      <w:hyperlink w:anchor="_bookmark46" w:history="1">
        <w:r>
          <w:rPr>
            <w:color w:val="0000FF"/>
            <w:sz w:val="20"/>
          </w:rPr>
          <w:t>de Chaisemartin and D’Haultfœuille</w:t>
        </w:r>
      </w:hyperlink>
      <w:r>
        <w:rPr>
          <w:sz w:val="20"/>
        </w:rPr>
        <w:t xml:space="preserve">, </w:t>
      </w:r>
      <w:hyperlink w:anchor="_bookmark46" w:history="1">
        <w:r>
          <w:rPr>
            <w:color w:val="0000FF"/>
            <w:sz w:val="20"/>
          </w:rPr>
          <w:t>2020</w:t>
        </w:r>
      </w:hyperlink>
      <w:r>
        <w:rPr>
          <w:sz w:val="20"/>
        </w:rPr>
        <w:t>).</w:t>
      </w:r>
    </w:p>
  </w:footnote>
  <w:footnote w:id="14">
    <w:p w14:paraId="0B1D9697" w14:textId="77777777" w:rsidR="00B74441" w:rsidRDefault="00B74441" w:rsidP="009277AA">
      <w:pPr>
        <w:suppressAutoHyphens/>
        <w:spacing w:line="233" w:lineRule="exact"/>
        <w:ind w:right="720"/>
        <w:jc w:val="both"/>
        <w:rPr>
          <w:sz w:val="20"/>
        </w:rPr>
      </w:pPr>
      <w:r>
        <w:rPr>
          <w:rStyle w:val="FootnoteReference"/>
        </w:rPr>
        <w:footnoteRef/>
      </w:r>
      <w:r>
        <w:t xml:space="preserve"> </w:t>
      </w:r>
      <w:r>
        <w:rPr>
          <w:sz w:val="20"/>
        </w:rPr>
        <w:t>Because</w:t>
      </w:r>
      <w:r>
        <w:rPr>
          <w:spacing w:val="-7"/>
          <w:sz w:val="20"/>
        </w:rPr>
        <w:t xml:space="preserve"> </w:t>
      </w:r>
      <w:r>
        <w:rPr>
          <w:sz w:val="20"/>
        </w:rPr>
        <w:t>treatment</w:t>
      </w:r>
      <w:r>
        <w:rPr>
          <w:spacing w:val="-8"/>
          <w:sz w:val="20"/>
        </w:rPr>
        <w:t xml:space="preserve"> </w:t>
      </w:r>
      <w:r>
        <w:rPr>
          <w:sz w:val="20"/>
        </w:rPr>
        <w:t>is</w:t>
      </w:r>
      <w:r>
        <w:rPr>
          <w:spacing w:val="-6"/>
          <w:sz w:val="20"/>
        </w:rPr>
        <w:t xml:space="preserve"> </w:t>
      </w:r>
      <w:r>
        <w:rPr>
          <w:sz w:val="20"/>
        </w:rPr>
        <w:t>measured</w:t>
      </w:r>
      <w:r>
        <w:rPr>
          <w:spacing w:val="-8"/>
          <w:sz w:val="20"/>
        </w:rPr>
        <w:t xml:space="preserve"> </w:t>
      </w:r>
      <w:r>
        <w:rPr>
          <w:sz w:val="20"/>
        </w:rPr>
        <w:t>as</w:t>
      </w:r>
      <w:r>
        <w:rPr>
          <w:spacing w:val="-6"/>
          <w:sz w:val="20"/>
        </w:rPr>
        <w:t xml:space="preserve"> </w:t>
      </w:r>
      <w:r>
        <w:rPr>
          <w:sz w:val="20"/>
        </w:rPr>
        <w:t>municipality-level</w:t>
      </w:r>
      <w:r>
        <w:rPr>
          <w:spacing w:val="-8"/>
          <w:sz w:val="20"/>
        </w:rPr>
        <w:t xml:space="preserve"> </w:t>
      </w:r>
      <w:r>
        <w:rPr>
          <w:sz w:val="20"/>
        </w:rPr>
        <w:t>enrollment</w:t>
      </w:r>
      <w:r>
        <w:rPr>
          <w:spacing w:val="-6"/>
          <w:sz w:val="20"/>
        </w:rPr>
        <w:t xml:space="preserve"> </w:t>
      </w:r>
      <w:r>
        <w:rPr>
          <w:sz w:val="20"/>
        </w:rPr>
        <w:t>intensity</w:t>
      </w:r>
      <w:r>
        <w:rPr>
          <w:spacing w:val="-8"/>
          <w:sz w:val="20"/>
        </w:rPr>
        <w:t xml:space="preserve"> </w:t>
      </w:r>
      <w:r>
        <w:rPr>
          <w:sz w:val="20"/>
        </w:rPr>
        <w:t>rather</w:t>
      </w:r>
      <w:r>
        <w:rPr>
          <w:spacing w:val="-6"/>
          <w:sz w:val="20"/>
        </w:rPr>
        <w:t xml:space="preserve"> </w:t>
      </w:r>
      <w:r>
        <w:rPr>
          <w:sz w:val="20"/>
        </w:rPr>
        <w:t>than</w:t>
      </w:r>
      <w:r>
        <w:rPr>
          <w:spacing w:val="-8"/>
          <w:sz w:val="20"/>
        </w:rPr>
        <w:t xml:space="preserve"> </w:t>
      </w:r>
      <w:r>
        <w:rPr>
          <w:sz w:val="20"/>
        </w:rPr>
        <w:t>household-level</w:t>
      </w:r>
      <w:r>
        <w:rPr>
          <w:spacing w:val="-6"/>
          <w:sz w:val="20"/>
        </w:rPr>
        <w:t xml:space="preserve"> </w:t>
      </w:r>
      <w:r>
        <w:rPr>
          <w:sz w:val="20"/>
        </w:rPr>
        <w:t>receipt,</w:t>
      </w:r>
      <w:r>
        <w:rPr>
          <w:spacing w:val="-7"/>
          <w:sz w:val="20"/>
        </w:rPr>
        <w:t xml:space="preserve"> </w:t>
      </w:r>
      <w:r>
        <w:rPr>
          <w:rFonts w:ascii="Sitka Heading" w:hAnsi="Sitka Heading"/>
          <w:i/>
          <w:spacing w:val="-5"/>
          <w:sz w:val="20"/>
        </w:rPr>
        <w:t>β</w:t>
      </w:r>
      <w:r>
        <w:rPr>
          <w:spacing w:val="-5"/>
          <w:sz w:val="20"/>
          <w:vertAlign w:val="subscript"/>
        </w:rPr>
        <w:t>0</w:t>
      </w:r>
    </w:p>
    <w:p w14:paraId="0926C645" w14:textId="77777777" w:rsidR="00B74441" w:rsidRPr="00A138F3" w:rsidRDefault="00B74441" w:rsidP="009277AA">
      <w:pPr>
        <w:suppressAutoHyphens/>
        <w:spacing w:before="3" w:line="229" w:lineRule="exact"/>
        <w:ind w:right="720"/>
        <w:jc w:val="both"/>
        <w:rPr>
          <w:sz w:val="20"/>
        </w:rPr>
      </w:pPr>
      <w:r>
        <w:rPr>
          <w:sz w:val="20"/>
        </w:rPr>
        <w:t>is</w:t>
      </w:r>
      <w:r>
        <w:rPr>
          <w:spacing w:val="-6"/>
          <w:sz w:val="20"/>
        </w:rPr>
        <w:t xml:space="preserve"> </w:t>
      </w:r>
      <w:r>
        <w:rPr>
          <w:sz w:val="20"/>
        </w:rPr>
        <w:t>an</w:t>
      </w:r>
      <w:r>
        <w:rPr>
          <w:spacing w:val="-6"/>
          <w:sz w:val="20"/>
        </w:rPr>
        <w:t xml:space="preserve"> </w:t>
      </w:r>
      <w:r>
        <w:rPr>
          <w:sz w:val="20"/>
        </w:rPr>
        <w:t>intent-to-treat</w:t>
      </w:r>
      <w:r>
        <w:rPr>
          <w:spacing w:val="-6"/>
          <w:sz w:val="20"/>
        </w:rPr>
        <w:t xml:space="preserve"> </w:t>
      </w:r>
      <w:ins w:id="820" w:author="Editor" w:date="2026-09-08T18:09:00Z">
        <w:r>
          <w:rPr>
            <w:spacing w:val="-6"/>
            <w:sz w:val="20"/>
          </w:rPr>
          <w:t>eff</w:t>
        </w:r>
      </w:ins>
      <w:del w:id="821" w:author="Editor" w:date="2026-09-08T18:09:00Z">
        <w:r w:rsidDel="00D048B7">
          <w:rPr>
            <w:spacing w:val="-2"/>
            <w:sz w:val="20"/>
          </w:rPr>
          <w:delText>e</w:delText>
        </w:r>
        <w:r w:rsidDel="00D048B7">
          <w:rPr>
            <w:rFonts w:ascii="Arial MT"/>
            <w:spacing w:val="-2"/>
            <w:sz w:val="20"/>
          </w:rPr>
          <w:delText>ff</w:delText>
        </w:r>
      </w:del>
      <w:r>
        <w:rPr>
          <w:spacing w:val="-2"/>
          <w:sz w:val="20"/>
        </w:rPr>
        <w:t>ect.</w:t>
      </w:r>
    </w:p>
  </w:footnote>
  <w:footnote w:id="15">
    <w:p w14:paraId="2F910D60" w14:textId="77777777" w:rsidR="00B74441" w:rsidRPr="00D76DD9" w:rsidRDefault="00B74441" w:rsidP="009277AA">
      <w:pPr>
        <w:suppressAutoHyphens/>
        <w:spacing w:line="250" w:lineRule="auto"/>
        <w:ind w:right="720"/>
        <w:jc w:val="both"/>
        <w:rPr>
          <w:sz w:val="20"/>
        </w:rPr>
      </w:pPr>
      <w:r>
        <w:rPr>
          <w:rStyle w:val="FootnoteReference"/>
        </w:rPr>
        <w:footnoteRef/>
      </w:r>
      <w:r>
        <w:t xml:space="preserve"> </w:t>
      </w:r>
      <w:hyperlink w:anchor="_bookmark43" w:history="1">
        <w:r>
          <w:rPr>
            <w:color w:val="0000FF"/>
            <w:sz w:val="20"/>
          </w:rPr>
          <w:t>Chen and Roth</w:t>
        </w:r>
      </w:hyperlink>
      <w:r>
        <w:rPr>
          <w:color w:val="0000FF"/>
          <w:sz w:val="20"/>
        </w:rPr>
        <w:t xml:space="preserve"> </w:t>
      </w:r>
      <w:r>
        <w:rPr>
          <w:sz w:val="20"/>
        </w:rPr>
        <w:t>(</w:t>
      </w:r>
      <w:hyperlink w:anchor="_bookmark43" w:history="1">
        <w:r>
          <w:rPr>
            <w:color w:val="0000FF"/>
            <w:sz w:val="20"/>
          </w:rPr>
          <w:t>2024</w:t>
        </w:r>
      </w:hyperlink>
      <w:r>
        <w:rPr>
          <w:sz w:val="20"/>
        </w:rPr>
        <w:t>) formalize</w:t>
      </w:r>
      <w:del w:id="834" w:author="Editor" w:date="2026-09-10T10:04:00Z">
        <w:r w:rsidDel="002C4CAE">
          <w:rPr>
            <w:sz w:val="20"/>
          </w:rPr>
          <w:delText>s</w:delText>
        </w:r>
      </w:del>
      <w:r>
        <w:rPr>
          <w:sz w:val="20"/>
        </w:rPr>
        <w:t xml:space="preserve"> the problems that arise when taking logs in the presence of zeros and recommend</w:t>
      </w:r>
      <w:del w:id="835" w:author="Editor" w:date="2026-09-10T14:27:00Z">
        <w:r w:rsidDel="00E70B3B">
          <w:rPr>
            <w:sz w:val="20"/>
          </w:rPr>
          <w:delText>s</w:delText>
        </w:r>
      </w:del>
      <w:r>
        <w:rPr>
          <w:sz w:val="20"/>
        </w:rPr>
        <w:t xml:space="preserve"> count-based alternatives.</w:t>
      </w:r>
      <w:r>
        <w:rPr>
          <w:spacing w:val="40"/>
          <w:sz w:val="20"/>
        </w:rPr>
        <w:t xml:space="preserve"> </w:t>
      </w:r>
      <w:del w:id="836" w:author="Editor" w:date="2026-09-10T14:27:00Z">
        <w:r w:rsidDel="00E70B3B">
          <w:rPr>
            <w:sz w:val="20"/>
          </w:rPr>
          <w:delText>We a</w:delText>
        </w:r>
      </w:del>
      <w:ins w:id="837" w:author="Editor" w:date="2026-09-10T14:28:00Z">
        <w:r>
          <w:rPr>
            <w:sz w:val="20"/>
          </w:rPr>
          <w:t>This</w:t>
        </w:r>
      </w:ins>
      <w:del w:id="838" w:author="Editor" w:date="2026-09-10T14:28:00Z">
        <w:r w:rsidDel="00E70B3B">
          <w:rPr>
            <w:sz w:val="20"/>
          </w:rPr>
          <w:delText>ccordingly</w:delText>
        </w:r>
      </w:del>
      <w:ins w:id="839" w:author="Editor" w:date="2026-09-10T14:27:00Z">
        <w:r>
          <w:rPr>
            <w:sz w:val="20"/>
          </w:rPr>
          <w:t xml:space="preserve"> is</w:t>
        </w:r>
      </w:ins>
      <w:r>
        <w:rPr>
          <w:sz w:val="20"/>
        </w:rPr>
        <w:t xml:space="preserve"> addre</w:t>
      </w:r>
      <w:ins w:id="840" w:author="Editor" w:date="2026-09-10T14:27:00Z">
        <w:r>
          <w:rPr>
            <w:sz w:val="20"/>
          </w:rPr>
          <w:t>ssed</w:t>
        </w:r>
      </w:ins>
      <w:del w:id="841" w:author="Editor" w:date="2026-09-10T14:27:00Z">
        <w:r w:rsidDel="00E70B3B">
          <w:rPr>
            <w:sz w:val="20"/>
          </w:rPr>
          <w:delText>ss this</w:delText>
        </w:r>
      </w:del>
      <w:r>
        <w:rPr>
          <w:sz w:val="20"/>
        </w:rPr>
        <w:t xml:space="preserve"> in the </w:t>
      </w:r>
      <w:del w:id="842" w:author="Editor" w:date="2026-09-10T10:04:00Z">
        <w:r w:rsidDel="002C4CAE">
          <w:rPr>
            <w:sz w:val="20"/>
          </w:rPr>
          <w:delText xml:space="preserve">appendix </w:delText>
        </w:r>
      </w:del>
      <w:ins w:id="843" w:author="Editor" w:date="2026-09-10T10:04:00Z">
        <w:r>
          <w:rPr>
            <w:sz w:val="20"/>
          </w:rPr>
          <w:t xml:space="preserve">Appendix </w:t>
        </w:r>
      </w:ins>
      <w:r>
        <w:rPr>
          <w:sz w:val="20"/>
        </w:rPr>
        <w:t>by estimating the same specification using</w:t>
      </w:r>
      <w:r>
        <w:rPr>
          <w:spacing w:val="-10"/>
          <w:sz w:val="20"/>
        </w:rPr>
        <w:t xml:space="preserve"> </w:t>
      </w:r>
      <w:r>
        <w:rPr>
          <w:sz w:val="20"/>
        </w:rPr>
        <w:t>raw</w:t>
      </w:r>
      <w:r>
        <w:rPr>
          <w:spacing w:val="-10"/>
          <w:sz w:val="20"/>
        </w:rPr>
        <w:t xml:space="preserve"> </w:t>
      </w:r>
      <w:r>
        <w:rPr>
          <w:sz w:val="20"/>
        </w:rPr>
        <w:t>death</w:t>
      </w:r>
      <w:r>
        <w:rPr>
          <w:spacing w:val="-10"/>
          <w:sz w:val="20"/>
        </w:rPr>
        <w:t xml:space="preserve"> </w:t>
      </w:r>
      <w:r>
        <w:rPr>
          <w:sz w:val="20"/>
        </w:rPr>
        <w:t>counts</w:t>
      </w:r>
      <w:r>
        <w:rPr>
          <w:spacing w:val="-10"/>
          <w:sz w:val="20"/>
        </w:rPr>
        <w:t xml:space="preserve"> </w:t>
      </w:r>
      <w:r>
        <w:rPr>
          <w:sz w:val="20"/>
        </w:rPr>
        <w:t>(Poisson</w:t>
      </w:r>
      <w:r>
        <w:rPr>
          <w:spacing w:val="-10"/>
          <w:sz w:val="20"/>
        </w:rPr>
        <w:t xml:space="preserve"> </w:t>
      </w:r>
      <w:r>
        <w:rPr>
          <w:sz w:val="20"/>
        </w:rPr>
        <w:t>regression)</w:t>
      </w:r>
      <w:r>
        <w:rPr>
          <w:spacing w:val="-10"/>
          <w:sz w:val="20"/>
        </w:rPr>
        <w:t xml:space="preserve"> </w:t>
      </w:r>
      <w:r>
        <w:rPr>
          <w:sz w:val="20"/>
        </w:rPr>
        <w:t>and</w:t>
      </w:r>
      <w:r>
        <w:rPr>
          <w:spacing w:val="-10"/>
          <w:sz w:val="20"/>
        </w:rPr>
        <w:t xml:space="preserve"> </w:t>
      </w:r>
      <w:r>
        <w:rPr>
          <w:sz w:val="20"/>
        </w:rPr>
        <w:t>log-transformed</w:t>
      </w:r>
      <w:r>
        <w:rPr>
          <w:spacing w:val="-10"/>
          <w:sz w:val="20"/>
        </w:rPr>
        <w:t xml:space="preserve"> </w:t>
      </w:r>
      <w:r>
        <w:rPr>
          <w:sz w:val="20"/>
        </w:rPr>
        <w:t>outcomes</w:t>
      </w:r>
      <w:ins w:id="844" w:author="Editor" w:date="2026-09-10T10:05:00Z">
        <w:r>
          <w:rPr>
            <w:sz w:val="20"/>
          </w:rPr>
          <w:t xml:space="preserve">. </w:t>
        </w:r>
      </w:ins>
      <w:del w:id="845" w:author="Editor" w:date="2026-09-10T10:05:00Z">
        <w:r w:rsidDel="002C4CAE">
          <w:rPr>
            <w:sz w:val="20"/>
          </w:rPr>
          <w:delText>—</w:delText>
        </w:r>
      </w:del>
      <w:ins w:id="846" w:author="Editor" w:date="2026-09-10T10:05:00Z">
        <w:r>
          <w:rPr>
            <w:sz w:val="20"/>
          </w:rPr>
          <w:t>B</w:t>
        </w:r>
      </w:ins>
      <w:del w:id="847" w:author="Editor" w:date="2026-09-10T10:05:00Z">
        <w:r w:rsidDel="002C4CAE">
          <w:rPr>
            <w:sz w:val="20"/>
          </w:rPr>
          <w:delText>b</w:delText>
        </w:r>
      </w:del>
      <w:r>
        <w:rPr>
          <w:sz w:val="20"/>
        </w:rPr>
        <w:t>oth</w:t>
      </w:r>
      <w:r>
        <w:rPr>
          <w:spacing w:val="-10"/>
          <w:sz w:val="20"/>
        </w:rPr>
        <w:t xml:space="preserve"> </w:t>
      </w:r>
      <w:r>
        <w:rPr>
          <w:sz w:val="20"/>
        </w:rPr>
        <w:t>yield</w:t>
      </w:r>
      <w:r>
        <w:rPr>
          <w:spacing w:val="-10"/>
          <w:sz w:val="20"/>
        </w:rPr>
        <w:t xml:space="preserve"> </w:t>
      </w:r>
      <w:r>
        <w:rPr>
          <w:sz w:val="20"/>
        </w:rPr>
        <w:t>qualitatively</w:t>
      </w:r>
      <w:r>
        <w:rPr>
          <w:spacing w:val="-10"/>
          <w:sz w:val="20"/>
        </w:rPr>
        <w:t xml:space="preserve"> </w:t>
      </w:r>
      <w:r>
        <w:rPr>
          <w:sz w:val="20"/>
        </w:rPr>
        <w:t>similar</w:t>
      </w:r>
      <w:r>
        <w:rPr>
          <w:spacing w:val="-10"/>
          <w:sz w:val="20"/>
        </w:rPr>
        <w:t xml:space="preserve"> </w:t>
      </w:r>
      <w:r>
        <w:rPr>
          <w:sz w:val="20"/>
        </w:rPr>
        <w:t>results</w:t>
      </w:r>
      <w:r>
        <w:rPr>
          <w:spacing w:val="-10"/>
          <w:sz w:val="20"/>
        </w:rPr>
        <w:t xml:space="preserve"> </w:t>
      </w:r>
      <w:r>
        <w:rPr>
          <w:sz w:val="20"/>
        </w:rPr>
        <w:t>to the level specification.</w:t>
      </w:r>
    </w:p>
  </w:footnote>
  <w:footnote w:id="16">
    <w:p w14:paraId="6ABADA37" w14:textId="77777777" w:rsidR="00B74441" w:rsidRPr="008740D5" w:rsidRDefault="00B74441" w:rsidP="009277AA">
      <w:pPr>
        <w:pStyle w:val="FootnoteText"/>
        <w:ind w:right="864"/>
        <w:jc w:val="both"/>
      </w:pPr>
      <w:r w:rsidRPr="008740D5">
        <w:rPr>
          <w:rStyle w:val="FootnoteReference"/>
        </w:rPr>
        <w:footnoteRef/>
      </w:r>
      <w:r w:rsidRPr="008740D5">
        <w:t xml:space="preserve"> We</w:t>
      </w:r>
      <w:r w:rsidRPr="008740D5">
        <w:rPr>
          <w:spacing w:val="-13"/>
        </w:rPr>
        <w:t xml:space="preserve"> </w:t>
      </w:r>
      <w:r w:rsidRPr="008740D5">
        <w:t>do</w:t>
      </w:r>
      <w:r w:rsidRPr="008740D5">
        <w:rPr>
          <w:spacing w:val="-12"/>
        </w:rPr>
        <w:t xml:space="preserve"> </w:t>
      </w:r>
      <w:r w:rsidRPr="008740D5">
        <w:t>not</w:t>
      </w:r>
      <w:r w:rsidRPr="008740D5">
        <w:rPr>
          <w:spacing w:val="-13"/>
        </w:rPr>
        <w:t xml:space="preserve"> </w:t>
      </w:r>
      <w:r w:rsidRPr="008740D5">
        <w:t>report</w:t>
      </w:r>
      <w:r w:rsidRPr="008740D5">
        <w:rPr>
          <w:spacing w:val="-8"/>
        </w:rPr>
        <w:t xml:space="preserve"> </w:t>
      </w:r>
      <w:r w:rsidRPr="008740D5">
        <w:rPr>
          <w:rFonts w:ascii="Sitka Heading" w:hAnsi="Sitka Heading"/>
          <w:i/>
        </w:rPr>
        <w:t>β</w:t>
      </w:r>
      <w:r w:rsidRPr="008740D5">
        <w:rPr>
          <w:vertAlign w:val="subscript"/>
        </w:rPr>
        <w:t>1</w:t>
      </w:r>
      <w:r w:rsidRPr="008740D5">
        <w:t xml:space="preserve"> (</w:t>
      </w:r>
      <w:r w:rsidRPr="008740D5">
        <w:rPr>
          <w:i/>
        </w:rPr>
        <w:t>Intensity</w:t>
      </w:r>
      <w:r w:rsidRPr="008740D5">
        <w:rPr>
          <w:position w:val="-4"/>
          <w:sz w:val="14"/>
        </w:rPr>
        <w:t>2005</w:t>
      </w:r>
      <w:r w:rsidRPr="008740D5">
        <w:rPr>
          <w:spacing w:val="7"/>
          <w:position w:val="-4"/>
          <w:sz w:val="14"/>
        </w:rPr>
        <w:t xml:space="preserve"> </w:t>
      </w:r>
      <w:r w:rsidRPr="008740D5">
        <w:rPr>
          <w:rFonts w:ascii="Lucida Sans Unicode" w:hAnsi="Lucida Sans Unicode"/>
        </w:rPr>
        <w:t>×</w:t>
      </w:r>
      <w:r w:rsidRPr="008740D5">
        <w:rPr>
          <w:rFonts w:ascii="Lucida Sans Unicode" w:hAnsi="Lucida Sans Unicode"/>
          <w:spacing w:val="-16"/>
        </w:rPr>
        <w:t xml:space="preserve"> </w:t>
      </w:r>
      <w:r w:rsidRPr="008740D5">
        <w:rPr>
          <w:i/>
        </w:rPr>
        <w:t>Post</w:t>
      </w:r>
      <w:r w:rsidRPr="008740D5">
        <w:t>)</w:t>
      </w:r>
      <w:r w:rsidRPr="008740D5">
        <w:rPr>
          <w:spacing w:val="-8"/>
        </w:rPr>
        <w:t xml:space="preserve"> </w:t>
      </w:r>
      <w:r w:rsidRPr="008740D5">
        <w:t>because</w:t>
      </w:r>
      <w:r w:rsidRPr="008740D5">
        <w:rPr>
          <w:spacing w:val="-8"/>
        </w:rPr>
        <w:t xml:space="preserve"> </w:t>
      </w:r>
      <w:r w:rsidRPr="008740D5">
        <w:t>it</w:t>
      </w:r>
      <w:r w:rsidRPr="008740D5">
        <w:rPr>
          <w:spacing w:val="-8"/>
        </w:rPr>
        <w:t xml:space="preserve"> </w:t>
      </w:r>
      <w:r w:rsidRPr="008740D5">
        <w:t>is</w:t>
      </w:r>
      <w:r w:rsidRPr="008740D5">
        <w:rPr>
          <w:spacing w:val="-8"/>
        </w:rPr>
        <w:t xml:space="preserve"> </w:t>
      </w:r>
      <w:r w:rsidRPr="008740D5">
        <w:t>not</w:t>
      </w:r>
      <w:r w:rsidRPr="008740D5">
        <w:rPr>
          <w:spacing w:val="-8"/>
        </w:rPr>
        <w:t xml:space="preserve"> </w:t>
      </w:r>
      <w:r w:rsidRPr="008740D5">
        <w:t>a</w:t>
      </w:r>
      <w:r w:rsidRPr="008740D5">
        <w:rPr>
          <w:spacing w:val="-8"/>
        </w:rPr>
        <w:t xml:space="preserve"> </w:t>
      </w:r>
      <w:r w:rsidRPr="008740D5">
        <w:t>causally</w:t>
      </w:r>
      <w:r w:rsidRPr="008740D5">
        <w:rPr>
          <w:spacing w:val="-8"/>
        </w:rPr>
        <w:t xml:space="preserve"> </w:t>
      </w:r>
      <w:r w:rsidRPr="008740D5">
        <w:t>interpretable</w:t>
      </w:r>
      <w:r w:rsidRPr="008740D5">
        <w:rPr>
          <w:spacing w:val="-8"/>
        </w:rPr>
        <w:t xml:space="preserve"> </w:t>
      </w:r>
      <w:r w:rsidRPr="008740D5">
        <w:t>parameter</w:t>
      </w:r>
      <w:r w:rsidRPr="008740D5">
        <w:rPr>
          <w:spacing w:val="-8"/>
        </w:rPr>
        <w:t xml:space="preserve"> </w:t>
      </w:r>
      <w:r w:rsidRPr="008740D5">
        <w:t>but</w:t>
      </w:r>
      <w:r w:rsidRPr="008740D5">
        <w:rPr>
          <w:spacing w:val="-8"/>
        </w:rPr>
        <w:t xml:space="preserve"> </w:t>
      </w:r>
      <w:r w:rsidRPr="008740D5">
        <w:t>rather</w:t>
      </w:r>
      <w:r w:rsidRPr="008740D5">
        <w:rPr>
          <w:spacing w:val="-8"/>
        </w:rPr>
        <w:t xml:space="preserve"> </w:t>
      </w:r>
      <w:r w:rsidRPr="008740D5">
        <w:t>a</w:t>
      </w:r>
      <w:r w:rsidRPr="008740D5">
        <w:rPr>
          <w:spacing w:val="-8"/>
        </w:rPr>
        <w:t xml:space="preserve"> </w:t>
      </w:r>
      <w:r w:rsidRPr="008740D5">
        <w:t>control.</w:t>
      </w:r>
    </w:p>
  </w:footnote>
  <w:footnote w:id="17">
    <w:p w14:paraId="1D524E9E" w14:textId="77777777" w:rsidR="00B74441" w:rsidRPr="008740D5" w:rsidRDefault="00B74441" w:rsidP="009277AA">
      <w:pPr>
        <w:pStyle w:val="FootnoteText"/>
        <w:ind w:right="1008"/>
        <w:jc w:val="both"/>
      </w:pPr>
      <w:r w:rsidRPr="008740D5">
        <w:rPr>
          <w:rStyle w:val="FootnoteReference"/>
        </w:rPr>
        <w:footnoteRef/>
      </w:r>
      <w:r w:rsidRPr="008740D5">
        <w:t xml:space="preserve"> Appendix</w:t>
      </w:r>
      <w:r w:rsidRPr="008740D5">
        <w:rPr>
          <w:spacing w:val="-11"/>
        </w:rPr>
        <w:t xml:space="preserve"> </w:t>
      </w:r>
      <w:r w:rsidRPr="008740D5">
        <w:t>Table</w:t>
      </w:r>
      <w:r w:rsidRPr="008740D5">
        <w:rPr>
          <w:spacing w:val="-11"/>
        </w:rPr>
        <w:t xml:space="preserve"> </w:t>
      </w:r>
      <w:hyperlink w:anchor="_bookmark81" w:history="1">
        <w:r w:rsidRPr="008740D5">
          <w:rPr>
            <w:color w:val="FF0000"/>
          </w:rPr>
          <w:t>A.1</w:t>
        </w:r>
      </w:hyperlink>
      <w:r w:rsidRPr="008740D5">
        <w:rPr>
          <w:color w:val="FF0000"/>
          <w:spacing w:val="-11"/>
        </w:rPr>
        <w:t xml:space="preserve"> </w:t>
      </w:r>
      <w:r w:rsidRPr="008740D5">
        <w:t>extends</w:t>
      </w:r>
      <w:r w:rsidRPr="008740D5">
        <w:rPr>
          <w:spacing w:val="-11"/>
        </w:rPr>
        <w:t xml:space="preserve"> </w:t>
      </w:r>
      <w:r w:rsidRPr="008740D5">
        <w:t>the</w:t>
      </w:r>
      <w:r w:rsidRPr="008740D5">
        <w:rPr>
          <w:spacing w:val="-11"/>
        </w:rPr>
        <w:t xml:space="preserve"> </w:t>
      </w:r>
      <w:r w:rsidRPr="008740D5">
        <w:t>analysis</w:t>
      </w:r>
      <w:r w:rsidRPr="008740D5">
        <w:rPr>
          <w:spacing w:val="-11"/>
        </w:rPr>
        <w:t xml:space="preserve"> </w:t>
      </w:r>
      <w:r w:rsidRPr="008740D5">
        <w:t>to</w:t>
      </w:r>
      <w:r w:rsidRPr="008740D5">
        <w:rPr>
          <w:spacing w:val="-11"/>
        </w:rPr>
        <w:t xml:space="preserve"> </w:t>
      </w:r>
      <w:r w:rsidRPr="008740D5">
        <w:t>adjacent</w:t>
      </w:r>
      <w:r w:rsidRPr="008740D5">
        <w:rPr>
          <w:spacing w:val="-11"/>
        </w:rPr>
        <w:t xml:space="preserve"> </w:t>
      </w:r>
      <w:r w:rsidRPr="008740D5">
        <w:t>age</w:t>
      </w:r>
      <w:r w:rsidRPr="008740D5">
        <w:rPr>
          <w:spacing w:val="-11"/>
        </w:rPr>
        <w:t xml:space="preserve"> </w:t>
      </w:r>
      <w:r w:rsidRPr="008740D5">
        <w:t>groups</w:t>
      </w:r>
      <w:r w:rsidRPr="008740D5">
        <w:rPr>
          <w:spacing w:val="-11"/>
        </w:rPr>
        <w:t xml:space="preserve"> </w:t>
      </w:r>
      <w:r w:rsidRPr="008740D5">
        <w:t>and</w:t>
      </w:r>
      <w:r w:rsidRPr="008740D5">
        <w:rPr>
          <w:spacing w:val="-11"/>
        </w:rPr>
        <w:t xml:space="preserve"> </w:t>
      </w:r>
      <w:r w:rsidRPr="008740D5">
        <w:t>alternative</w:t>
      </w:r>
      <w:r w:rsidRPr="008740D5">
        <w:rPr>
          <w:spacing w:val="-11"/>
        </w:rPr>
        <w:t xml:space="preserve"> </w:t>
      </w:r>
      <w:r w:rsidRPr="008740D5">
        <w:t>age</w:t>
      </w:r>
      <w:r w:rsidRPr="008740D5">
        <w:rPr>
          <w:spacing w:val="-11"/>
        </w:rPr>
        <w:t xml:space="preserve"> </w:t>
      </w:r>
      <w:r w:rsidRPr="008740D5">
        <w:t>ranges,</w:t>
      </w:r>
      <w:r w:rsidRPr="008740D5">
        <w:rPr>
          <w:spacing w:val="-10"/>
        </w:rPr>
        <w:t xml:space="preserve"> </w:t>
      </w:r>
      <w:r w:rsidRPr="008740D5">
        <w:t>with</w:t>
      </w:r>
      <w:r w:rsidRPr="008740D5">
        <w:rPr>
          <w:spacing w:val="-11"/>
        </w:rPr>
        <w:t xml:space="preserve"> </w:t>
      </w:r>
      <w:r w:rsidRPr="008740D5">
        <w:t>similar</w:t>
      </w:r>
      <w:r w:rsidRPr="008740D5">
        <w:rPr>
          <w:spacing w:val="-11"/>
        </w:rPr>
        <w:t xml:space="preserve"> </w:t>
      </w:r>
      <w:r>
        <w:rPr>
          <w:spacing w:val="-11"/>
        </w:rPr>
        <w:t>f</w:t>
      </w:r>
      <w:r w:rsidRPr="008740D5">
        <w:t>indings.</w:t>
      </w:r>
    </w:p>
  </w:footnote>
  <w:footnote w:id="18">
    <w:p w14:paraId="799EC6AE" w14:textId="77777777" w:rsidR="00B74441" w:rsidRPr="00CC1EF9" w:rsidDel="005F3F57" w:rsidRDefault="00B74441" w:rsidP="009277AA">
      <w:pPr>
        <w:suppressAutoHyphens/>
        <w:spacing w:before="24" w:line="213" w:lineRule="auto"/>
        <w:ind w:right="720"/>
        <w:jc w:val="both"/>
        <w:rPr>
          <w:del w:id="955" w:author="Editor" w:date="2026-09-10T11:38:00Z"/>
          <w:sz w:val="20"/>
        </w:rPr>
      </w:pPr>
      <w:r w:rsidRPr="008740D5">
        <w:rPr>
          <w:rStyle w:val="FootnoteReference"/>
        </w:rPr>
        <w:footnoteRef/>
      </w:r>
      <w:r w:rsidRPr="008740D5">
        <w:t xml:space="preserve"> </w:t>
      </w:r>
      <w:r w:rsidRPr="008740D5">
        <w:rPr>
          <w:sz w:val="20"/>
        </w:rPr>
        <w:t>Appendix</w:t>
      </w:r>
      <w:r w:rsidRPr="008740D5">
        <w:rPr>
          <w:spacing w:val="-2"/>
          <w:sz w:val="20"/>
        </w:rPr>
        <w:t xml:space="preserve"> </w:t>
      </w:r>
      <w:r w:rsidRPr="008740D5">
        <w:rPr>
          <w:sz w:val="20"/>
        </w:rPr>
        <w:t>Table</w:t>
      </w:r>
      <w:r w:rsidRPr="008740D5">
        <w:rPr>
          <w:spacing w:val="-2"/>
          <w:sz w:val="20"/>
        </w:rPr>
        <w:t xml:space="preserve"> </w:t>
      </w:r>
      <w:hyperlink w:anchor="_bookmark82" w:history="1">
        <w:r w:rsidRPr="008740D5">
          <w:rPr>
            <w:color w:val="FF0000"/>
            <w:sz w:val="20"/>
          </w:rPr>
          <w:t>A.2</w:t>
        </w:r>
      </w:hyperlink>
      <w:del w:id="956" w:author="Editor" w:date="2026-09-10T11:37:00Z">
        <w:r w:rsidRPr="008740D5" w:rsidDel="005F3F57">
          <w:rPr>
            <w:sz w:val="20"/>
          </w:rPr>
          <w:delText>,</w:delText>
        </w:r>
      </w:del>
      <w:r w:rsidRPr="008740D5">
        <w:rPr>
          <w:sz w:val="20"/>
        </w:rPr>
        <w:t xml:space="preserve"> present</w:t>
      </w:r>
      <w:r w:rsidRPr="008740D5">
        <w:rPr>
          <w:spacing w:val="-2"/>
          <w:sz w:val="20"/>
        </w:rPr>
        <w:t xml:space="preserve"> </w:t>
      </w:r>
      <w:r w:rsidRPr="008740D5">
        <w:rPr>
          <w:sz w:val="20"/>
        </w:rPr>
        <w:t>results</w:t>
      </w:r>
      <w:r w:rsidRPr="008740D5">
        <w:rPr>
          <w:spacing w:val="-2"/>
          <w:sz w:val="20"/>
        </w:rPr>
        <w:t xml:space="preserve"> </w:t>
      </w:r>
      <w:r w:rsidRPr="008740D5">
        <w:rPr>
          <w:sz w:val="20"/>
        </w:rPr>
        <w:t>using</w:t>
      </w:r>
      <w:r w:rsidRPr="008740D5">
        <w:rPr>
          <w:spacing w:val="-1"/>
          <w:sz w:val="20"/>
        </w:rPr>
        <w:t xml:space="preserve"> </w:t>
      </w:r>
      <w:r w:rsidRPr="008740D5">
        <w:rPr>
          <w:sz w:val="20"/>
        </w:rPr>
        <w:t>no</w:t>
      </w:r>
      <w:r w:rsidRPr="008740D5">
        <w:rPr>
          <w:spacing w:val="-2"/>
          <w:sz w:val="20"/>
        </w:rPr>
        <w:t xml:space="preserve"> </w:t>
      </w:r>
      <w:r w:rsidRPr="008740D5">
        <w:rPr>
          <w:sz w:val="20"/>
        </w:rPr>
        <w:t>later-phase</w:t>
      </w:r>
      <w:r w:rsidRPr="008740D5">
        <w:rPr>
          <w:spacing w:val="-1"/>
          <w:sz w:val="20"/>
        </w:rPr>
        <w:t xml:space="preserve"> </w:t>
      </w:r>
      <w:r w:rsidRPr="008740D5">
        <w:rPr>
          <w:sz w:val="20"/>
        </w:rPr>
        <w:t>control</w:t>
      </w:r>
      <w:ins w:id="957" w:author="Editor" w:date="2026-09-10T11:37:00Z">
        <w:r>
          <w:rPr>
            <w:sz w:val="20"/>
          </w:rPr>
          <w:t>. The</w:t>
        </w:r>
      </w:ins>
      <w:del w:id="958" w:author="Editor" w:date="2026-09-10T11:37:00Z">
        <w:r w:rsidRPr="008740D5" w:rsidDel="005F3F57">
          <w:rPr>
            <w:sz w:val="20"/>
          </w:rPr>
          <w:delText>,</w:delText>
        </w:r>
        <w:r w:rsidRPr="008740D5" w:rsidDel="005F3F57">
          <w:rPr>
            <w:spacing w:val="-1"/>
            <w:sz w:val="20"/>
          </w:rPr>
          <w:delText xml:space="preserve"> </w:delText>
        </w:r>
        <w:r w:rsidRPr="008740D5" w:rsidDel="005F3F57">
          <w:rPr>
            <w:sz w:val="20"/>
          </w:rPr>
          <w:delText>the</w:delText>
        </w:r>
      </w:del>
      <w:r w:rsidRPr="008740D5">
        <w:rPr>
          <w:spacing w:val="-1"/>
          <w:sz w:val="20"/>
        </w:rPr>
        <w:t xml:space="preserve"> </w:t>
      </w:r>
      <w:r w:rsidRPr="008740D5">
        <w:rPr>
          <w:sz w:val="20"/>
        </w:rPr>
        <w:t>pooled</w:t>
      </w:r>
      <w:r w:rsidRPr="008740D5">
        <w:rPr>
          <w:spacing w:val="-1"/>
          <w:sz w:val="20"/>
        </w:rPr>
        <w:t xml:space="preserve"> </w:t>
      </w:r>
      <w:r w:rsidRPr="008740D5">
        <w:rPr>
          <w:sz w:val="20"/>
        </w:rPr>
        <w:t>results</w:t>
      </w:r>
      <w:r w:rsidRPr="008740D5">
        <w:rPr>
          <w:spacing w:val="-2"/>
          <w:sz w:val="20"/>
        </w:rPr>
        <w:t xml:space="preserve"> </w:t>
      </w:r>
      <w:r w:rsidRPr="008740D5">
        <w:rPr>
          <w:sz w:val="20"/>
        </w:rPr>
        <w:t>are</w:t>
      </w:r>
      <w:r w:rsidRPr="008740D5">
        <w:rPr>
          <w:spacing w:val="-2"/>
          <w:sz w:val="20"/>
        </w:rPr>
        <w:t xml:space="preserve"> </w:t>
      </w:r>
      <w:r w:rsidRPr="008740D5">
        <w:rPr>
          <w:sz w:val="20"/>
        </w:rPr>
        <w:t>the</w:t>
      </w:r>
      <w:r w:rsidRPr="008740D5">
        <w:rPr>
          <w:spacing w:val="-1"/>
          <w:sz w:val="20"/>
        </w:rPr>
        <w:t xml:space="preserve"> </w:t>
      </w:r>
      <w:r w:rsidRPr="008740D5">
        <w:rPr>
          <w:sz w:val="20"/>
        </w:rPr>
        <w:t>only</w:t>
      </w:r>
      <w:r w:rsidRPr="008740D5">
        <w:rPr>
          <w:spacing w:val="-2"/>
          <w:sz w:val="20"/>
        </w:rPr>
        <w:t xml:space="preserve"> </w:t>
      </w:r>
      <w:r w:rsidRPr="008740D5">
        <w:rPr>
          <w:sz w:val="20"/>
        </w:rPr>
        <w:t>significant</w:t>
      </w:r>
      <w:ins w:id="959" w:author="Editor" w:date="2026-09-10T11:38:00Z">
        <w:r>
          <w:rPr>
            <w:sz w:val="20"/>
          </w:rPr>
          <w:t xml:space="preserve"> ones</w:t>
        </w:r>
      </w:ins>
      <w:r w:rsidRPr="008740D5">
        <w:rPr>
          <w:sz w:val="20"/>
        </w:rPr>
        <w:t xml:space="preserve">, </w:t>
      </w:r>
      <w:r w:rsidRPr="00CC1EF9">
        <w:rPr>
          <w:sz w:val="20"/>
        </w:rPr>
        <w:t>but at</w:t>
      </w:r>
      <w:ins w:id="960" w:author="Editor" w:date="2026-09-10T11:38:00Z">
        <w:r w:rsidRPr="00CC1EF9">
          <w:rPr>
            <w:sz w:val="20"/>
          </w:rPr>
          <w:t xml:space="preserve"> </w:t>
        </w:r>
      </w:ins>
    </w:p>
    <w:p w14:paraId="5B3905C2" w14:textId="77777777" w:rsidR="00B74441" w:rsidRPr="008740D5" w:rsidRDefault="00B74441" w:rsidP="004A2FF4">
      <w:pPr>
        <w:suppressAutoHyphens/>
        <w:spacing w:before="24" w:line="213" w:lineRule="auto"/>
        <w:ind w:right="720"/>
        <w:jc w:val="both"/>
        <w:rPr>
          <w:sz w:val="20"/>
        </w:rPr>
      </w:pPr>
      <w:r w:rsidRPr="00CC1EF9">
        <w:rPr>
          <w:sz w:val="20"/>
        </w:rPr>
        <w:t>the</w:t>
      </w:r>
      <w:r w:rsidRPr="008740D5">
        <w:rPr>
          <w:spacing w:val="-6"/>
          <w:sz w:val="20"/>
        </w:rPr>
        <w:t xml:space="preserve"> </w:t>
      </w:r>
      <w:r w:rsidRPr="008740D5">
        <w:rPr>
          <w:sz w:val="20"/>
        </w:rPr>
        <w:t>10</w:t>
      </w:r>
      <w:del w:id="961" w:author="Editor" w:date="2026-09-08T18:02:00Z">
        <w:r w:rsidRPr="008740D5" w:rsidDel="00D048B7">
          <w:rPr>
            <w:sz w:val="20"/>
          </w:rPr>
          <w:delText>%</w:delText>
        </w:r>
      </w:del>
      <w:ins w:id="962" w:author="Editor" w:date="2026-09-08T18:02:00Z">
        <w:r w:rsidRPr="008740D5">
          <w:rPr>
            <w:sz w:val="20"/>
          </w:rPr>
          <w:t xml:space="preserve"> percent</w:t>
        </w:r>
      </w:ins>
      <w:ins w:id="963" w:author="Editor" w:date="2026-09-10T11:38:00Z">
        <w:r>
          <w:rPr>
            <w:sz w:val="20"/>
          </w:rPr>
          <w:t xml:space="preserve"> level</w:t>
        </w:r>
      </w:ins>
      <w:r w:rsidRPr="008740D5">
        <w:rPr>
          <w:sz w:val="20"/>
        </w:rPr>
        <w:t>,</w:t>
      </w:r>
      <w:r w:rsidRPr="008740D5">
        <w:rPr>
          <w:spacing w:val="-6"/>
          <w:sz w:val="20"/>
        </w:rPr>
        <w:t xml:space="preserve"> </w:t>
      </w:r>
      <w:r w:rsidRPr="008740D5">
        <w:rPr>
          <w:sz w:val="20"/>
        </w:rPr>
        <w:t>consistent</w:t>
      </w:r>
      <w:r w:rsidRPr="008740D5">
        <w:rPr>
          <w:spacing w:val="-6"/>
          <w:sz w:val="20"/>
        </w:rPr>
        <w:t xml:space="preserve"> </w:t>
      </w:r>
      <w:r w:rsidRPr="008740D5">
        <w:rPr>
          <w:sz w:val="20"/>
        </w:rPr>
        <w:t>with</w:t>
      </w:r>
      <w:r w:rsidRPr="008740D5">
        <w:rPr>
          <w:spacing w:val="-6"/>
          <w:sz w:val="20"/>
        </w:rPr>
        <w:t xml:space="preserve"> </w:t>
      </w:r>
      <w:r w:rsidRPr="008740D5">
        <w:rPr>
          <w:sz w:val="20"/>
        </w:rPr>
        <w:t>the</w:t>
      </w:r>
      <w:r w:rsidRPr="008740D5">
        <w:rPr>
          <w:spacing w:val="-5"/>
          <w:sz w:val="20"/>
        </w:rPr>
        <w:t xml:space="preserve"> </w:t>
      </w:r>
      <w:r w:rsidRPr="008740D5">
        <w:rPr>
          <w:sz w:val="20"/>
        </w:rPr>
        <w:t>null</w:t>
      </w:r>
      <w:r w:rsidRPr="008740D5">
        <w:rPr>
          <w:spacing w:val="-6"/>
          <w:sz w:val="20"/>
        </w:rPr>
        <w:t xml:space="preserve"> </w:t>
      </w:r>
      <w:r w:rsidRPr="008740D5">
        <w:rPr>
          <w:sz w:val="20"/>
        </w:rPr>
        <w:t>findings</w:t>
      </w:r>
      <w:r w:rsidRPr="008740D5">
        <w:rPr>
          <w:spacing w:val="-6"/>
          <w:sz w:val="20"/>
        </w:rPr>
        <w:t xml:space="preserve"> </w:t>
      </w:r>
      <w:r w:rsidRPr="008740D5">
        <w:rPr>
          <w:sz w:val="20"/>
        </w:rPr>
        <w:t>in</w:t>
      </w:r>
      <w:r w:rsidRPr="008740D5">
        <w:rPr>
          <w:spacing w:val="-6"/>
          <w:sz w:val="20"/>
        </w:rPr>
        <w:t xml:space="preserve"> </w:t>
      </w:r>
      <w:r w:rsidRPr="008740D5">
        <w:rPr>
          <w:sz w:val="20"/>
        </w:rPr>
        <w:t>our</w:t>
      </w:r>
      <w:r w:rsidRPr="008740D5">
        <w:rPr>
          <w:spacing w:val="-6"/>
          <w:sz w:val="20"/>
        </w:rPr>
        <w:t xml:space="preserve"> </w:t>
      </w:r>
      <w:r w:rsidRPr="008740D5">
        <w:rPr>
          <w:sz w:val="20"/>
        </w:rPr>
        <w:t>main</w:t>
      </w:r>
      <w:r w:rsidRPr="008740D5">
        <w:rPr>
          <w:spacing w:val="-6"/>
          <w:sz w:val="20"/>
        </w:rPr>
        <w:t xml:space="preserve"> </w:t>
      </w:r>
      <w:r w:rsidRPr="008740D5">
        <w:rPr>
          <w:spacing w:val="-2"/>
          <w:sz w:val="20"/>
        </w:rPr>
        <w:t>specification.</w:t>
      </w:r>
    </w:p>
  </w:footnote>
  <w:footnote w:id="19">
    <w:p w14:paraId="359EC9C1" w14:textId="77777777" w:rsidR="00B74441" w:rsidRPr="008740D5" w:rsidRDefault="00B74441" w:rsidP="009277AA">
      <w:pPr>
        <w:suppressAutoHyphens/>
        <w:spacing w:line="250" w:lineRule="auto"/>
        <w:ind w:right="864"/>
        <w:jc w:val="both"/>
        <w:rPr>
          <w:sz w:val="20"/>
        </w:rPr>
      </w:pPr>
      <w:r w:rsidRPr="008740D5">
        <w:rPr>
          <w:rStyle w:val="FootnoteReference"/>
        </w:rPr>
        <w:footnoteRef/>
      </w:r>
      <w:r w:rsidRPr="008740D5">
        <w:t xml:space="preserve"> </w:t>
      </w:r>
      <w:r w:rsidRPr="008740D5">
        <w:rPr>
          <w:sz w:val="20"/>
        </w:rPr>
        <w:t xml:space="preserve">Appendix Figure </w:t>
      </w:r>
      <w:hyperlink w:anchor="_bookmark78" w:history="1">
        <w:r w:rsidRPr="008740D5">
          <w:rPr>
            <w:color w:val="FF0000"/>
            <w:sz w:val="20"/>
          </w:rPr>
          <w:t>A.5</w:t>
        </w:r>
      </w:hyperlink>
      <w:r w:rsidRPr="008740D5">
        <w:rPr>
          <w:color w:val="FF0000"/>
          <w:sz w:val="20"/>
        </w:rPr>
        <w:t xml:space="preserve"> </w:t>
      </w:r>
      <w:r w:rsidRPr="008740D5">
        <w:rPr>
          <w:sz w:val="20"/>
        </w:rPr>
        <w:t>presents the corresponding event</w:t>
      </w:r>
      <w:ins w:id="982" w:author="Editor" w:date="2026-09-13T12:53:00Z">
        <w:r>
          <w:rPr>
            <w:sz w:val="20"/>
          </w:rPr>
          <w:t>-</w:t>
        </w:r>
      </w:ins>
      <w:del w:id="983" w:author="Editor" w:date="2026-09-10T11:38:00Z">
        <w:r w:rsidRPr="008740D5" w:rsidDel="005F3F57">
          <w:rPr>
            <w:sz w:val="20"/>
          </w:rPr>
          <w:delText xml:space="preserve"> </w:delText>
        </w:r>
      </w:del>
      <w:r w:rsidRPr="008740D5">
        <w:rPr>
          <w:sz w:val="20"/>
        </w:rPr>
        <w:t>study estimates</w:t>
      </w:r>
      <w:del w:id="984" w:author="Editor" w:date="2026-09-13T12:53:00Z">
        <w:r w:rsidRPr="008740D5" w:rsidDel="004C5ECC">
          <w:rPr>
            <w:sz w:val="20"/>
          </w:rPr>
          <w:delText xml:space="preserve">; </w:delText>
        </w:r>
      </w:del>
      <w:ins w:id="985" w:author="Editor" w:date="2026-09-13T12:53:00Z">
        <w:r>
          <w:rPr>
            <w:sz w:val="20"/>
          </w:rPr>
          <w:t>. T</w:t>
        </w:r>
      </w:ins>
      <w:del w:id="986" w:author="Editor" w:date="2026-09-13T12:53:00Z">
        <w:r w:rsidRPr="008740D5" w:rsidDel="004C5ECC">
          <w:rPr>
            <w:sz w:val="20"/>
          </w:rPr>
          <w:delText>t</w:delText>
        </w:r>
      </w:del>
      <w:r w:rsidRPr="008740D5">
        <w:rPr>
          <w:sz w:val="20"/>
        </w:rPr>
        <w:t>he pre- and post-period patterns are qualitatively similar to the baseline</w:t>
      </w:r>
      <w:ins w:id="987" w:author="Editor" w:date="2026-09-13T12:53:00Z">
        <w:r>
          <w:rPr>
            <w:sz w:val="20"/>
          </w:rPr>
          <w:t>-</w:t>
        </w:r>
      </w:ins>
      <w:del w:id="988" w:author="Editor" w:date="2026-09-13T12:53:00Z">
        <w:r w:rsidRPr="008740D5" w:rsidDel="004C5ECC">
          <w:rPr>
            <w:sz w:val="20"/>
          </w:rPr>
          <w:delText xml:space="preserve"> </w:delText>
        </w:r>
      </w:del>
      <w:r w:rsidRPr="008740D5">
        <w:rPr>
          <w:sz w:val="20"/>
        </w:rPr>
        <w:t>level specification in all cases.</w:t>
      </w:r>
      <w:r w:rsidRPr="008740D5">
        <w:rPr>
          <w:spacing w:val="36"/>
          <w:sz w:val="20"/>
        </w:rPr>
        <w:t xml:space="preserve"> </w:t>
      </w:r>
      <w:del w:id="989" w:author="Editor" w:date="2026-09-10T10:09:00Z">
        <w:r w:rsidRPr="008740D5" w:rsidDel="002C4CAE">
          <w:rPr>
            <w:sz w:val="20"/>
          </w:rPr>
          <w:delText xml:space="preserve">In </w:delText>
        </w:r>
      </w:del>
      <w:ins w:id="990" w:author="Editor" w:date="2026-09-10T10:09:00Z">
        <w:r>
          <w:rPr>
            <w:sz w:val="20"/>
          </w:rPr>
          <w:t>P</w:t>
        </w:r>
      </w:ins>
      <w:del w:id="991" w:author="Editor" w:date="2026-09-10T10:09:00Z">
        <w:r w:rsidRPr="008740D5" w:rsidDel="002C4CAE">
          <w:rPr>
            <w:sz w:val="20"/>
          </w:rPr>
          <w:delText>p</w:delText>
        </w:r>
      </w:del>
      <w:r w:rsidRPr="008740D5">
        <w:rPr>
          <w:sz w:val="20"/>
        </w:rPr>
        <w:t xml:space="preserve">anel </w:t>
      </w:r>
      <w:del w:id="992" w:author="Editor" w:date="2026-09-10T11:38:00Z">
        <w:r w:rsidRPr="008740D5" w:rsidDel="005F3F57">
          <w:rPr>
            <w:sz w:val="20"/>
          </w:rPr>
          <w:delText>(</w:delText>
        </w:r>
      </w:del>
      <w:r w:rsidRPr="008740D5">
        <w:rPr>
          <w:sz w:val="20"/>
        </w:rPr>
        <w:t>b</w:t>
      </w:r>
      <w:del w:id="993" w:author="Editor" w:date="2026-09-10T11:38:00Z">
        <w:r w:rsidRPr="008740D5" w:rsidDel="005F3F57">
          <w:rPr>
            <w:sz w:val="20"/>
          </w:rPr>
          <w:delText>)</w:delText>
        </w:r>
      </w:del>
      <w:del w:id="994" w:author="Editor" w:date="2026-09-10T10:09:00Z">
        <w:r w:rsidRPr="008740D5" w:rsidDel="002C4CAE">
          <w:rPr>
            <w:sz w:val="20"/>
          </w:rPr>
          <w:delText>, we</w:delText>
        </w:r>
      </w:del>
      <w:r w:rsidRPr="008740D5">
        <w:rPr>
          <w:sz w:val="20"/>
        </w:rPr>
        <w:t xml:space="preserve"> show</w:t>
      </w:r>
      <w:ins w:id="995" w:author="Editor" w:date="2026-09-10T10:09:00Z">
        <w:r>
          <w:rPr>
            <w:sz w:val="20"/>
          </w:rPr>
          <w:t>s</w:t>
        </w:r>
      </w:ins>
      <w:r w:rsidRPr="008740D5">
        <w:rPr>
          <w:sz w:val="20"/>
        </w:rPr>
        <w:t xml:space="preserve"> that the unweighted event study is considerably noisier, as expected when the smallest and most volatile municipalities receive full weight, but its shape and sign track the weighted profile, and it shows no post-program decline.</w:t>
      </w:r>
    </w:p>
  </w:footnote>
  <w:footnote w:id="20">
    <w:p w14:paraId="27AEC8A2" w14:textId="77777777" w:rsidR="00B74441" w:rsidRPr="008740D5" w:rsidRDefault="00B74441" w:rsidP="004A2FF4">
      <w:pPr>
        <w:suppressAutoHyphens/>
        <w:spacing w:before="16" w:line="241" w:lineRule="exact"/>
        <w:ind w:right="720"/>
        <w:jc w:val="both"/>
        <w:rPr>
          <w:sz w:val="20"/>
        </w:rPr>
      </w:pPr>
      <w:r>
        <w:rPr>
          <w:rStyle w:val="FootnoteReference"/>
        </w:rPr>
        <w:footnoteRef/>
      </w:r>
      <w:r>
        <w:rPr>
          <w:position w:val="7"/>
          <w:sz w:val="14"/>
        </w:rPr>
        <w:t xml:space="preserve"> </w:t>
      </w:r>
      <w:r w:rsidRPr="00CC1EF9">
        <w:rPr>
          <w:sz w:val="20"/>
        </w:rPr>
        <w:t xml:space="preserve">Replication databases were not yet published for </w:t>
      </w:r>
      <w:ins w:id="1027" w:author="Editor" w:date="2026-09-10T11:44:00Z">
        <w:r w:rsidRPr="00CC1EF9">
          <w:rPr>
            <w:i/>
            <w:sz w:val="20"/>
            <w:szCs w:val="20"/>
          </w:rPr>
          <w:t xml:space="preserve">Journal of Development Economics </w:t>
        </w:r>
      </w:ins>
      <w:del w:id="1028" w:author="Editor" w:date="2026-09-10T11:44:00Z">
        <w:r w:rsidRPr="00CC1EF9" w:rsidDel="005F3F57">
          <w:rPr>
            <w:sz w:val="20"/>
            <w:szCs w:val="20"/>
          </w:rPr>
          <w:delText xml:space="preserve">JDE </w:delText>
        </w:r>
      </w:del>
      <w:r w:rsidRPr="00CC1EF9">
        <w:rPr>
          <w:sz w:val="20"/>
          <w:szCs w:val="20"/>
        </w:rPr>
        <w:t>articles</w:t>
      </w:r>
      <w:r w:rsidRPr="00CC1EF9">
        <w:rPr>
          <w:sz w:val="20"/>
        </w:rPr>
        <w:t xml:space="preserve"> in 2013 when the </w:t>
      </w:r>
      <w:ins w:id="1029" w:author="Editor" w:date="2026-09-13T12:57:00Z">
        <w:r w:rsidRPr="00CC1EF9">
          <w:rPr>
            <w:sz w:val="20"/>
          </w:rPr>
          <w:t xml:space="preserve">Barham and Rowberry </w:t>
        </w:r>
      </w:ins>
      <w:del w:id="1030" w:author="Editor" w:date="2026-09-13T12:57:00Z">
        <w:r w:rsidRPr="00CC1EF9" w:rsidDel="004C5ECC">
          <w:rPr>
            <w:sz w:val="20"/>
          </w:rPr>
          <w:delText xml:space="preserve">article </w:delText>
        </w:r>
      </w:del>
      <w:ins w:id="1031" w:author="Editor" w:date="2026-09-13T12:57:00Z">
        <w:r w:rsidRPr="00CC1EF9">
          <w:rPr>
            <w:sz w:val="20"/>
          </w:rPr>
          <w:t xml:space="preserve">study </w:t>
        </w:r>
      </w:ins>
      <w:r w:rsidRPr="00CC1EF9">
        <w:rPr>
          <w:sz w:val="20"/>
        </w:rPr>
        <w:t>was published.</w:t>
      </w:r>
    </w:p>
  </w:footnote>
  <w:footnote w:id="21">
    <w:p w14:paraId="7753A852" w14:textId="77777777" w:rsidR="00B74441" w:rsidRPr="008740D5" w:rsidRDefault="00B74441" w:rsidP="004A2FF4">
      <w:pPr>
        <w:suppressAutoHyphens/>
        <w:spacing w:line="250" w:lineRule="auto"/>
        <w:ind w:right="720"/>
        <w:jc w:val="both"/>
        <w:rPr>
          <w:sz w:val="20"/>
        </w:rPr>
      </w:pPr>
      <w:r>
        <w:rPr>
          <w:rStyle w:val="FootnoteReference"/>
        </w:rPr>
        <w:footnoteRef/>
      </w:r>
      <w:r>
        <w:rPr>
          <w:sz w:val="20"/>
        </w:rPr>
        <w:t xml:space="preserve"> We</w:t>
      </w:r>
      <w:r>
        <w:rPr>
          <w:spacing w:val="-4"/>
          <w:sz w:val="20"/>
        </w:rPr>
        <w:t xml:space="preserve"> </w:t>
      </w:r>
      <w:r>
        <w:rPr>
          <w:sz w:val="20"/>
        </w:rPr>
        <w:t>also</w:t>
      </w:r>
      <w:r>
        <w:rPr>
          <w:spacing w:val="-4"/>
          <w:sz w:val="20"/>
        </w:rPr>
        <w:t xml:space="preserve"> </w:t>
      </w:r>
      <w:r>
        <w:rPr>
          <w:sz w:val="20"/>
        </w:rPr>
        <w:t>test</w:t>
      </w:r>
      <w:r>
        <w:rPr>
          <w:spacing w:val="-4"/>
          <w:sz w:val="20"/>
        </w:rPr>
        <w:t xml:space="preserve"> </w:t>
      </w:r>
      <w:r>
        <w:rPr>
          <w:sz w:val="20"/>
        </w:rPr>
        <w:t>whether</w:t>
      </w:r>
      <w:r>
        <w:rPr>
          <w:spacing w:val="-4"/>
          <w:sz w:val="20"/>
        </w:rPr>
        <w:t xml:space="preserve"> </w:t>
      </w:r>
      <w:r>
        <w:rPr>
          <w:sz w:val="20"/>
        </w:rPr>
        <w:t>our</w:t>
      </w:r>
      <w:r>
        <w:rPr>
          <w:spacing w:val="-4"/>
          <w:sz w:val="20"/>
        </w:rPr>
        <w:t xml:space="preserve"> </w:t>
      </w:r>
      <w:r>
        <w:rPr>
          <w:sz w:val="20"/>
        </w:rPr>
        <w:t>main</w:t>
      </w:r>
      <w:r>
        <w:rPr>
          <w:spacing w:val="-4"/>
          <w:sz w:val="20"/>
        </w:rPr>
        <w:t xml:space="preserve"> </w:t>
      </w:r>
      <w:r>
        <w:rPr>
          <w:sz w:val="20"/>
        </w:rPr>
        <w:t>specification</w:t>
      </w:r>
      <w:r>
        <w:rPr>
          <w:spacing w:val="-4"/>
          <w:sz w:val="20"/>
        </w:rPr>
        <w:t xml:space="preserve"> </w:t>
      </w:r>
      <w:r>
        <w:rPr>
          <w:sz w:val="20"/>
        </w:rPr>
        <w:t>is</w:t>
      </w:r>
      <w:r>
        <w:rPr>
          <w:spacing w:val="-4"/>
          <w:sz w:val="20"/>
        </w:rPr>
        <w:t xml:space="preserve"> </w:t>
      </w:r>
      <w:r>
        <w:rPr>
          <w:sz w:val="20"/>
        </w:rPr>
        <w:t>robust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fixed</w:t>
      </w:r>
      <w:r>
        <w:rPr>
          <w:spacing w:val="-4"/>
          <w:sz w:val="20"/>
        </w:rPr>
        <w:t xml:space="preserve"> </w:t>
      </w:r>
      <w:r>
        <w:rPr>
          <w:sz w:val="20"/>
        </w:rPr>
        <w:t>pre-program</w:t>
      </w:r>
      <w:r>
        <w:rPr>
          <w:spacing w:val="-4"/>
          <w:sz w:val="20"/>
        </w:rPr>
        <w:t xml:space="preserve"> </w:t>
      </w:r>
      <w:r>
        <w:rPr>
          <w:sz w:val="20"/>
        </w:rPr>
        <w:t>number</w:t>
      </w:r>
      <w:r>
        <w:rPr>
          <w:spacing w:val="-4"/>
          <w:sz w:val="20"/>
        </w:rPr>
        <w:t xml:space="preserve"> </w:t>
      </w:r>
      <w:r>
        <w:rPr>
          <w:sz w:val="20"/>
        </w:rPr>
        <w:t>of</w:t>
      </w:r>
      <w:r>
        <w:rPr>
          <w:spacing w:val="-4"/>
          <w:sz w:val="20"/>
        </w:rPr>
        <w:t xml:space="preserve"> </w:t>
      </w:r>
      <w:r>
        <w:rPr>
          <w:sz w:val="20"/>
        </w:rPr>
        <w:t>households</w:t>
      </w:r>
      <w:r>
        <w:rPr>
          <w:spacing w:val="-4"/>
          <w:sz w:val="20"/>
        </w:rPr>
        <w:t xml:space="preserve"> </w:t>
      </w:r>
      <w:r>
        <w:rPr>
          <w:sz w:val="20"/>
        </w:rPr>
        <w:t xml:space="preserve">as </w:t>
      </w:r>
      <w:ins w:id="1050" w:author="Editor" w:date="2026-09-13T12:57:00Z">
        <w:r>
          <w:rPr>
            <w:sz w:val="20"/>
          </w:rPr>
          <w:t xml:space="preserve">the </w:t>
        </w:r>
      </w:ins>
      <w:r>
        <w:rPr>
          <w:sz w:val="20"/>
        </w:rPr>
        <w:t>denominator</w:t>
      </w:r>
      <w:r>
        <w:rPr>
          <w:spacing w:val="-11"/>
          <w:sz w:val="20"/>
        </w:rPr>
        <w:t xml:space="preserve"> </w:t>
      </w:r>
      <w:del w:id="1051" w:author="Editor" w:date="2026-09-13T12:58:00Z">
        <w:r w:rsidDel="004C5ECC">
          <w:rPr>
            <w:sz w:val="20"/>
          </w:rPr>
          <w:delText>on</w:delText>
        </w:r>
        <w:r w:rsidDel="004C5ECC">
          <w:rPr>
            <w:spacing w:val="-11"/>
            <w:sz w:val="20"/>
          </w:rPr>
          <w:delText xml:space="preserve"> </w:delText>
        </w:r>
      </w:del>
      <w:ins w:id="1052" w:author="Editor" w:date="2026-09-13T12:58:00Z">
        <w:r>
          <w:rPr>
            <w:sz w:val="20"/>
          </w:rPr>
          <w:t>for</w:t>
        </w:r>
        <w:r>
          <w:rPr>
            <w:spacing w:val="-11"/>
            <w:sz w:val="20"/>
          </w:rPr>
          <w:t xml:space="preserve"> </w:t>
        </w:r>
      </w:ins>
      <w:r>
        <w:rPr>
          <w:sz w:val="20"/>
        </w:rPr>
        <w:t>the</w:t>
      </w:r>
      <w:r>
        <w:rPr>
          <w:spacing w:val="-11"/>
          <w:sz w:val="20"/>
        </w:rPr>
        <w:t xml:space="preserve"> </w:t>
      </w:r>
      <w:r>
        <w:rPr>
          <w:sz w:val="20"/>
        </w:rPr>
        <w:t>intensity</w:t>
      </w:r>
      <w:r>
        <w:rPr>
          <w:spacing w:val="-12"/>
          <w:sz w:val="20"/>
        </w:rPr>
        <w:t xml:space="preserve"> </w:t>
      </w:r>
      <w:r>
        <w:rPr>
          <w:sz w:val="20"/>
        </w:rPr>
        <w:t>of</w:t>
      </w:r>
      <w:r>
        <w:rPr>
          <w:spacing w:val="-11"/>
          <w:sz w:val="20"/>
        </w:rPr>
        <w:t xml:space="preserve"> </w:t>
      </w:r>
      <w:r>
        <w:rPr>
          <w:sz w:val="20"/>
        </w:rPr>
        <w:t>treatment,</w:t>
      </w:r>
      <w:r>
        <w:rPr>
          <w:spacing w:val="-10"/>
          <w:sz w:val="20"/>
        </w:rPr>
        <w:t xml:space="preserve"> </w:t>
      </w:r>
      <w:r>
        <w:rPr>
          <w:sz w:val="20"/>
        </w:rPr>
        <w:t>and</w:t>
      </w:r>
      <w:r>
        <w:rPr>
          <w:spacing w:val="-11"/>
          <w:sz w:val="20"/>
        </w:rPr>
        <w:t xml:space="preserve"> </w:t>
      </w:r>
      <w:r>
        <w:rPr>
          <w:sz w:val="20"/>
        </w:rPr>
        <w:t>thus</w:t>
      </w:r>
      <w:r>
        <w:rPr>
          <w:spacing w:val="-11"/>
          <w:sz w:val="20"/>
        </w:rPr>
        <w:t xml:space="preserve"> </w:t>
      </w:r>
      <w:r>
        <w:rPr>
          <w:sz w:val="20"/>
        </w:rPr>
        <w:t>address</w:t>
      </w:r>
      <w:r>
        <w:rPr>
          <w:spacing w:val="-11"/>
          <w:sz w:val="20"/>
        </w:rPr>
        <w:t xml:space="preserve"> </w:t>
      </w:r>
      <w:r>
        <w:rPr>
          <w:sz w:val="20"/>
        </w:rPr>
        <w:t>potential</w:t>
      </w:r>
      <w:r>
        <w:rPr>
          <w:spacing w:val="-11"/>
          <w:sz w:val="20"/>
        </w:rPr>
        <w:t xml:space="preserve"> </w:t>
      </w:r>
      <w:ins w:id="1053" w:author="Editor" w:date="2026-09-08T18:11:00Z">
        <w:r>
          <w:rPr>
            <w:spacing w:val="-11"/>
            <w:sz w:val="20"/>
          </w:rPr>
          <w:t>eff</w:t>
        </w:r>
      </w:ins>
      <w:del w:id="1054" w:author="Editor" w:date="2026-09-08T18:11:00Z">
        <w:r w:rsidDel="00D048B7">
          <w:rPr>
            <w:sz w:val="20"/>
          </w:rPr>
          <w:delText>e</w:delText>
        </w:r>
        <w:r w:rsidDel="00D048B7">
          <w:rPr>
            <w:rFonts w:ascii="Arial MT"/>
            <w:sz w:val="20"/>
          </w:rPr>
          <w:delText>ff</w:delText>
        </w:r>
      </w:del>
      <w:r>
        <w:rPr>
          <w:sz w:val="20"/>
        </w:rPr>
        <w:t>ects</w:t>
      </w:r>
      <w:r>
        <w:rPr>
          <w:spacing w:val="-12"/>
          <w:sz w:val="20"/>
        </w:rPr>
        <w:t xml:space="preserve"> </w:t>
      </w:r>
      <w:r>
        <w:rPr>
          <w:sz w:val="20"/>
        </w:rPr>
        <w:t>the</w:t>
      </w:r>
      <w:r>
        <w:rPr>
          <w:spacing w:val="-11"/>
          <w:sz w:val="20"/>
        </w:rPr>
        <w:t xml:space="preserve"> </w:t>
      </w:r>
      <w:r>
        <w:rPr>
          <w:sz w:val="20"/>
        </w:rPr>
        <w:t>program</w:t>
      </w:r>
      <w:r>
        <w:rPr>
          <w:spacing w:val="-11"/>
          <w:sz w:val="20"/>
        </w:rPr>
        <w:t xml:space="preserve"> </w:t>
      </w:r>
      <w:r>
        <w:rPr>
          <w:sz w:val="20"/>
        </w:rPr>
        <w:t>would</w:t>
      </w:r>
      <w:r>
        <w:rPr>
          <w:spacing w:val="-11"/>
          <w:sz w:val="20"/>
        </w:rPr>
        <w:t xml:space="preserve"> </w:t>
      </w:r>
      <w:r>
        <w:rPr>
          <w:sz w:val="20"/>
        </w:rPr>
        <w:t>have</w:t>
      </w:r>
      <w:r>
        <w:rPr>
          <w:spacing w:val="-11"/>
          <w:sz w:val="20"/>
        </w:rPr>
        <w:t xml:space="preserve"> </w:t>
      </w:r>
      <w:r>
        <w:rPr>
          <w:sz w:val="20"/>
        </w:rPr>
        <w:t>had</w:t>
      </w:r>
      <w:r>
        <w:rPr>
          <w:spacing w:val="-11"/>
          <w:sz w:val="20"/>
        </w:rPr>
        <w:t xml:space="preserve"> </w:t>
      </w:r>
      <w:r>
        <w:rPr>
          <w:sz w:val="20"/>
        </w:rPr>
        <w:t>on</w:t>
      </w:r>
      <w:r>
        <w:rPr>
          <w:spacing w:val="-11"/>
          <w:sz w:val="20"/>
        </w:rPr>
        <w:t xml:space="preserve"> </w:t>
      </w:r>
      <w:r>
        <w:rPr>
          <w:sz w:val="20"/>
        </w:rPr>
        <w:t xml:space="preserve">household </w:t>
      </w:r>
      <w:r>
        <w:rPr>
          <w:spacing w:val="-2"/>
          <w:sz w:val="20"/>
        </w:rPr>
        <w:t>counts.</w:t>
      </w:r>
      <w:r>
        <w:rPr>
          <w:spacing w:val="14"/>
          <w:sz w:val="20"/>
        </w:rPr>
        <w:t xml:space="preserve"> </w:t>
      </w:r>
      <w:del w:id="1055" w:author="Editor" w:date="2026-09-10T11:45:00Z">
        <w:r w:rsidDel="005F3F57">
          <w:rPr>
            <w:spacing w:val="-2"/>
            <w:sz w:val="20"/>
          </w:rPr>
          <w:delText>We</w:delText>
        </w:r>
        <w:r w:rsidDel="005F3F57">
          <w:rPr>
            <w:spacing w:val="-7"/>
            <w:sz w:val="20"/>
          </w:rPr>
          <w:delText xml:space="preserve"> </w:delText>
        </w:r>
        <w:r w:rsidDel="005F3F57">
          <w:rPr>
            <w:spacing w:val="-2"/>
            <w:sz w:val="20"/>
          </w:rPr>
          <w:delText>do</w:delText>
        </w:r>
        <w:r w:rsidDel="005F3F57">
          <w:rPr>
            <w:spacing w:val="-7"/>
            <w:sz w:val="20"/>
          </w:rPr>
          <w:delText xml:space="preserve"> </w:delText>
        </w:r>
        <w:r w:rsidDel="005F3F57">
          <w:rPr>
            <w:spacing w:val="-2"/>
            <w:sz w:val="20"/>
          </w:rPr>
          <w:delText>not</w:delText>
        </w:r>
        <w:r w:rsidDel="005F3F57">
          <w:rPr>
            <w:spacing w:val="-7"/>
            <w:sz w:val="20"/>
          </w:rPr>
          <w:delText xml:space="preserve"> </w:delText>
        </w:r>
        <w:r w:rsidDel="005F3F57">
          <w:rPr>
            <w:spacing w:val="-2"/>
            <w:sz w:val="20"/>
          </w:rPr>
          <w:delText>find</w:delText>
        </w:r>
        <w:r w:rsidDel="005F3F57">
          <w:rPr>
            <w:spacing w:val="-7"/>
            <w:sz w:val="20"/>
          </w:rPr>
          <w:delText xml:space="preserve"> </w:delText>
        </w:r>
        <w:r w:rsidDel="005F3F57">
          <w:rPr>
            <w:spacing w:val="-2"/>
            <w:sz w:val="20"/>
          </w:rPr>
          <w:delText>any</w:delText>
        </w:r>
      </w:del>
      <w:ins w:id="1056" w:author="Editor" w:date="2026-09-10T11:45:00Z">
        <w:r>
          <w:rPr>
            <w:spacing w:val="-2"/>
            <w:sz w:val="20"/>
          </w:rPr>
          <w:t>No</w:t>
        </w:r>
      </w:ins>
      <w:r>
        <w:rPr>
          <w:spacing w:val="-7"/>
          <w:sz w:val="20"/>
        </w:rPr>
        <w:t xml:space="preserve"> </w:t>
      </w:r>
      <w:r>
        <w:rPr>
          <w:spacing w:val="-2"/>
          <w:sz w:val="20"/>
        </w:rPr>
        <w:t>evidence</w:t>
      </w:r>
      <w:r>
        <w:rPr>
          <w:spacing w:val="-7"/>
          <w:sz w:val="20"/>
        </w:rPr>
        <w:t xml:space="preserve"> </w:t>
      </w:r>
      <w:ins w:id="1057" w:author="Editor" w:date="2026-09-10T11:45:00Z">
        <w:r w:rsidRPr="00CC1EF9">
          <w:rPr>
            <w:sz w:val="20"/>
          </w:rPr>
          <w:t xml:space="preserve">was found </w:t>
        </w:r>
      </w:ins>
      <w:r w:rsidRPr="00CC1EF9">
        <w:rPr>
          <w:sz w:val="20"/>
        </w:rPr>
        <w:t>that</w:t>
      </w:r>
      <w:r>
        <w:rPr>
          <w:spacing w:val="-7"/>
          <w:sz w:val="20"/>
        </w:rPr>
        <w:t xml:space="preserve"> </w:t>
      </w:r>
      <w:r>
        <w:rPr>
          <w:spacing w:val="-2"/>
          <w:sz w:val="20"/>
        </w:rPr>
        <w:t>would</w:t>
      </w:r>
      <w:r>
        <w:rPr>
          <w:spacing w:val="-7"/>
          <w:sz w:val="20"/>
        </w:rPr>
        <w:t xml:space="preserve"> </w:t>
      </w:r>
      <w:r>
        <w:rPr>
          <w:spacing w:val="-2"/>
          <w:sz w:val="20"/>
        </w:rPr>
        <w:t>change</w:t>
      </w:r>
      <w:r>
        <w:rPr>
          <w:spacing w:val="-7"/>
          <w:sz w:val="20"/>
        </w:rPr>
        <w:t xml:space="preserve"> </w:t>
      </w:r>
      <w:r>
        <w:rPr>
          <w:spacing w:val="-2"/>
          <w:sz w:val="20"/>
        </w:rPr>
        <w:t>our</w:t>
      </w:r>
      <w:r>
        <w:rPr>
          <w:spacing w:val="-7"/>
          <w:sz w:val="20"/>
        </w:rPr>
        <w:t xml:space="preserve"> </w:t>
      </w:r>
      <w:r>
        <w:rPr>
          <w:spacing w:val="-2"/>
          <w:sz w:val="20"/>
        </w:rPr>
        <w:t>conclusions,</w:t>
      </w:r>
      <w:r>
        <w:rPr>
          <w:spacing w:val="-5"/>
          <w:sz w:val="20"/>
        </w:rPr>
        <w:t xml:space="preserve"> </w:t>
      </w:r>
      <w:r>
        <w:rPr>
          <w:spacing w:val="-2"/>
          <w:sz w:val="20"/>
        </w:rPr>
        <w:t>and</w:t>
      </w:r>
      <w:r>
        <w:rPr>
          <w:spacing w:val="-7"/>
          <w:sz w:val="20"/>
        </w:rPr>
        <w:t xml:space="preserve"> </w:t>
      </w:r>
      <w:r>
        <w:rPr>
          <w:spacing w:val="-2"/>
          <w:sz w:val="20"/>
        </w:rPr>
        <w:t>we</w:t>
      </w:r>
      <w:r>
        <w:rPr>
          <w:spacing w:val="-7"/>
          <w:sz w:val="20"/>
        </w:rPr>
        <w:t xml:space="preserve"> </w:t>
      </w:r>
      <w:r>
        <w:rPr>
          <w:spacing w:val="-2"/>
          <w:sz w:val="20"/>
        </w:rPr>
        <w:t>maintain</w:t>
      </w:r>
      <w:r>
        <w:rPr>
          <w:spacing w:val="-7"/>
          <w:sz w:val="20"/>
        </w:rPr>
        <w:t xml:space="preserve"> </w:t>
      </w:r>
      <w:r>
        <w:rPr>
          <w:spacing w:val="-2"/>
          <w:sz w:val="20"/>
        </w:rPr>
        <w:t>the</w:t>
      </w:r>
      <w:r>
        <w:rPr>
          <w:spacing w:val="-7"/>
          <w:sz w:val="20"/>
        </w:rPr>
        <w:t xml:space="preserve"> </w:t>
      </w:r>
      <w:r>
        <w:rPr>
          <w:spacing w:val="-2"/>
          <w:sz w:val="20"/>
        </w:rPr>
        <w:t>time-varying</w:t>
      </w:r>
      <w:r>
        <w:rPr>
          <w:spacing w:val="-7"/>
          <w:sz w:val="20"/>
        </w:rPr>
        <w:t xml:space="preserve"> </w:t>
      </w:r>
      <w:r>
        <w:rPr>
          <w:spacing w:val="-2"/>
          <w:sz w:val="20"/>
        </w:rPr>
        <w:t xml:space="preserve">denominator </w:t>
      </w:r>
      <w:r>
        <w:rPr>
          <w:sz w:val="20"/>
        </w:rPr>
        <w:t>comparable</w:t>
      </w:r>
      <w:r>
        <w:rPr>
          <w:spacing w:val="-4"/>
          <w:sz w:val="20"/>
        </w:rPr>
        <w:t xml:space="preserve"> </w:t>
      </w:r>
      <w:r>
        <w:rPr>
          <w:sz w:val="20"/>
        </w:rPr>
        <w:t>to</w:t>
      </w:r>
      <w:r>
        <w:rPr>
          <w:spacing w:val="-4"/>
          <w:sz w:val="20"/>
        </w:rPr>
        <w:t xml:space="preserve"> </w:t>
      </w:r>
      <w:r>
        <w:rPr>
          <w:sz w:val="20"/>
        </w:rPr>
        <w:t>that</w:t>
      </w:r>
      <w:r>
        <w:rPr>
          <w:spacing w:val="-4"/>
          <w:sz w:val="20"/>
        </w:rPr>
        <w:t xml:space="preserve"> </w:t>
      </w:r>
      <w:r>
        <w:rPr>
          <w:sz w:val="20"/>
        </w:rPr>
        <w:t>used</w:t>
      </w:r>
      <w:r>
        <w:rPr>
          <w:spacing w:val="-4"/>
          <w:sz w:val="20"/>
        </w:rPr>
        <w:t xml:space="preserve"> </w:t>
      </w:r>
      <w:r>
        <w:rPr>
          <w:sz w:val="20"/>
        </w:rPr>
        <w:t>by</w:t>
      </w:r>
      <w:r>
        <w:rPr>
          <w:spacing w:val="-4"/>
          <w:sz w:val="20"/>
        </w:rPr>
        <w:t xml:space="preserve"> </w:t>
      </w:r>
      <w:hyperlink w:anchor="_bookmark38" w:history="1">
        <w:r>
          <w:rPr>
            <w:color w:val="0000FF"/>
            <w:sz w:val="20"/>
          </w:rPr>
          <w:t>Barham</w:t>
        </w:r>
        <w:r>
          <w:rPr>
            <w:color w:val="0000FF"/>
            <w:spacing w:val="-4"/>
            <w:sz w:val="20"/>
          </w:rPr>
          <w:t xml:space="preserve"> </w:t>
        </w:r>
        <w:r>
          <w:rPr>
            <w:color w:val="0000FF"/>
            <w:sz w:val="20"/>
          </w:rPr>
          <w:t>and</w:t>
        </w:r>
        <w:r>
          <w:rPr>
            <w:color w:val="0000FF"/>
            <w:spacing w:val="-4"/>
            <w:sz w:val="20"/>
          </w:rPr>
          <w:t xml:space="preserve"> </w:t>
        </w:r>
        <w:r>
          <w:rPr>
            <w:color w:val="0000FF"/>
            <w:sz w:val="20"/>
          </w:rPr>
          <w:t>Rowberry</w:t>
        </w:r>
      </w:hyperlink>
      <w:r>
        <w:rPr>
          <w:color w:val="0000FF"/>
          <w:spacing w:val="-4"/>
          <w:sz w:val="20"/>
        </w:rPr>
        <w:t xml:space="preserve"> </w:t>
      </w:r>
      <w:r>
        <w:rPr>
          <w:sz w:val="20"/>
        </w:rPr>
        <w:t>(</w:t>
      </w:r>
      <w:hyperlink w:anchor="_bookmark38" w:history="1">
        <w:r>
          <w:rPr>
            <w:color w:val="0000FF"/>
            <w:sz w:val="20"/>
          </w:rPr>
          <w:t>2013</w:t>
        </w:r>
      </w:hyperlink>
      <w:r>
        <w:rPr>
          <w:sz w:val="20"/>
        </w:rPr>
        <w:t>),</w:t>
      </w:r>
      <w:r>
        <w:rPr>
          <w:spacing w:val="-4"/>
          <w:sz w:val="20"/>
        </w:rPr>
        <w:t xml:space="preserve"> </w:t>
      </w:r>
      <w:r>
        <w:rPr>
          <w:sz w:val="20"/>
        </w:rPr>
        <w:t>and</w:t>
      </w:r>
      <w:r>
        <w:rPr>
          <w:spacing w:val="-4"/>
          <w:sz w:val="20"/>
        </w:rPr>
        <w:t xml:space="preserve"> </w:t>
      </w:r>
      <w:ins w:id="1058" w:author="Editor" w:date="2026-09-10T11:45:00Z">
        <w:r>
          <w:rPr>
            <w:spacing w:val="-4"/>
            <w:sz w:val="20"/>
          </w:rPr>
          <w:t xml:space="preserve">in order </w:t>
        </w:r>
      </w:ins>
      <w:r>
        <w:rPr>
          <w:sz w:val="20"/>
        </w:rPr>
        <w:t>to</w:t>
      </w:r>
      <w:r>
        <w:rPr>
          <w:spacing w:val="-4"/>
          <w:sz w:val="20"/>
        </w:rPr>
        <w:t xml:space="preserve"> </w:t>
      </w:r>
      <w:r>
        <w:rPr>
          <w:sz w:val="20"/>
        </w:rPr>
        <w:t>maintain</w:t>
      </w:r>
      <w:r>
        <w:rPr>
          <w:spacing w:val="-4"/>
          <w:sz w:val="20"/>
        </w:rPr>
        <w:t xml:space="preserve"> </w:t>
      </w:r>
      <w:r>
        <w:rPr>
          <w:sz w:val="20"/>
        </w:rPr>
        <w:t>internal</w:t>
      </w:r>
      <w:r>
        <w:rPr>
          <w:spacing w:val="-4"/>
          <w:sz w:val="20"/>
        </w:rPr>
        <w:t xml:space="preserve"> </w:t>
      </w:r>
      <w:r>
        <w:rPr>
          <w:sz w:val="20"/>
        </w:rPr>
        <w:t>consistency</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time-varying population denominator in the mortality rate.</w:t>
      </w:r>
    </w:p>
  </w:footnote>
  <w:footnote w:id="22">
    <w:p w14:paraId="5F6D37D7" w14:textId="77777777" w:rsidR="00B74441" w:rsidRPr="008740D5" w:rsidRDefault="00B74441" w:rsidP="00604EAF">
      <w:pPr>
        <w:suppressAutoHyphens/>
        <w:spacing w:line="227" w:lineRule="exact"/>
        <w:ind w:right="720"/>
        <w:jc w:val="both"/>
        <w:rPr>
          <w:sz w:val="20"/>
        </w:rPr>
      </w:pPr>
      <w:r>
        <w:rPr>
          <w:rStyle w:val="FootnoteReference"/>
        </w:rPr>
        <w:footnoteRef/>
      </w:r>
      <w:r>
        <w:t xml:space="preserve"> </w:t>
      </w:r>
      <w:ins w:id="1068" w:author="Editor" w:date="2026-09-10T11:46:00Z">
        <w:r>
          <w:fldChar w:fldCharType="begin"/>
        </w:r>
        <w:r>
          <w:instrText xml:space="preserve"> HYPERLINK \l "_bookmark38" </w:instrText>
        </w:r>
        <w:r>
          <w:fldChar w:fldCharType="separate"/>
        </w:r>
        <w:r>
          <w:rPr>
            <w:color w:val="0000FF"/>
            <w:sz w:val="20"/>
          </w:rPr>
          <w:t>Barham</w:t>
        </w:r>
        <w:r>
          <w:rPr>
            <w:color w:val="0000FF"/>
            <w:spacing w:val="-4"/>
            <w:sz w:val="20"/>
          </w:rPr>
          <w:t xml:space="preserve"> </w:t>
        </w:r>
        <w:r>
          <w:rPr>
            <w:color w:val="0000FF"/>
            <w:sz w:val="20"/>
          </w:rPr>
          <w:t>and</w:t>
        </w:r>
        <w:r>
          <w:rPr>
            <w:color w:val="0000FF"/>
            <w:spacing w:val="-4"/>
            <w:sz w:val="20"/>
          </w:rPr>
          <w:t xml:space="preserve"> </w:t>
        </w:r>
        <w:r>
          <w:rPr>
            <w:color w:val="0000FF"/>
            <w:sz w:val="20"/>
          </w:rPr>
          <w:t>Rowberry</w:t>
        </w:r>
        <w:r>
          <w:rPr>
            <w:color w:val="0000FF"/>
            <w:sz w:val="20"/>
          </w:rPr>
          <w:fldChar w:fldCharType="end"/>
        </w:r>
        <w:r>
          <w:rPr>
            <w:color w:val="0000FF"/>
            <w:spacing w:val="-4"/>
            <w:sz w:val="20"/>
          </w:rPr>
          <w:t xml:space="preserve"> </w:t>
        </w:r>
        <w:r>
          <w:rPr>
            <w:sz w:val="20"/>
          </w:rPr>
          <w:t>(</w:t>
        </w:r>
        <w:r>
          <w:fldChar w:fldCharType="begin"/>
        </w:r>
        <w:r>
          <w:instrText xml:space="preserve"> HYPERLINK \l "_bookmark38" </w:instrText>
        </w:r>
        <w:r>
          <w:fldChar w:fldCharType="separate"/>
        </w:r>
        <w:r>
          <w:rPr>
            <w:color w:val="0000FF"/>
            <w:sz w:val="20"/>
          </w:rPr>
          <w:t>2013</w:t>
        </w:r>
        <w:r>
          <w:rPr>
            <w:color w:val="0000FF"/>
            <w:sz w:val="20"/>
          </w:rPr>
          <w:fldChar w:fldCharType="end"/>
        </w:r>
        <w:r>
          <w:rPr>
            <w:sz w:val="20"/>
          </w:rPr>
          <w:t xml:space="preserve">) </w:t>
        </w:r>
      </w:ins>
      <w:del w:id="1069" w:author="Editor" w:date="2026-09-10T11:46:00Z">
        <w:r w:rsidDel="00ED23BC">
          <w:rPr>
            <w:sz w:val="20"/>
          </w:rPr>
          <w:delText>They</w:delText>
        </w:r>
        <w:r w:rsidDel="00ED23BC">
          <w:rPr>
            <w:spacing w:val="2"/>
            <w:sz w:val="20"/>
          </w:rPr>
          <w:delText xml:space="preserve"> </w:delText>
        </w:r>
      </w:del>
      <w:r>
        <w:rPr>
          <w:sz w:val="20"/>
        </w:rPr>
        <w:t>test</w:t>
      </w:r>
      <w:ins w:id="1070" w:author="Editor" w:date="2026-09-10T11:46:00Z">
        <w:r>
          <w:rPr>
            <w:sz w:val="20"/>
          </w:rPr>
          <w:t>ed</w:t>
        </w:r>
      </w:ins>
      <w:r>
        <w:rPr>
          <w:spacing w:val="2"/>
          <w:sz w:val="20"/>
        </w:rPr>
        <w:t xml:space="preserve"> </w:t>
      </w:r>
      <w:r>
        <w:rPr>
          <w:sz w:val="20"/>
        </w:rPr>
        <w:t>pre-trends</w:t>
      </w:r>
      <w:r>
        <w:rPr>
          <w:spacing w:val="2"/>
          <w:sz w:val="20"/>
        </w:rPr>
        <w:t xml:space="preserve"> </w:t>
      </w:r>
      <w:r>
        <w:rPr>
          <w:sz w:val="20"/>
        </w:rPr>
        <w:t>by</w:t>
      </w:r>
      <w:r>
        <w:rPr>
          <w:spacing w:val="2"/>
          <w:sz w:val="20"/>
        </w:rPr>
        <w:t xml:space="preserve"> </w:t>
      </w:r>
      <w:r>
        <w:rPr>
          <w:sz w:val="20"/>
        </w:rPr>
        <w:t>showing</w:t>
      </w:r>
      <w:r>
        <w:rPr>
          <w:spacing w:val="2"/>
          <w:sz w:val="20"/>
        </w:rPr>
        <w:t xml:space="preserve"> </w:t>
      </w:r>
      <w:r>
        <w:rPr>
          <w:sz w:val="20"/>
        </w:rPr>
        <w:t>that</w:t>
      </w:r>
      <w:r>
        <w:rPr>
          <w:spacing w:val="3"/>
          <w:sz w:val="20"/>
        </w:rPr>
        <w:t xml:space="preserve"> </w:t>
      </w:r>
      <w:r>
        <w:rPr>
          <w:sz w:val="20"/>
        </w:rPr>
        <w:t>pre-program</w:t>
      </w:r>
      <w:r>
        <w:rPr>
          <w:spacing w:val="2"/>
          <w:sz w:val="20"/>
        </w:rPr>
        <w:t xml:space="preserve"> </w:t>
      </w:r>
      <w:r>
        <w:rPr>
          <w:sz w:val="20"/>
        </w:rPr>
        <w:t>(1992–1997)</w:t>
      </w:r>
      <w:r>
        <w:rPr>
          <w:spacing w:val="2"/>
          <w:sz w:val="20"/>
        </w:rPr>
        <w:t xml:space="preserve"> </w:t>
      </w:r>
      <w:r>
        <w:rPr>
          <w:sz w:val="20"/>
        </w:rPr>
        <w:t>mortality</w:t>
      </w:r>
      <w:r>
        <w:rPr>
          <w:spacing w:val="2"/>
          <w:sz w:val="20"/>
        </w:rPr>
        <w:t xml:space="preserve"> </w:t>
      </w:r>
      <w:r>
        <w:rPr>
          <w:sz w:val="20"/>
        </w:rPr>
        <w:t>levels</w:t>
      </w:r>
      <w:r>
        <w:rPr>
          <w:spacing w:val="2"/>
          <w:sz w:val="20"/>
        </w:rPr>
        <w:t xml:space="preserve"> </w:t>
      </w:r>
      <w:r>
        <w:rPr>
          <w:sz w:val="20"/>
        </w:rPr>
        <w:t>were</w:t>
      </w:r>
      <w:r>
        <w:rPr>
          <w:spacing w:val="3"/>
          <w:sz w:val="20"/>
        </w:rPr>
        <w:t xml:space="preserve"> </w:t>
      </w:r>
      <w:r>
        <w:rPr>
          <w:sz w:val="20"/>
        </w:rPr>
        <w:t>similar</w:t>
      </w:r>
      <w:del w:id="1071" w:author="Editor" w:date="2026-09-10T11:46:00Z">
        <w:r w:rsidDel="00ED23BC">
          <w:rPr>
            <w:sz w:val="20"/>
          </w:rPr>
          <w:delText>,</w:delText>
        </w:r>
      </w:del>
      <w:r>
        <w:rPr>
          <w:spacing w:val="4"/>
          <w:sz w:val="20"/>
        </w:rPr>
        <w:t xml:space="preserve"> </w:t>
      </w:r>
      <w:r>
        <w:rPr>
          <w:sz w:val="20"/>
        </w:rPr>
        <w:t>year</w:t>
      </w:r>
      <w:r>
        <w:rPr>
          <w:spacing w:val="3"/>
          <w:sz w:val="20"/>
        </w:rPr>
        <w:t xml:space="preserve"> </w:t>
      </w:r>
      <w:r>
        <w:rPr>
          <w:sz w:val="20"/>
        </w:rPr>
        <w:t>by</w:t>
      </w:r>
      <w:r>
        <w:rPr>
          <w:spacing w:val="2"/>
          <w:sz w:val="20"/>
        </w:rPr>
        <w:t xml:space="preserve"> </w:t>
      </w:r>
      <w:r>
        <w:rPr>
          <w:sz w:val="20"/>
        </w:rPr>
        <w:t>year</w:t>
      </w:r>
      <w:del w:id="1072" w:author="Editor" w:date="2026-09-10T11:46:00Z">
        <w:r w:rsidDel="00ED23BC">
          <w:rPr>
            <w:sz w:val="20"/>
          </w:rPr>
          <w:delText>,</w:delText>
        </w:r>
      </w:del>
      <w:r>
        <w:rPr>
          <w:spacing w:val="5"/>
          <w:sz w:val="20"/>
        </w:rPr>
        <w:t xml:space="preserve"> </w:t>
      </w:r>
      <w:r>
        <w:rPr>
          <w:spacing w:val="-5"/>
          <w:sz w:val="20"/>
        </w:rPr>
        <w:t>be</w:t>
      </w:r>
      <w:r>
        <w:rPr>
          <w:sz w:val="20"/>
        </w:rPr>
        <w:t xml:space="preserve">tween municipalities phased into </w:t>
      </w:r>
      <w:r w:rsidRPr="003503A6">
        <w:rPr>
          <w:sz w:val="20"/>
        </w:rPr>
        <w:t>Progresa</w:t>
      </w:r>
      <w:r>
        <w:rPr>
          <w:i/>
          <w:sz w:val="20"/>
        </w:rPr>
        <w:t xml:space="preserve"> </w:t>
      </w:r>
      <w:r>
        <w:rPr>
          <w:sz w:val="20"/>
        </w:rPr>
        <w:t>in 1998 versus 1999</w:t>
      </w:r>
      <w:del w:id="1073" w:author="Editor" w:date="2026-09-10T10:09:00Z">
        <w:r w:rsidDel="002C4CAE">
          <w:rPr>
            <w:sz w:val="20"/>
          </w:rPr>
          <w:delText xml:space="preserve"> —</w:delText>
        </w:r>
      </w:del>
      <w:ins w:id="1074" w:author="Editor" w:date="2026-09-10T10:10:00Z">
        <w:r>
          <w:rPr>
            <w:sz w:val="20"/>
          </w:rPr>
          <w:t>—</w:t>
        </w:r>
      </w:ins>
      <w:del w:id="1075" w:author="Editor" w:date="2026-09-10T10:10:00Z">
        <w:r w:rsidDel="002C4CAE">
          <w:rPr>
            <w:sz w:val="20"/>
          </w:rPr>
          <w:delText xml:space="preserve"> </w:delText>
        </w:r>
      </w:del>
      <w:r>
        <w:rPr>
          <w:sz w:val="20"/>
        </w:rPr>
        <w:t>their preferred comparison sample.</w:t>
      </w:r>
      <w:r>
        <w:rPr>
          <w:spacing w:val="38"/>
          <w:sz w:val="20"/>
        </w:rPr>
        <w:t xml:space="preserve"> </w:t>
      </w:r>
      <w:r>
        <w:rPr>
          <w:sz w:val="20"/>
        </w:rPr>
        <w:t>As a further check, they also report that lagging the dependent variable</w:t>
      </w:r>
      <w:ins w:id="1076" w:author="Editor" w:date="2026-09-10T11:46:00Z">
        <w:r>
          <w:rPr>
            <w:sz w:val="20"/>
          </w:rPr>
          <w:t>,</w:t>
        </w:r>
      </w:ins>
      <w:r>
        <w:rPr>
          <w:sz w:val="20"/>
        </w:rPr>
        <w:t xml:space="preserve"> three years yields a small and insignificant</w:t>
      </w:r>
      <w:ins w:id="1077" w:author="Editor" w:date="2026-09-08T18:11:00Z">
        <w:r>
          <w:rPr>
            <w:sz w:val="20"/>
          </w:rPr>
          <w:t xml:space="preserve"> effect.</w:t>
        </w:r>
      </w:ins>
      <w:del w:id="1078" w:author="Editor" w:date="2026-09-08T18:11:00Z">
        <w:r w:rsidDel="00D048B7">
          <w:rPr>
            <w:sz w:val="20"/>
          </w:rPr>
          <w:delText xml:space="preserve"> e</w:delText>
        </w:r>
        <w:r w:rsidDel="00D048B7">
          <w:rPr>
            <w:rFonts w:ascii="Arial MT" w:hAnsi="Arial MT"/>
            <w:sz w:val="20"/>
          </w:rPr>
          <w:delText>ff</w:delText>
        </w:r>
        <w:r w:rsidDel="00D048B7">
          <w:rPr>
            <w:sz w:val="20"/>
          </w:rPr>
          <w:delText>ect.</w:delText>
        </w:r>
      </w:del>
    </w:p>
  </w:footnote>
  <w:footnote w:id="23">
    <w:p w14:paraId="7C041C3A" w14:textId="77777777" w:rsidR="00B74441" w:rsidRPr="00D76DD9" w:rsidRDefault="00B74441" w:rsidP="00D76DD9">
      <w:pPr>
        <w:suppressAutoHyphens/>
        <w:spacing w:before="50" w:line="199" w:lineRule="auto"/>
        <w:ind w:right="717"/>
        <w:jc w:val="both"/>
        <w:rPr>
          <w:sz w:val="20"/>
        </w:rPr>
      </w:pPr>
      <w:r>
        <w:rPr>
          <w:rStyle w:val="FootnoteReference"/>
        </w:rPr>
        <w:footnoteRef/>
      </w:r>
      <w:r>
        <w:t xml:space="preserve"> </w:t>
      </w:r>
      <w:r>
        <w:rPr>
          <w:sz w:val="20"/>
        </w:rPr>
        <w:t xml:space="preserve">Using a constant-hazard (exponential) survival approximation: </w:t>
      </w:r>
      <w:r>
        <w:rPr>
          <w:i/>
          <w:sz w:val="20"/>
        </w:rPr>
        <w:t>e</w:t>
      </w:r>
      <w:r>
        <w:rPr>
          <w:sz w:val="20"/>
          <w:vertAlign w:val="subscript"/>
        </w:rPr>
        <w:t>65</w:t>
      </w:r>
      <w:r>
        <w:rPr>
          <w:sz w:val="20"/>
        </w:rPr>
        <w:t xml:space="preserve"> </w:t>
      </w:r>
      <w:r>
        <w:rPr>
          <w:rFonts w:ascii="Arial MT" w:hAnsi="Arial MT"/>
          <w:sz w:val="20"/>
        </w:rPr>
        <w:t xml:space="preserve">= </w:t>
      </w:r>
      <w:r>
        <w:rPr>
          <w:sz w:val="20"/>
        </w:rPr>
        <w:t>1</w:t>
      </w:r>
      <w:r>
        <w:rPr>
          <w:rFonts w:ascii="Sitka Heading" w:hAnsi="Sitka Heading"/>
          <w:i/>
          <w:sz w:val="20"/>
        </w:rPr>
        <w:t>/µ</w:t>
      </w:r>
      <w:del w:id="1190" w:author="Editor" w:date="2026-09-13T13:14:00Z">
        <w:r w:rsidDel="00945939">
          <w:rPr>
            <w:rFonts w:ascii="Sitka Heading" w:hAnsi="Sitka Heading"/>
            <w:i/>
            <w:sz w:val="20"/>
          </w:rPr>
          <w:delText xml:space="preserve"> </w:delText>
        </w:r>
      </w:del>
      <w:ins w:id="1191" w:author="Editor" w:date="2026-09-13T13:14:00Z">
        <w:r>
          <w:rPr>
            <w:rFonts w:ascii="Sitka Heading" w:hAnsi="Sitka Heading"/>
            <w:sz w:val="20"/>
          </w:rPr>
          <w:t xml:space="preserve">, </w:t>
        </w:r>
      </w:ins>
      <w:r>
        <w:rPr>
          <w:sz w:val="20"/>
        </w:rPr>
        <w:t xml:space="preserve">where </w:t>
      </w:r>
      <w:r>
        <w:rPr>
          <w:rFonts w:ascii="Sitka Heading" w:hAnsi="Sitka Heading"/>
          <w:i/>
          <w:sz w:val="20"/>
        </w:rPr>
        <w:t xml:space="preserve">µ </w:t>
      </w:r>
      <w:r>
        <w:rPr>
          <w:sz w:val="20"/>
        </w:rPr>
        <w:t xml:space="preserve">is the annual mortality rate. Against the </w:t>
      </w:r>
      <w:del w:id="1192" w:author="Editor" w:date="2026-09-13T13:14:00Z">
        <w:r w:rsidDel="00945939">
          <w:rPr>
            <w:sz w:val="20"/>
          </w:rPr>
          <w:delText xml:space="preserve">Barham-Rowberry sample’s </w:delText>
        </w:r>
      </w:del>
      <w:r>
        <w:rPr>
          <w:sz w:val="20"/>
        </w:rPr>
        <w:t xml:space="preserve">pre-program mean of 47.45 deaths per 1,000 </w:t>
      </w:r>
      <w:ins w:id="1193" w:author="Editor" w:date="2026-09-13T13:14:00Z">
        <w:r>
          <w:rPr>
            <w:sz w:val="20"/>
          </w:rPr>
          <w:t xml:space="preserve">persons </w:t>
        </w:r>
      </w:ins>
      <w:r>
        <w:rPr>
          <w:sz w:val="20"/>
        </w:rPr>
        <w:t>(</w:t>
      </w:r>
      <w:r>
        <w:rPr>
          <w:rFonts w:ascii="Sitka Heading" w:hAnsi="Sitka Heading"/>
          <w:i/>
          <w:sz w:val="20"/>
        </w:rPr>
        <w:t xml:space="preserve">µ </w:t>
      </w:r>
      <w:r>
        <w:rPr>
          <w:rFonts w:ascii="Lucida Sans Unicode" w:hAnsi="Lucida Sans Unicode"/>
          <w:sz w:val="20"/>
        </w:rPr>
        <w:t xml:space="preserve">≈ </w:t>
      </w:r>
      <w:r>
        <w:rPr>
          <w:sz w:val="20"/>
        </w:rPr>
        <w:t>0</w:t>
      </w:r>
      <w:r>
        <w:rPr>
          <w:rFonts w:ascii="Sitka Heading" w:hAnsi="Sitka Heading"/>
          <w:i/>
          <w:sz w:val="20"/>
        </w:rPr>
        <w:t>.</w:t>
      </w:r>
      <w:r>
        <w:rPr>
          <w:sz w:val="20"/>
        </w:rPr>
        <w:t>0475)</w:t>
      </w:r>
      <w:ins w:id="1194" w:author="Editor" w:date="2026-09-13T13:14:00Z">
        <w:r>
          <w:rPr>
            <w:sz w:val="20"/>
          </w:rPr>
          <w:t xml:space="preserve"> in the Barham-Rowberry sample</w:t>
        </w:r>
      </w:ins>
      <w:r>
        <w:rPr>
          <w:sz w:val="20"/>
        </w:rPr>
        <w:t>, baseline life expectancy</w:t>
      </w:r>
      <w:r>
        <w:rPr>
          <w:spacing w:val="16"/>
          <w:sz w:val="20"/>
        </w:rPr>
        <w:t xml:space="preserve"> </w:t>
      </w:r>
      <w:r>
        <w:rPr>
          <w:sz w:val="20"/>
        </w:rPr>
        <w:t>at</w:t>
      </w:r>
      <w:r>
        <w:rPr>
          <w:spacing w:val="16"/>
          <w:sz w:val="20"/>
        </w:rPr>
        <w:t xml:space="preserve"> </w:t>
      </w:r>
      <w:r>
        <w:rPr>
          <w:sz w:val="20"/>
        </w:rPr>
        <w:t>65</w:t>
      </w:r>
      <w:r>
        <w:rPr>
          <w:spacing w:val="16"/>
          <w:sz w:val="20"/>
        </w:rPr>
        <w:t xml:space="preserve"> </w:t>
      </w:r>
      <w:r>
        <w:rPr>
          <w:sz w:val="20"/>
        </w:rPr>
        <w:t>is</w:t>
      </w:r>
      <w:r>
        <w:rPr>
          <w:spacing w:val="16"/>
          <w:sz w:val="20"/>
        </w:rPr>
        <w:t xml:space="preserve"> </w:t>
      </w:r>
      <w:r>
        <w:rPr>
          <w:sz w:val="20"/>
        </w:rPr>
        <w:t>1</w:t>
      </w:r>
      <w:r>
        <w:rPr>
          <w:rFonts w:ascii="Sitka Heading" w:hAnsi="Sitka Heading"/>
          <w:i/>
          <w:sz w:val="20"/>
        </w:rPr>
        <w:t>/</w:t>
      </w:r>
      <w:r>
        <w:rPr>
          <w:sz w:val="20"/>
        </w:rPr>
        <w:t>0</w:t>
      </w:r>
      <w:r>
        <w:rPr>
          <w:rFonts w:ascii="Sitka Heading" w:hAnsi="Sitka Heading"/>
          <w:i/>
          <w:sz w:val="20"/>
        </w:rPr>
        <w:t>.</w:t>
      </w:r>
      <w:r>
        <w:rPr>
          <w:sz w:val="20"/>
        </w:rPr>
        <w:t>0475</w:t>
      </w:r>
      <w:r>
        <w:rPr>
          <w:spacing w:val="40"/>
          <w:sz w:val="20"/>
        </w:rPr>
        <w:t xml:space="preserve"> </w:t>
      </w:r>
      <w:r>
        <w:rPr>
          <w:rFonts w:ascii="Lucida Sans Unicode" w:hAnsi="Lucida Sans Unicode"/>
          <w:sz w:val="20"/>
        </w:rPr>
        <w:t>≈</w:t>
      </w:r>
      <w:r>
        <w:rPr>
          <w:rFonts w:ascii="Lucida Sans Unicode" w:hAnsi="Lucida Sans Unicode"/>
          <w:spacing w:val="26"/>
          <w:sz w:val="20"/>
        </w:rPr>
        <w:t xml:space="preserve"> </w:t>
      </w:r>
      <w:r>
        <w:rPr>
          <w:sz w:val="20"/>
        </w:rPr>
        <w:t>21</w:t>
      </w:r>
      <w:r>
        <w:rPr>
          <w:rFonts w:ascii="Sitka Heading" w:hAnsi="Sitka Heading"/>
          <w:i/>
          <w:sz w:val="20"/>
        </w:rPr>
        <w:t>.</w:t>
      </w:r>
      <w:r>
        <w:rPr>
          <w:sz w:val="20"/>
        </w:rPr>
        <w:t>1</w:t>
      </w:r>
      <w:r>
        <w:rPr>
          <w:spacing w:val="16"/>
          <w:sz w:val="20"/>
        </w:rPr>
        <w:t xml:space="preserve"> </w:t>
      </w:r>
      <w:r>
        <w:rPr>
          <w:sz w:val="20"/>
        </w:rPr>
        <w:t>years.</w:t>
      </w:r>
      <w:r>
        <w:rPr>
          <w:spacing w:val="71"/>
          <w:sz w:val="20"/>
        </w:rPr>
        <w:t xml:space="preserve"> </w:t>
      </w:r>
      <w:r>
        <w:rPr>
          <w:sz w:val="20"/>
        </w:rPr>
        <w:t>Evaluated</w:t>
      </w:r>
      <w:r>
        <w:rPr>
          <w:spacing w:val="16"/>
          <w:sz w:val="20"/>
        </w:rPr>
        <w:t xml:space="preserve"> </w:t>
      </w:r>
      <w:r>
        <w:rPr>
          <w:sz w:val="20"/>
        </w:rPr>
        <w:t>at</w:t>
      </w:r>
      <w:r>
        <w:rPr>
          <w:spacing w:val="16"/>
          <w:sz w:val="20"/>
        </w:rPr>
        <w:t xml:space="preserve"> </w:t>
      </w:r>
      <w:r>
        <w:rPr>
          <w:sz w:val="20"/>
        </w:rPr>
        <w:t>that</w:t>
      </w:r>
      <w:r>
        <w:rPr>
          <w:spacing w:val="16"/>
          <w:sz w:val="20"/>
        </w:rPr>
        <w:t xml:space="preserve"> </w:t>
      </w:r>
      <w:r>
        <w:rPr>
          <w:sz w:val="20"/>
        </w:rPr>
        <w:t>sample’s</w:t>
      </w:r>
      <w:r>
        <w:rPr>
          <w:spacing w:val="16"/>
          <w:sz w:val="20"/>
        </w:rPr>
        <w:t xml:space="preserve"> </w:t>
      </w:r>
      <w:r>
        <w:rPr>
          <w:sz w:val="20"/>
        </w:rPr>
        <w:t>mean</w:t>
      </w:r>
      <w:r>
        <w:rPr>
          <w:spacing w:val="16"/>
          <w:sz w:val="20"/>
        </w:rPr>
        <w:t xml:space="preserve"> </w:t>
      </w:r>
      <w:r>
        <w:rPr>
          <w:sz w:val="20"/>
        </w:rPr>
        <w:t>early-phase</w:t>
      </w:r>
      <w:r>
        <w:rPr>
          <w:spacing w:val="16"/>
          <w:sz w:val="20"/>
        </w:rPr>
        <w:t xml:space="preserve"> </w:t>
      </w:r>
      <w:r>
        <w:rPr>
          <w:sz w:val="20"/>
        </w:rPr>
        <w:t>intensity</w:t>
      </w:r>
      <w:r>
        <w:rPr>
          <w:spacing w:val="16"/>
          <w:sz w:val="20"/>
        </w:rPr>
        <w:t xml:space="preserve"> </w:t>
      </w:r>
      <w:r>
        <w:rPr>
          <w:sz w:val="20"/>
        </w:rPr>
        <w:t>of</w:t>
      </w:r>
      <w:r>
        <w:rPr>
          <w:spacing w:val="16"/>
          <w:sz w:val="20"/>
        </w:rPr>
        <w:t xml:space="preserve"> </w:t>
      </w:r>
      <w:r>
        <w:rPr>
          <w:sz w:val="20"/>
        </w:rPr>
        <w:t>31.6</w:t>
      </w:r>
      <w:del w:id="1195" w:author="Editor" w:date="2026-09-08T18:02:00Z">
        <w:r w:rsidDel="00D048B7">
          <w:rPr>
            <w:sz w:val="20"/>
          </w:rPr>
          <w:delText>%</w:delText>
        </w:r>
      </w:del>
      <w:ins w:id="1196" w:author="Editor" w:date="2026-09-08T18:02:00Z">
        <w:r>
          <w:rPr>
            <w:sz w:val="20"/>
          </w:rPr>
          <w:t xml:space="preserve"> percent</w:t>
        </w:r>
      </w:ins>
      <w:r>
        <w:rPr>
          <w:sz w:val="20"/>
        </w:rPr>
        <w:t>,</w:t>
      </w:r>
      <w:r>
        <w:rPr>
          <w:spacing w:val="22"/>
          <w:sz w:val="20"/>
        </w:rPr>
        <w:t xml:space="preserve"> </w:t>
      </w:r>
      <w:r w:rsidRPr="004A2FF4">
        <w:rPr>
          <w:sz w:val="20"/>
        </w:rPr>
        <w:t>the</w:t>
      </w:r>
      <w:r>
        <w:rPr>
          <w:spacing w:val="-5"/>
          <w:sz w:val="20"/>
        </w:rPr>
        <w:t xml:space="preserve"> </w:t>
      </w:r>
      <w:r>
        <w:rPr>
          <w:rFonts w:ascii="Lucida Sans Unicode" w:hAnsi="Lucida Sans Unicode"/>
          <w:sz w:val="20"/>
        </w:rPr>
        <w:t>−</w:t>
      </w:r>
      <w:r>
        <w:rPr>
          <w:sz w:val="20"/>
        </w:rPr>
        <w:t>1</w:t>
      </w:r>
      <w:r>
        <w:rPr>
          <w:rFonts w:ascii="Sitka Heading" w:hAnsi="Sitka Heading"/>
          <w:i/>
          <w:sz w:val="20"/>
        </w:rPr>
        <w:t>.</w:t>
      </w:r>
      <w:r>
        <w:rPr>
          <w:sz w:val="20"/>
        </w:rPr>
        <w:t>660</w:t>
      </w:r>
      <w:r>
        <w:rPr>
          <w:spacing w:val="1"/>
          <w:sz w:val="20"/>
        </w:rPr>
        <w:t xml:space="preserve"> </w:t>
      </w:r>
      <w:r>
        <w:rPr>
          <w:sz w:val="20"/>
        </w:rPr>
        <w:t>estimate</w:t>
      </w:r>
      <w:r>
        <w:rPr>
          <w:spacing w:val="2"/>
          <w:sz w:val="20"/>
        </w:rPr>
        <w:t xml:space="preserve"> </w:t>
      </w:r>
      <w:r>
        <w:rPr>
          <w:sz w:val="20"/>
        </w:rPr>
        <w:t>implies</w:t>
      </w:r>
      <w:r>
        <w:rPr>
          <w:spacing w:val="1"/>
          <w:sz w:val="20"/>
        </w:rPr>
        <w:t xml:space="preserve"> </w:t>
      </w:r>
      <w:r>
        <w:rPr>
          <w:sz w:val="20"/>
        </w:rPr>
        <w:t>a</w:t>
      </w:r>
      <w:r>
        <w:rPr>
          <w:spacing w:val="2"/>
          <w:sz w:val="20"/>
        </w:rPr>
        <w:t xml:space="preserve"> </w:t>
      </w:r>
      <w:r>
        <w:rPr>
          <w:sz w:val="20"/>
        </w:rPr>
        <w:t>new</w:t>
      </w:r>
      <w:r>
        <w:rPr>
          <w:spacing w:val="2"/>
          <w:sz w:val="20"/>
        </w:rPr>
        <w:t xml:space="preserve"> </w:t>
      </w:r>
      <w:r>
        <w:rPr>
          <w:sz w:val="20"/>
        </w:rPr>
        <w:t>rate</w:t>
      </w:r>
      <w:r>
        <w:rPr>
          <w:spacing w:val="1"/>
          <w:sz w:val="20"/>
        </w:rPr>
        <w:t xml:space="preserve"> </w:t>
      </w:r>
      <w:r>
        <w:rPr>
          <w:sz w:val="20"/>
        </w:rPr>
        <w:t>of</w:t>
      </w:r>
      <w:r>
        <w:rPr>
          <w:spacing w:val="3"/>
          <w:sz w:val="20"/>
        </w:rPr>
        <w:t xml:space="preserve"> </w:t>
      </w:r>
      <w:r>
        <w:rPr>
          <w:rFonts w:ascii="Lucida Sans Unicode" w:hAnsi="Lucida Sans Unicode"/>
          <w:sz w:val="20"/>
        </w:rPr>
        <w:t>≈</w:t>
      </w:r>
      <w:r>
        <w:rPr>
          <w:rFonts w:ascii="Lucida Sans Unicode" w:hAnsi="Lucida Sans Unicode"/>
          <w:spacing w:val="1"/>
          <w:sz w:val="20"/>
        </w:rPr>
        <w:t xml:space="preserve"> </w:t>
      </w:r>
      <w:r>
        <w:rPr>
          <w:sz w:val="20"/>
        </w:rPr>
        <w:t>0</w:t>
      </w:r>
      <w:r>
        <w:rPr>
          <w:rFonts w:ascii="Sitka Heading" w:hAnsi="Sitka Heading"/>
          <w:i/>
          <w:sz w:val="20"/>
        </w:rPr>
        <w:t>.</w:t>
      </w:r>
      <w:r>
        <w:rPr>
          <w:sz w:val="20"/>
        </w:rPr>
        <w:t>0469,</w:t>
      </w:r>
      <w:r>
        <w:rPr>
          <w:spacing w:val="4"/>
          <w:sz w:val="20"/>
        </w:rPr>
        <w:t xml:space="preserve"> </w:t>
      </w:r>
      <w:r>
        <w:rPr>
          <w:sz w:val="20"/>
        </w:rPr>
        <w:t>yielding</w:t>
      </w:r>
      <w:r>
        <w:rPr>
          <w:spacing w:val="2"/>
          <w:sz w:val="20"/>
        </w:rPr>
        <w:t xml:space="preserve"> </w:t>
      </w:r>
      <w:r>
        <w:rPr>
          <w:i/>
          <w:sz w:val="20"/>
        </w:rPr>
        <w:t>e</w:t>
      </w:r>
      <w:r>
        <w:rPr>
          <w:sz w:val="20"/>
          <w:vertAlign w:val="subscript"/>
        </w:rPr>
        <w:t>65</w:t>
      </w:r>
      <w:r>
        <w:rPr>
          <w:spacing w:val="23"/>
          <w:sz w:val="20"/>
        </w:rPr>
        <w:t xml:space="preserve"> </w:t>
      </w:r>
      <w:r>
        <w:rPr>
          <w:rFonts w:ascii="Lucida Sans Unicode" w:hAnsi="Lucida Sans Unicode"/>
          <w:sz w:val="20"/>
        </w:rPr>
        <w:t>≈</w:t>
      </w:r>
      <w:r>
        <w:rPr>
          <w:rFonts w:ascii="Lucida Sans Unicode" w:hAnsi="Lucida Sans Unicode"/>
          <w:spacing w:val="2"/>
          <w:sz w:val="20"/>
        </w:rPr>
        <w:t xml:space="preserve"> </w:t>
      </w:r>
      <w:r>
        <w:rPr>
          <w:sz w:val="20"/>
        </w:rPr>
        <w:t>21</w:t>
      </w:r>
      <w:r>
        <w:rPr>
          <w:rFonts w:ascii="Sitka Heading" w:hAnsi="Sitka Heading"/>
          <w:i/>
          <w:sz w:val="20"/>
        </w:rPr>
        <w:t>.</w:t>
      </w:r>
      <w:r>
        <w:rPr>
          <w:sz w:val="20"/>
        </w:rPr>
        <w:t>3</w:t>
      </w:r>
      <w:r>
        <w:rPr>
          <w:spacing w:val="1"/>
          <w:sz w:val="20"/>
        </w:rPr>
        <w:t xml:space="preserve"> </w:t>
      </w:r>
      <w:r>
        <w:rPr>
          <w:sz w:val="20"/>
        </w:rPr>
        <w:t>years—a</w:t>
      </w:r>
      <w:r>
        <w:rPr>
          <w:spacing w:val="2"/>
          <w:sz w:val="20"/>
        </w:rPr>
        <w:t xml:space="preserve"> </w:t>
      </w:r>
      <w:r>
        <w:rPr>
          <w:sz w:val="20"/>
        </w:rPr>
        <w:t>gain</w:t>
      </w:r>
      <w:r>
        <w:rPr>
          <w:spacing w:val="1"/>
          <w:sz w:val="20"/>
        </w:rPr>
        <w:t xml:space="preserve"> </w:t>
      </w:r>
      <w:r>
        <w:rPr>
          <w:sz w:val="20"/>
        </w:rPr>
        <w:t>of</w:t>
      </w:r>
      <w:r>
        <w:rPr>
          <w:spacing w:val="3"/>
          <w:sz w:val="20"/>
        </w:rPr>
        <w:t xml:space="preserve"> </w:t>
      </w:r>
      <w:r>
        <w:rPr>
          <w:sz w:val="20"/>
        </w:rPr>
        <w:t>approximately</w:t>
      </w:r>
      <w:r>
        <w:rPr>
          <w:spacing w:val="1"/>
          <w:sz w:val="20"/>
        </w:rPr>
        <w:t xml:space="preserve"> </w:t>
      </w:r>
      <w:r>
        <w:rPr>
          <w:sz w:val="20"/>
        </w:rPr>
        <w:t>0.24</w:t>
      </w:r>
      <w:r>
        <w:rPr>
          <w:spacing w:val="1"/>
          <w:sz w:val="20"/>
        </w:rPr>
        <w:t xml:space="preserve"> </w:t>
      </w:r>
      <w:r>
        <w:rPr>
          <w:sz w:val="20"/>
        </w:rPr>
        <w:t>years,</w:t>
      </w:r>
      <w:r>
        <w:rPr>
          <w:spacing w:val="4"/>
          <w:sz w:val="20"/>
        </w:rPr>
        <w:t xml:space="preserve"> </w:t>
      </w:r>
      <w:r>
        <w:rPr>
          <w:spacing w:val="-5"/>
          <w:sz w:val="20"/>
        </w:rPr>
        <w:t xml:space="preserve">or </w:t>
      </w:r>
      <w:r>
        <w:rPr>
          <w:sz w:val="20"/>
        </w:rPr>
        <w:t>0.76</w:t>
      </w:r>
      <w:r>
        <w:rPr>
          <w:spacing w:val="-4"/>
          <w:sz w:val="20"/>
        </w:rPr>
        <w:t xml:space="preserve"> </w:t>
      </w:r>
      <w:r>
        <w:rPr>
          <w:sz w:val="20"/>
        </w:rPr>
        <w:t>years</w:t>
      </w:r>
      <w:r>
        <w:rPr>
          <w:spacing w:val="-4"/>
          <w:sz w:val="20"/>
        </w:rPr>
        <w:t xml:space="preserve"> </w:t>
      </w:r>
      <w:r>
        <w:rPr>
          <w:sz w:val="20"/>
        </w:rPr>
        <w:t>at</w:t>
      </w:r>
      <w:r>
        <w:rPr>
          <w:spacing w:val="-4"/>
          <w:sz w:val="20"/>
        </w:rPr>
        <w:t xml:space="preserve"> </w:t>
      </w:r>
      <w:r>
        <w:rPr>
          <w:sz w:val="20"/>
        </w:rPr>
        <w:t>full</w:t>
      </w:r>
      <w:r>
        <w:rPr>
          <w:spacing w:val="-4"/>
          <w:sz w:val="20"/>
        </w:rPr>
        <w:t xml:space="preserve"> </w:t>
      </w:r>
      <w:r>
        <w:rPr>
          <w:spacing w:val="-2"/>
          <w:sz w:val="20"/>
        </w:rPr>
        <w:t>intensity.</w:t>
      </w:r>
    </w:p>
  </w:footnote>
  <w:footnote w:id="24">
    <w:p w14:paraId="44BBD734" w14:textId="77777777" w:rsidR="00B74441" w:rsidRDefault="00B74441" w:rsidP="009277AA">
      <w:pPr>
        <w:pStyle w:val="FootnoteText"/>
        <w:ind w:right="720"/>
        <w:jc w:val="both"/>
      </w:pPr>
      <w:r>
        <w:rPr>
          <w:rStyle w:val="FootnoteReference"/>
        </w:rPr>
        <w:footnoteRef/>
      </w:r>
      <w:r>
        <w:t xml:space="preserve"> Our design has s</w:t>
      </w:r>
      <w:ins w:id="1209" w:author="Editor" w:date="2026-09-08T18:12:00Z">
        <w:r>
          <w:t>uff</w:t>
        </w:r>
      </w:ins>
      <w:del w:id="1210" w:author="Editor" w:date="2026-09-08T18:12:00Z">
        <w:r w:rsidDel="00B50A25">
          <w:delText>u</w:delText>
        </w:r>
        <w:r w:rsidDel="00B50A25">
          <w:rPr>
            <w:rFonts w:ascii="Arial MT" w:hAnsi="Arial MT"/>
          </w:rPr>
          <w:delText>ff</w:delText>
        </w:r>
      </w:del>
      <w:r>
        <w:rPr>
          <w:rFonts w:ascii="Arial MT" w:hAnsi="Arial MT"/>
        </w:rPr>
        <w:t>i</w:t>
      </w:r>
      <w:r>
        <w:t xml:space="preserve">cient power to detect meaningful </w:t>
      </w:r>
      <w:ins w:id="1211" w:author="Editor" w:date="2026-09-08T18:12:00Z">
        <w:r>
          <w:t>eff</w:t>
        </w:r>
      </w:ins>
      <w:del w:id="1212" w:author="Editor" w:date="2026-09-08T18:12:00Z">
        <w:r w:rsidDel="00B50A25">
          <w:delText>e</w:delText>
        </w:r>
        <w:r w:rsidDel="00B50A25">
          <w:rPr>
            <w:rFonts w:ascii="Arial MT" w:hAnsi="Arial MT"/>
          </w:rPr>
          <w:delText>ff</w:delText>
        </w:r>
      </w:del>
      <w:r>
        <w:t>ects.</w:t>
      </w:r>
      <w:r>
        <w:rPr>
          <w:spacing w:val="40"/>
        </w:rPr>
        <w:t xml:space="preserve"> </w:t>
      </w:r>
      <w:r>
        <w:t>At 80</w:t>
      </w:r>
      <w:del w:id="1213" w:author="Editor" w:date="2026-09-08T18:02:00Z">
        <w:r w:rsidDel="00D048B7">
          <w:delText>%</w:delText>
        </w:r>
      </w:del>
      <w:ins w:id="1214" w:author="Editor" w:date="2026-09-08T18:02:00Z">
        <w:r>
          <w:t xml:space="preserve"> percent</w:t>
        </w:r>
      </w:ins>
      <w:r>
        <w:t xml:space="preserve"> power and two-sided 5</w:t>
      </w:r>
      <w:del w:id="1215" w:author="Editor" w:date="2026-09-08T18:02:00Z">
        <w:r w:rsidDel="00D048B7">
          <w:delText>%</w:delText>
        </w:r>
      </w:del>
      <w:ins w:id="1216" w:author="Editor" w:date="2026-09-08T18:02:00Z">
        <w:r>
          <w:t xml:space="preserve"> percent</w:t>
        </w:r>
      </w:ins>
      <w:r>
        <w:t xml:space="preserve"> significance (</w:t>
      </w:r>
      <w:r w:rsidRPr="00BC410E">
        <w:rPr>
          <w:highlight w:val="yellow"/>
        </w:rPr>
        <w:t>MDE</w:t>
      </w:r>
      <w:r>
        <w:t xml:space="preserve"> </w:t>
      </w:r>
      <w:r>
        <w:rPr>
          <w:rFonts w:ascii="Arial MT" w:hAnsi="Arial MT"/>
        </w:rPr>
        <w:t xml:space="preserve">= </w:t>
      </w:r>
      <w:r>
        <w:t>2</w:t>
      </w:r>
      <w:r>
        <w:rPr>
          <w:rFonts w:ascii="Sitka Heading" w:hAnsi="Sitka Heading"/>
          <w:i/>
        </w:rPr>
        <w:t>.</w:t>
      </w:r>
      <w:r>
        <w:t xml:space="preserve">80 </w:t>
      </w:r>
      <w:r>
        <w:rPr>
          <w:rFonts w:ascii="Lucida Sans Unicode" w:hAnsi="Lucida Sans Unicode"/>
        </w:rPr>
        <w:t>×</w:t>
      </w:r>
      <w:r>
        <w:rPr>
          <w:rFonts w:ascii="Lucida Sans Unicode" w:hAnsi="Lucida Sans Unicode"/>
          <w:spacing w:val="-13"/>
        </w:rPr>
        <w:t xml:space="preserve"> </w:t>
      </w:r>
      <w:r>
        <w:rPr>
          <w:i/>
        </w:rPr>
        <w:t>S</w:t>
      </w:r>
      <w:r>
        <w:rPr>
          <w:i/>
          <w:spacing w:val="-13"/>
        </w:rPr>
        <w:t xml:space="preserve"> </w:t>
      </w:r>
      <w:r>
        <w:rPr>
          <w:i/>
        </w:rPr>
        <w:t>E</w:t>
      </w:r>
      <w:r>
        <w:t xml:space="preserve">), the pooled specification (Table </w:t>
      </w:r>
      <w:hyperlink w:anchor="_bookmark72" w:history="1">
        <w:r>
          <w:rPr>
            <w:color w:val="FF0000"/>
          </w:rPr>
          <w:t>2</w:t>
        </w:r>
      </w:hyperlink>
      <w:r>
        <w:t xml:space="preserve">, column </w:t>
      </w:r>
      <w:ins w:id="1217" w:author="Editor" w:date="2026-09-10T13:25:00Z">
        <w:r>
          <w:t>(</w:t>
        </w:r>
      </w:ins>
      <w:r>
        <w:t>1</w:t>
      </w:r>
      <w:ins w:id="1218" w:author="Editor" w:date="2026-09-10T13:25:00Z">
        <w:r>
          <w:t>)</w:t>
        </w:r>
      </w:ins>
      <w:r>
        <w:t xml:space="preserve">; </w:t>
      </w:r>
      <w:r>
        <w:rPr>
          <w:i/>
        </w:rPr>
        <w:t>S</w:t>
      </w:r>
      <w:r>
        <w:rPr>
          <w:i/>
          <w:spacing w:val="-13"/>
        </w:rPr>
        <w:t xml:space="preserve"> </w:t>
      </w:r>
      <w:r>
        <w:rPr>
          <w:i/>
        </w:rPr>
        <w:t>E</w:t>
      </w:r>
      <w:r>
        <w:rPr>
          <w:i/>
          <w:spacing w:val="34"/>
        </w:rPr>
        <w:t xml:space="preserve"> </w:t>
      </w:r>
      <w:r>
        <w:rPr>
          <w:rFonts w:ascii="Arial MT" w:hAnsi="Arial MT"/>
        </w:rPr>
        <w:t xml:space="preserve">= </w:t>
      </w:r>
      <w:r>
        <w:t>1</w:t>
      </w:r>
      <w:r>
        <w:rPr>
          <w:rFonts w:ascii="Sitka Heading" w:hAnsi="Sitka Heading"/>
          <w:i/>
        </w:rPr>
        <w:t>.</w:t>
      </w:r>
      <w:r>
        <w:t xml:space="preserve">464) can detect </w:t>
      </w:r>
      <w:ins w:id="1219" w:author="Editor" w:date="2026-09-08T18:12:00Z">
        <w:r>
          <w:t>eff</w:t>
        </w:r>
      </w:ins>
      <w:del w:id="1220" w:author="Editor" w:date="2026-09-08T18:12:00Z">
        <w:r w:rsidDel="00B50A25">
          <w:delText>e</w:delText>
        </w:r>
        <w:r w:rsidDel="00B50A25">
          <w:rPr>
            <w:rFonts w:ascii="Arial MT" w:hAnsi="Arial MT"/>
          </w:rPr>
          <w:delText>ff</w:delText>
        </w:r>
      </w:del>
      <w:r>
        <w:t>ects as small as 4.10 deaths per 1,000</w:t>
      </w:r>
      <w:ins w:id="1221" w:author="Editor" w:date="2026-09-13T13:16:00Z">
        <w:r>
          <w:t xml:space="preserve"> persons</w:t>
        </w:r>
      </w:ins>
      <w:r>
        <w:t>, which clears</w:t>
      </w:r>
      <w:ins w:id="1222" w:author="Editor" w:date="2026-09-10T13:25:00Z">
        <w:r w:rsidRPr="00E92778">
          <w:t xml:space="preserve"> </w:t>
        </w:r>
        <w:r>
          <w:t>the original unweighted estimates of</w:t>
        </w:r>
      </w:ins>
      <w:r>
        <w:t xml:space="preserve"> </w:t>
      </w:r>
      <w:hyperlink w:anchor="_bookmark38" w:history="1">
        <w:r>
          <w:rPr>
            <w:color w:val="0000FF"/>
          </w:rPr>
          <w:t>Barham and Rowberry</w:t>
        </w:r>
      </w:hyperlink>
      <w:r>
        <w:rPr>
          <w:color w:val="0000FF"/>
        </w:rPr>
        <w:t xml:space="preserve"> </w:t>
      </w:r>
      <w:r>
        <w:t>(</w:t>
      </w:r>
      <w:hyperlink w:anchor="_bookmark38" w:history="1">
        <w:r>
          <w:rPr>
            <w:color w:val="0000FF"/>
          </w:rPr>
          <w:t>2013</w:t>
        </w:r>
      </w:hyperlink>
      <w:r>
        <w:t>)</w:t>
      </w:r>
      <w:ins w:id="1223" w:author="Editor" w:date="2026-09-10T13:25:00Z">
        <w:r>
          <w:t xml:space="preserve"> of</w:t>
        </w:r>
      </w:ins>
      <w:del w:id="1224" w:author="Editor" w:date="2026-09-10T13:25:00Z">
        <w:r w:rsidDel="00E92778">
          <w:delText>’s</w:delText>
        </w:r>
      </w:del>
      <w:r>
        <w:t xml:space="preserve"> </w:t>
      </w:r>
      <w:del w:id="1225" w:author="Editor" w:date="2026-09-10T13:25:00Z">
        <w:r w:rsidDel="00E92778">
          <w:delText xml:space="preserve">original unweighted estimates of </w:delText>
        </w:r>
      </w:del>
      <w:r>
        <w:rPr>
          <w:rFonts w:ascii="Lucida Sans Unicode" w:hAnsi="Lucida Sans Unicode"/>
        </w:rPr>
        <w:t>−</w:t>
      </w:r>
      <w:r>
        <w:t>6</w:t>
      </w:r>
      <w:r>
        <w:rPr>
          <w:rFonts w:ascii="Sitka Heading" w:hAnsi="Sitka Heading"/>
          <w:i/>
        </w:rPr>
        <w:t>.</w:t>
      </w:r>
      <w:r>
        <w:t>37.</w:t>
      </w:r>
      <w:r>
        <w:rPr>
          <w:spacing w:val="38"/>
        </w:rPr>
        <w:t xml:space="preserve"> </w:t>
      </w:r>
      <w:r>
        <w:t xml:space="preserve">Our null is therefore informative against </w:t>
      </w:r>
      <w:del w:id="1226" w:author="Editor" w:date="2026-09-10T10:14:00Z">
        <w:r w:rsidDel="007B3BEE">
          <w:delText xml:space="preserve">BR’s </w:delText>
        </w:r>
      </w:del>
      <w:ins w:id="1227" w:author="Editor" w:date="2026-09-10T10:14:00Z">
        <w:r>
          <w:t xml:space="preserve">the </w:t>
        </w:r>
      </w:ins>
      <w:r>
        <w:t xml:space="preserve">originally reported magnitude </w:t>
      </w:r>
      <w:ins w:id="1228" w:author="Editor" w:date="2026-09-10T10:14:00Z">
        <w:r>
          <w:t xml:space="preserve">of </w:t>
        </w:r>
      </w:ins>
      <w:hyperlink w:anchor="_bookmark38" w:history="1">
        <w:r w:rsidRPr="00BC410E">
          <w:t>Barham</w:t>
        </w:r>
        <w:r w:rsidRPr="00BC410E">
          <w:rPr>
            <w:spacing w:val="24"/>
          </w:rPr>
          <w:t xml:space="preserve"> </w:t>
        </w:r>
        <w:r w:rsidRPr="00BC410E">
          <w:t>and</w:t>
        </w:r>
        <w:r w:rsidRPr="00BC410E">
          <w:rPr>
            <w:spacing w:val="23"/>
          </w:rPr>
          <w:t xml:space="preserve"> </w:t>
        </w:r>
        <w:r w:rsidRPr="00BC410E">
          <w:t>Rowberry</w:t>
        </w:r>
      </w:hyperlink>
      <w:r w:rsidRPr="00BC410E">
        <w:rPr>
          <w:spacing w:val="24"/>
        </w:rPr>
        <w:t xml:space="preserve"> </w:t>
      </w:r>
      <w:r>
        <w:t>rather than a power artifact.</w:t>
      </w:r>
    </w:p>
  </w:footnote>
  <w:footnote w:id="25">
    <w:p w14:paraId="753BC2B9" w14:textId="77777777" w:rsidR="00B74441" w:rsidRDefault="00B74441" w:rsidP="009277AA">
      <w:pPr>
        <w:pStyle w:val="FootnoteText"/>
        <w:ind w:right="720"/>
        <w:jc w:val="both"/>
      </w:pPr>
      <w:r>
        <w:rPr>
          <w:rStyle w:val="FootnoteReference"/>
        </w:rPr>
        <w:footnoteRef/>
      </w:r>
      <w:r>
        <w:t xml:space="preserve"> Because</w:t>
      </w:r>
      <w:r>
        <w:rPr>
          <w:spacing w:val="-6"/>
        </w:rPr>
        <w:t xml:space="preserve"> </w:t>
      </w:r>
      <w:del w:id="1298" w:author="Editor" w:date="2026-09-10T13:28:00Z">
        <w:r w:rsidDel="00E92778">
          <w:delText>utilization</w:delText>
        </w:r>
        <w:r w:rsidDel="00E92778">
          <w:rPr>
            <w:spacing w:val="-6"/>
          </w:rPr>
          <w:delText xml:space="preserve"> </w:delText>
        </w:r>
      </w:del>
      <w:ins w:id="1299" w:author="Editor" w:date="2026-09-10T13:28:00Z">
        <w:r>
          <w:t>use</w:t>
        </w:r>
        <w:r>
          <w:rPr>
            <w:spacing w:val="-6"/>
          </w:rPr>
          <w:t xml:space="preserve"> </w:t>
        </w:r>
      </w:ins>
      <w:r>
        <w:t>was</w:t>
      </w:r>
      <w:r>
        <w:rPr>
          <w:spacing w:val="-6"/>
        </w:rPr>
        <w:t xml:space="preserve"> </w:t>
      </w:r>
      <w:r>
        <w:t>not</w:t>
      </w:r>
      <w:r>
        <w:rPr>
          <w:spacing w:val="-6"/>
        </w:rPr>
        <w:t xml:space="preserve"> </w:t>
      </w:r>
      <w:r>
        <w:t>asked</w:t>
      </w:r>
      <w:r>
        <w:rPr>
          <w:spacing w:val="-6"/>
        </w:rPr>
        <w:t xml:space="preserve"> </w:t>
      </w:r>
      <w:ins w:id="1300" w:author="Editor" w:date="2026-09-10T13:28:00Z">
        <w:r>
          <w:rPr>
            <w:spacing w:val="-6"/>
          </w:rPr>
          <w:t xml:space="preserve">about </w:t>
        </w:r>
      </w:ins>
      <w:r>
        <w:t>at</w:t>
      </w:r>
      <w:r>
        <w:rPr>
          <w:spacing w:val="-6"/>
        </w:rPr>
        <w:t xml:space="preserve"> </w:t>
      </w:r>
      <w:r>
        <w:t>baseline,</w:t>
      </w:r>
      <w:r>
        <w:rPr>
          <w:spacing w:val="-5"/>
        </w:rPr>
        <w:t xml:space="preserve"> </w:t>
      </w:r>
      <w:r>
        <w:t>column</w:t>
      </w:r>
      <w:r>
        <w:rPr>
          <w:spacing w:val="-6"/>
        </w:rPr>
        <w:t xml:space="preserve"> </w:t>
      </w:r>
      <w:r>
        <w:t>(5)</w:t>
      </w:r>
      <w:r>
        <w:rPr>
          <w:spacing w:val="-6"/>
        </w:rPr>
        <w:t xml:space="preserve"> </w:t>
      </w:r>
      <w:r>
        <w:t>follows</w:t>
      </w:r>
      <w:r>
        <w:rPr>
          <w:spacing w:val="-6"/>
        </w:rPr>
        <w:t xml:space="preserve"> </w:t>
      </w:r>
      <w:hyperlink w:anchor="_bookmark53" w:history="1">
        <w:r>
          <w:rPr>
            <w:color w:val="0000FF"/>
          </w:rPr>
          <w:t>Gertler</w:t>
        </w:r>
      </w:hyperlink>
      <w:r>
        <w:rPr>
          <w:color w:val="0000FF"/>
          <w:spacing w:val="-6"/>
        </w:rPr>
        <w:t xml:space="preserve"> </w:t>
      </w:r>
      <w:r>
        <w:t>(</w:t>
      </w:r>
      <w:hyperlink w:anchor="_bookmark53" w:history="1">
        <w:r>
          <w:rPr>
            <w:color w:val="0000FF"/>
          </w:rPr>
          <w:t>2000</w:t>
        </w:r>
      </w:hyperlink>
      <w:r>
        <w:t>)</w:t>
      </w:r>
      <w:r>
        <w:rPr>
          <w:spacing w:val="-6"/>
        </w:rPr>
        <w:t xml:space="preserve"> </w:t>
      </w:r>
      <w:r>
        <w:t>and</w:t>
      </w:r>
      <w:r>
        <w:rPr>
          <w:spacing w:val="-6"/>
        </w:rPr>
        <w:t xml:space="preserve"> </w:t>
      </w:r>
      <w:r>
        <w:t>is</w:t>
      </w:r>
      <w:r>
        <w:rPr>
          <w:spacing w:val="-6"/>
        </w:rPr>
        <w:t xml:space="preserve"> </w:t>
      </w:r>
      <w:r>
        <w:t>estimated</w:t>
      </w:r>
      <w:r>
        <w:rPr>
          <w:spacing w:val="-6"/>
        </w:rPr>
        <w:t xml:space="preserve"> </w:t>
      </w:r>
      <w:r>
        <w:t>as</w:t>
      </w:r>
      <w:r>
        <w:rPr>
          <w:spacing w:val="-6"/>
        </w:rPr>
        <w:t xml:space="preserve"> </w:t>
      </w:r>
      <w:r>
        <w:t>a</w:t>
      </w:r>
      <w:r>
        <w:rPr>
          <w:spacing w:val="-6"/>
        </w:rPr>
        <w:t xml:space="preserve"> </w:t>
      </w:r>
      <w:r>
        <w:t>treatment-control cross-section pooling the two 1999 survey waves rather than</w:t>
      </w:r>
      <w:r w:rsidRPr="00D76DD9">
        <w:t xml:space="preserve"> </w:t>
      </w:r>
      <w:r>
        <w:t>as a d</w:t>
      </w:r>
      <w:ins w:id="1301" w:author="Editor" w:date="2026-09-08T18:14:00Z">
        <w:r>
          <w:t>iff</w:t>
        </w:r>
      </w:ins>
      <w:del w:id="1302" w:author="Editor" w:date="2026-09-08T18:14:00Z">
        <w:r w:rsidDel="00B50A25">
          <w:delText>i</w:delText>
        </w:r>
        <w:r w:rsidDel="00B50A25">
          <w:rPr>
            <w:rFonts w:ascii="Arial MT"/>
          </w:rPr>
          <w:delText>ff</w:delText>
        </w:r>
      </w:del>
      <w:r>
        <w:t>erence-in-d</w:t>
      </w:r>
      <w:ins w:id="1303" w:author="Editor" w:date="2026-09-08T18:14:00Z">
        <w:r>
          <w:t>iff</w:t>
        </w:r>
      </w:ins>
      <w:del w:id="1304" w:author="Editor" w:date="2026-09-08T18:14:00Z">
        <w:r w:rsidDel="00B50A25">
          <w:delText>i</w:delText>
        </w:r>
        <w:r w:rsidDel="00B50A25">
          <w:rPr>
            <w:rFonts w:ascii="Arial MT"/>
          </w:rPr>
          <w:delText>ff</w:delText>
        </w:r>
      </w:del>
      <w:r>
        <w:t>erences.</w:t>
      </w:r>
    </w:p>
  </w:footnote>
  <w:footnote w:id="26">
    <w:p w14:paraId="10AA3570" w14:textId="77777777" w:rsidR="00B74441" w:rsidRPr="00D76DD9" w:rsidRDefault="00B74441" w:rsidP="00D76DD9">
      <w:pPr>
        <w:suppressAutoHyphens/>
        <w:spacing w:before="18" w:line="249" w:lineRule="auto"/>
        <w:ind w:right="717"/>
        <w:jc w:val="both"/>
        <w:rPr>
          <w:sz w:val="20"/>
        </w:rPr>
      </w:pPr>
      <w:r>
        <w:rPr>
          <w:rStyle w:val="FootnoteReference"/>
        </w:rPr>
        <w:footnoteRef/>
      </w:r>
      <w:r>
        <w:t xml:space="preserve"> </w:t>
      </w:r>
      <w:del w:id="1346" w:author="Editor" w:date="2026-09-10T13:32:00Z">
        <w:r w:rsidDel="00F67721">
          <w:rPr>
            <w:spacing w:val="-2"/>
            <w:sz w:val="20"/>
          </w:rPr>
          <w:delText>We</w:delText>
        </w:r>
        <w:r w:rsidDel="00F67721">
          <w:rPr>
            <w:spacing w:val="-4"/>
            <w:sz w:val="20"/>
          </w:rPr>
          <w:delText xml:space="preserve"> </w:delText>
        </w:r>
        <w:r w:rsidDel="00F67721">
          <w:rPr>
            <w:spacing w:val="-2"/>
            <w:sz w:val="20"/>
          </w:rPr>
          <w:delText>estimate</w:delText>
        </w:r>
        <w:r w:rsidDel="00F67721">
          <w:rPr>
            <w:spacing w:val="-4"/>
            <w:sz w:val="20"/>
          </w:rPr>
          <w:delText xml:space="preserve"> </w:delText>
        </w:r>
        <w:r w:rsidDel="00F67721">
          <w:rPr>
            <w:spacing w:val="-2"/>
            <w:sz w:val="20"/>
          </w:rPr>
          <w:delText>d</w:delText>
        </w:r>
      </w:del>
      <w:ins w:id="1347" w:author="Editor" w:date="2026-09-10T13:32:00Z">
        <w:r>
          <w:rPr>
            <w:spacing w:val="-2"/>
            <w:sz w:val="20"/>
          </w:rPr>
          <w:t>D</w:t>
        </w:r>
      </w:ins>
      <w:ins w:id="1348" w:author="Editor" w:date="2026-09-08T18:14:00Z">
        <w:r>
          <w:rPr>
            <w:spacing w:val="-2"/>
            <w:sz w:val="20"/>
          </w:rPr>
          <w:t>iff</w:t>
        </w:r>
      </w:ins>
      <w:del w:id="1349" w:author="Editor" w:date="2026-09-08T18:14:00Z">
        <w:r w:rsidDel="00B50A25">
          <w:rPr>
            <w:spacing w:val="-2"/>
            <w:sz w:val="20"/>
          </w:rPr>
          <w:delText>i</w:delText>
        </w:r>
        <w:r w:rsidDel="00B50A25">
          <w:rPr>
            <w:rFonts w:ascii="Arial MT"/>
            <w:spacing w:val="-2"/>
            <w:sz w:val="20"/>
          </w:rPr>
          <w:delText>ff</w:delText>
        </w:r>
      </w:del>
      <w:r>
        <w:rPr>
          <w:spacing w:val="-2"/>
          <w:sz w:val="20"/>
        </w:rPr>
        <w:t>erence-in-d</w:t>
      </w:r>
      <w:ins w:id="1350" w:author="Editor" w:date="2026-09-08T18:15:00Z">
        <w:r>
          <w:rPr>
            <w:spacing w:val="-2"/>
            <w:sz w:val="20"/>
          </w:rPr>
          <w:t>iff</w:t>
        </w:r>
      </w:ins>
      <w:del w:id="1351" w:author="Editor" w:date="2026-09-08T18:15:00Z">
        <w:r w:rsidDel="00B50A25">
          <w:rPr>
            <w:spacing w:val="-2"/>
            <w:sz w:val="20"/>
          </w:rPr>
          <w:delText>i</w:delText>
        </w:r>
        <w:r w:rsidDel="00B50A25">
          <w:rPr>
            <w:rFonts w:ascii="Arial MT"/>
            <w:spacing w:val="-2"/>
            <w:sz w:val="20"/>
          </w:rPr>
          <w:delText>ff</w:delText>
        </w:r>
      </w:del>
      <w:r>
        <w:rPr>
          <w:spacing w:val="-2"/>
          <w:sz w:val="20"/>
        </w:rPr>
        <w:t>erences</w:t>
      </w:r>
      <w:r>
        <w:rPr>
          <w:spacing w:val="-4"/>
          <w:sz w:val="20"/>
        </w:rPr>
        <w:t xml:space="preserve"> </w:t>
      </w:r>
      <w:r>
        <w:rPr>
          <w:spacing w:val="-2"/>
          <w:sz w:val="20"/>
        </w:rPr>
        <w:t>models</w:t>
      </w:r>
      <w:r>
        <w:rPr>
          <w:spacing w:val="-5"/>
          <w:sz w:val="20"/>
        </w:rPr>
        <w:t xml:space="preserve"> </w:t>
      </w:r>
      <w:r>
        <w:rPr>
          <w:spacing w:val="-2"/>
          <w:sz w:val="20"/>
        </w:rPr>
        <w:t>using</w:t>
      </w:r>
      <w:r>
        <w:rPr>
          <w:spacing w:val="-4"/>
          <w:sz w:val="20"/>
        </w:rPr>
        <w:t xml:space="preserve"> </w:t>
      </w:r>
      <w:r>
        <w:rPr>
          <w:spacing w:val="-2"/>
          <w:sz w:val="20"/>
        </w:rPr>
        <w:t>ENIGH</w:t>
      </w:r>
      <w:r>
        <w:rPr>
          <w:spacing w:val="-4"/>
          <w:sz w:val="20"/>
        </w:rPr>
        <w:t xml:space="preserve"> </w:t>
      </w:r>
      <w:r>
        <w:rPr>
          <w:spacing w:val="-2"/>
          <w:sz w:val="20"/>
        </w:rPr>
        <w:t>waves</w:t>
      </w:r>
      <w:r>
        <w:rPr>
          <w:spacing w:val="-4"/>
          <w:sz w:val="20"/>
        </w:rPr>
        <w:t xml:space="preserve"> </w:t>
      </w:r>
      <w:r>
        <w:rPr>
          <w:spacing w:val="-2"/>
          <w:sz w:val="20"/>
        </w:rPr>
        <w:t>from</w:t>
      </w:r>
      <w:r>
        <w:rPr>
          <w:spacing w:val="-4"/>
          <w:sz w:val="20"/>
        </w:rPr>
        <w:t xml:space="preserve"> </w:t>
      </w:r>
      <w:r>
        <w:rPr>
          <w:spacing w:val="-2"/>
          <w:sz w:val="20"/>
        </w:rPr>
        <w:t>1992</w:t>
      </w:r>
      <w:r>
        <w:rPr>
          <w:spacing w:val="-4"/>
          <w:sz w:val="20"/>
        </w:rPr>
        <w:t xml:space="preserve"> </w:t>
      </w:r>
      <w:r>
        <w:rPr>
          <w:spacing w:val="-2"/>
          <w:sz w:val="20"/>
        </w:rPr>
        <w:t>to</w:t>
      </w:r>
      <w:r>
        <w:rPr>
          <w:spacing w:val="-5"/>
          <w:sz w:val="20"/>
        </w:rPr>
        <w:t xml:space="preserve"> </w:t>
      </w:r>
      <w:r>
        <w:rPr>
          <w:spacing w:val="-2"/>
          <w:sz w:val="20"/>
        </w:rPr>
        <w:t>2006</w:t>
      </w:r>
      <w:ins w:id="1352" w:author="Editor" w:date="2026-09-10T13:32:00Z">
        <w:r>
          <w:rPr>
            <w:spacing w:val="-2"/>
            <w:sz w:val="20"/>
          </w:rPr>
          <w:t xml:space="preserve"> are used to</w:t>
        </w:r>
      </w:ins>
      <w:del w:id="1353" w:author="Editor" w:date="2026-09-10T13:32:00Z">
        <w:r w:rsidDel="00F67721">
          <w:rPr>
            <w:spacing w:val="-2"/>
            <w:sz w:val="20"/>
          </w:rPr>
          <w:delText>,</w:delText>
        </w:r>
      </w:del>
      <w:r>
        <w:rPr>
          <w:spacing w:val="-2"/>
          <w:sz w:val="20"/>
        </w:rPr>
        <w:t xml:space="preserve"> exploit</w:t>
      </w:r>
      <w:del w:id="1354" w:author="Editor" w:date="2026-09-10T13:32:00Z">
        <w:r w:rsidDel="00F67721">
          <w:rPr>
            <w:spacing w:val="-2"/>
            <w:sz w:val="20"/>
          </w:rPr>
          <w:delText>ing</w:delText>
        </w:r>
      </w:del>
      <w:r>
        <w:rPr>
          <w:spacing w:val="-4"/>
          <w:sz w:val="20"/>
        </w:rPr>
        <w:t xml:space="preserve"> </w:t>
      </w:r>
      <w:r>
        <w:rPr>
          <w:spacing w:val="-2"/>
          <w:sz w:val="20"/>
        </w:rPr>
        <w:t>variation</w:t>
      </w:r>
      <w:r>
        <w:rPr>
          <w:spacing w:val="-4"/>
          <w:sz w:val="20"/>
        </w:rPr>
        <w:t xml:space="preserve"> </w:t>
      </w:r>
      <w:r>
        <w:rPr>
          <w:spacing w:val="-2"/>
          <w:sz w:val="20"/>
        </w:rPr>
        <w:t>in</w:t>
      </w:r>
      <w:r>
        <w:rPr>
          <w:spacing w:val="-4"/>
          <w:sz w:val="20"/>
        </w:rPr>
        <w:t xml:space="preserve"> </w:t>
      </w:r>
      <w:r w:rsidRPr="003503A6">
        <w:rPr>
          <w:spacing w:val="-2"/>
          <w:sz w:val="20"/>
        </w:rPr>
        <w:t>Pro</w:t>
      </w:r>
      <w:r w:rsidRPr="003503A6">
        <w:rPr>
          <w:sz w:val="20"/>
        </w:rPr>
        <w:t>gresa</w:t>
      </w:r>
      <w:r>
        <w:rPr>
          <w:i/>
          <w:sz w:val="20"/>
        </w:rPr>
        <w:t xml:space="preserve"> </w:t>
      </w:r>
      <w:r>
        <w:rPr>
          <w:sz w:val="20"/>
        </w:rPr>
        <w:t>enrollment intensity across municipalities, following the same two-phase interaction design as in equation (</w:t>
      </w:r>
      <w:hyperlink w:anchor="_bookmark14" w:history="1">
        <w:r>
          <w:rPr>
            <w:color w:val="FF0000"/>
            <w:sz w:val="20"/>
          </w:rPr>
          <w:t>1</w:t>
        </w:r>
      </w:hyperlink>
      <w:r>
        <w:rPr>
          <w:sz w:val="20"/>
        </w:rPr>
        <w:t>). Outcome variables include individual labor income, household food expenditure by category, and health spending.</w:t>
      </w:r>
    </w:p>
  </w:footnote>
  <w:footnote w:id="27">
    <w:p w14:paraId="6CD0B179" w14:textId="77777777" w:rsidR="00B74441" w:rsidRDefault="00B74441">
      <w:pPr>
        <w:pStyle w:val="FootnoteText"/>
      </w:pPr>
      <w:r>
        <w:rPr>
          <w:rStyle w:val="FootnoteReference"/>
        </w:rPr>
        <w:footnoteRef/>
      </w:r>
      <w:r>
        <w:t xml:space="preserve"> Results</w:t>
      </w:r>
      <w:r>
        <w:rPr>
          <w:spacing w:val="-7"/>
        </w:rPr>
        <w:t xml:space="preserve"> </w:t>
      </w:r>
      <w:r>
        <w:t>not</w:t>
      </w:r>
      <w:r>
        <w:rPr>
          <w:spacing w:val="-6"/>
        </w:rPr>
        <w:t xml:space="preserve"> </w:t>
      </w:r>
      <w:r>
        <w:t>shown</w:t>
      </w:r>
      <w:r>
        <w:rPr>
          <w:spacing w:val="-6"/>
        </w:rPr>
        <w:t xml:space="preserve"> </w:t>
      </w:r>
      <w:r>
        <w:t>but</w:t>
      </w:r>
      <w:r>
        <w:rPr>
          <w:spacing w:val="-7"/>
        </w:rPr>
        <w:t xml:space="preserve"> </w:t>
      </w:r>
      <w:r>
        <w:t>available</w:t>
      </w:r>
      <w:r>
        <w:rPr>
          <w:spacing w:val="-6"/>
        </w:rPr>
        <w:t xml:space="preserve"> </w:t>
      </w:r>
      <w:r>
        <w:t>upon</w:t>
      </w:r>
      <w:r>
        <w:rPr>
          <w:spacing w:val="-6"/>
        </w:rPr>
        <w:t xml:space="preserve"> </w:t>
      </w:r>
      <w:r>
        <w:t>request</w:t>
      </w:r>
      <w:r>
        <w:rPr>
          <w:spacing w:val="-7"/>
        </w:rPr>
        <w:t xml:space="preserve"> </w:t>
      </w:r>
      <w:r>
        <w:t>to</w:t>
      </w:r>
      <w:r>
        <w:rPr>
          <w:spacing w:val="-6"/>
        </w:rPr>
        <w:t xml:space="preserve"> </w:t>
      </w:r>
      <w:r>
        <w:t>the</w:t>
      </w:r>
      <w:r>
        <w:rPr>
          <w:spacing w:val="-6"/>
        </w:rPr>
        <w:t xml:space="preserve"> </w:t>
      </w:r>
      <w:r>
        <w:rPr>
          <w:spacing w:val="-2"/>
        </w:rPr>
        <w:t>authors.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61CC"/>
    <w:multiLevelType w:val="multilevel"/>
    <w:tmpl w:val="14B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2136C"/>
    <w:multiLevelType w:val="hybridMultilevel"/>
    <w:tmpl w:val="7E0CF4EC"/>
    <w:lvl w:ilvl="0" w:tplc="90FC93E8">
      <w:start w:val="1"/>
      <w:numFmt w:val="lowerLetter"/>
      <w:lvlText w:val="(%1)"/>
      <w:lvlJc w:val="left"/>
      <w:pPr>
        <w:ind w:left="835" w:hanging="299"/>
      </w:pPr>
      <w:rPr>
        <w:rFonts w:ascii="Times New Roman" w:eastAsia="Times New Roman" w:hAnsi="Times New Roman" w:cs="Times New Roman" w:hint="default"/>
        <w:b w:val="0"/>
        <w:bCs w:val="0"/>
        <w:i w:val="0"/>
        <w:iCs w:val="0"/>
        <w:spacing w:val="0"/>
        <w:w w:val="99"/>
        <w:sz w:val="20"/>
        <w:szCs w:val="20"/>
        <w:lang w:val="en-US" w:eastAsia="en-US" w:bidi="ar-SA"/>
      </w:rPr>
    </w:lvl>
    <w:lvl w:ilvl="1" w:tplc="C02612F6">
      <w:numFmt w:val="bullet"/>
      <w:lvlText w:val="•"/>
      <w:lvlJc w:val="left"/>
      <w:pPr>
        <w:ind w:left="1168" w:hanging="299"/>
      </w:pPr>
      <w:rPr>
        <w:rFonts w:hint="default"/>
        <w:lang w:val="en-US" w:eastAsia="en-US" w:bidi="ar-SA"/>
      </w:rPr>
    </w:lvl>
    <w:lvl w:ilvl="2" w:tplc="EAAA3CE6">
      <w:numFmt w:val="bullet"/>
      <w:lvlText w:val="•"/>
      <w:lvlJc w:val="left"/>
      <w:pPr>
        <w:ind w:left="1497" w:hanging="299"/>
      </w:pPr>
      <w:rPr>
        <w:rFonts w:hint="default"/>
        <w:lang w:val="en-US" w:eastAsia="en-US" w:bidi="ar-SA"/>
      </w:rPr>
    </w:lvl>
    <w:lvl w:ilvl="3" w:tplc="B70CFF5E">
      <w:numFmt w:val="bullet"/>
      <w:lvlText w:val="•"/>
      <w:lvlJc w:val="left"/>
      <w:pPr>
        <w:ind w:left="1826" w:hanging="299"/>
      </w:pPr>
      <w:rPr>
        <w:rFonts w:hint="default"/>
        <w:lang w:val="en-US" w:eastAsia="en-US" w:bidi="ar-SA"/>
      </w:rPr>
    </w:lvl>
    <w:lvl w:ilvl="4" w:tplc="547697D4">
      <w:numFmt w:val="bullet"/>
      <w:lvlText w:val="•"/>
      <w:lvlJc w:val="left"/>
      <w:pPr>
        <w:ind w:left="2155" w:hanging="299"/>
      </w:pPr>
      <w:rPr>
        <w:rFonts w:hint="default"/>
        <w:lang w:val="en-US" w:eastAsia="en-US" w:bidi="ar-SA"/>
      </w:rPr>
    </w:lvl>
    <w:lvl w:ilvl="5" w:tplc="4C3ADE26">
      <w:numFmt w:val="bullet"/>
      <w:lvlText w:val="•"/>
      <w:lvlJc w:val="left"/>
      <w:pPr>
        <w:ind w:left="2484" w:hanging="299"/>
      </w:pPr>
      <w:rPr>
        <w:rFonts w:hint="default"/>
        <w:lang w:val="en-US" w:eastAsia="en-US" w:bidi="ar-SA"/>
      </w:rPr>
    </w:lvl>
    <w:lvl w:ilvl="6" w:tplc="F502FCE2">
      <w:numFmt w:val="bullet"/>
      <w:lvlText w:val="•"/>
      <w:lvlJc w:val="left"/>
      <w:pPr>
        <w:ind w:left="2813" w:hanging="299"/>
      </w:pPr>
      <w:rPr>
        <w:rFonts w:hint="default"/>
        <w:lang w:val="en-US" w:eastAsia="en-US" w:bidi="ar-SA"/>
      </w:rPr>
    </w:lvl>
    <w:lvl w:ilvl="7" w:tplc="F1224E26">
      <w:numFmt w:val="bullet"/>
      <w:lvlText w:val="•"/>
      <w:lvlJc w:val="left"/>
      <w:pPr>
        <w:ind w:left="3142" w:hanging="299"/>
      </w:pPr>
      <w:rPr>
        <w:rFonts w:hint="default"/>
        <w:lang w:val="en-US" w:eastAsia="en-US" w:bidi="ar-SA"/>
      </w:rPr>
    </w:lvl>
    <w:lvl w:ilvl="8" w:tplc="8698DC78">
      <w:numFmt w:val="bullet"/>
      <w:lvlText w:val="•"/>
      <w:lvlJc w:val="left"/>
      <w:pPr>
        <w:ind w:left="3471" w:hanging="299"/>
      </w:pPr>
      <w:rPr>
        <w:rFonts w:hint="default"/>
        <w:lang w:val="en-US" w:eastAsia="en-US" w:bidi="ar-SA"/>
      </w:rPr>
    </w:lvl>
  </w:abstractNum>
  <w:abstractNum w:abstractNumId="2" w15:restartNumberingAfterBreak="0">
    <w:nsid w:val="3BC249C6"/>
    <w:multiLevelType w:val="multilevel"/>
    <w:tmpl w:val="81A4E896"/>
    <w:lvl w:ilvl="0">
      <w:start w:val="1"/>
      <w:numFmt w:val="upperLetter"/>
      <w:lvlText w:val="%1"/>
      <w:lvlJc w:val="left"/>
      <w:pPr>
        <w:ind w:left="908" w:hanging="550"/>
      </w:pPr>
      <w:rPr>
        <w:rFonts w:hint="default"/>
        <w:lang w:val="en-US" w:eastAsia="en-US" w:bidi="ar-SA"/>
      </w:rPr>
    </w:lvl>
    <w:lvl w:ilvl="1">
      <w:start w:val="1"/>
      <w:numFmt w:val="decimal"/>
      <w:lvlText w:val="%1.%2"/>
      <w:lvlJc w:val="left"/>
      <w:pPr>
        <w:ind w:left="908" w:hanging="550"/>
      </w:pPr>
      <w:rPr>
        <w:rFonts w:ascii="Times New Roman" w:eastAsia="Times New Roman" w:hAnsi="Times New Roman" w:cs="Times New Roman" w:hint="default"/>
        <w:b w:val="0"/>
        <w:bCs w:val="0"/>
        <w:i w:val="0"/>
        <w:iCs w:val="0"/>
        <w:color w:val="auto"/>
        <w:spacing w:val="0"/>
        <w:w w:val="99"/>
        <w:sz w:val="24"/>
        <w:szCs w:val="24"/>
        <w:lang w:val="en-US" w:eastAsia="en-US" w:bidi="ar-SA"/>
      </w:rPr>
    </w:lvl>
    <w:lvl w:ilvl="2">
      <w:numFmt w:val="bullet"/>
      <w:lvlText w:val="•"/>
      <w:lvlJc w:val="left"/>
      <w:pPr>
        <w:ind w:left="2736" w:hanging="550"/>
      </w:pPr>
      <w:rPr>
        <w:rFonts w:hint="default"/>
        <w:lang w:val="en-US" w:eastAsia="en-US" w:bidi="ar-SA"/>
      </w:rPr>
    </w:lvl>
    <w:lvl w:ilvl="3">
      <w:numFmt w:val="bullet"/>
      <w:lvlText w:val="•"/>
      <w:lvlJc w:val="left"/>
      <w:pPr>
        <w:ind w:left="3654" w:hanging="550"/>
      </w:pPr>
      <w:rPr>
        <w:rFonts w:hint="default"/>
        <w:lang w:val="en-US" w:eastAsia="en-US" w:bidi="ar-SA"/>
      </w:rPr>
    </w:lvl>
    <w:lvl w:ilvl="4">
      <w:numFmt w:val="bullet"/>
      <w:lvlText w:val="•"/>
      <w:lvlJc w:val="left"/>
      <w:pPr>
        <w:ind w:left="4572" w:hanging="550"/>
      </w:pPr>
      <w:rPr>
        <w:rFonts w:hint="default"/>
        <w:lang w:val="en-US" w:eastAsia="en-US" w:bidi="ar-SA"/>
      </w:rPr>
    </w:lvl>
    <w:lvl w:ilvl="5">
      <w:numFmt w:val="bullet"/>
      <w:lvlText w:val="•"/>
      <w:lvlJc w:val="left"/>
      <w:pPr>
        <w:ind w:left="5490" w:hanging="550"/>
      </w:pPr>
      <w:rPr>
        <w:rFonts w:hint="default"/>
        <w:lang w:val="en-US" w:eastAsia="en-US" w:bidi="ar-SA"/>
      </w:rPr>
    </w:lvl>
    <w:lvl w:ilvl="6">
      <w:numFmt w:val="bullet"/>
      <w:lvlText w:val="•"/>
      <w:lvlJc w:val="left"/>
      <w:pPr>
        <w:ind w:left="6408" w:hanging="550"/>
      </w:pPr>
      <w:rPr>
        <w:rFonts w:hint="default"/>
        <w:lang w:val="en-US" w:eastAsia="en-US" w:bidi="ar-SA"/>
      </w:rPr>
    </w:lvl>
    <w:lvl w:ilvl="7">
      <w:numFmt w:val="bullet"/>
      <w:lvlText w:val="•"/>
      <w:lvlJc w:val="left"/>
      <w:pPr>
        <w:ind w:left="7326" w:hanging="550"/>
      </w:pPr>
      <w:rPr>
        <w:rFonts w:hint="default"/>
        <w:lang w:val="en-US" w:eastAsia="en-US" w:bidi="ar-SA"/>
      </w:rPr>
    </w:lvl>
    <w:lvl w:ilvl="8">
      <w:numFmt w:val="bullet"/>
      <w:lvlText w:val="•"/>
      <w:lvlJc w:val="left"/>
      <w:pPr>
        <w:ind w:left="8244" w:hanging="550"/>
      </w:pPr>
      <w:rPr>
        <w:rFonts w:hint="default"/>
        <w:lang w:val="en-US" w:eastAsia="en-US" w:bidi="ar-SA"/>
      </w:rPr>
    </w:lvl>
  </w:abstractNum>
  <w:abstractNum w:abstractNumId="3" w15:restartNumberingAfterBreak="0">
    <w:nsid w:val="4273780C"/>
    <w:multiLevelType w:val="multilevel"/>
    <w:tmpl w:val="06ECC7AE"/>
    <w:lvl w:ilvl="0">
      <w:start w:val="1"/>
      <w:numFmt w:val="decimal"/>
      <w:lvlText w:val="%1"/>
      <w:lvlJc w:val="left"/>
      <w:pPr>
        <w:ind w:left="516" w:hanging="517"/>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645"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8" w:hanging="646"/>
      </w:pPr>
      <w:rPr>
        <w:rFonts w:hint="default"/>
        <w:lang w:val="en-US" w:eastAsia="en-US" w:bidi="ar-SA"/>
      </w:rPr>
    </w:lvl>
    <w:lvl w:ilvl="3">
      <w:numFmt w:val="bullet"/>
      <w:lvlText w:val="•"/>
      <w:lvlJc w:val="left"/>
      <w:pPr>
        <w:ind w:left="2737" w:hanging="646"/>
      </w:pPr>
      <w:rPr>
        <w:rFonts w:hint="default"/>
        <w:lang w:val="en-US" w:eastAsia="en-US" w:bidi="ar-SA"/>
      </w:rPr>
    </w:lvl>
    <w:lvl w:ilvl="4">
      <w:numFmt w:val="bullet"/>
      <w:lvlText w:val="•"/>
      <w:lvlJc w:val="left"/>
      <w:pPr>
        <w:ind w:left="3786" w:hanging="646"/>
      </w:pPr>
      <w:rPr>
        <w:rFonts w:hint="default"/>
        <w:lang w:val="en-US" w:eastAsia="en-US" w:bidi="ar-SA"/>
      </w:rPr>
    </w:lvl>
    <w:lvl w:ilvl="5">
      <w:numFmt w:val="bullet"/>
      <w:lvlText w:val="•"/>
      <w:lvlJc w:val="left"/>
      <w:pPr>
        <w:ind w:left="4835" w:hanging="646"/>
      </w:pPr>
      <w:rPr>
        <w:rFonts w:hint="default"/>
        <w:lang w:val="en-US" w:eastAsia="en-US" w:bidi="ar-SA"/>
      </w:rPr>
    </w:lvl>
    <w:lvl w:ilvl="6">
      <w:numFmt w:val="bullet"/>
      <w:lvlText w:val="•"/>
      <w:lvlJc w:val="left"/>
      <w:pPr>
        <w:ind w:left="5884" w:hanging="646"/>
      </w:pPr>
      <w:rPr>
        <w:rFonts w:hint="default"/>
        <w:lang w:val="en-US" w:eastAsia="en-US" w:bidi="ar-SA"/>
      </w:rPr>
    </w:lvl>
    <w:lvl w:ilvl="7">
      <w:numFmt w:val="bullet"/>
      <w:lvlText w:val="•"/>
      <w:lvlJc w:val="left"/>
      <w:pPr>
        <w:ind w:left="6933" w:hanging="646"/>
      </w:pPr>
      <w:rPr>
        <w:rFonts w:hint="default"/>
        <w:lang w:val="en-US" w:eastAsia="en-US" w:bidi="ar-SA"/>
      </w:rPr>
    </w:lvl>
    <w:lvl w:ilvl="8">
      <w:numFmt w:val="bullet"/>
      <w:lvlText w:val="•"/>
      <w:lvlJc w:val="left"/>
      <w:pPr>
        <w:ind w:left="7982" w:hanging="646"/>
      </w:pPr>
      <w:rPr>
        <w:rFonts w:hint="default"/>
        <w:lang w:val="en-US" w:eastAsia="en-US" w:bidi="ar-SA"/>
      </w:rPr>
    </w:lvl>
  </w:abstractNum>
  <w:abstractNum w:abstractNumId="4" w15:restartNumberingAfterBreak="0">
    <w:nsid w:val="42811712"/>
    <w:multiLevelType w:val="hybridMultilevel"/>
    <w:tmpl w:val="65D8B05C"/>
    <w:lvl w:ilvl="0" w:tplc="55646ED0">
      <w:start w:val="1"/>
      <w:numFmt w:val="lowerLetter"/>
      <w:lvlText w:val="(%1)"/>
      <w:lvlJc w:val="left"/>
      <w:pPr>
        <w:ind w:left="1311" w:hanging="29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54C985C">
      <w:numFmt w:val="bullet"/>
      <w:lvlText w:val="•"/>
      <w:lvlJc w:val="left"/>
      <w:pPr>
        <w:ind w:left="1600" w:hanging="299"/>
      </w:pPr>
      <w:rPr>
        <w:rFonts w:hint="default"/>
        <w:lang w:val="en-US" w:eastAsia="en-US" w:bidi="ar-SA"/>
      </w:rPr>
    </w:lvl>
    <w:lvl w:ilvl="2" w:tplc="8E20FD04">
      <w:numFmt w:val="bullet"/>
      <w:lvlText w:val="•"/>
      <w:lvlJc w:val="left"/>
      <w:pPr>
        <w:ind w:left="1881" w:hanging="299"/>
      </w:pPr>
      <w:rPr>
        <w:rFonts w:hint="default"/>
        <w:lang w:val="en-US" w:eastAsia="en-US" w:bidi="ar-SA"/>
      </w:rPr>
    </w:lvl>
    <w:lvl w:ilvl="3" w:tplc="1C60F214">
      <w:numFmt w:val="bullet"/>
      <w:lvlText w:val="•"/>
      <w:lvlJc w:val="left"/>
      <w:pPr>
        <w:ind w:left="2162" w:hanging="299"/>
      </w:pPr>
      <w:rPr>
        <w:rFonts w:hint="default"/>
        <w:lang w:val="en-US" w:eastAsia="en-US" w:bidi="ar-SA"/>
      </w:rPr>
    </w:lvl>
    <w:lvl w:ilvl="4" w:tplc="B380E712">
      <w:numFmt w:val="bullet"/>
      <w:lvlText w:val="•"/>
      <w:lvlJc w:val="left"/>
      <w:pPr>
        <w:ind w:left="2443" w:hanging="299"/>
      </w:pPr>
      <w:rPr>
        <w:rFonts w:hint="default"/>
        <w:lang w:val="en-US" w:eastAsia="en-US" w:bidi="ar-SA"/>
      </w:rPr>
    </w:lvl>
    <w:lvl w:ilvl="5" w:tplc="3C42165E">
      <w:numFmt w:val="bullet"/>
      <w:lvlText w:val="•"/>
      <w:lvlJc w:val="left"/>
      <w:pPr>
        <w:ind w:left="2724" w:hanging="299"/>
      </w:pPr>
      <w:rPr>
        <w:rFonts w:hint="default"/>
        <w:lang w:val="en-US" w:eastAsia="en-US" w:bidi="ar-SA"/>
      </w:rPr>
    </w:lvl>
    <w:lvl w:ilvl="6" w:tplc="65028ACE">
      <w:numFmt w:val="bullet"/>
      <w:lvlText w:val="•"/>
      <w:lvlJc w:val="left"/>
      <w:pPr>
        <w:ind w:left="3005" w:hanging="299"/>
      </w:pPr>
      <w:rPr>
        <w:rFonts w:hint="default"/>
        <w:lang w:val="en-US" w:eastAsia="en-US" w:bidi="ar-SA"/>
      </w:rPr>
    </w:lvl>
    <w:lvl w:ilvl="7" w:tplc="969EBDE8">
      <w:numFmt w:val="bullet"/>
      <w:lvlText w:val="•"/>
      <w:lvlJc w:val="left"/>
      <w:pPr>
        <w:ind w:left="3286" w:hanging="299"/>
      </w:pPr>
      <w:rPr>
        <w:rFonts w:hint="default"/>
        <w:lang w:val="en-US" w:eastAsia="en-US" w:bidi="ar-SA"/>
      </w:rPr>
    </w:lvl>
    <w:lvl w:ilvl="8" w:tplc="FB2C752C">
      <w:numFmt w:val="bullet"/>
      <w:lvlText w:val="•"/>
      <w:lvlJc w:val="left"/>
      <w:pPr>
        <w:ind w:left="3567" w:hanging="299"/>
      </w:pPr>
      <w:rPr>
        <w:rFonts w:hint="default"/>
        <w:lang w:val="en-US" w:eastAsia="en-US" w:bidi="ar-SA"/>
      </w:rPr>
    </w:lvl>
  </w:abstractNum>
  <w:abstractNum w:abstractNumId="5" w15:restartNumberingAfterBreak="0">
    <w:nsid w:val="457302D1"/>
    <w:multiLevelType w:val="hybridMultilevel"/>
    <w:tmpl w:val="7AD0171A"/>
    <w:lvl w:ilvl="0" w:tplc="FC70DB8E">
      <w:start w:val="1"/>
      <w:numFmt w:val="lowerLetter"/>
      <w:lvlText w:val="%1."/>
      <w:lvlJc w:val="left"/>
      <w:pPr>
        <w:ind w:left="3690" w:hanging="360"/>
      </w:pPr>
      <w:rPr>
        <w:rFonts w:hint="default"/>
      </w:rPr>
    </w:lvl>
    <w:lvl w:ilvl="1" w:tplc="04090019">
      <w:start w:val="1"/>
      <w:numFmt w:val="lowerLetter"/>
      <w:lvlText w:val="%2."/>
      <w:lvlJc w:val="left"/>
      <w:pPr>
        <w:ind w:left="4410" w:hanging="360"/>
      </w:pPr>
    </w:lvl>
    <w:lvl w:ilvl="2" w:tplc="0409001B">
      <w:start w:val="1"/>
      <w:numFmt w:val="lowerRoman"/>
      <w:lvlText w:val="%3."/>
      <w:lvlJc w:val="right"/>
      <w:pPr>
        <w:ind w:left="15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6" w15:restartNumberingAfterBreak="0">
    <w:nsid w:val="4FFC2D47"/>
    <w:multiLevelType w:val="multilevel"/>
    <w:tmpl w:val="D6480C18"/>
    <w:lvl w:ilvl="0">
      <w:start w:val="1"/>
      <w:numFmt w:val="upperLetter"/>
      <w:lvlText w:val="%1"/>
      <w:lvlJc w:val="left"/>
      <w:pPr>
        <w:ind w:left="908" w:hanging="550"/>
      </w:pPr>
      <w:rPr>
        <w:rFonts w:hint="default"/>
        <w:lang w:val="en-US" w:eastAsia="en-US" w:bidi="ar-SA"/>
      </w:rPr>
    </w:lvl>
    <w:lvl w:ilvl="1">
      <w:start w:val="1"/>
      <w:numFmt w:val="decimal"/>
      <w:lvlText w:val="%1.%2"/>
      <w:lvlJc w:val="left"/>
      <w:pPr>
        <w:ind w:left="908" w:hanging="550"/>
      </w:pPr>
      <w:rPr>
        <w:rFonts w:ascii="Times New Roman" w:eastAsia="Times New Roman" w:hAnsi="Times New Roman" w:cs="Times New Roman" w:hint="default"/>
        <w:b w:val="0"/>
        <w:bCs w:val="0"/>
        <w:i w:val="0"/>
        <w:iCs w:val="0"/>
        <w:color w:val="auto"/>
        <w:spacing w:val="0"/>
        <w:w w:val="99"/>
        <w:sz w:val="24"/>
        <w:szCs w:val="24"/>
        <w:lang w:val="en-US" w:eastAsia="en-US" w:bidi="ar-SA"/>
      </w:rPr>
    </w:lvl>
    <w:lvl w:ilvl="2">
      <w:numFmt w:val="bullet"/>
      <w:lvlText w:val="•"/>
      <w:lvlJc w:val="left"/>
      <w:pPr>
        <w:ind w:left="2736" w:hanging="550"/>
      </w:pPr>
      <w:rPr>
        <w:rFonts w:hint="default"/>
        <w:lang w:val="en-US" w:eastAsia="en-US" w:bidi="ar-SA"/>
      </w:rPr>
    </w:lvl>
    <w:lvl w:ilvl="3">
      <w:numFmt w:val="bullet"/>
      <w:lvlText w:val="•"/>
      <w:lvlJc w:val="left"/>
      <w:pPr>
        <w:ind w:left="3654" w:hanging="550"/>
      </w:pPr>
      <w:rPr>
        <w:rFonts w:hint="default"/>
        <w:lang w:val="en-US" w:eastAsia="en-US" w:bidi="ar-SA"/>
      </w:rPr>
    </w:lvl>
    <w:lvl w:ilvl="4">
      <w:numFmt w:val="bullet"/>
      <w:lvlText w:val="•"/>
      <w:lvlJc w:val="left"/>
      <w:pPr>
        <w:ind w:left="4572" w:hanging="550"/>
      </w:pPr>
      <w:rPr>
        <w:rFonts w:hint="default"/>
        <w:lang w:val="en-US" w:eastAsia="en-US" w:bidi="ar-SA"/>
      </w:rPr>
    </w:lvl>
    <w:lvl w:ilvl="5">
      <w:numFmt w:val="bullet"/>
      <w:lvlText w:val="•"/>
      <w:lvlJc w:val="left"/>
      <w:pPr>
        <w:ind w:left="5490" w:hanging="550"/>
      </w:pPr>
      <w:rPr>
        <w:rFonts w:hint="default"/>
        <w:lang w:val="en-US" w:eastAsia="en-US" w:bidi="ar-SA"/>
      </w:rPr>
    </w:lvl>
    <w:lvl w:ilvl="6">
      <w:numFmt w:val="bullet"/>
      <w:lvlText w:val="•"/>
      <w:lvlJc w:val="left"/>
      <w:pPr>
        <w:ind w:left="6408" w:hanging="550"/>
      </w:pPr>
      <w:rPr>
        <w:rFonts w:hint="default"/>
        <w:lang w:val="en-US" w:eastAsia="en-US" w:bidi="ar-SA"/>
      </w:rPr>
    </w:lvl>
    <w:lvl w:ilvl="7">
      <w:numFmt w:val="bullet"/>
      <w:lvlText w:val="•"/>
      <w:lvlJc w:val="left"/>
      <w:pPr>
        <w:ind w:left="7326" w:hanging="550"/>
      </w:pPr>
      <w:rPr>
        <w:rFonts w:hint="default"/>
        <w:lang w:val="en-US" w:eastAsia="en-US" w:bidi="ar-SA"/>
      </w:rPr>
    </w:lvl>
    <w:lvl w:ilvl="8">
      <w:numFmt w:val="bullet"/>
      <w:lvlText w:val="•"/>
      <w:lvlJc w:val="left"/>
      <w:pPr>
        <w:ind w:left="8244" w:hanging="550"/>
      </w:pPr>
      <w:rPr>
        <w:rFonts w:hint="default"/>
        <w:lang w:val="en-US" w:eastAsia="en-US" w:bidi="ar-SA"/>
      </w:rPr>
    </w:lvl>
  </w:abstractNum>
  <w:abstractNum w:abstractNumId="7" w15:restartNumberingAfterBreak="0">
    <w:nsid w:val="7E9323BB"/>
    <w:multiLevelType w:val="hybridMultilevel"/>
    <w:tmpl w:val="DA6E6E7A"/>
    <w:lvl w:ilvl="0" w:tplc="AB3CC986">
      <w:start w:val="1"/>
      <w:numFmt w:val="lowerLetter"/>
      <w:lvlText w:val="(%1)"/>
      <w:lvlJc w:val="left"/>
      <w:pPr>
        <w:ind w:left="3629" w:hanging="29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1D87A40">
      <w:start w:val="1"/>
      <w:numFmt w:val="lowerLetter"/>
      <w:lvlText w:val="(%2)"/>
      <w:lvlJc w:val="left"/>
      <w:pPr>
        <w:ind w:left="4644" w:hanging="29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4B30C5A8">
      <w:start w:val="1"/>
      <w:numFmt w:val="lowerLetter"/>
      <w:lvlText w:val="(%3)"/>
      <w:lvlJc w:val="left"/>
      <w:pPr>
        <w:ind w:left="4644" w:hanging="29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3" w:tplc="5BEE507E">
      <w:numFmt w:val="bullet"/>
      <w:lvlText w:val="•"/>
      <w:lvlJc w:val="left"/>
      <w:pPr>
        <w:ind w:left="5342" w:hanging="299"/>
      </w:pPr>
      <w:rPr>
        <w:rFonts w:hint="default"/>
        <w:lang w:val="en-US" w:eastAsia="en-US" w:bidi="ar-SA"/>
      </w:rPr>
    </w:lvl>
    <w:lvl w:ilvl="4" w:tplc="56902FD2">
      <w:numFmt w:val="bullet"/>
      <w:lvlText w:val="•"/>
      <w:lvlJc w:val="left"/>
      <w:pPr>
        <w:ind w:left="6032" w:hanging="299"/>
      </w:pPr>
      <w:rPr>
        <w:rFonts w:hint="default"/>
        <w:lang w:val="en-US" w:eastAsia="en-US" w:bidi="ar-SA"/>
      </w:rPr>
    </w:lvl>
    <w:lvl w:ilvl="5" w:tplc="F56CE4AC">
      <w:numFmt w:val="bullet"/>
      <w:lvlText w:val="•"/>
      <w:lvlJc w:val="left"/>
      <w:pPr>
        <w:ind w:left="6722" w:hanging="299"/>
      </w:pPr>
      <w:rPr>
        <w:rFonts w:hint="default"/>
        <w:lang w:val="en-US" w:eastAsia="en-US" w:bidi="ar-SA"/>
      </w:rPr>
    </w:lvl>
    <w:lvl w:ilvl="6" w:tplc="61BAAB16">
      <w:numFmt w:val="bullet"/>
      <w:lvlText w:val="•"/>
      <w:lvlJc w:val="left"/>
      <w:pPr>
        <w:ind w:left="7412" w:hanging="299"/>
      </w:pPr>
      <w:rPr>
        <w:rFonts w:hint="default"/>
        <w:lang w:val="en-US" w:eastAsia="en-US" w:bidi="ar-SA"/>
      </w:rPr>
    </w:lvl>
    <w:lvl w:ilvl="7" w:tplc="F430641C">
      <w:numFmt w:val="bullet"/>
      <w:lvlText w:val="•"/>
      <w:lvlJc w:val="left"/>
      <w:pPr>
        <w:ind w:left="8102" w:hanging="299"/>
      </w:pPr>
      <w:rPr>
        <w:rFonts w:hint="default"/>
        <w:lang w:val="en-US" w:eastAsia="en-US" w:bidi="ar-SA"/>
      </w:rPr>
    </w:lvl>
    <w:lvl w:ilvl="8" w:tplc="0D887136">
      <w:numFmt w:val="bullet"/>
      <w:lvlText w:val="•"/>
      <w:lvlJc w:val="left"/>
      <w:pPr>
        <w:ind w:left="8792" w:hanging="299"/>
      </w:pPr>
      <w:rPr>
        <w:rFonts w:hint="default"/>
        <w:lang w:val="en-US" w:eastAsia="en-US" w:bidi="ar-SA"/>
      </w:rPr>
    </w:lvl>
  </w:abstractNum>
  <w:num w:numId="1" w16cid:durableId="938224208">
    <w:abstractNumId w:val="1"/>
  </w:num>
  <w:num w:numId="2" w16cid:durableId="524638058">
    <w:abstractNumId w:val="4"/>
  </w:num>
  <w:num w:numId="3" w16cid:durableId="1632977652">
    <w:abstractNumId w:val="2"/>
  </w:num>
  <w:num w:numId="4" w16cid:durableId="599412371">
    <w:abstractNumId w:val="6"/>
  </w:num>
  <w:num w:numId="5" w16cid:durableId="190457670">
    <w:abstractNumId w:val="7"/>
  </w:num>
  <w:num w:numId="6" w16cid:durableId="776679088">
    <w:abstractNumId w:val="3"/>
  </w:num>
  <w:num w:numId="7" w16cid:durableId="491218613">
    <w:abstractNumId w:val="0"/>
  </w:num>
  <w:num w:numId="8" w16cid:durableId="205365111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vera Orozco, Maria Fernanda">
    <w15:presenceInfo w15:providerId="AD" w15:userId="S::mfrivera@iadb.org::17a351e6-d160-4829-a2f2-e686d12b79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3D"/>
    <w:rsid w:val="00052587"/>
    <w:rsid w:val="0005534F"/>
    <w:rsid w:val="000615E0"/>
    <w:rsid w:val="0006469C"/>
    <w:rsid w:val="000724F4"/>
    <w:rsid w:val="00074CCC"/>
    <w:rsid w:val="0007505F"/>
    <w:rsid w:val="00097D42"/>
    <w:rsid w:val="0010201A"/>
    <w:rsid w:val="00136A9E"/>
    <w:rsid w:val="00155C97"/>
    <w:rsid w:val="001706D7"/>
    <w:rsid w:val="00181B91"/>
    <w:rsid w:val="00191F14"/>
    <w:rsid w:val="001949FF"/>
    <w:rsid w:val="001B672E"/>
    <w:rsid w:val="00213695"/>
    <w:rsid w:val="00235695"/>
    <w:rsid w:val="002B7BB1"/>
    <w:rsid w:val="002C4CAE"/>
    <w:rsid w:val="002C63DB"/>
    <w:rsid w:val="002D6DAC"/>
    <w:rsid w:val="003503A6"/>
    <w:rsid w:val="003B3289"/>
    <w:rsid w:val="003C22BD"/>
    <w:rsid w:val="003E2919"/>
    <w:rsid w:val="00462327"/>
    <w:rsid w:val="004A2FF4"/>
    <w:rsid w:val="004C5ECC"/>
    <w:rsid w:val="004D054A"/>
    <w:rsid w:val="004F273E"/>
    <w:rsid w:val="00540424"/>
    <w:rsid w:val="0055098B"/>
    <w:rsid w:val="00580805"/>
    <w:rsid w:val="005A4580"/>
    <w:rsid w:val="005E76FE"/>
    <w:rsid w:val="005F3F57"/>
    <w:rsid w:val="00601A3D"/>
    <w:rsid w:val="00604EAF"/>
    <w:rsid w:val="00640B18"/>
    <w:rsid w:val="006442C7"/>
    <w:rsid w:val="00662A79"/>
    <w:rsid w:val="00673A38"/>
    <w:rsid w:val="0068580C"/>
    <w:rsid w:val="0069171E"/>
    <w:rsid w:val="006E02CF"/>
    <w:rsid w:val="006F1B3D"/>
    <w:rsid w:val="0071283D"/>
    <w:rsid w:val="00734EB7"/>
    <w:rsid w:val="007A388C"/>
    <w:rsid w:val="007B3BEE"/>
    <w:rsid w:val="007E46AC"/>
    <w:rsid w:val="008527C9"/>
    <w:rsid w:val="0085492B"/>
    <w:rsid w:val="008740D5"/>
    <w:rsid w:val="008C7539"/>
    <w:rsid w:val="008D79B3"/>
    <w:rsid w:val="009277AA"/>
    <w:rsid w:val="00936A64"/>
    <w:rsid w:val="00945939"/>
    <w:rsid w:val="00956F31"/>
    <w:rsid w:val="0096508C"/>
    <w:rsid w:val="009D0EF3"/>
    <w:rsid w:val="009F43C9"/>
    <w:rsid w:val="00A138F3"/>
    <w:rsid w:val="00A3429A"/>
    <w:rsid w:val="00A724E6"/>
    <w:rsid w:val="00A97AE9"/>
    <w:rsid w:val="00AD785C"/>
    <w:rsid w:val="00B0743F"/>
    <w:rsid w:val="00B10139"/>
    <w:rsid w:val="00B26B42"/>
    <w:rsid w:val="00B31730"/>
    <w:rsid w:val="00B34911"/>
    <w:rsid w:val="00B50A25"/>
    <w:rsid w:val="00B74441"/>
    <w:rsid w:val="00BA336D"/>
    <w:rsid w:val="00BA667C"/>
    <w:rsid w:val="00BC410E"/>
    <w:rsid w:val="00BE0057"/>
    <w:rsid w:val="00BE05E8"/>
    <w:rsid w:val="00BF059B"/>
    <w:rsid w:val="00C00133"/>
    <w:rsid w:val="00C03E63"/>
    <w:rsid w:val="00C04516"/>
    <w:rsid w:val="00C300E4"/>
    <w:rsid w:val="00C37A82"/>
    <w:rsid w:val="00C40890"/>
    <w:rsid w:val="00C66D70"/>
    <w:rsid w:val="00C912BF"/>
    <w:rsid w:val="00CC0221"/>
    <w:rsid w:val="00CC1EF9"/>
    <w:rsid w:val="00CC684C"/>
    <w:rsid w:val="00CE47F7"/>
    <w:rsid w:val="00CF2B1B"/>
    <w:rsid w:val="00D048B7"/>
    <w:rsid w:val="00D21075"/>
    <w:rsid w:val="00D261A8"/>
    <w:rsid w:val="00D271AA"/>
    <w:rsid w:val="00D726DD"/>
    <w:rsid w:val="00D76DD9"/>
    <w:rsid w:val="00DD1B89"/>
    <w:rsid w:val="00E0145E"/>
    <w:rsid w:val="00E17A1D"/>
    <w:rsid w:val="00E372DA"/>
    <w:rsid w:val="00E70B3B"/>
    <w:rsid w:val="00E92778"/>
    <w:rsid w:val="00EB3DD4"/>
    <w:rsid w:val="00EC25F2"/>
    <w:rsid w:val="00ED23BC"/>
    <w:rsid w:val="00EF6AA1"/>
    <w:rsid w:val="00F15EB8"/>
    <w:rsid w:val="00F31DA8"/>
    <w:rsid w:val="00F67721"/>
    <w:rsid w:val="00F82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9071"/>
  <w15:docId w15:val="{E0466F66-BA4A-4986-9BE0-B8A2A7B0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D0EF3"/>
    <w:rPr>
      <w:rFonts w:ascii="Times New Roman" w:eastAsia="Times New Roman" w:hAnsi="Times New Roman" w:cs="Times New Roman"/>
    </w:rPr>
  </w:style>
  <w:style w:type="paragraph" w:styleId="Heading1">
    <w:name w:val="heading 1"/>
    <w:basedOn w:val="Normal"/>
    <w:uiPriority w:val="1"/>
    <w:qFormat/>
    <w:pPr>
      <w:spacing w:before="89"/>
      <w:outlineLvl w:val="0"/>
    </w:pPr>
    <w:rPr>
      <w:b/>
      <w:bCs/>
      <w:sz w:val="34"/>
      <w:szCs w:val="34"/>
    </w:rPr>
  </w:style>
  <w:style w:type="paragraph" w:styleId="Heading2">
    <w:name w:val="heading 2"/>
    <w:basedOn w:val="Normal"/>
    <w:uiPriority w:val="1"/>
    <w:qFormat/>
    <w:pPr>
      <w:ind w:right="718"/>
      <w:jc w:val="center"/>
      <w:outlineLvl w:val="1"/>
    </w:pPr>
    <w:rPr>
      <w:i/>
      <w:iCs/>
      <w:sz w:val="34"/>
      <w:szCs w:val="34"/>
    </w:rPr>
  </w:style>
  <w:style w:type="paragraph" w:styleId="Heading3">
    <w:name w:val="heading 3"/>
    <w:basedOn w:val="Normal"/>
    <w:uiPriority w:val="1"/>
    <w:qFormat/>
    <w:pPr>
      <w:ind w:left="645" w:hanging="646"/>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6" w:hanging="298"/>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5534F"/>
    <w:rPr>
      <w:rFonts w:ascii="Tahoma" w:hAnsi="Tahoma" w:cs="Tahoma"/>
      <w:sz w:val="16"/>
      <w:szCs w:val="16"/>
    </w:rPr>
  </w:style>
  <w:style w:type="character" w:customStyle="1" w:styleId="BalloonTextChar">
    <w:name w:val="Balloon Text Char"/>
    <w:basedOn w:val="DefaultParagraphFont"/>
    <w:link w:val="BalloonText"/>
    <w:uiPriority w:val="99"/>
    <w:semiHidden/>
    <w:rsid w:val="0005534F"/>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8C7539"/>
    <w:rPr>
      <w:sz w:val="20"/>
      <w:szCs w:val="20"/>
    </w:rPr>
  </w:style>
  <w:style w:type="character" w:customStyle="1" w:styleId="FootnoteTextChar">
    <w:name w:val="Footnote Text Char"/>
    <w:basedOn w:val="DefaultParagraphFont"/>
    <w:link w:val="FootnoteText"/>
    <w:uiPriority w:val="99"/>
    <w:semiHidden/>
    <w:rsid w:val="008C753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C7539"/>
    <w:rPr>
      <w:vertAlign w:val="superscript"/>
    </w:rPr>
  </w:style>
  <w:style w:type="paragraph" w:styleId="Header">
    <w:name w:val="header"/>
    <w:basedOn w:val="Normal"/>
    <w:link w:val="HeaderChar"/>
    <w:uiPriority w:val="99"/>
    <w:unhideWhenUsed/>
    <w:rsid w:val="00D261A8"/>
    <w:pPr>
      <w:tabs>
        <w:tab w:val="center" w:pos="4680"/>
        <w:tab w:val="right" w:pos="9360"/>
      </w:tabs>
    </w:pPr>
  </w:style>
  <w:style w:type="character" w:customStyle="1" w:styleId="HeaderChar">
    <w:name w:val="Header Char"/>
    <w:basedOn w:val="DefaultParagraphFont"/>
    <w:link w:val="Header"/>
    <w:uiPriority w:val="99"/>
    <w:rsid w:val="00D261A8"/>
    <w:rPr>
      <w:rFonts w:ascii="Times New Roman" w:eastAsia="Times New Roman" w:hAnsi="Times New Roman" w:cs="Times New Roman"/>
    </w:rPr>
  </w:style>
  <w:style w:type="paragraph" w:styleId="Footer">
    <w:name w:val="footer"/>
    <w:basedOn w:val="Normal"/>
    <w:link w:val="FooterChar"/>
    <w:uiPriority w:val="99"/>
    <w:unhideWhenUsed/>
    <w:rsid w:val="00D261A8"/>
    <w:pPr>
      <w:tabs>
        <w:tab w:val="center" w:pos="4680"/>
        <w:tab w:val="right" w:pos="9360"/>
      </w:tabs>
    </w:pPr>
  </w:style>
  <w:style w:type="character" w:customStyle="1" w:styleId="FooterChar">
    <w:name w:val="Footer Char"/>
    <w:basedOn w:val="DefaultParagraphFont"/>
    <w:link w:val="Footer"/>
    <w:uiPriority w:val="99"/>
    <w:rsid w:val="00D261A8"/>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62327"/>
    <w:rPr>
      <w:sz w:val="16"/>
      <w:szCs w:val="16"/>
    </w:rPr>
  </w:style>
  <w:style w:type="paragraph" w:styleId="CommentText">
    <w:name w:val="annotation text"/>
    <w:basedOn w:val="Normal"/>
    <w:link w:val="CommentTextChar"/>
    <w:uiPriority w:val="99"/>
    <w:semiHidden/>
    <w:unhideWhenUsed/>
    <w:rsid w:val="00462327"/>
    <w:rPr>
      <w:sz w:val="20"/>
      <w:szCs w:val="20"/>
    </w:rPr>
  </w:style>
  <w:style w:type="character" w:customStyle="1" w:styleId="CommentTextChar">
    <w:name w:val="Comment Text Char"/>
    <w:basedOn w:val="DefaultParagraphFont"/>
    <w:link w:val="CommentText"/>
    <w:uiPriority w:val="99"/>
    <w:semiHidden/>
    <w:rsid w:val="004623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2327"/>
    <w:rPr>
      <w:b/>
      <w:bCs/>
    </w:rPr>
  </w:style>
  <w:style w:type="character" w:customStyle="1" w:styleId="CommentSubjectChar">
    <w:name w:val="Comment Subject Char"/>
    <w:basedOn w:val="CommentTextChar"/>
    <w:link w:val="CommentSubject"/>
    <w:uiPriority w:val="99"/>
    <w:semiHidden/>
    <w:rsid w:val="00462327"/>
    <w:rPr>
      <w:rFonts w:ascii="Times New Roman" w:eastAsia="Times New Roman" w:hAnsi="Times New Roman" w:cs="Times New Roman"/>
      <w:b/>
      <w:bCs/>
      <w:sz w:val="20"/>
      <w:szCs w:val="20"/>
    </w:rPr>
  </w:style>
  <w:style w:type="paragraph" w:styleId="Revision">
    <w:name w:val="Revision"/>
    <w:hidden/>
    <w:uiPriority w:val="99"/>
    <w:semiHidden/>
    <w:rsid w:val="00462327"/>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34EB7"/>
    <w:rPr>
      <w:rFonts w:ascii="Times New Roman" w:eastAsia="Times New Roman" w:hAnsi="Times New Roman" w:cs="Times New Roman"/>
      <w:sz w:val="24"/>
      <w:szCs w:val="24"/>
    </w:rPr>
  </w:style>
  <w:style w:type="character" w:customStyle="1" w:styleId="highwire-cite-metadata-volume">
    <w:name w:val="highwire-cite-metadata-volume"/>
    <w:basedOn w:val="DefaultParagraphFont"/>
    <w:rsid w:val="004D054A"/>
  </w:style>
  <w:style w:type="character" w:customStyle="1" w:styleId="highwire-cite-metadata-issue">
    <w:name w:val="highwire-cite-metadata-issue"/>
    <w:basedOn w:val="DefaultParagraphFont"/>
    <w:rsid w:val="004D054A"/>
  </w:style>
  <w:style w:type="character" w:customStyle="1" w:styleId="highwire-cite-metadata-pages">
    <w:name w:val="highwire-cite-metadata-pages"/>
    <w:basedOn w:val="DefaultParagraphFont"/>
    <w:rsid w:val="004D054A"/>
  </w:style>
  <w:style w:type="character" w:customStyle="1" w:styleId="highwire-cite-metadata-doi">
    <w:name w:val="highwire-cite-metadata-doi"/>
    <w:basedOn w:val="DefaultParagraphFont"/>
    <w:rsid w:val="004D054A"/>
  </w:style>
  <w:style w:type="character" w:styleId="Hyperlink">
    <w:name w:val="Hyperlink"/>
    <w:basedOn w:val="DefaultParagraphFont"/>
    <w:uiPriority w:val="99"/>
    <w:unhideWhenUsed/>
    <w:rsid w:val="004D054A"/>
    <w:rPr>
      <w:color w:val="0000FF" w:themeColor="hyperlink"/>
      <w:u w:val="single"/>
    </w:rPr>
  </w:style>
  <w:style w:type="character" w:customStyle="1" w:styleId="identifier">
    <w:name w:val="identifier"/>
    <w:basedOn w:val="DefaultParagraphFont"/>
    <w:rsid w:val="004D054A"/>
  </w:style>
  <w:style w:type="character" w:styleId="FollowedHyperlink">
    <w:name w:val="FollowedHyperlink"/>
    <w:basedOn w:val="DefaultParagraphFont"/>
    <w:uiPriority w:val="99"/>
    <w:semiHidden/>
    <w:unhideWhenUsed/>
    <w:rsid w:val="00EF6A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408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footer" Target="footer4.xm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fontTable" Target="fontTable.xml"/><Relationship Id="rId16" Type="http://schemas.openxmlformats.org/officeDocument/2006/relationships/image" Target="media/image5.png"/><Relationship Id="rId11" Type="http://schemas.microsoft.com/office/2016/09/relationships/commentsIds" Target="commentsIds.xml"/><Relationship Id="rId32" Type="http://schemas.openxmlformats.org/officeDocument/2006/relationships/image" Target="media/image18.jpe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3.png"/><Relationship Id="rId5" Type="http://schemas.openxmlformats.org/officeDocument/2006/relationships/webSettings" Target="webSettings.xml"/><Relationship Id="rId1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7.png"/><Relationship Id="rId80" Type="http://schemas.openxmlformats.org/officeDocument/2006/relationships/image" Target="media/image64.png"/><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2.png"/><Relationship Id="rId20" Type="http://schemas.openxmlformats.org/officeDocument/2006/relationships/footer" Target="footer3.xm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oter" Target="footer6.xml"/><Relationship Id="rId83"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microsoft.com/office/2011/relationships/commentsExtended" Target="commentsExtended.xml"/><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7.jpeg"/><Relationship Id="rId39" Type="http://schemas.openxmlformats.org/officeDocument/2006/relationships/image" Target="media/image25.png"/><Relationship Id="rId34" Type="http://schemas.openxmlformats.org/officeDocument/2006/relationships/image" Target="media/image20.jpe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61" Type="http://schemas.openxmlformats.org/officeDocument/2006/relationships/footer" Target="footer5.xml"/><Relationship Id="rId82"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8DA476D-D4FB-4B7D-9B33-7D888F450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14025</Words>
  <Characters>77138</Characters>
  <Application>Microsoft Office Word</Application>
  <DocSecurity>4</DocSecurity>
  <Lines>642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Rivera Orozco, Maria Fernanda</cp:lastModifiedBy>
  <cp:revision>2</cp:revision>
  <dcterms:created xsi:type="dcterms:W3CDTF">2026-09-14T14:19:00Z</dcterms:created>
  <dcterms:modified xsi:type="dcterms:W3CDTF">2026-09-14T14:19:00Z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LaTeX with hyperref</vt:lpwstr>
  </property>
  <property fmtid="{D5CDD505-2E9C-101B-9397-08002B2CF9AE}" pid="5" name="LastSaved">
    <vt:filetime>2026-08-31T00:00:00Z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
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18BD6" w14:textId="77777777" w:rsidR="00301A0C" w:rsidRPr="00301A0C" w:rsidRDefault="00301A0C" w:rsidP="00301A0C">
      <w:pPr>
        <w:autoSpaceDE w:val="0"/>
        <w:autoSpaceDN w:val="0"/>
        <w:adjustRightInd w:val="0"/>
        <w:spacing w:after="0" w:line="480" w:lineRule="auto"/>
        <w:rPr>
          <w:rFonts w:ascii="Times New Roman" w:eastAsia="NimbusRomNo9L-Medi" w:hAnsi="Times New Roman" w:cs="Times New Roman"/>
          <w:kern w:val="0"/>
          <w:sz w:val="24"/>
          <w:szCs w:val="24"/>
        </w:rPr>
      </w:pPr>
      <w:r w:rsidRPr="00301A0C">
        <w:rPr>
          <w:rFonts w:ascii="Times New Roman" w:eastAsia="NimbusRomNo9L-Medi" w:hAnsi="Times New Roman" w:cs="Times New Roman"/>
          <w:kern w:val="0"/>
          <w:sz w:val="24"/>
          <w:szCs w:val="24"/>
        </w:rPr>
        <w:t>References</w:t>
      </w:r>
    </w:p>
    <w:p w14:paraId="29DA2CF4" w14:textId="10F24221" w:rsidR="00301A0C" w:rsidRPr="00301A0C" w:rsidRDefault="00301A0C" w:rsidP="00301A0C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eastAsia="NimbusRomNo9L-Regu" w:hAnsi="Times New Roman" w:cs="Times New Roman"/>
          <w:kern w:val="0"/>
          <w:sz w:val="20"/>
          <w:szCs w:val="20"/>
        </w:rPr>
      </w:pP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Aguila, E., A. Kapteyn, and J. P. Smith (2015). E</w:t>
      </w:r>
      <w:r w:rsidRPr="00301A0C">
        <w:rPr>
          <w:rFonts w:ascii="Times New Roman" w:eastAsia="NimbusRomNo9L-Medi" w:hAnsi="Times New Roman" w:cs="Times New Roman"/>
          <w:kern w:val="0"/>
          <w:sz w:val="20"/>
          <w:szCs w:val="20"/>
        </w:rPr>
        <w:t>ff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ects of income supplementation on health of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the poor elderly: The case of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mexico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. </w:t>
      </w:r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>Proceedings of the National Academy of Sciences 112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(1),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70–75.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ins w:id="0" w:author="Jorge Peniche" w:date="2026-08-17T13:51:00Z">
        <w:r w:rsidR="00752CD2" w:rsidRPr="00301A0C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>http://dx.doi.org/10.1073/pnas.1414453112</w:t>
        </w:r>
      </w:ins>
    </w:p>
    <w:p w14:paraId="26B3920D" w14:textId="31B5AF32" w:rsidR="00301A0C" w:rsidRPr="00301A0C" w:rsidRDefault="00301A0C" w:rsidP="00301A0C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eastAsia="NimbusRomNo9L-Regu" w:hAnsi="Times New Roman" w:cs="Times New Roman"/>
          <w:kern w:val="0"/>
          <w:sz w:val="20"/>
          <w:szCs w:val="20"/>
        </w:rPr>
      </w:pP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  <w:lang w:val="es-ES"/>
        </w:rPr>
        <w:t>Angel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  <w:lang w:val="es-ES"/>
        </w:rPr>
        <w:t xml:space="preserve">, J. L., W. Vega, and M.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  <w:lang w:val="es-ES"/>
        </w:rPr>
        <w:t>L´opez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  <w:lang w:val="es-ES"/>
        </w:rPr>
        <w:t xml:space="preserve">-Ortega (2017). 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Aging in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mexico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: Population trends and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emerging issues. </w:t>
      </w:r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>The Gerontologist 57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(2), 153–162.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ins w:id="1" w:author="Jorge Peniche" w:date="2026-08-17T13:51:00Z">
        <w:r w:rsidR="00752CD2" w:rsidRPr="00301A0C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>https://doi.org/10.1093/geront/gnw136</w:t>
        </w:r>
      </w:ins>
    </w:p>
    <w:p w14:paraId="01FB1C63" w14:textId="4A68EC2F" w:rsidR="00301A0C" w:rsidRPr="00301A0C" w:rsidRDefault="00301A0C" w:rsidP="00301A0C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eastAsia="NimbusRomNo9L-Regu" w:hAnsi="Times New Roman" w:cs="Times New Roman"/>
          <w:kern w:val="0"/>
          <w:sz w:val="20"/>
          <w:szCs w:val="20"/>
        </w:rPr>
      </w:pP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Baird, S., F. H. G. Ferreira, B.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Özler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, and M. Woolcock (2014). Conditional, unconditional and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everything in between</w:t>
      </w:r>
      <w:ins w:id="2" w:author="Jorge Peniche" w:date="2026-08-17T13:50:00Z">
        <w:r w:rsidR="00752CD2" w:rsidRPr="00752CD2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 xml:space="preserve">: a systematic review of the effects of cash transfer </w:t>
        </w:r>
        <w:proofErr w:type="spellStart"/>
        <w:r w:rsidR="00752CD2" w:rsidRPr="00752CD2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>programmes</w:t>
        </w:r>
        <w:proofErr w:type="spellEnd"/>
        <w:r w:rsidR="00752CD2" w:rsidRPr="00752CD2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 xml:space="preserve"> on schooling outcomes</w:t>
        </w:r>
      </w:ins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. </w:t>
      </w:r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>Journal of Development E</w:t>
      </w:r>
      <w:r w:rsidRPr="00301A0C">
        <w:rPr>
          <w:rFonts w:ascii="Times New Roman" w:eastAsia="NimbusRomNo9L-Medi" w:hAnsi="Times New Roman" w:cs="Times New Roman"/>
          <w:kern w:val="0"/>
          <w:sz w:val="20"/>
          <w:szCs w:val="20"/>
        </w:rPr>
        <w:t>ff</w:t>
      </w:r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>ectiveness 6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(1), 1–43.</w:t>
      </w:r>
      <w:r w:rsidR="00F6429A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ins w:id="3" w:author="Jorge Peniche" w:date="2026-08-17T13:50:00Z">
        <w:r w:rsidR="00752CD2" w:rsidRPr="00F6429A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>http://dx.doi.org/10.1080/19439342.2014.890362</w:t>
        </w:r>
      </w:ins>
    </w:p>
    <w:p w14:paraId="62B0A60C" w14:textId="3880F4D5" w:rsidR="00301A0C" w:rsidRPr="00301A0C" w:rsidRDefault="00301A0C" w:rsidP="00301A0C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eastAsia="NimbusRomNo9L-Regu" w:hAnsi="Times New Roman" w:cs="Times New Roman"/>
          <w:kern w:val="0"/>
          <w:sz w:val="20"/>
          <w:szCs w:val="20"/>
        </w:rPr>
      </w:pP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Barham, T. and J. Rowberry (2013). Living longer: The e</w:t>
      </w:r>
      <w:r w:rsidRPr="00301A0C">
        <w:rPr>
          <w:rFonts w:ascii="Times New Roman" w:eastAsia="NimbusRomNo9L-Medi" w:hAnsi="Times New Roman" w:cs="Times New Roman"/>
          <w:kern w:val="0"/>
          <w:sz w:val="20"/>
          <w:szCs w:val="20"/>
        </w:rPr>
        <w:t>ff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ect of the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mexican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conditional cash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transfer program on elderly mortality. </w:t>
      </w:r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>Journal of Development Economics 105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, 226–236.</w:t>
      </w:r>
      <w:r w:rsidR="00F6429A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ins w:id="4" w:author="Jorge Peniche" w:date="2026-08-17T13:50:00Z">
        <w:r w:rsidR="00752CD2" w:rsidRPr="00F6429A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>https://doi.org/10.1016/j.jdeveco.2013.08.002</w:t>
        </w:r>
      </w:ins>
    </w:p>
    <w:p w14:paraId="60BD927F" w14:textId="465B1040" w:rsidR="00301A0C" w:rsidRPr="00301A0C" w:rsidRDefault="00301A0C" w:rsidP="00301A0C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eastAsia="NimbusRomNo9L-Regu" w:hAnsi="Times New Roman" w:cs="Times New Roman"/>
          <w:kern w:val="0"/>
          <w:sz w:val="20"/>
          <w:szCs w:val="20"/>
        </w:rPr>
      </w:pP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Behrman, J. R. and S. W. Parker (2013). Is health of the aging improved by conditional cash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transfer programs? evidence from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mexico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. </w:t>
      </w:r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>Demography 50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(4), 1363–1386.</w:t>
      </w:r>
      <w:r w:rsidR="00F6429A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ins w:id="5" w:author="Jorge Peniche" w:date="2026-08-17T13:50:00Z">
        <w:r w:rsidR="00752CD2" w:rsidRPr="00F6429A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>https://doi.org/10.1007/s13524-013-0199-z</w:t>
        </w:r>
      </w:ins>
    </w:p>
    <w:p w14:paraId="225C779E" w14:textId="330BEFD0" w:rsidR="00301A0C" w:rsidRPr="00301A0C" w:rsidRDefault="00301A0C" w:rsidP="00301A0C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eastAsia="NimbusRomNo9L-Regu" w:hAnsi="Times New Roman" w:cs="Times New Roman"/>
          <w:kern w:val="0"/>
          <w:sz w:val="20"/>
          <w:szCs w:val="20"/>
        </w:rPr>
      </w:pP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Beltr</w:t>
      </w:r>
      <w:r w:rsidR="00F6429A">
        <w:rPr>
          <w:rFonts w:ascii="Times New Roman" w:eastAsia="NimbusRomNo9L-Regu" w:hAnsi="Times New Roman" w:cs="Times New Roman"/>
          <w:kern w:val="0"/>
          <w:sz w:val="20"/>
          <w:szCs w:val="20"/>
        </w:rPr>
        <w:t>á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n-S</w:t>
      </w:r>
      <w:r w:rsidR="00F6429A">
        <w:rPr>
          <w:rFonts w:ascii="Times New Roman" w:eastAsia="NimbusRomNo9L-Regu" w:hAnsi="Times New Roman" w:cs="Times New Roman"/>
          <w:kern w:val="0"/>
          <w:sz w:val="20"/>
          <w:szCs w:val="20"/>
        </w:rPr>
        <w:t>á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nchez, H. and R. Wong (2025). Sociodemographic links with mortality and survival in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the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mexican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older adult population: Impact of survey attrition in the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mexican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health and aging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study 2001-2015. </w:t>
      </w:r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>Canadian Studies in Population 52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(1), 2.</w:t>
      </w:r>
      <w:r w:rsidR="00F6429A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ins w:id="6" w:author="Jorge Peniche" w:date="2026-08-17T13:50:00Z">
        <w:r w:rsidR="00752CD2" w:rsidRPr="00F6429A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>https://doi.org/10.1007/s42650-025-00087-7</w:t>
        </w:r>
      </w:ins>
    </w:p>
    <w:p w14:paraId="6963C0A4" w14:textId="1C8BF4C9" w:rsidR="00301A0C" w:rsidRPr="00301A0C" w:rsidRDefault="00301A0C" w:rsidP="00301A0C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eastAsia="NimbusRomNo9L-Regu" w:hAnsi="Times New Roman" w:cs="Times New Roman"/>
          <w:kern w:val="0"/>
          <w:sz w:val="20"/>
          <w:szCs w:val="20"/>
        </w:rPr>
      </w:pP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Case, A. (2004). Does money protect health status? evidence from south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african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pensions</w:t>
      </w:r>
      <w:ins w:id="7" w:author="Jorge Peniche" w:date="2026-08-17T13:50:00Z">
        <w:r w:rsidR="00752CD2" w:rsidRPr="00752CD2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 xml:space="preserve"> </w:t>
        </w:r>
        <w:r w:rsidR="00752CD2" w:rsidRPr="00752CD2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 xml:space="preserve">NBER Chapters, in: </w:t>
        </w:r>
      </w:ins>
      <w:del w:id="8" w:author="Jorge Peniche" w:date="2026-08-17T13:50:00Z">
        <w:r w:rsidRPr="00301A0C" w:rsidDel="00752CD2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delText>.</w:delText>
        </w:r>
        <w:r w:rsidR="00F6429A" w:rsidRPr="00F6429A" w:rsidDel="00752CD2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delText xml:space="preserve"> </w:delText>
        </w:r>
        <w:r w:rsidRPr="00752CD2" w:rsidDel="00752CD2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delText>In</w:delText>
        </w:r>
        <w:r w:rsidRPr="00301A0C" w:rsidDel="00752CD2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delText xml:space="preserve"> </w:delText>
        </w:r>
      </w:del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>Perspectives on the Economics of Aging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, pp. 287–312. </w:t>
      </w:r>
      <w:ins w:id="9" w:author="Jorge Peniche" w:date="2026-08-17T13:28:00Z">
        <w:r w:rsidR="00F6429A" w:rsidRPr="00F6429A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>National Bureau of Economic Research, Inc.</w:t>
        </w:r>
      </w:ins>
      <w:del w:id="10" w:author="Jorge Peniche" w:date="2026-08-17T13:28:00Z">
        <w:r w:rsidRPr="00301A0C" w:rsidDel="00F6429A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delText>University of Chicago Press.</w:delText>
        </w:r>
      </w:del>
    </w:p>
    <w:p w14:paraId="75010F87" w14:textId="7183A6A1" w:rsidR="00301A0C" w:rsidRPr="00301A0C" w:rsidRDefault="00301A0C" w:rsidP="00301A0C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eastAsia="NimbusRomNo9L-Regu" w:hAnsi="Times New Roman" w:cs="Times New Roman"/>
          <w:kern w:val="0"/>
          <w:sz w:val="20"/>
          <w:szCs w:val="20"/>
        </w:rPr>
      </w:pP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Fernald, L. C., P. J. Gertler, and X. Hou (2008). Cash component of conditional cash transfer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program is associated with higher body mass index and blood pressure in adults. </w:t>
      </w:r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>The Journal of</w:t>
      </w:r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 xml:space="preserve"> </w:t>
      </w:r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>nutrition 138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(11), 2250–2257.</w:t>
      </w:r>
      <w:ins w:id="11" w:author="Jorge Peniche" w:date="2026-08-17T13:28:00Z">
        <w:r w:rsidR="00F6429A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 xml:space="preserve"> </w:t>
        </w:r>
        <w:r w:rsidR="00F6429A" w:rsidRPr="00F6429A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>https://doi.org/10.3945/jn.108.090506</w:t>
        </w:r>
      </w:ins>
    </w:p>
    <w:p w14:paraId="1EC41F69" w14:textId="5D06F45D" w:rsidR="00301A0C" w:rsidRPr="00301A0C" w:rsidRDefault="00301A0C" w:rsidP="00301A0C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eastAsia="NimbusRomNo9L-Regu" w:hAnsi="Times New Roman" w:cs="Times New Roman"/>
          <w:kern w:val="0"/>
          <w:sz w:val="20"/>
          <w:szCs w:val="20"/>
        </w:rPr>
      </w:pP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Fernald, L. C., X. Hou, and P. J. Gertler (2008).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Oportunidades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program participation and body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mass index, blood pressure, and self-reported health in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mexican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adults. </w:t>
      </w:r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>Preventing chronic</w:t>
      </w:r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 xml:space="preserve"> </w:t>
      </w:r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>disease 5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(3), A81.</w:t>
      </w:r>
      <w:ins w:id="12" w:author="Jorge Peniche" w:date="2026-08-17T13:29:00Z">
        <w:r w:rsidR="00F6429A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 xml:space="preserve"> </w:t>
        </w:r>
        <w:proofErr w:type="spellStart"/>
        <w:r w:rsidR="00F6429A" w:rsidRPr="00F6429A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>Epub</w:t>
        </w:r>
        <w:proofErr w:type="spellEnd"/>
        <w:r w:rsidR="00F6429A" w:rsidRPr="00F6429A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 xml:space="preserve"> 2008 Jun 15. PMID: 18558031; PMCID: PMC2483550.</w:t>
        </w:r>
      </w:ins>
    </w:p>
    <w:p w14:paraId="40E38EA8" w14:textId="0F2A65D1" w:rsidR="00301A0C" w:rsidRPr="00301A0C" w:rsidRDefault="00301A0C" w:rsidP="00301A0C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eastAsia="NimbusRomNo9L-Regu" w:hAnsi="Times New Roman" w:cs="Times New Roman"/>
          <w:kern w:val="0"/>
          <w:sz w:val="20"/>
          <w:szCs w:val="20"/>
        </w:rPr>
      </w:pP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Fiszbein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, A.</w:t>
      </w:r>
      <w:del w:id="13" w:author="Jorge Peniche" w:date="2026-08-17T13:31:00Z">
        <w:r w:rsidRPr="00301A0C" w:rsidDel="00F6429A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delText xml:space="preserve"> and </w:delText>
        </w:r>
      </w:del>
      <w:ins w:id="14" w:author="Jorge Peniche" w:date="2026-08-17T13:31:00Z">
        <w:r w:rsidR="00F6429A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 xml:space="preserve">, </w:t>
        </w:r>
      </w:ins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N. R.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Schady</w:t>
      </w:r>
      <w:proofErr w:type="spellEnd"/>
      <w:ins w:id="15" w:author="Jorge Peniche" w:date="2026-08-17T13:31:00Z">
        <w:r w:rsidR="00F6429A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>, and F. Ferreira</w:t>
        </w:r>
      </w:ins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(2009). </w:t>
      </w:r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>Conditional cash transfers: reducing present and future</w:t>
      </w:r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 xml:space="preserve"> </w:t>
      </w:r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>poverty</w:t>
      </w:r>
      <w:ins w:id="16" w:author="Jorge Peniche" w:date="2026-08-17T13:32:00Z">
        <w:r w:rsidR="00BB47FC">
          <w:rPr>
            <w:rFonts w:ascii="Times New Roman" w:eastAsia="NimbusRomNo9L-ReguItal" w:hAnsi="Times New Roman" w:cs="Times New Roman"/>
            <w:kern w:val="0"/>
            <w:sz w:val="20"/>
            <w:szCs w:val="20"/>
          </w:rPr>
          <w:t xml:space="preserve"> (English)</w:t>
        </w:r>
      </w:ins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. World Bank Publications.</w:t>
      </w:r>
      <w:ins w:id="17" w:author="Jorge Peniche" w:date="2026-08-17T13:32:00Z">
        <w:r w:rsidR="00BB47FC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 xml:space="preserve"> </w:t>
        </w:r>
        <w:r w:rsidR="00BB47FC" w:rsidRPr="00BB47FC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>https://doi.org/10.1596/978-0-8213-7352-1</w:t>
        </w:r>
      </w:ins>
    </w:p>
    <w:p w14:paraId="035CD1ED" w14:textId="673605A6" w:rsidR="00301A0C" w:rsidRPr="00301A0C" w:rsidRDefault="00301A0C" w:rsidP="00301A0C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eastAsia="NimbusRomNo9L-Regu" w:hAnsi="Times New Roman" w:cs="Times New Roman"/>
          <w:kern w:val="0"/>
          <w:sz w:val="20"/>
          <w:szCs w:val="20"/>
        </w:rPr>
      </w:pP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lastRenderedPageBreak/>
        <w:t>Galiani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, S., P. Gertler, and R. Bando (2016). Non-contributory pensions. </w:t>
      </w:r>
      <w:proofErr w:type="spellStart"/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>Labour</w:t>
      </w:r>
      <w:proofErr w:type="spellEnd"/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 xml:space="preserve"> Economics 38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,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47–58.</w:t>
      </w:r>
      <w:ins w:id="18" w:author="Jorge Peniche" w:date="2026-08-17T13:33:00Z">
        <w:r w:rsidR="00BB47FC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 xml:space="preserve"> </w:t>
        </w:r>
        <w:r w:rsidR="00BB47FC" w:rsidRPr="00BB47FC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>https://doi.org/10.1016/j.labeco.2015.11.003</w:t>
        </w:r>
      </w:ins>
    </w:p>
    <w:p w14:paraId="3D7C6762" w14:textId="50404B9B" w:rsidR="00301A0C" w:rsidRPr="00301A0C" w:rsidRDefault="00301A0C" w:rsidP="00301A0C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eastAsia="NimbusRomNo9L-Regu" w:hAnsi="Times New Roman" w:cs="Times New Roman"/>
          <w:kern w:val="0"/>
          <w:sz w:val="20"/>
          <w:szCs w:val="20"/>
        </w:rPr>
      </w:pP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Gertler, P. (2004). Do conditional cash transfers improve child health? evidence from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progresa’s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control randomized experiment. </w:t>
      </w:r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>American economic review 94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(2), 336–341.</w:t>
      </w:r>
      <w:ins w:id="19" w:author="Jorge Peniche" w:date="2026-08-17T13:34:00Z">
        <w:r w:rsidR="00017D07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 xml:space="preserve"> </w:t>
        </w:r>
        <w:r w:rsidR="00017D07" w:rsidRPr="00017D07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>https://doi.org/10.1257/0002828041302109</w:t>
        </w:r>
      </w:ins>
    </w:p>
    <w:p w14:paraId="34FC53F2" w14:textId="1A9799A4" w:rsidR="00301A0C" w:rsidRPr="00301A0C" w:rsidRDefault="00301A0C" w:rsidP="00301A0C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eastAsia="NimbusRomNo9L-Regu" w:hAnsi="Times New Roman" w:cs="Times New Roman"/>
          <w:kern w:val="0"/>
          <w:sz w:val="20"/>
          <w:szCs w:val="20"/>
        </w:rPr>
      </w:pP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Gertler, P. J. (2000). The impact of PROGRESA on health: Final report. Report, International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Food Policy Research Institute, Washington, DC.</w:t>
      </w:r>
      <w:ins w:id="20" w:author="Jorge Peniche" w:date="2026-08-17T13:35:00Z">
        <w:r w:rsidR="00017D07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 xml:space="preserve"> </w:t>
        </w:r>
        <w:r w:rsidR="00017D07" w:rsidRPr="00017D07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>https://hdl.handle.net/10568/156606</w:t>
        </w:r>
      </w:ins>
    </w:p>
    <w:p w14:paraId="6D161851" w14:textId="542D37F7" w:rsidR="00301A0C" w:rsidRPr="00301A0C" w:rsidRDefault="00301A0C" w:rsidP="00301A0C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eastAsia="NimbusRomNo9L-Regu" w:hAnsi="Times New Roman" w:cs="Times New Roman"/>
          <w:kern w:val="0"/>
          <w:sz w:val="20"/>
          <w:szCs w:val="20"/>
        </w:rPr>
      </w:pP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Kronebusch, N. and A. Damon (2019). The impact of conditional cash transfers on nutrition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outcomes: Experimental evidence from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mexico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. </w:t>
      </w:r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 xml:space="preserve">Economics </w:t>
      </w:r>
      <w:r w:rsidRPr="00301A0C">
        <w:rPr>
          <w:rFonts w:ascii="Times New Roman" w:eastAsia="NimbusRomNo9L-Medi" w:hAnsi="Times New Roman" w:cs="Times New Roman"/>
          <w:kern w:val="0"/>
          <w:sz w:val="20"/>
          <w:szCs w:val="20"/>
        </w:rPr>
        <w:t xml:space="preserve">&amp; </w:t>
      </w:r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>Human Biology 33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, 169–180.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ins w:id="21" w:author="Jorge Peniche" w:date="2026-08-17T13:35:00Z">
        <w:r w:rsidR="00017D07" w:rsidRPr="00017D07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>https://doi.org/10.1016/j.ehb.2019.01.008</w:t>
        </w:r>
      </w:ins>
    </w:p>
    <w:p w14:paraId="1F759D60" w14:textId="503AF817" w:rsidR="00301A0C" w:rsidRPr="00301A0C" w:rsidRDefault="00301A0C" w:rsidP="00301A0C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eastAsia="NimbusRomNo9L-Regu" w:hAnsi="Times New Roman" w:cs="Times New Roman"/>
          <w:kern w:val="0"/>
          <w:sz w:val="20"/>
          <w:szCs w:val="20"/>
        </w:rPr>
      </w:pP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Lagarde, M., A. Haines, and N. Palmer (2009). The impact of conditional cash transfers on health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outcomes and use of health services in </w:t>
      </w:r>
      <w:proofErr w:type="gram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low and middle income</w:t>
      </w:r>
      <w:proofErr w:type="gram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countries. </w:t>
      </w:r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>Cochrane Database</w:t>
      </w:r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 xml:space="preserve"> </w:t>
      </w:r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 xml:space="preserve">of Systematic Reviews 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(4)</w:t>
      </w:r>
      <w:ins w:id="22" w:author="Jorge Peniche" w:date="2026-08-17T13:36:00Z">
        <w:r w:rsidR="00017D07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>:CD008137</w:t>
        </w:r>
      </w:ins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.</w:t>
      </w:r>
      <w:ins w:id="23" w:author="Jorge Peniche" w:date="2026-08-17T13:36:00Z">
        <w:r w:rsidR="00017D07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 xml:space="preserve"> </w:t>
        </w:r>
        <w:r w:rsidR="00017D07" w:rsidRPr="00017D07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>https://doi.org/10.1002/14651858.cd008137</w:t>
        </w:r>
      </w:ins>
    </w:p>
    <w:p w14:paraId="249EDB0F" w14:textId="444DEC56" w:rsidR="00301A0C" w:rsidRPr="00301A0C" w:rsidRDefault="00301A0C" w:rsidP="00301A0C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eastAsia="NimbusRomNo9L-Regu" w:hAnsi="Times New Roman" w:cs="Times New Roman"/>
          <w:kern w:val="0"/>
          <w:sz w:val="20"/>
          <w:szCs w:val="20"/>
        </w:rPr>
      </w:pP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Levy, S. and N.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Schady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(2013). Latin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america’s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social policy challenge: Education, social insurance,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redistribution. </w:t>
      </w:r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>Journal of Economic Perspectives 27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(2), 193–218.</w:t>
      </w:r>
      <w:ins w:id="24" w:author="Jorge Peniche" w:date="2026-08-17T13:37:00Z">
        <w:r w:rsidR="00017D07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 xml:space="preserve"> </w:t>
        </w:r>
        <w:r w:rsidR="00017D07" w:rsidRPr="00017D07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>https://doi.org/10.2307/23391697</w:t>
        </w:r>
      </w:ins>
    </w:p>
    <w:p w14:paraId="19EF795A" w14:textId="6EF6A749" w:rsidR="00301A0C" w:rsidRPr="00301A0C" w:rsidRDefault="00301A0C" w:rsidP="00301A0C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eastAsia="NimbusRomNo9L-Regu" w:hAnsi="Times New Roman" w:cs="Times New Roman"/>
          <w:kern w:val="0"/>
          <w:sz w:val="20"/>
          <w:szCs w:val="20"/>
        </w:rPr>
      </w:pP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Lloyd-Sherlock, P. and S. Agrawal (2014). Pensions and the health of older people in south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africa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: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is there an e</w:t>
      </w:r>
      <w:r w:rsidRPr="00301A0C">
        <w:rPr>
          <w:rFonts w:ascii="Times New Roman" w:eastAsia="NimbusRomNo9L-Medi" w:hAnsi="Times New Roman" w:cs="Times New Roman"/>
          <w:kern w:val="0"/>
          <w:sz w:val="20"/>
          <w:szCs w:val="20"/>
        </w:rPr>
        <w:t>ff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ect? </w:t>
      </w:r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>The journal of development studies 50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(11), 1570–1586.</w:t>
      </w:r>
      <w:ins w:id="25" w:author="Jorge Peniche" w:date="2026-08-17T13:38:00Z">
        <w:r w:rsidR="00017D07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 xml:space="preserve"> </w:t>
        </w:r>
        <w:r w:rsidR="00017D07" w:rsidRPr="00017D07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>https://doi.org/10.1080/00220388.2014.936399</w:t>
        </w:r>
      </w:ins>
    </w:p>
    <w:p w14:paraId="0CCD17CE" w14:textId="162F0C0D" w:rsidR="00301A0C" w:rsidRPr="00301A0C" w:rsidRDefault="00301A0C" w:rsidP="00301A0C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eastAsia="NimbusRomNo9L-Regu" w:hAnsi="Times New Roman" w:cs="Times New Roman"/>
          <w:kern w:val="0"/>
          <w:sz w:val="20"/>
          <w:szCs w:val="20"/>
        </w:rPr>
      </w:pP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Mahapatra, P., K. Shibuya, A. D. Lopez, F.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Coullare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, F. C.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Notzon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, C. Rao, and S.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Szreter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(2007). Civil registration systems and vital statistics: successes and missed opportunities. </w:t>
      </w:r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>The</w:t>
      </w:r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 xml:space="preserve"> </w:t>
      </w:r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>Lancet 370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(9599), 1653–1663.</w:t>
      </w:r>
      <w:ins w:id="26" w:author="Jorge Peniche" w:date="2026-08-17T13:38:00Z">
        <w:r w:rsidR="00E02D88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 xml:space="preserve"> </w:t>
        </w:r>
      </w:ins>
      <w:ins w:id="27" w:author="Jorge Peniche" w:date="2026-08-17T13:39:00Z">
        <w:r w:rsidR="00E02D88" w:rsidRPr="00E02D88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>https://doi.org/10.1016/S0140-6736(07)61308-7</w:t>
        </w:r>
      </w:ins>
    </w:p>
    <w:p w14:paraId="0E4D6885" w14:textId="2053064A" w:rsidR="00301A0C" w:rsidRPr="00301A0C" w:rsidRDefault="00301A0C" w:rsidP="00301A0C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eastAsia="NimbusRomNo9L-Regu" w:hAnsi="Times New Roman" w:cs="Times New Roman"/>
          <w:kern w:val="0"/>
          <w:sz w:val="20"/>
          <w:szCs w:val="20"/>
        </w:rPr>
      </w:pP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Mikkelsen, L., D. E. Phillips, C.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AbouZahr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, P. W.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Setel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, D. De Savigny, R. Lozano, and A. D.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Lopez (2015). A global assessment of civil registration and vital statistics systems: monitoring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data quality and progress. </w:t>
      </w:r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>The Lancet 386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(10001), 1395–1406.</w:t>
      </w:r>
      <w:ins w:id="28" w:author="Jorge Peniche" w:date="2026-08-17T13:39:00Z">
        <w:r w:rsidR="00E02D88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 xml:space="preserve"> </w:t>
        </w:r>
        <w:r w:rsidR="00E02D88" w:rsidRPr="00E02D88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>https://doi.org/10.1016/s0140-6736(15)60171-4</w:t>
        </w:r>
      </w:ins>
    </w:p>
    <w:p w14:paraId="3B6943A2" w14:textId="2C885A74" w:rsidR="00301A0C" w:rsidRPr="00301A0C" w:rsidRDefault="00301A0C" w:rsidP="00301A0C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eastAsia="NimbusRomNo9L-Regu" w:hAnsi="Times New Roman" w:cs="Times New Roman"/>
          <w:kern w:val="0"/>
          <w:sz w:val="20"/>
          <w:szCs w:val="20"/>
        </w:rPr>
      </w:pP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Miranda, A., S. Parker, and J. L. Sindelar (2016). Causes of obesity in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mexico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, the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worlds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most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obese country. In </w:t>
      </w:r>
      <w:proofErr w:type="spellStart"/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>ASHEcon</w:t>
      </w:r>
      <w:proofErr w:type="spellEnd"/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 xml:space="preserve"> 6th Biennial Conference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.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ins w:id="29" w:author="Jorge Peniche" w:date="2026-08-17T13:40:00Z">
        <w:r w:rsidR="00E02D88" w:rsidRPr="00E02D88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>https://ashecon.confex.com/ashecon/2016/webprogram/Paper4796.html</w:t>
        </w:r>
      </w:ins>
    </w:p>
    <w:p w14:paraId="3DE430B8" w14:textId="77777777" w:rsidR="00E02D88" w:rsidRDefault="00301A0C" w:rsidP="00301A0C">
      <w:pPr>
        <w:autoSpaceDE w:val="0"/>
        <w:autoSpaceDN w:val="0"/>
        <w:adjustRightInd w:val="0"/>
        <w:spacing w:after="0" w:line="480" w:lineRule="auto"/>
        <w:ind w:left="720" w:hanging="720"/>
        <w:rPr>
          <w:ins w:id="30" w:author="Jorge Peniche" w:date="2026-08-17T13:41:00Z"/>
          <w:rFonts w:ascii="Times New Roman" w:eastAsia="NimbusRomNo9L-Regu" w:hAnsi="Times New Roman" w:cs="Times New Roman"/>
          <w:kern w:val="0"/>
          <w:sz w:val="20"/>
          <w:szCs w:val="20"/>
        </w:rPr>
      </w:pPr>
      <w:r w:rsidRPr="002514EF">
        <w:rPr>
          <w:rFonts w:ascii="Times New Roman" w:eastAsia="NimbusRomNo9L-Regu" w:hAnsi="Times New Roman" w:cs="Times New Roman"/>
          <w:kern w:val="0"/>
          <w:sz w:val="20"/>
          <w:szCs w:val="20"/>
          <w:highlight w:val="yellow"/>
        </w:rPr>
        <w:t>OECD (2017). Obesity update.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</w:p>
    <w:p w14:paraId="5ABF26D1" w14:textId="2F2BD270" w:rsidR="00301A0C" w:rsidRPr="00301A0C" w:rsidRDefault="00301A0C" w:rsidP="00301A0C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eastAsia="NimbusRomNo9L-Regu" w:hAnsi="Times New Roman" w:cs="Times New Roman"/>
          <w:kern w:val="0"/>
          <w:sz w:val="20"/>
          <w:szCs w:val="20"/>
        </w:rPr>
      </w:pP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Parker, S. W. and P. E. Todd (2017). Conditional cash transfers: The case of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progresa</w:t>
      </w:r>
      <w:proofErr w:type="spellEnd"/>
      <w:r w:rsidRPr="00301A0C">
        <w:rPr>
          <w:rFonts w:ascii="Times New Roman" w:eastAsia="NimbusRomNo9L-Medi" w:hAnsi="Times New Roman" w:cs="Times New Roman"/>
          <w:kern w:val="0"/>
          <w:sz w:val="20"/>
          <w:szCs w:val="20"/>
        </w:rPr>
        <w:t>/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oportunidades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. </w:t>
      </w:r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>Journal of Economic Literature 55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(3), 866–915.</w:t>
      </w:r>
      <w:ins w:id="31" w:author="Jorge Peniche" w:date="2026-08-17T13:41:00Z">
        <w:r w:rsidR="00E02D88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 xml:space="preserve"> </w:t>
        </w:r>
      </w:ins>
      <w:ins w:id="32" w:author="Jorge Peniche" w:date="2026-08-17T13:42:00Z">
        <w:r w:rsidR="00E02D88" w:rsidRPr="00E02D88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>https://doi.org/10.1257/jel.20151233</w:t>
        </w:r>
      </w:ins>
    </w:p>
    <w:p w14:paraId="4280FCF4" w14:textId="0D6F0873" w:rsidR="00301A0C" w:rsidRPr="00301A0C" w:rsidRDefault="00301A0C" w:rsidP="00301A0C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eastAsia="NimbusRomNo9L-Regu" w:hAnsi="Times New Roman" w:cs="Times New Roman"/>
          <w:kern w:val="0"/>
          <w:sz w:val="20"/>
          <w:szCs w:val="20"/>
        </w:rPr>
      </w:pP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lastRenderedPageBreak/>
        <w:t>Parker, S.W. and T. Vogl (2023). Do conditional cash transfers improve economic outcomes in the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next generation? evidence from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mexico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. </w:t>
      </w:r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>The Economic Journal 133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(655), 2775–2806.</w:t>
      </w:r>
      <w:ins w:id="33" w:author="Jorge Peniche" w:date="2026-08-17T13:42:00Z">
        <w:r w:rsidR="00941C1A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 xml:space="preserve"> </w:t>
        </w:r>
        <w:r w:rsidR="00941C1A" w:rsidRPr="00941C1A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>https://doi.org/10.1093/ej/uead049</w:t>
        </w:r>
      </w:ins>
    </w:p>
    <w:p w14:paraId="3DFE8A11" w14:textId="0592CD92" w:rsidR="00301A0C" w:rsidRPr="00301A0C" w:rsidRDefault="00301A0C" w:rsidP="00301A0C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eastAsia="NimbusRomNo9L-Regu" w:hAnsi="Times New Roman" w:cs="Times New Roman"/>
          <w:kern w:val="0"/>
          <w:sz w:val="20"/>
          <w:szCs w:val="20"/>
        </w:rPr>
      </w:pP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Richterman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, A., C. Millien, E. F. Bair, G. Jerome, J. C. D.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Su</w:t>
      </w:r>
      <w:r w:rsidRPr="00301A0C">
        <w:rPr>
          <w:rFonts w:ascii="Times New Roman" w:eastAsia="NimbusRomNo9L-Medi" w:hAnsi="Times New Roman" w:cs="Times New Roman"/>
          <w:kern w:val="0"/>
          <w:sz w:val="20"/>
          <w:szCs w:val="20"/>
        </w:rPr>
        <w:t>ff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rin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, J. R. Behrman, and H.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Thirumurthy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(2023). The e</w:t>
      </w:r>
      <w:r w:rsidRPr="00301A0C">
        <w:rPr>
          <w:rFonts w:ascii="Times New Roman" w:eastAsia="NimbusRomNo9L-Medi" w:hAnsi="Times New Roman" w:cs="Times New Roman"/>
          <w:kern w:val="0"/>
          <w:sz w:val="20"/>
          <w:szCs w:val="20"/>
        </w:rPr>
        <w:t>ff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ects of cash transfers on adult and child mortality in low-and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middleincome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countries. </w:t>
      </w:r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>Nature 618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(7965), 575–582.</w:t>
      </w:r>
      <w:ins w:id="34" w:author="Jorge Peniche" w:date="2026-08-17T13:43:00Z">
        <w:r w:rsidR="00941C1A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 xml:space="preserve"> </w:t>
        </w:r>
        <w:r w:rsidR="00941C1A" w:rsidRPr="00941C1A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>https://doi.org/10.1038/s41586-023-06116-2</w:t>
        </w:r>
      </w:ins>
    </w:p>
    <w:p w14:paraId="0FF80516" w14:textId="248AE008" w:rsidR="00301A0C" w:rsidRPr="00301A0C" w:rsidRDefault="00301A0C" w:rsidP="00301A0C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eastAsia="NimbusRomNo9L-Regu" w:hAnsi="Times New Roman" w:cs="Times New Roman"/>
          <w:kern w:val="0"/>
          <w:sz w:val="20"/>
          <w:szCs w:val="20"/>
          <w:lang w:val="es-ES"/>
        </w:rPr>
      </w:pP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Rivera-Hernandez, M., M. Rahman, V.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Mor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, and O. Galarraga (2016). The impact of social health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insurance on diabetes and hypertension process indicators among older adults in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mexico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. </w:t>
      </w:r>
      <w:proofErr w:type="spellStart"/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  <w:lang w:val="es-ES"/>
        </w:rPr>
        <w:t>Health</w:t>
      </w:r>
      <w:proofErr w:type="spellEnd"/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  <w:lang w:val="es-ES"/>
        </w:rPr>
        <w:t xml:space="preserve"> </w:t>
      </w:r>
      <w:proofErr w:type="spellStart"/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  <w:lang w:val="es-ES"/>
        </w:rPr>
        <w:t>Services</w:t>
      </w:r>
      <w:proofErr w:type="spellEnd"/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  <w:lang w:val="es-ES"/>
        </w:rPr>
        <w:t xml:space="preserve"> </w:t>
      </w:r>
      <w:proofErr w:type="spellStart"/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  <w:lang w:val="es-ES"/>
        </w:rPr>
        <w:t>Research</w:t>
      </w:r>
      <w:proofErr w:type="spellEnd"/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  <w:lang w:val="es-ES"/>
        </w:rPr>
        <w:t xml:space="preserve"> 51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  <w:lang w:val="es-ES"/>
        </w:rPr>
        <w:t>(4), 1323–1346.</w:t>
      </w:r>
      <w:ins w:id="35" w:author="Jorge Peniche" w:date="2026-08-17T13:44:00Z">
        <w:r w:rsidR="00B066A5">
          <w:rPr>
            <w:rFonts w:ascii="Times New Roman" w:eastAsia="NimbusRomNo9L-Regu" w:hAnsi="Times New Roman" w:cs="Times New Roman"/>
            <w:kern w:val="0"/>
            <w:sz w:val="20"/>
            <w:szCs w:val="20"/>
            <w:lang w:val="es-ES"/>
          </w:rPr>
          <w:t xml:space="preserve"> </w:t>
        </w:r>
        <w:r w:rsidR="00B066A5" w:rsidRPr="00B066A5">
          <w:rPr>
            <w:rFonts w:ascii="Times New Roman" w:eastAsia="NimbusRomNo9L-Regu" w:hAnsi="Times New Roman" w:cs="Times New Roman"/>
            <w:kern w:val="0"/>
            <w:sz w:val="20"/>
            <w:szCs w:val="20"/>
            <w:lang w:val="es-ES"/>
          </w:rPr>
          <w:t>https://doi.org/10.1111/1475-6773.12404</w:t>
        </w:r>
      </w:ins>
    </w:p>
    <w:p w14:paraId="77F2AB72" w14:textId="0AF0372E" w:rsidR="00301A0C" w:rsidRPr="00301A0C" w:rsidRDefault="00301A0C" w:rsidP="00301A0C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eastAsia="NimbusRomNo9L-Regu" w:hAnsi="Times New Roman" w:cs="Times New Roman"/>
          <w:kern w:val="0"/>
          <w:sz w:val="20"/>
          <w:szCs w:val="20"/>
        </w:rPr>
      </w:pPr>
      <w:r w:rsidRPr="00301A0C">
        <w:rPr>
          <w:rFonts w:ascii="Times New Roman" w:eastAsia="NimbusRomNo9L-Regu" w:hAnsi="Times New Roman" w:cs="Times New Roman"/>
          <w:kern w:val="0"/>
          <w:sz w:val="20"/>
          <w:szCs w:val="20"/>
          <w:lang w:val="es-ES"/>
        </w:rPr>
        <w:t>Salinas-Rodr</w:t>
      </w:r>
      <w:del w:id="36" w:author="Jorge Peniche" w:date="2026-08-17T13:45:00Z">
        <w:r w:rsidRPr="00301A0C" w:rsidDel="00F21D68">
          <w:rPr>
            <w:rFonts w:ascii="Times New Roman" w:eastAsia="NimbusRomNo9L-Regu" w:hAnsi="Times New Roman" w:cs="Times New Roman"/>
            <w:kern w:val="0"/>
            <w:sz w:val="20"/>
            <w:szCs w:val="20"/>
            <w:lang w:val="es-ES"/>
          </w:rPr>
          <w:delText>´ı</w:delText>
        </w:r>
      </w:del>
      <w:ins w:id="37" w:author="Jorge Peniche" w:date="2026-08-17T13:45:00Z">
        <w:r w:rsidR="00F21D68">
          <w:rPr>
            <w:rFonts w:ascii="Times New Roman" w:eastAsia="NimbusRomNo9L-Regu" w:hAnsi="Times New Roman" w:cs="Times New Roman"/>
            <w:kern w:val="0"/>
            <w:sz w:val="20"/>
            <w:szCs w:val="20"/>
            <w:lang w:val="es-ES"/>
          </w:rPr>
          <w:t>í</w:t>
        </w:r>
      </w:ins>
      <w:r w:rsidRPr="00301A0C">
        <w:rPr>
          <w:rFonts w:ascii="Times New Roman" w:eastAsia="NimbusRomNo9L-Regu" w:hAnsi="Times New Roman" w:cs="Times New Roman"/>
          <w:kern w:val="0"/>
          <w:sz w:val="20"/>
          <w:szCs w:val="20"/>
          <w:lang w:val="es-ES"/>
        </w:rPr>
        <w:t>guez, A., M. D. P. Torres-Pereda, B. Manrique-Espinoza, K. Moreno-Tamayo, and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  <w:lang w:val="es-ES"/>
        </w:rPr>
        <w:t xml:space="preserve"> 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  <w:lang w:val="es-ES"/>
        </w:rPr>
        <w:t>M. M. T</w:t>
      </w:r>
      <w:del w:id="38" w:author="Jorge Peniche" w:date="2026-08-17T13:45:00Z">
        <w:r w:rsidRPr="00301A0C" w:rsidDel="00F21D68">
          <w:rPr>
            <w:rFonts w:ascii="Times New Roman" w:eastAsia="NimbusRomNo9L-Regu" w:hAnsi="Times New Roman" w:cs="Times New Roman"/>
            <w:kern w:val="0"/>
            <w:sz w:val="20"/>
            <w:szCs w:val="20"/>
            <w:lang w:val="es-ES"/>
          </w:rPr>
          <w:delText>´e</w:delText>
        </w:r>
      </w:del>
      <w:ins w:id="39" w:author="Jorge Peniche" w:date="2026-08-17T13:45:00Z">
        <w:r w:rsidR="00F21D68">
          <w:rPr>
            <w:rFonts w:ascii="Times New Roman" w:eastAsia="NimbusRomNo9L-Regu" w:hAnsi="Times New Roman" w:cs="Times New Roman"/>
            <w:kern w:val="0"/>
            <w:sz w:val="20"/>
            <w:szCs w:val="20"/>
            <w:lang w:val="es-ES"/>
          </w:rPr>
          <w:t>é</w:t>
        </w:r>
      </w:ins>
      <w:r w:rsidRPr="00301A0C">
        <w:rPr>
          <w:rFonts w:ascii="Times New Roman" w:eastAsia="NimbusRomNo9L-Regu" w:hAnsi="Times New Roman" w:cs="Times New Roman"/>
          <w:kern w:val="0"/>
          <w:sz w:val="20"/>
          <w:szCs w:val="20"/>
          <w:lang w:val="es-ES"/>
        </w:rPr>
        <w:t>llez-Rojo Sol</w:t>
      </w:r>
      <w:del w:id="40" w:author="Jorge Peniche" w:date="2026-08-17T13:45:00Z">
        <w:r w:rsidRPr="00301A0C" w:rsidDel="00F21D68">
          <w:rPr>
            <w:rFonts w:ascii="Times New Roman" w:eastAsia="NimbusRomNo9L-Regu" w:hAnsi="Times New Roman" w:cs="Times New Roman"/>
            <w:kern w:val="0"/>
            <w:sz w:val="20"/>
            <w:szCs w:val="20"/>
            <w:lang w:val="es-ES"/>
          </w:rPr>
          <w:delText>´ı</w:delText>
        </w:r>
      </w:del>
      <w:ins w:id="41" w:author="Jorge Peniche" w:date="2026-08-17T13:45:00Z">
        <w:r w:rsidR="00F21D68">
          <w:rPr>
            <w:rFonts w:ascii="Times New Roman" w:eastAsia="NimbusRomNo9L-Regu" w:hAnsi="Times New Roman" w:cs="Times New Roman"/>
            <w:kern w:val="0"/>
            <w:sz w:val="20"/>
            <w:szCs w:val="20"/>
            <w:lang w:val="es-ES"/>
          </w:rPr>
          <w:t>í</w:t>
        </w:r>
      </w:ins>
      <w:r w:rsidRPr="00301A0C">
        <w:rPr>
          <w:rFonts w:ascii="Times New Roman" w:eastAsia="NimbusRomNo9L-Regu" w:hAnsi="Times New Roman" w:cs="Times New Roman"/>
          <w:kern w:val="0"/>
          <w:sz w:val="20"/>
          <w:szCs w:val="20"/>
          <w:lang w:val="es-ES"/>
        </w:rPr>
        <w:t xml:space="preserve">s (2014). 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Impact of the non-contributory social pension program 70 y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</w:t>
      </w:r>
      <w:proofErr w:type="spellStart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m</w:t>
      </w:r>
      <w:ins w:id="42" w:author="Jorge Peniche" w:date="2026-08-17T13:44:00Z">
        <w:r w:rsidR="00F21D68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>á</w:t>
        </w:r>
      </w:ins>
      <w:del w:id="43" w:author="Jorge Peniche" w:date="2026-08-17T13:44:00Z">
        <w:r w:rsidRPr="00301A0C" w:rsidDel="00F21D68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delText>´a</w:delText>
        </w:r>
      </w:del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s</w:t>
      </w:r>
      <w:proofErr w:type="spellEnd"/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 xml:space="preserve"> on older adults’ mental well-being. </w:t>
      </w:r>
      <w:proofErr w:type="spellStart"/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>PloS</w:t>
      </w:r>
      <w:proofErr w:type="spellEnd"/>
      <w:r w:rsidRPr="00301A0C">
        <w:rPr>
          <w:rFonts w:ascii="Times New Roman" w:eastAsia="NimbusRomNo9L-ReguItal" w:hAnsi="Times New Roman" w:cs="Times New Roman"/>
          <w:kern w:val="0"/>
          <w:sz w:val="20"/>
          <w:szCs w:val="20"/>
        </w:rPr>
        <w:t xml:space="preserve"> one 9</w:t>
      </w: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(11), e113085.</w:t>
      </w:r>
      <w:ins w:id="44" w:author="Jorge Peniche" w:date="2026-08-17T13:45:00Z">
        <w:r w:rsidR="00F21D68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 xml:space="preserve"> </w:t>
        </w:r>
        <w:r w:rsidR="00F21D68" w:rsidRPr="00F21D68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>https://doi.org/10.1371/journal.pone.0113085</w:t>
        </w:r>
      </w:ins>
    </w:p>
    <w:p w14:paraId="3981C40F" w14:textId="747168F3" w:rsidR="009615E1" w:rsidRPr="00301A0C" w:rsidRDefault="00301A0C" w:rsidP="00301A0C">
      <w:pPr>
        <w:spacing w:line="480" w:lineRule="auto"/>
        <w:ind w:left="720" w:hanging="720"/>
        <w:rPr>
          <w:rFonts w:ascii="Times New Roman" w:hAnsi="Times New Roman" w:cs="Times New Roman"/>
          <w:sz w:val="20"/>
          <w:szCs w:val="20"/>
        </w:rPr>
      </w:pPr>
      <w:r w:rsidRPr="00301A0C">
        <w:rPr>
          <w:rFonts w:ascii="Times New Roman" w:eastAsia="NimbusRomNo9L-Regu" w:hAnsi="Times New Roman" w:cs="Times New Roman"/>
          <w:kern w:val="0"/>
          <w:sz w:val="20"/>
          <w:szCs w:val="20"/>
        </w:rPr>
        <w:t>Taubman, P. and R. C. Sickles (1983). Supplemental social insurance and the health of the poor.</w:t>
      </w:r>
      <w:ins w:id="45" w:author="Jorge Peniche" w:date="2026-08-17T13:46:00Z">
        <w:r w:rsidR="00B12C35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 xml:space="preserve"> </w:t>
        </w:r>
        <w:r w:rsidR="00B12C35" w:rsidRPr="00B12C35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>NBER Working Papers 1062, National Bureau of Economic Research, Inc.</w:t>
        </w:r>
      </w:ins>
      <w:ins w:id="46" w:author="Jorge Peniche" w:date="2026-08-17T13:48:00Z">
        <w:r w:rsidR="00B12C35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 xml:space="preserve"> </w:t>
        </w:r>
        <w:r w:rsidR="00B12C35" w:rsidRPr="00B12C35">
          <w:rPr>
            <w:rFonts w:ascii="Times New Roman" w:eastAsia="NimbusRomNo9L-Regu" w:hAnsi="Times New Roman" w:cs="Times New Roman"/>
            <w:kern w:val="0"/>
            <w:sz w:val="20"/>
            <w:szCs w:val="20"/>
          </w:rPr>
          <w:t>https://doi.org/10.3386/W1062</w:t>
        </w:r>
      </w:ins>
    </w:p>
    <w:sectPr w:rsidR="009615E1" w:rsidRPr="00301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RomNo9L-Medi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imbusRomNo9L-Regu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imbusRomNo9L-ReguItal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orge Peniche">
    <w15:presenceInfo w15:providerId="Windows Live" w15:userId="40b0e3916c2cf91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0C"/>
    <w:rsid w:val="00017D07"/>
    <w:rsid w:val="00174226"/>
    <w:rsid w:val="002514EF"/>
    <w:rsid w:val="00301A0C"/>
    <w:rsid w:val="00301E64"/>
    <w:rsid w:val="003B41DD"/>
    <w:rsid w:val="00752CD2"/>
    <w:rsid w:val="00795BE2"/>
    <w:rsid w:val="00941C1A"/>
    <w:rsid w:val="00B066A5"/>
    <w:rsid w:val="00B12C35"/>
    <w:rsid w:val="00BB47FC"/>
    <w:rsid w:val="00E02D88"/>
    <w:rsid w:val="00F21D68"/>
    <w:rsid w:val="00F64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5FF8F"/>
  <w15:chartTrackingRefBased/>
  <w15:docId w15:val="{1EBF8A20-2D45-476C-B60D-925C71218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Revisin">
    <w:name w:val="Revision"/>
    <w:hidden/>
    <w:uiPriority w:val="99"/>
    <w:semiHidden/>
    <w:rsid w:val="00F6429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904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Peniche</dc:creator>
  <cp:keywords/>
  <dc:description/>
  <cp:lastModifiedBy>Jorge Peniche</cp:lastModifiedBy>
  <cp:revision>10</cp:revision>
  <dcterms:created xsi:type="dcterms:W3CDTF">2026-08-17T19:12:00Z</dcterms:created>
  <dcterms:modified xsi:type="dcterms:W3CDTF">2026-08-17T19:51:00Z</dcterms:modified>
</cp:coreProperties>
</file>